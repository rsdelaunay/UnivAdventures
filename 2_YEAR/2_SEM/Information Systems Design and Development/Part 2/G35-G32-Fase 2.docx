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7F820" w14:textId="4254232E" w:rsidR="00934782" w:rsidRPr="00740BFC" w:rsidRDefault="00495DE8" w:rsidP="00E773D6">
      <w:pPr>
        <w:ind w:left="720" w:hanging="720"/>
        <w:rPr>
          <w:rFonts w:ascii="Tw Cen MT" w:hAnsi="Tw Cen MT"/>
        </w:rPr>
      </w:pPr>
      <w:r w:rsidRPr="00740BFC">
        <w:rPr>
          <w:rFonts w:ascii="Tw Cen MT" w:hAnsi="Tw Cen MT"/>
          <w:noProof/>
        </w:rPr>
        <mc:AlternateContent>
          <mc:Choice Requires="wps">
            <w:drawing>
              <wp:anchor distT="0" distB="0" distL="114300" distR="114300" simplePos="0" relativeHeight="251658240" behindDoc="0" locked="0" layoutInCell="1" allowOverlap="1" wp14:anchorId="122BB674" wp14:editId="27764585">
                <wp:simplePos x="0" y="0"/>
                <wp:positionH relativeFrom="margin">
                  <wp:posOffset>0</wp:posOffset>
                </wp:positionH>
                <wp:positionV relativeFrom="margin">
                  <wp:posOffset>966252</wp:posOffset>
                </wp:positionV>
                <wp:extent cx="5920105" cy="5873518"/>
                <wp:effectExtent l="0" t="0" r="0" b="0"/>
                <wp:wrapNone/>
                <wp:docPr id="3"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20105" cy="58735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A69683" w14:textId="77777777" w:rsidR="00434AB3" w:rsidRPr="00FD4280" w:rsidRDefault="006F720F" w:rsidP="00F95204">
                            <w:pPr>
                              <w:rPr>
                                <w:b/>
                                <w:color w:val="4F81BD"/>
                                <w:sz w:val="40"/>
                                <w:szCs w:val="40"/>
                              </w:rPr>
                            </w:pPr>
                            <w:r w:rsidRPr="00FD4280">
                              <w:rPr>
                                <w:b/>
                                <w:color w:val="4F81BD"/>
                                <w:sz w:val="40"/>
                                <w:szCs w:val="40"/>
                              </w:rPr>
                              <w:t>Licenciatura em Engenharia Informática</w:t>
                            </w:r>
                          </w:p>
                          <w:p w14:paraId="75229EC4" w14:textId="333A4645" w:rsidR="006F720F" w:rsidRPr="00FD4280" w:rsidRDefault="006F720F" w:rsidP="00F95204">
                            <w:pPr>
                              <w:rPr>
                                <w:b/>
                                <w:color w:val="4F81BD"/>
                                <w:sz w:val="40"/>
                                <w:szCs w:val="40"/>
                              </w:rPr>
                            </w:pPr>
                            <w:r w:rsidRPr="00FD4280">
                              <w:rPr>
                                <w:b/>
                                <w:color w:val="4F81BD"/>
                                <w:sz w:val="40"/>
                                <w:szCs w:val="40"/>
                              </w:rPr>
                              <w:t>Licenciatura em Informática e Gestão de Empresas</w:t>
                            </w:r>
                          </w:p>
                          <w:p w14:paraId="4C31BDEA" w14:textId="77777777" w:rsidR="006F720F" w:rsidRPr="00FD4280" w:rsidRDefault="006F720F" w:rsidP="007644B8">
                            <w:pPr>
                              <w:rPr>
                                <w:b/>
                                <w:color w:val="4F81BD"/>
                                <w:sz w:val="40"/>
                                <w:szCs w:val="40"/>
                              </w:rPr>
                            </w:pPr>
                          </w:p>
                          <w:p w14:paraId="2B4F8576" w14:textId="77777777" w:rsidR="006F720F" w:rsidRPr="00FD4280" w:rsidRDefault="006F720F" w:rsidP="007644B8">
                            <w:pPr>
                              <w:rPr>
                                <w:b/>
                                <w:color w:val="95B3D7"/>
                                <w:sz w:val="28"/>
                                <w:szCs w:val="28"/>
                              </w:rPr>
                            </w:pPr>
                            <w:r w:rsidRPr="00FD4280">
                              <w:rPr>
                                <w:b/>
                                <w:color w:val="95B3D7"/>
                                <w:sz w:val="28"/>
                                <w:szCs w:val="28"/>
                              </w:rPr>
                              <w:t>Conceção e Desenvolvimento de Sistemas de Informação</w:t>
                            </w:r>
                          </w:p>
                          <w:p w14:paraId="24BFD656" w14:textId="10B0EA56" w:rsidR="006F720F" w:rsidRPr="00FD4280" w:rsidRDefault="006F720F" w:rsidP="007644B8">
                            <w:pPr>
                              <w:rPr>
                                <w:b/>
                                <w:color w:val="95B3D7"/>
                                <w:sz w:val="28"/>
                                <w:szCs w:val="28"/>
                              </w:rPr>
                            </w:pPr>
                            <w:r w:rsidRPr="00FD4280">
                              <w:rPr>
                                <w:b/>
                                <w:color w:val="95B3D7"/>
                                <w:sz w:val="28"/>
                                <w:szCs w:val="28"/>
                              </w:rPr>
                              <w:t xml:space="preserve">Relatório de Projeto </w:t>
                            </w:r>
                            <w:r w:rsidR="00303FA5" w:rsidRPr="00FD4280">
                              <w:rPr>
                                <w:b/>
                                <w:color w:val="95B3D7"/>
                                <w:sz w:val="28"/>
                                <w:szCs w:val="28"/>
                              </w:rPr>
                              <w:t>ViniSys</w:t>
                            </w:r>
                          </w:p>
                          <w:p w14:paraId="6E8E6C3E" w14:textId="77777777" w:rsidR="006F720F" w:rsidRPr="00FD4280" w:rsidRDefault="006F720F" w:rsidP="00CC012A">
                            <w:pPr>
                              <w:rPr>
                                <w:b/>
                                <w:color w:val="4F81BD"/>
                                <w:sz w:val="40"/>
                                <w:szCs w:val="40"/>
                              </w:rPr>
                            </w:pPr>
                          </w:p>
                          <w:p w14:paraId="68DB7FE8" w14:textId="528A086B" w:rsidR="006F720F" w:rsidRPr="00FD4280" w:rsidRDefault="00495DE8" w:rsidP="007644B8">
                            <w:pPr>
                              <w:rPr>
                                <w:b/>
                                <w:color w:val="808080"/>
                                <w:sz w:val="28"/>
                                <w:szCs w:val="28"/>
                              </w:rPr>
                            </w:pPr>
                            <w:r w:rsidRPr="00FD4280">
                              <w:rPr>
                                <w:b/>
                                <w:color w:val="808080"/>
                                <w:sz w:val="28"/>
                                <w:szCs w:val="28"/>
                              </w:rPr>
                              <w:t>Catarina Ferreira da Silva</w:t>
                            </w:r>
                          </w:p>
                          <w:p w14:paraId="24AB78DE" w14:textId="77777777" w:rsidR="00154D80" w:rsidRPr="00FD4280" w:rsidRDefault="00154D80" w:rsidP="00154D80">
                            <w:pPr>
                              <w:rPr>
                                <w:b/>
                                <w:color w:val="808080"/>
                                <w:sz w:val="28"/>
                                <w:szCs w:val="28"/>
                              </w:rPr>
                            </w:pPr>
                            <w:r w:rsidRPr="00FD4280">
                              <w:rPr>
                                <w:b/>
                                <w:color w:val="808080"/>
                                <w:sz w:val="28"/>
                                <w:szCs w:val="28"/>
                              </w:rPr>
                              <w:t>Francisco Santana Guimarães</w:t>
                            </w:r>
                          </w:p>
                          <w:p w14:paraId="1D3BE7A7" w14:textId="0F37D8DE" w:rsidR="006F720F" w:rsidRPr="00FD4280" w:rsidRDefault="0073369C" w:rsidP="00324E57">
                            <w:pPr>
                              <w:rPr>
                                <w:b/>
                                <w:color w:val="808080"/>
                                <w:sz w:val="28"/>
                                <w:szCs w:val="28"/>
                              </w:rPr>
                            </w:pPr>
                            <w:r w:rsidRPr="00FD4280">
                              <w:rPr>
                                <w:b/>
                                <w:color w:val="808080"/>
                                <w:sz w:val="28"/>
                                <w:szCs w:val="28"/>
                              </w:rPr>
                              <w:t xml:space="preserve">António </w:t>
                            </w:r>
                            <w:r w:rsidR="00154D80" w:rsidRPr="00FD4280">
                              <w:rPr>
                                <w:b/>
                                <w:color w:val="808080"/>
                                <w:sz w:val="28"/>
                                <w:szCs w:val="28"/>
                              </w:rPr>
                              <w:t>Trigo</w:t>
                            </w:r>
                          </w:p>
                          <w:p w14:paraId="1E32B388" w14:textId="60F074EE" w:rsidR="006F720F" w:rsidRPr="00FD4280" w:rsidRDefault="006F720F" w:rsidP="00324E57">
                            <w:pPr>
                              <w:rPr>
                                <w:b/>
                                <w:color w:val="808080"/>
                                <w:sz w:val="28"/>
                                <w:szCs w:val="28"/>
                              </w:rPr>
                            </w:pPr>
                            <w:r w:rsidRPr="00FD4280">
                              <w:rPr>
                                <w:b/>
                                <w:color w:val="808080"/>
                                <w:sz w:val="28"/>
                                <w:szCs w:val="28"/>
                              </w:rPr>
                              <w:t>Nuno Geada</w:t>
                            </w:r>
                          </w:p>
                          <w:p w14:paraId="1A1E3549" w14:textId="77777777" w:rsidR="006F720F" w:rsidRPr="00FD4280" w:rsidRDefault="006F720F" w:rsidP="00324E57">
                            <w:pPr>
                              <w:rPr>
                                <w:b/>
                                <w:color w:val="808080"/>
                                <w:sz w:val="28"/>
                                <w:szCs w:val="28"/>
                              </w:rPr>
                            </w:pPr>
                            <w:r w:rsidRPr="00FD4280">
                              <w:rPr>
                                <w:b/>
                                <w:color w:val="808080"/>
                                <w:sz w:val="28"/>
                                <w:szCs w:val="28"/>
                              </w:rPr>
                              <w:t>Zózimo Junior</w:t>
                            </w:r>
                          </w:p>
                          <w:p w14:paraId="13EEF2EF" w14:textId="043345EA" w:rsidR="006F720F" w:rsidRPr="00FD4280" w:rsidRDefault="00DE3ACA" w:rsidP="00324E57">
                            <w:pPr>
                              <w:rPr>
                                <w:b/>
                                <w:bCs/>
                                <w:color w:val="808080"/>
                                <w:sz w:val="28"/>
                                <w:szCs w:val="28"/>
                              </w:rPr>
                            </w:pPr>
                            <w:r w:rsidRPr="00FD4280">
                              <w:rPr>
                                <w:b/>
                                <w:bCs/>
                                <w:color w:val="808080"/>
                                <w:sz w:val="28"/>
                                <w:szCs w:val="28"/>
                              </w:rPr>
                              <w:t xml:space="preserve">Ano lectivo </w:t>
                            </w:r>
                            <w:r w:rsidR="006F720F" w:rsidRPr="00FD4280">
                              <w:rPr>
                                <w:b/>
                                <w:bCs/>
                                <w:color w:val="808080"/>
                                <w:sz w:val="28"/>
                                <w:szCs w:val="28"/>
                              </w:rPr>
                              <w:t>202</w:t>
                            </w:r>
                            <w:r w:rsidR="0073369C" w:rsidRPr="00FD4280">
                              <w:rPr>
                                <w:b/>
                                <w:bCs/>
                                <w:color w:val="808080"/>
                                <w:sz w:val="28"/>
                                <w:szCs w:val="28"/>
                              </w:rPr>
                              <w:t>4</w:t>
                            </w:r>
                            <w:r w:rsidR="006F720F" w:rsidRPr="00FD4280">
                              <w:rPr>
                                <w:b/>
                                <w:bCs/>
                                <w:color w:val="808080"/>
                                <w:sz w:val="28"/>
                                <w:szCs w:val="28"/>
                              </w:rPr>
                              <w:t>-20</w:t>
                            </w:r>
                            <w:r w:rsidR="0073369C" w:rsidRPr="00FD4280">
                              <w:rPr>
                                <w:b/>
                                <w:bCs/>
                                <w:color w:val="808080"/>
                                <w:sz w:val="28"/>
                                <w:szCs w:val="28"/>
                              </w:rPr>
                              <w:t>25</w:t>
                            </w:r>
                          </w:p>
                          <w:p w14:paraId="306702DD" w14:textId="1E193A60" w:rsidR="006F720F" w:rsidRPr="00FD4280" w:rsidRDefault="006F720F" w:rsidP="00482F90">
                            <w:pPr>
                              <w:rPr>
                                <w:b/>
                                <w:bCs/>
                                <w:color w:val="808080"/>
                                <w:sz w:val="28"/>
                                <w:szCs w:val="28"/>
                              </w:rPr>
                            </w:pPr>
                          </w:p>
                        </w:txbxContent>
                      </wps:txbx>
                      <wps:bodyPr rot="0" vert="horz" wrap="square" lIns="91440" tIns="45720" rIns="91440" bIns="45720" anchor="b" anchorCtr="0" upright="1">
                        <a:noAutofit/>
                      </wps:bodyPr>
                    </wps:wsp>
                  </a:graphicData>
                </a:graphic>
                <wp14:sizeRelH relativeFrom="margin">
                  <wp14:pctWidth>0</wp14:pctWidth>
                </wp14:sizeRelH>
                <wp14:sizeRelV relativeFrom="margin">
                  <wp14:pctHeight>0</wp14:pctHeight>
                </wp14:sizeRelV>
              </wp:anchor>
            </w:drawing>
          </mc:Choice>
          <mc:Fallback>
            <w:pict>
              <v:rect w14:anchorId="122BB674" id="Rectangle 12" o:spid="_x0000_s1026" style="position:absolute;left:0;text-align:left;margin-left:0;margin-top:76.1pt;width:466.15pt;height:462.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" filled="f" stroked="f">
                <v:textbox>
                  <w:txbxContent>
                    <w:p w14:paraId="5DA69683" w14:textId="77777777" w:rsidR="00434AB3" w:rsidRPr="00FD4280" w:rsidRDefault="006F720F" w:rsidP="00F95204">
                      <w:pPr>
                        <w:rPr>
                          <w:b/>
                          <w:color w:val="4F81BD"/>
                          <w:sz w:val="40"/>
                          <w:szCs w:val="40"/>
                        </w:rPr>
                      </w:pPr>
                      <w:r w:rsidRPr="00FD4280">
                        <w:rPr>
                          <w:b/>
                          <w:color w:val="4F81BD"/>
                          <w:sz w:val="40"/>
                          <w:szCs w:val="40"/>
                        </w:rPr>
                        <w:t>Licenciatura em Engenharia Informática</w:t>
                      </w:r>
                    </w:p>
                    <w:p w14:paraId="75229EC4" w14:textId="333A4645" w:rsidR="006F720F" w:rsidRPr="00FD4280" w:rsidRDefault="006F720F" w:rsidP="00F95204">
                      <w:pPr>
                        <w:rPr>
                          <w:b/>
                          <w:color w:val="4F81BD"/>
                          <w:sz w:val="40"/>
                          <w:szCs w:val="40"/>
                        </w:rPr>
                      </w:pPr>
                      <w:r w:rsidRPr="00FD4280">
                        <w:rPr>
                          <w:b/>
                          <w:color w:val="4F81BD"/>
                          <w:sz w:val="40"/>
                          <w:szCs w:val="40"/>
                        </w:rPr>
                        <w:t>Licenciatura em Informática e Gestão de Empresas</w:t>
                      </w:r>
                    </w:p>
                    <w:p w14:paraId="4C31BDEA" w14:textId="77777777" w:rsidR="006F720F" w:rsidRPr="00FD4280" w:rsidRDefault="006F720F" w:rsidP="007644B8">
                      <w:pPr>
                        <w:rPr>
                          <w:b/>
                          <w:color w:val="4F81BD"/>
                          <w:sz w:val="40"/>
                          <w:szCs w:val="40"/>
                        </w:rPr>
                      </w:pPr>
                    </w:p>
                    <w:p w14:paraId="2B4F8576" w14:textId="77777777" w:rsidR="006F720F" w:rsidRPr="00FD4280" w:rsidRDefault="006F720F" w:rsidP="007644B8">
                      <w:pPr>
                        <w:rPr>
                          <w:b/>
                          <w:color w:val="95B3D7"/>
                          <w:sz w:val="28"/>
                          <w:szCs w:val="28"/>
                        </w:rPr>
                      </w:pPr>
                      <w:r w:rsidRPr="00FD4280">
                        <w:rPr>
                          <w:b/>
                          <w:color w:val="95B3D7"/>
                          <w:sz w:val="28"/>
                          <w:szCs w:val="28"/>
                        </w:rPr>
                        <w:t>Conceção e Desenvolvimento de Sistemas de Informação</w:t>
                      </w:r>
                    </w:p>
                    <w:p w14:paraId="24BFD656" w14:textId="10B0EA56" w:rsidR="006F720F" w:rsidRPr="00FD4280" w:rsidRDefault="006F720F" w:rsidP="007644B8">
                      <w:pPr>
                        <w:rPr>
                          <w:b/>
                          <w:color w:val="95B3D7"/>
                          <w:sz w:val="28"/>
                          <w:szCs w:val="28"/>
                        </w:rPr>
                      </w:pPr>
                      <w:r w:rsidRPr="00FD4280">
                        <w:rPr>
                          <w:b/>
                          <w:color w:val="95B3D7"/>
                          <w:sz w:val="28"/>
                          <w:szCs w:val="28"/>
                        </w:rPr>
                        <w:t xml:space="preserve">Relatório de Projeto </w:t>
                      </w:r>
                      <w:r w:rsidR="00303FA5" w:rsidRPr="00FD4280">
                        <w:rPr>
                          <w:b/>
                          <w:color w:val="95B3D7"/>
                          <w:sz w:val="28"/>
                          <w:szCs w:val="28"/>
                        </w:rPr>
                        <w:t>ViniSys</w:t>
                      </w:r>
                    </w:p>
                    <w:p w14:paraId="6E8E6C3E" w14:textId="77777777" w:rsidR="006F720F" w:rsidRPr="00FD4280" w:rsidRDefault="006F720F" w:rsidP="00CC012A">
                      <w:pPr>
                        <w:rPr>
                          <w:b/>
                          <w:color w:val="4F81BD"/>
                          <w:sz w:val="40"/>
                          <w:szCs w:val="40"/>
                        </w:rPr>
                      </w:pPr>
                    </w:p>
                    <w:p w14:paraId="68DB7FE8" w14:textId="528A086B" w:rsidR="006F720F" w:rsidRPr="00FD4280" w:rsidRDefault="00495DE8" w:rsidP="007644B8">
                      <w:pPr>
                        <w:rPr>
                          <w:b/>
                          <w:color w:val="808080"/>
                          <w:sz w:val="28"/>
                          <w:szCs w:val="28"/>
                        </w:rPr>
                      </w:pPr>
                      <w:r w:rsidRPr="00FD4280">
                        <w:rPr>
                          <w:b/>
                          <w:color w:val="808080"/>
                          <w:sz w:val="28"/>
                          <w:szCs w:val="28"/>
                        </w:rPr>
                        <w:t>Catarina Ferreira da Silva</w:t>
                      </w:r>
                    </w:p>
                    <w:p w14:paraId="24AB78DE" w14:textId="77777777" w:rsidR="00154D80" w:rsidRPr="00FD4280" w:rsidRDefault="00154D80" w:rsidP="00154D80">
                      <w:pPr>
                        <w:rPr>
                          <w:b/>
                          <w:color w:val="808080"/>
                          <w:sz w:val="28"/>
                          <w:szCs w:val="28"/>
                        </w:rPr>
                      </w:pPr>
                      <w:r w:rsidRPr="00FD4280">
                        <w:rPr>
                          <w:b/>
                          <w:color w:val="808080"/>
                          <w:sz w:val="28"/>
                          <w:szCs w:val="28"/>
                        </w:rPr>
                        <w:t>Francisco Santana Guimarães</w:t>
                      </w:r>
                    </w:p>
                    <w:p w14:paraId="1D3BE7A7" w14:textId="0F37D8DE" w:rsidR="006F720F" w:rsidRPr="00FD4280" w:rsidRDefault="0073369C" w:rsidP="00324E57">
                      <w:pPr>
                        <w:rPr>
                          <w:b/>
                          <w:color w:val="808080"/>
                          <w:sz w:val="28"/>
                          <w:szCs w:val="28"/>
                        </w:rPr>
                      </w:pPr>
                      <w:r w:rsidRPr="00FD4280">
                        <w:rPr>
                          <w:b/>
                          <w:color w:val="808080"/>
                          <w:sz w:val="28"/>
                          <w:szCs w:val="28"/>
                        </w:rPr>
                        <w:t xml:space="preserve">António </w:t>
                      </w:r>
                      <w:r w:rsidR="00154D80" w:rsidRPr="00FD4280">
                        <w:rPr>
                          <w:b/>
                          <w:color w:val="808080"/>
                          <w:sz w:val="28"/>
                          <w:szCs w:val="28"/>
                        </w:rPr>
                        <w:t>Trigo</w:t>
                      </w:r>
                    </w:p>
                    <w:p w14:paraId="1E32B388" w14:textId="60F074EE" w:rsidR="006F720F" w:rsidRPr="00FD4280" w:rsidRDefault="006F720F" w:rsidP="00324E57">
                      <w:pPr>
                        <w:rPr>
                          <w:b/>
                          <w:color w:val="808080"/>
                          <w:sz w:val="28"/>
                          <w:szCs w:val="28"/>
                        </w:rPr>
                      </w:pPr>
                      <w:r w:rsidRPr="00FD4280">
                        <w:rPr>
                          <w:b/>
                          <w:color w:val="808080"/>
                          <w:sz w:val="28"/>
                          <w:szCs w:val="28"/>
                        </w:rPr>
                        <w:t>Nuno Geada</w:t>
                      </w:r>
                    </w:p>
                    <w:p w14:paraId="1A1E3549" w14:textId="77777777" w:rsidR="006F720F" w:rsidRPr="00FD4280" w:rsidRDefault="006F720F" w:rsidP="00324E57">
                      <w:pPr>
                        <w:rPr>
                          <w:b/>
                          <w:color w:val="808080"/>
                          <w:sz w:val="28"/>
                          <w:szCs w:val="28"/>
                        </w:rPr>
                      </w:pPr>
                      <w:r w:rsidRPr="00FD4280">
                        <w:rPr>
                          <w:b/>
                          <w:color w:val="808080"/>
                          <w:sz w:val="28"/>
                          <w:szCs w:val="28"/>
                        </w:rPr>
                        <w:t>Zózimo Junior</w:t>
                      </w:r>
                    </w:p>
                    <w:p w14:paraId="13EEF2EF" w14:textId="043345EA" w:rsidR="006F720F" w:rsidRPr="00FD4280" w:rsidRDefault="00DE3ACA" w:rsidP="00324E57">
                      <w:pPr>
                        <w:rPr>
                          <w:b/>
                          <w:bCs/>
                          <w:color w:val="808080"/>
                          <w:sz w:val="28"/>
                          <w:szCs w:val="28"/>
                        </w:rPr>
                      </w:pPr>
                      <w:r w:rsidRPr="00FD4280">
                        <w:rPr>
                          <w:b/>
                          <w:bCs/>
                          <w:color w:val="808080"/>
                          <w:sz w:val="28"/>
                          <w:szCs w:val="28"/>
                        </w:rPr>
                        <w:t xml:space="preserve">Ano lectivo </w:t>
                      </w:r>
                      <w:r w:rsidR="006F720F" w:rsidRPr="00FD4280">
                        <w:rPr>
                          <w:b/>
                          <w:bCs/>
                          <w:color w:val="808080"/>
                          <w:sz w:val="28"/>
                          <w:szCs w:val="28"/>
                        </w:rPr>
                        <w:t>202</w:t>
                      </w:r>
                      <w:r w:rsidR="0073369C" w:rsidRPr="00FD4280">
                        <w:rPr>
                          <w:b/>
                          <w:bCs/>
                          <w:color w:val="808080"/>
                          <w:sz w:val="28"/>
                          <w:szCs w:val="28"/>
                        </w:rPr>
                        <w:t>4</w:t>
                      </w:r>
                      <w:r w:rsidR="006F720F" w:rsidRPr="00FD4280">
                        <w:rPr>
                          <w:b/>
                          <w:bCs/>
                          <w:color w:val="808080"/>
                          <w:sz w:val="28"/>
                          <w:szCs w:val="28"/>
                        </w:rPr>
                        <w:t>-20</w:t>
                      </w:r>
                      <w:r w:rsidR="0073369C" w:rsidRPr="00FD4280">
                        <w:rPr>
                          <w:b/>
                          <w:bCs/>
                          <w:color w:val="808080"/>
                          <w:sz w:val="28"/>
                          <w:szCs w:val="28"/>
                        </w:rPr>
                        <w:t>25</w:t>
                      </w:r>
                    </w:p>
                    <w:p w14:paraId="306702DD" w14:textId="1E193A60" w:rsidR="006F720F" w:rsidRPr="00FD4280" w:rsidRDefault="006F720F" w:rsidP="00482F90">
                      <w:pPr>
                        <w:rPr>
                          <w:b/>
                          <w:bCs/>
                          <w:color w:val="808080"/>
                          <w:sz w:val="28"/>
                          <w:szCs w:val="28"/>
                        </w:rPr>
                      </w:pPr>
                    </w:p>
                  </w:txbxContent>
                </v:textbox>
                <w10:wrap anchorx="margin" anchory="margin"/>
              </v:rect>
            </w:pict>
          </mc:Fallback>
        </mc:AlternateContent>
      </w:r>
      <w:r w:rsidR="00CC7696" w:rsidRPr="00740BFC">
        <w:rPr>
          <w:rFonts w:ascii="Tw Cen MT" w:hAnsi="Tw Cen MT"/>
        </w:rPr>
        <w:t xml:space="preserve"> </w:t>
      </w:r>
      <w:r w:rsidR="00783666" w:rsidRPr="00740BFC">
        <w:rPr>
          <w:noProof/>
        </w:rPr>
        <w:drawing>
          <wp:inline distT="0" distB="0" distL="0" distR="0" wp14:anchorId="2AF328AA" wp14:editId="1D624124">
            <wp:extent cx="3947160" cy="1158240"/>
            <wp:effectExtent l="0" t="0" r="0" b="0"/>
            <wp:docPr id="1" name="Imagem 1" descr="Bráulio Alturas Web 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ráulio Alturas Web Sit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47160" cy="1158240"/>
                    </a:xfrm>
                    <a:prstGeom prst="rect">
                      <a:avLst/>
                    </a:prstGeom>
                    <a:noFill/>
                    <a:ln>
                      <a:noFill/>
                    </a:ln>
                  </pic:spPr>
                </pic:pic>
              </a:graphicData>
            </a:graphic>
          </wp:inline>
        </w:drawing>
      </w:r>
    </w:p>
    <w:p w14:paraId="21B6ECBF" w14:textId="4BADB66C" w:rsidR="00CC012A" w:rsidRPr="00740BFC" w:rsidRDefault="00CC012A" w:rsidP="00CC012A">
      <w:pPr>
        <w:rPr>
          <w:rFonts w:ascii="Tw Cen MT" w:hAnsi="Tw Cen MT"/>
        </w:rPr>
      </w:pPr>
    </w:p>
    <w:p w14:paraId="7D7F6AA6" w14:textId="22089E9D" w:rsidR="00CC012A" w:rsidRPr="00740BFC" w:rsidRDefault="00CC012A" w:rsidP="00CC012A">
      <w:pPr>
        <w:rPr>
          <w:rFonts w:ascii="Tw Cen MT" w:hAnsi="Tw Cen MT"/>
        </w:rPr>
      </w:pPr>
    </w:p>
    <w:p w14:paraId="1C2B638F" w14:textId="37BE2D90" w:rsidR="00CC012A" w:rsidRPr="00740BFC" w:rsidRDefault="00CC012A" w:rsidP="00CC012A">
      <w:pPr>
        <w:rPr>
          <w:rFonts w:ascii="Tw Cen MT" w:hAnsi="Tw Cen MT"/>
        </w:rPr>
      </w:pPr>
    </w:p>
    <w:p w14:paraId="4797252A" w14:textId="7850FED5" w:rsidR="00CC012A" w:rsidRPr="00740BFC" w:rsidRDefault="00CC012A" w:rsidP="00CC012A">
      <w:pPr>
        <w:rPr>
          <w:rFonts w:ascii="Tw Cen MT" w:hAnsi="Tw Cen MT"/>
        </w:rPr>
      </w:pPr>
    </w:p>
    <w:p w14:paraId="0C79894A" w14:textId="0D0A5148" w:rsidR="00CC012A" w:rsidRPr="00740BFC" w:rsidRDefault="00CC012A" w:rsidP="00B72016">
      <w:pPr>
        <w:rPr>
          <w:rFonts w:ascii="Tw Cen MT" w:hAnsi="Tw Cen MT"/>
        </w:rPr>
      </w:pPr>
    </w:p>
    <w:p w14:paraId="2D9484DF" w14:textId="66FF6A29" w:rsidR="00CC012A" w:rsidRPr="00740BFC" w:rsidRDefault="00CC012A" w:rsidP="00CC012A">
      <w:pPr>
        <w:rPr>
          <w:rFonts w:ascii="Tw Cen MT" w:hAnsi="Tw Cen MT"/>
        </w:rPr>
      </w:pPr>
    </w:p>
    <w:p w14:paraId="35BA2033" w14:textId="732F94CD" w:rsidR="00CC012A" w:rsidRPr="00740BFC" w:rsidRDefault="00CC012A" w:rsidP="00CC012A">
      <w:pPr>
        <w:rPr>
          <w:rFonts w:ascii="Tw Cen MT" w:hAnsi="Tw Cen MT"/>
        </w:rPr>
      </w:pPr>
    </w:p>
    <w:p w14:paraId="40721F6A" w14:textId="71144767" w:rsidR="00CC012A" w:rsidRPr="00740BFC" w:rsidRDefault="00CC012A" w:rsidP="00CC012A">
      <w:pPr>
        <w:rPr>
          <w:rFonts w:ascii="Tw Cen MT" w:hAnsi="Tw Cen MT"/>
        </w:rPr>
      </w:pPr>
    </w:p>
    <w:p w14:paraId="752C0C02" w14:textId="141DA6A4" w:rsidR="00CC012A" w:rsidRPr="00740BFC" w:rsidRDefault="00CC012A" w:rsidP="00CC012A">
      <w:pPr>
        <w:rPr>
          <w:rFonts w:ascii="Tw Cen MT" w:hAnsi="Tw Cen MT"/>
        </w:rPr>
      </w:pPr>
    </w:p>
    <w:p w14:paraId="35D59526" w14:textId="12B6159A" w:rsidR="00CC012A" w:rsidRPr="00740BFC" w:rsidRDefault="00CC012A" w:rsidP="00CC012A">
      <w:pPr>
        <w:rPr>
          <w:rFonts w:ascii="Tw Cen MT" w:hAnsi="Tw Cen MT"/>
        </w:rPr>
      </w:pPr>
    </w:p>
    <w:p w14:paraId="5DC7A659" w14:textId="7A528D6A" w:rsidR="00CC012A" w:rsidRPr="00740BFC" w:rsidRDefault="00CC012A" w:rsidP="00CC012A"/>
    <w:p w14:paraId="4F45927A" w14:textId="6AE0ADC5" w:rsidR="00CC012A" w:rsidRPr="00740BFC" w:rsidRDefault="00CC012A" w:rsidP="00CC012A"/>
    <w:p w14:paraId="3B112C9C" w14:textId="55348A7A" w:rsidR="00CC012A" w:rsidRPr="00740BFC" w:rsidRDefault="00CC012A" w:rsidP="00CC012A"/>
    <w:p w14:paraId="1CE931CB" w14:textId="3ED8E793" w:rsidR="00CC012A" w:rsidRPr="00740BFC" w:rsidRDefault="00CC012A" w:rsidP="00CC012A"/>
    <w:p w14:paraId="3927F969" w14:textId="77777777" w:rsidR="00CC012A" w:rsidRPr="00740BFC" w:rsidRDefault="00CC012A" w:rsidP="00CC012A"/>
    <w:p w14:paraId="4D98019E" w14:textId="77777777" w:rsidR="00CC012A" w:rsidRPr="00740BFC" w:rsidRDefault="00CC012A" w:rsidP="00CC012A"/>
    <w:p w14:paraId="5B82E762" w14:textId="77777777" w:rsidR="00CC012A" w:rsidRPr="00740BFC" w:rsidRDefault="00CC012A" w:rsidP="00CC012A"/>
    <w:p w14:paraId="47F38466" w14:textId="77777777" w:rsidR="00CC012A" w:rsidRPr="00740BFC" w:rsidRDefault="00CC012A" w:rsidP="00CC012A"/>
    <w:p w14:paraId="31A048FC" w14:textId="77777777" w:rsidR="00CC012A" w:rsidRPr="00740BFC" w:rsidRDefault="00CC012A" w:rsidP="00CC012A"/>
    <w:p w14:paraId="6D1CC861" w14:textId="77777777" w:rsidR="00CC012A" w:rsidRPr="00740BFC" w:rsidRDefault="00CC012A" w:rsidP="00CC012A"/>
    <w:p w14:paraId="04403378" w14:textId="77777777" w:rsidR="00487086" w:rsidRPr="00740BFC" w:rsidRDefault="00487086" w:rsidP="00CC012A"/>
    <w:p w14:paraId="67736C0C" w14:textId="77777777" w:rsidR="00DE3ACA" w:rsidRPr="00740BFC" w:rsidRDefault="00882013" w:rsidP="00FC15AB">
      <w:r>
        <w:br w:type="page"/>
      </w:r>
      <w:bookmarkStart w:id="0" w:name="OLE_LINK1"/>
    </w:p>
    <w:p w14:paraId="7F55B51D" w14:textId="241855A6" w:rsidR="00495DE8" w:rsidRPr="00740BFC" w:rsidRDefault="538E812A" w:rsidP="37A9725F">
      <w:pPr>
        <w:rPr>
          <w:b/>
          <w:bCs/>
          <w:color w:val="1F497D"/>
          <w:sz w:val="32"/>
          <w:szCs w:val="32"/>
        </w:rPr>
      </w:pPr>
      <w:r w:rsidRPr="538E812A">
        <w:rPr>
          <w:b/>
          <w:bCs/>
          <w:color w:val="1F497D"/>
          <w:sz w:val="32"/>
          <w:szCs w:val="32"/>
        </w:rPr>
        <w:lastRenderedPageBreak/>
        <w:t>Índice</w:t>
      </w:r>
    </w:p>
    <w:bookmarkEnd w:id="0"/>
    <w:p w14:paraId="0C5C3B84" w14:textId="7FB052C0" w:rsidR="00DE1392" w:rsidRDefault="538E812A">
      <w:pPr>
        <w:pStyle w:val="ndice1"/>
        <w:rPr>
          <w:rFonts w:asciiTheme="minorHAnsi" w:eastAsiaTheme="minorEastAsia" w:hAnsiTheme="minorHAnsi" w:cstheme="minorBidi"/>
          <w:noProof/>
          <w:kern w:val="2"/>
          <w:lang w:eastAsia="pt-PT"/>
          <w14:ligatures w14:val="standardContextual"/>
        </w:rPr>
      </w:pPr>
      <w:r>
        <w:fldChar w:fldCharType="begin"/>
      </w:r>
      <w:r w:rsidR="00003BB0">
        <w:instrText>TOC \o "1-6" \z \u \h</w:instrText>
      </w:r>
      <w:r>
        <w:fldChar w:fldCharType="separate"/>
      </w:r>
      <w:hyperlink w:anchor="_Toc199624704" w:history="1">
        <w:r w:rsidR="00DE1392" w:rsidRPr="007C5A68">
          <w:rPr>
            <w:rStyle w:val="Hiperligao"/>
            <w:noProof/>
          </w:rPr>
          <w:t>1</w:t>
        </w:r>
        <w:r w:rsidR="00DE1392">
          <w:rPr>
            <w:rFonts w:asciiTheme="minorHAnsi" w:eastAsiaTheme="minorEastAsia" w:hAnsiTheme="minorHAnsi" w:cstheme="minorBidi"/>
            <w:noProof/>
            <w:kern w:val="2"/>
            <w:lang w:eastAsia="pt-PT"/>
            <w14:ligatures w14:val="standardContextual"/>
          </w:rPr>
          <w:tab/>
        </w:r>
        <w:r w:rsidR="00DE1392" w:rsidRPr="007C5A68">
          <w:rPr>
            <w:rStyle w:val="Hiperligao"/>
            <w:noProof/>
          </w:rPr>
          <w:t>Instruções a considerar</w:t>
        </w:r>
        <w:r w:rsidR="00DE1392">
          <w:rPr>
            <w:noProof/>
            <w:webHidden/>
          </w:rPr>
          <w:tab/>
        </w:r>
        <w:r w:rsidR="00DE1392">
          <w:rPr>
            <w:noProof/>
            <w:webHidden/>
          </w:rPr>
          <w:fldChar w:fldCharType="begin"/>
        </w:r>
        <w:r w:rsidR="00DE1392">
          <w:rPr>
            <w:noProof/>
            <w:webHidden/>
          </w:rPr>
          <w:instrText xml:space="preserve"> PAGEREF _Toc199624704 \h </w:instrText>
        </w:r>
        <w:r w:rsidR="00DE1392">
          <w:rPr>
            <w:noProof/>
            <w:webHidden/>
          </w:rPr>
        </w:r>
        <w:r w:rsidR="00DE1392">
          <w:rPr>
            <w:noProof/>
            <w:webHidden/>
          </w:rPr>
          <w:fldChar w:fldCharType="separate"/>
        </w:r>
        <w:r w:rsidR="00DE1392">
          <w:rPr>
            <w:noProof/>
            <w:webHidden/>
          </w:rPr>
          <w:t>11</w:t>
        </w:r>
        <w:r w:rsidR="00DE1392">
          <w:rPr>
            <w:noProof/>
            <w:webHidden/>
          </w:rPr>
          <w:fldChar w:fldCharType="end"/>
        </w:r>
      </w:hyperlink>
    </w:p>
    <w:p w14:paraId="4963E316" w14:textId="59E82F48" w:rsidR="00DE1392" w:rsidRDefault="00DE1392">
      <w:pPr>
        <w:pStyle w:val="ndice1"/>
        <w:rPr>
          <w:rFonts w:asciiTheme="minorHAnsi" w:eastAsiaTheme="minorEastAsia" w:hAnsiTheme="minorHAnsi" w:cstheme="minorBidi"/>
          <w:noProof/>
          <w:kern w:val="2"/>
          <w:lang w:eastAsia="pt-PT"/>
          <w14:ligatures w14:val="standardContextual"/>
        </w:rPr>
      </w:pPr>
      <w:hyperlink w:anchor="_Toc199624705" w:history="1">
        <w:r w:rsidRPr="007C5A68">
          <w:rPr>
            <w:rStyle w:val="Hiperligao"/>
            <w:noProof/>
          </w:rPr>
          <w:t>2</w:t>
        </w:r>
        <w:r>
          <w:rPr>
            <w:rFonts w:asciiTheme="minorHAnsi" w:eastAsiaTheme="minorEastAsia" w:hAnsiTheme="minorHAnsi" w:cstheme="minorBidi"/>
            <w:noProof/>
            <w:kern w:val="2"/>
            <w:lang w:eastAsia="pt-PT"/>
            <w14:ligatures w14:val="standardContextual"/>
          </w:rPr>
          <w:tab/>
        </w:r>
        <w:r w:rsidRPr="007C5A68">
          <w:rPr>
            <w:rStyle w:val="Hiperligao"/>
            <w:noProof/>
          </w:rPr>
          <w:t>Gestão de projeto</w:t>
        </w:r>
        <w:r>
          <w:rPr>
            <w:noProof/>
            <w:webHidden/>
          </w:rPr>
          <w:tab/>
        </w:r>
        <w:r>
          <w:rPr>
            <w:noProof/>
            <w:webHidden/>
          </w:rPr>
          <w:fldChar w:fldCharType="begin"/>
        </w:r>
        <w:r>
          <w:rPr>
            <w:noProof/>
            <w:webHidden/>
          </w:rPr>
          <w:instrText xml:space="preserve"> PAGEREF _Toc199624705 \h </w:instrText>
        </w:r>
        <w:r>
          <w:rPr>
            <w:noProof/>
            <w:webHidden/>
          </w:rPr>
        </w:r>
        <w:r>
          <w:rPr>
            <w:noProof/>
            <w:webHidden/>
          </w:rPr>
          <w:fldChar w:fldCharType="separate"/>
        </w:r>
        <w:r>
          <w:rPr>
            <w:noProof/>
            <w:webHidden/>
          </w:rPr>
          <w:t>12</w:t>
        </w:r>
        <w:r>
          <w:rPr>
            <w:noProof/>
            <w:webHidden/>
          </w:rPr>
          <w:fldChar w:fldCharType="end"/>
        </w:r>
      </w:hyperlink>
    </w:p>
    <w:p w14:paraId="180B9C4F" w14:textId="523DB832" w:rsidR="00DE1392" w:rsidRDefault="00DE1392">
      <w:pPr>
        <w:pStyle w:val="ndice2"/>
        <w:tabs>
          <w:tab w:val="left" w:pos="660"/>
        </w:tabs>
        <w:rPr>
          <w:rFonts w:asciiTheme="minorHAnsi" w:eastAsiaTheme="minorEastAsia" w:hAnsiTheme="minorHAnsi" w:cstheme="minorBidi"/>
          <w:noProof/>
          <w:kern w:val="2"/>
          <w:lang w:eastAsia="pt-PT"/>
          <w14:ligatures w14:val="standardContextual"/>
        </w:rPr>
      </w:pPr>
      <w:hyperlink w:anchor="_Toc199624706" w:history="1">
        <w:r w:rsidRPr="007C5A68">
          <w:rPr>
            <w:rStyle w:val="Hiperligao"/>
            <w:noProof/>
          </w:rPr>
          <w:t>2.1</w:t>
        </w:r>
        <w:r>
          <w:rPr>
            <w:rFonts w:asciiTheme="minorHAnsi" w:eastAsiaTheme="minorEastAsia" w:hAnsiTheme="minorHAnsi" w:cstheme="minorBidi"/>
            <w:noProof/>
            <w:kern w:val="2"/>
            <w:lang w:eastAsia="pt-PT"/>
            <w14:ligatures w14:val="standardContextual"/>
          </w:rPr>
          <w:tab/>
        </w:r>
        <w:r w:rsidRPr="007C5A68">
          <w:rPr>
            <w:rStyle w:val="Hiperligao"/>
            <w:noProof/>
          </w:rPr>
          <w:t>Fase 1 – Conceção</w:t>
        </w:r>
        <w:r>
          <w:rPr>
            <w:noProof/>
            <w:webHidden/>
          </w:rPr>
          <w:tab/>
        </w:r>
        <w:r>
          <w:rPr>
            <w:noProof/>
            <w:webHidden/>
          </w:rPr>
          <w:fldChar w:fldCharType="begin"/>
        </w:r>
        <w:r>
          <w:rPr>
            <w:noProof/>
            <w:webHidden/>
          </w:rPr>
          <w:instrText xml:space="preserve"> PAGEREF _Toc199624706 \h </w:instrText>
        </w:r>
        <w:r>
          <w:rPr>
            <w:noProof/>
            <w:webHidden/>
          </w:rPr>
        </w:r>
        <w:r>
          <w:rPr>
            <w:noProof/>
            <w:webHidden/>
          </w:rPr>
          <w:fldChar w:fldCharType="separate"/>
        </w:r>
        <w:r>
          <w:rPr>
            <w:noProof/>
            <w:webHidden/>
          </w:rPr>
          <w:t>12</w:t>
        </w:r>
        <w:r>
          <w:rPr>
            <w:noProof/>
            <w:webHidden/>
          </w:rPr>
          <w:fldChar w:fldCharType="end"/>
        </w:r>
      </w:hyperlink>
    </w:p>
    <w:p w14:paraId="107849F6" w14:textId="09B1A814" w:rsidR="00DE1392" w:rsidRDefault="00DE1392">
      <w:pPr>
        <w:pStyle w:val="ndice3"/>
        <w:rPr>
          <w:rFonts w:asciiTheme="minorHAnsi" w:eastAsiaTheme="minorEastAsia" w:hAnsiTheme="minorHAnsi" w:cstheme="minorBidi"/>
          <w:noProof/>
          <w:kern w:val="2"/>
          <w:lang w:eastAsia="pt-PT"/>
          <w14:ligatures w14:val="standardContextual"/>
        </w:rPr>
      </w:pPr>
      <w:hyperlink w:anchor="_Toc199624707" w:history="1">
        <w:r w:rsidRPr="007C5A68">
          <w:rPr>
            <w:rStyle w:val="Hiperligao"/>
            <w:noProof/>
          </w:rPr>
          <w:t>2.1.1</w:t>
        </w:r>
        <w:r>
          <w:rPr>
            <w:rFonts w:asciiTheme="minorHAnsi" w:eastAsiaTheme="minorEastAsia" w:hAnsiTheme="minorHAnsi" w:cstheme="minorBidi"/>
            <w:noProof/>
            <w:kern w:val="2"/>
            <w:lang w:eastAsia="pt-PT"/>
            <w14:ligatures w14:val="standardContextual"/>
          </w:rPr>
          <w:tab/>
        </w:r>
        <w:r w:rsidRPr="007C5A68">
          <w:rPr>
            <w:rStyle w:val="Hiperligao"/>
            <w:noProof/>
          </w:rPr>
          <w:t>Grupo autor: G35</w:t>
        </w:r>
        <w:r>
          <w:rPr>
            <w:noProof/>
            <w:webHidden/>
          </w:rPr>
          <w:tab/>
        </w:r>
        <w:r>
          <w:rPr>
            <w:noProof/>
            <w:webHidden/>
          </w:rPr>
          <w:fldChar w:fldCharType="begin"/>
        </w:r>
        <w:r>
          <w:rPr>
            <w:noProof/>
            <w:webHidden/>
          </w:rPr>
          <w:instrText xml:space="preserve"> PAGEREF _Toc199624707 \h </w:instrText>
        </w:r>
        <w:r>
          <w:rPr>
            <w:noProof/>
            <w:webHidden/>
          </w:rPr>
        </w:r>
        <w:r>
          <w:rPr>
            <w:noProof/>
            <w:webHidden/>
          </w:rPr>
          <w:fldChar w:fldCharType="separate"/>
        </w:r>
        <w:r>
          <w:rPr>
            <w:noProof/>
            <w:webHidden/>
          </w:rPr>
          <w:t>12</w:t>
        </w:r>
        <w:r>
          <w:rPr>
            <w:noProof/>
            <w:webHidden/>
          </w:rPr>
          <w:fldChar w:fldCharType="end"/>
        </w:r>
      </w:hyperlink>
    </w:p>
    <w:p w14:paraId="71BA0BE0" w14:textId="56B44845" w:rsidR="00DE1392" w:rsidRDefault="00DE1392">
      <w:pPr>
        <w:pStyle w:val="ndice3"/>
        <w:rPr>
          <w:rFonts w:asciiTheme="minorHAnsi" w:eastAsiaTheme="minorEastAsia" w:hAnsiTheme="minorHAnsi" w:cstheme="minorBidi"/>
          <w:noProof/>
          <w:kern w:val="2"/>
          <w:lang w:eastAsia="pt-PT"/>
          <w14:ligatures w14:val="standardContextual"/>
        </w:rPr>
      </w:pPr>
      <w:hyperlink w:anchor="_Toc199624708" w:history="1">
        <w:r w:rsidRPr="007C5A68">
          <w:rPr>
            <w:rStyle w:val="Hiperligao"/>
            <w:noProof/>
            <w:lang w:eastAsia="x-none"/>
          </w:rPr>
          <w:t>2.1.2</w:t>
        </w:r>
        <w:r>
          <w:rPr>
            <w:rFonts w:asciiTheme="minorHAnsi" w:eastAsiaTheme="minorEastAsia" w:hAnsiTheme="minorHAnsi" w:cstheme="minorBidi"/>
            <w:noProof/>
            <w:kern w:val="2"/>
            <w:lang w:eastAsia="pt-PT"/>
            <w14:ligatures w14:val="standardContextual"/>
          </w:rPr>
          <w:tab/>
        </w:r>
        <w:r w:rsidRPr="007C5A68">
          <w:rPr>
            <w:rStyle w:val="Hiperligao"/>
            <w:noProof/>
          </w:rPr>
          <w:t>Planeamento da fase 1</w:t>
        </w:r>
        <w:r>
          <w:rPr>
            <w:noProof/>
            <w:webHidden/>
          </w:rPr>
          <w:tab/>
        </w:r>
        <w:r>
          <w:rPr>
            <w:noProof/>
            <w:webHidden/>
          </w:rPr>
          <w:fldChar w:fldCharType="begin"/>
        </w:r>
        <w:r>
          <w:rPr>
            <w:noProof/>
            <w:webHidden/>
          </w:rPr>
          <w:instrText xml:space="preserve"> PAGEREF _Toc199624708 \h </w:instrText>
        </w:r>
        <w:r>
          <w:rPr>
            <w:noProof/>
            <w:webHidden/>
          </w:rPr>
        </w:r>
        <w:r>
          <w:rPr>
            <w:noProof/>
            <w:webHidden/>
          </w:rPr>
          <w:fldChar w:fldCharType="separate"/>
        </w:r>
        <w:r>
          <w:rPr>
            <w:noProof/>
            <w:webHidden/>
          </w:rPr>
          <w:t>13</w:t>
        </w:r>
        <w:r>
          <w:rPr>
            <w:noProof/>
            <w:webHidden/>
          </w:rPr>
          <w:fldChar w:fldCharType="end"/>
        </w:r>
      </w:hyperlink>
    </w:p>
    <w:p w14:paraId="09668258" w14:textId="2840DBF7" w:rsidR="00DE1392" w:rsidRDefault="00DE1392">
      <w:pPr>
        <w:pStyle w:val="ndice3"/>
        <w:rPr>
          <w:rFonts w:asciiTheme="minorHAnsi" w:eastAsiaTheme="minorEastAsia" w:hAnsiTheme="minorHAnsi" w:cstheme="minorBidi"/>
          <w:noProof/>
          <w:kern w:val="2"/>
          <w:lang w:eastAsia="pt-PT"/>
          <w14:ligatures w14:val="standardContextual"/>
        </w:rPr>
      </w:pPr>
      <w:hyperlink w:anchor="_Toc199624709" w:history="1">
        <w:r w:rsidRPr="007C5A68">
          <w:rPr>
            <w:rStyle w:val="Hiperligao"/>
            <w:noProof/>
          </w:rPr>
          <w:t>2.1.3</w:t>
        </w:r>
        <w:r>
          <w:rPr>
            <w:rFonts w:asciiTheme="minorHAnsi" w:eastAsiaTheme="minorEastAsia" w:hAnsiTheme="minorHAnsi" w:cstheme="minorBidi"/>
            <w:noProof/>
            <w:kern w:val="2"/>
            <w:lang w:eastAsia="pt-PT"/>
            <w14:ligatures w14:val="standardContextual"/>
          </w:rPr>
          <w:tab/>
        </w:r>
        <w:r w:rsidRPr="007C5A68">
          <w:rPr>
            <w:rStyle w:val="Hiperligao"/>
            <w:noProof/>
          </w:rPr>
          <w:t>Maiores dificuldades encontradas</w:t>
        </w:r>
        <w:r>
          <w:rPr>
            <w:noProof/>
            <w:webHidden/>
          </w:rPr>
          <w:tab/>
        </w:r>
        <w:r>
          <w:rPr>
            <w:noProof/>
            <w:webHidden/>
          </w:rPr>
          <w:fldChar w:fldCharType="begin"/>
        </w:r>
        <w:r>
          <w:rPr>
            <w:noProof/>
            <w:webHidden/>
          </w:rPr>
          <w:instrText xml:space="preserve"> PAGEREF _Toc199624709 \h </w:instrText>
        </w:r>
        <w:r>
          <w:rPr>
            <w:noProof/>
            <w:webHidden/>
          </w:rPr>
        </w:r>
        <w:r>
          <w:rPr>
            <w:noProof/>
            <w:webHidden/>
          </w:rPr>
          <w:fldChar w:fldCharType="separate"/>
        </w:r>
        <w:r>
          <w:rPr>
            <w:noProof/>
            <w:webHidden/>
          </w:rPr>
          <w:t>14</w:t>
        </w:r>
        <w:r>
          <w:rPr>
            <w:noProof/>
            <w:webHidden/>
          </w:rPr>
          <w:fldChar w:fldCharType="end"/>
        </w:r>
      </w:hyperlink>
    </w:p>
    <w:p w14:paraId="3CA32816" w14:textId="58F43D11" w:rsidR="00DE1392" w:rsidRDefault="00DE1392">
      <w:pPr>
        <w:pStyle w:val="ndice3"/>
        <w:rPr>
          <w:rFonts w:asciiTheme="minorHAnsi" w:eastAsiaTheme="minorEastAsia" w:hAnsiTheme="minorHAnsi" w:cstheme="minorBidi"/>
          <w:noProof/>
          <w:kern w:val="2"/>
          <w:lang w:eastAsia="pt-PT"/>
          <w14:ligatures w14:val="standardContextual"/>
        </w:rPr>
      </w:pPr>
      <w:hyperlink w:anchor="_Toc199624710" w:history="1">
        <w:r w:rsidRPr="007C5A68">
          <w:rPr>
            <w:rStyle w:val="Hiperligao"/>
            <w:noProof/>
          </w:rPr>
          <w:t>2.1.4</w:t>
        </w:r>
        <w:r>
          <w:rPr>
            <w:rFonts w:asciiTheme="minorHAnsi" w:eastAsiaTheme="minorEastAsia" w:hAnsiTheme="minorHAnsi" w:cstheme="minorBidi"/>
            <w:noProof/>
            <w:kern w:val="2"/>
            <w:lang w:eastAsia="pt-PT"/>
            <w14:ligatures w14:val="standardContextual"/>
          </w:rPr>
          <w:tab/>
        </w:r>
        <w:r w:rsidRPr="007C5A68">
          <w:rPr>
            <w:rStyle w:val="Hiperligao"/>
            <w:noProof/>
          </w:rPr>
          <w:t>Sugestões de melhoria para a unidade curricular</w:t>
        </w:r>
        <w:r>
          <w:rPr>
            <w:noProof/>
            <w:webHidden/>
          </w:rPr>
          <w:tab/>
        </w:r>
        <w:r>
          <w:rPr>
            <w:noProof/>
            <w:webHidden/>
          </w:rPr>
          <w:fldChar w:fldCharType="begin"/>
        </w:r>
        <w:r>
          <w:rPr>
            <w:noProof/>
            <w:webHidden/>
          </w:rPr>
          <w:instrText xml:space="preserve"> PAGEREF _Toc199624710 \h </w:instrText>
        </w:r>
        <w:r>
          <w:rPr>
            <w:noProof/>
            <w:webHidden/>
          </w:rPr>
        </w:r>
        <w:r>
          <w:rPr>
            <w:noProof/>
            <w:webHidden/>
          </w:rPr>
          <w:fldChar w:fldCharType="separate"/>
        </w:r>
        <w:r>
          <w:rPr>
            <w:noProof/>
            <w:webHidden/>
          </w:rPr>
          <w:t>15</w:t>
        </w:r>
        <w:r>
          <w:rPr>
            <w:noProof/>
            <w:webHidden/>
          </w:rPr>
          <w:fldChar w:fldCharType="end"/>
        </w:r>
      </w:hyperlink>
    </w:p>
    <w:p w14:paraId="5A459DB8" w14:textId="5D57BBCB" w:rsidR="00DE1392" w:rsidRDefault="00DE1392">
      <w:pPr>
        <w:pStyle w:val="ndice2"/>
        <w:tabs>
          <w:tab w:val="left" w:pos="660"/>
        </w:tabs>
        <w:rPr>
          <w:rFonts w:asciiTheme="minorHAnsi" w:eastAsiaTheme="minorEastAsia" w:hAnsiTheme="minorHAnsi" w:cstheme="minorBidi"/>
          <w:noProof/>
          <w:kern w:val="2"/>
          <w:lang w:eastAsia="pt-PT"/>
          <w14:ligatures w14:val="standardContextual"/>
        </w:rPr>
      </w:pPr>
      <w:hyperlink w:anchor="_Toc199624711" w:history="1">
        <w:r w:rsidRPr="007C5A68">
          <w:rPr>
            <w:rStyle w:val="Hiperligao"/>
            <w:noProof/>
          </w:rPr>
          <w:t>2.2</w:t>
        </w:r>
        <w:r>
          <w:rPr>
            <w:rFonts w:asciiTheme="minorHAnsi" w:eastAsiaTheme="minorEastAsia" w:hAnsiTheme="minorHAnsi" w:cstheme="minorBidi"/>
            <w:noProof/>
            <w:kern w:val="2"/>
            <w:lang w:eastAsia="pt-PT"/>
            <w14:ligatures w14:val="standardContextual"/>
          </w:rPr>
          <w:tab/>
        </w:r>
        <w:r w:rsidRPr="007C5A68">
          <w:rPr>
            <w:rStyle w:val="Hiperligao"/>
            <w:noProof/>
          </w:rPr>
          <w:t>Fase 2 - Desenvolvimento</w:t>
        </w:r>
        <w:r>
          <w:rPr>
            <w:noProof/>
            <w:webHidden/>
          </w:rPr>
          <w:tab/>
        </w:r>
        <w:r>
          <w:rPr>
            <w:noProof/>
            <w:webHidden/>
          </w:rPr>
          <w:fldChar w:fldCharType="begin"/>
        </w:r>
        <w:r>
          <w:rPr>
            <w:noProof/>
            <w:webHidden/>
          </w:rPr>
          <w:instrText xml:space="preserve"> PAGEREF _Toc199624711 \h </w:instrText>
        </w:r>
        <w:r>
          <w:rPr>
            <w:noProof/>
            <w:webHidden/>
          </w:rPr>
        </w:r>
        <w:r>
          <w:rPr>
            <w:noProof/>
            <w:webHidden/>
          </w:rPr>
          <w:fldChar w:fldCharType="separate"/>
        </w:r>
        <w:r>
          <w:rPr>
            <w:noProof/>
            <w:webHidden/>
          </w:rPr>
          <w:t>15</w:t>
        </w:r>
        <w:r>
          <w:rPr>
            <w:noProof/>
            <w:webHidden/>
          </w:rPr>
          <w:fldChar w:fldCharType="end"/>
        </w:r>
      </w:hyperlink>
    </w:p>
    <w:p w14:paraId="3BC091DB" w14:textId="0542D371" w:rsidR="00DE1392" w:rsidRDefault="00DE1392">
      <w:pPr>
        <w:pStyle w:val="ndice3"/>
        <w:rPr>
          <w:rFonts w:asciiTheme="minorHAnsi" w:eastAsiaTheme="minorEastAsia" w:hAnsiTheme="minorHAnsi" w:cstheme="minorBidi"/>
          <w:noProof/>
          <w:kern w:val="2"/>
          <w:lang w:eastAsia="pt-PT"/>
          <w14:ligatures w14:val="standardContextual"/>
        </w:rPr>
      </w:pPr>
      <w:hyperlink w:anchor="_Toc199624712" w:history="1">
        <w:r w:rsidRPr="007C5A68">
          <w:rPr>
            <w:rStyle w:val="Hiperligao"/>
            <w:noProof/>
          </w:rPr>
          <w:t>2.2.1</w:t>
        </w:r>
        <w:r>
          <w:rPr>
            <w:rFonts w:asciiTheme="minorHAnsi" w:eastAsiaTheme="minorEastAsia" w:hAnsiTheme="minorHAnsi" w:cstheme="minorBidi"/>
            <w:noProof/>
            <w:kern w:val="2"/>
            <w:lang w:eastAsia="pt-PT"/>
            <w14:ligatures w14:val="standardContextual"/>
          </w:rPr>
          <w:tab/>
        </w:r>
        <w:r w:rsidRPr="007C5A68">
          <w:rPr>
            <w:rStyle w:val="Hiperligao"/>
            <w:noProof/>
          </w:rPr>
          <w:t>Grupo autor do desenvolvimento (Fase 2): G35</w:t>
        </w:r>
        <w:r>
          <w:rPr>
            <w:noProof/>
            <w:webHidden/>
          </w:rPr>
          <w:tab/>
        </w:r>
        <w:r>
          <w:rPr>
            <w:noProof/>
            <w:webHidden/>
          </w:rPr>
          <w:fldChar w:fldCharType="begin"/>
        </w:r>
        <w:r>
          <w:rPr>
            <w:noProof/>
            <w:webHidden/>
          </w:rPr>
          <w:instrText xml:space="preserve"> PAGEREF _Toc199624712 \h </w:instrText>
        </w:r>
        <w:r>
          <w:rPr>
            <w:noProof/>
            <w:webHidden/>
          </w:rPr>
        </w:r>
        <w:r>
          <w:rPr>
            <w:noProof/>
            <w:webHidden/>
          </w:rPr>
          <w:fldChar w:fldCharType="separate"/>
        </w:r>
        <w:r>
          <w:rPr>
            <w:noProof/>
            <w:webHidden/>
          </w:rPr>
          <w:t>15</w:t>
        </w:r>
        <w:r>
          <w:rPr>
            <w:noProof/>
            <w:webHidden/>
          </w:rPr>
          <w:fldChar w:fldCharType="end"/>
        </w:r>
      </w:hyperlink>
    </w:p>
    <w:p w14:paraId="65A85B9E" w14:textId="05BFE9C4" w:rsidR="00DE1392" w:rsidRDefault="00DE1392">
      <w:pPr>
        <w:pStyle w:val="ndice3"/>
        <w:rPr>
          <w:rFonts w:asciiTheme="minorHAnsi" w:eastAsiaTheme="minorEastAsia" w:hAnsiTheme="minorHAnsi" w:cstheme="minorBidi"/>
          <w:noProof/>
          <w:kern w:val="2"/>
          <w:lang w:eastAsia="pt-PT"/>
          <w14:ligatures w14:val="standardContextual"/>
        </w:rPr>
      </w:pPr>
      <w:hyperlink w:anchor="_Toc199624713" w:history="1">
        <w:r w:rsidRPr="007C5A68">
          <w:rPr>
            <w:rStyle w:val="Hiperligao"/>
            <w:noProof/>
          </w:rPr>
          <w:t>2.2.2</w:t>
        </w:r>
        <w:r>
          <w:rPr>
            <w:rFonts w:asciiTheme="minorHAnsi" w:eastAsiaTheme="minorEastAsia" w:hAnsiTheme="minorHAnsi" w:cstheme="minorBidi"/>
            <w:noProof/>
            <w:kern w:val="2"/>
            <w:lang w:eastAsia="pt-PT"/>
            <w14:ligatures w14:val="standardContextual"/>
          </w:rPr>
          <w:tab/>
        </w:r>
        <w:r w:rsidRPr="007C5A68">
          <w:rPr>
            <w:rStyle w:val="Hiperligao"/>
            <w:noProof/>
          </w:rPr>
          <w:t>Planeamento da fase 2</w:t>
        </w:r>
        <w:r>
          <w:rPr>
            <w:noProof/>
            <w:webHidden/>
          </w:rPr>
          <w:tab/>
        </w:r>
        <w:r>
          <w:rPr>
            <w:noProof/>
            <w:webHidden/>
          </w:rPr>
          <w:fldChar w:fldCharType="begin"/>
        </w:r>
        <w:r>
          <w:rPr>
            <w:noProof/>
            <w:webHidden/>
          </w:rPr>
          <w:instrText xml:space="preserve"> PAGEREF _Toc199624713 \h </w:instrText>
        </w:r>
        <w:r>
          <w:rPr>
            <w:noProof/>
            <w:webHidden/>
          </w:rPr>
        </w:r>
        <w:r>
          <w:rPr>
            <w:noProof/>
            <w:webHidden/>
          </w:rPr>
          <w:fldChar w:fldCharType="separate"/>
        </w:r>
        <w:r>
          <w:rPr>
            <w:noProof/>
            <w:webHidden/>
          </w:rPr>
          <w:t>16</w:t>
        </w:r>
        <w:r>
          <w:rPr>
            <w:noProof/>
            <w:webHidden/>
          </w:rPr>
          <w:fldChar w:fldCharType="end"/>
        </w:r>
      </w:hyperlink>
    </w:p>
    <w:p w14:paraId="06CFAD2B" w14:textId="1B616EDB" w:rsidR="00DE1392" w:rsidRDefault="00DE1392">
      <w:pPr>
        <w:pStyle w:val="ndice3"/>
        <w:rPr>
          <w:rFonts w:asciiTheme="minorHAnsi" w:eastAsiaTheme="minorEastAsia" w:hAnsiTheme="minorHAnsi" w:cstheme="minorBidi"/>
          <w:noProof/>
          <w:kern w:val="2"/>
          <w:lang w:eastAsia="pt-PT"/>
          <w14:ligatures w14:val="standardContextual"/>
        </w:rPr>
      </w:pPr>
      <w:hyperlink w:anchor="_Toc199624714" w:history="1">
        <w:r w:rsidRPr="007C5A68">
          <w:rPr>
            <w:rStyle w:val="Hiperligao"/>
            <w:noProof/>
          </w:rPr>
          <w:t>2.2.3</w:t>
        </w:r>
        <w:r>
          <w:rPr>
            <w:rFonts w:asciiTheme="minorHAnsi" w:eastAsiaTheme="minorEastAsia" w:hAnsiTheme="minorHAnsi" w:cstheme="minorBidi"/>
            <w:noProof/>
            <w:kern w:val="2"/>
            <w:lang w:eastAsia="pt-PT"/>
            <w14:ligatures w14:val="standardContextual"/>
          </w:rPr>
          <w:tab/>
        </w:r>
        <w:r w:rsidRPr="007C5A68">
          <w:rPr>
            <w:rStyle w:val="Hiperligao"/>
            <w:noProof/>
          </w:rPr>
          <w:t>Maiores dificuldades encontradas</w:t>
        </w:r>
        <w:r>
          <w:rPr>
            <w:noProof/>
            <w:webHidden/>
          </w:rPr>
          <w:tab/>
        </w:r>
        <w:r>
          <w:rPr>
            <w:noProof/>
            <w:webHidden/>
          </w:rPr>
          <w:fldChar w:fldCharType="begin"/>
        </w:r>
        <w:r>
          <w:rPr>
            <w:noProof/>
            <w:webHidden/>
          </w:rPr>
          <w:instrText xml:space="preserve"> PAGEREF _Toc199624714 \h </w:instrText>
        </w:r>
        <w:r>
          <w:rPr>
            <w:noProof/>
            <w:webHidden/>
          </w:rPr>
        </w:r>
        <w:r>
          <w:rPr>
            <w:noProof/>
            <w:webHidden/>
          </w:rPr>
          <w:fldChar w:fldCharType="separate"/>
        </w:r>
        <w:r>
          <w:rPr>
            <w:noProof/>
            <w:webHidden/>
          </w:rPr>
          <w:t>17</w:t>
        </w:r>
        <w:r>
          <w:rPr>
            <w:noProof/>
            <w:webHidden/>
          </w:rPr>
          <w:fldChar w:fldCharType="end"/>
        </w:r>
      </w:hyperlink>
    </w:p>
    <w:p w14:paraId="68330C42" w14:textId="1156B4B1" w:rsidR="00DE1392" w:rsidRDefault="00DE1392">
      <w:pPr>
        <w:pStyle w:val="ndice3"/>
        <w:rPr>
          <w:rFonts w:asciiTheme="minorHAnsi" w:eastAsiaTheme="minorEastAsia" w:hAnsiTheme="minorHAnsi" w:cstheme="minorBidi"/>
          <w:noProof/>
          <w:kern w:val="2"/>
          <w:lang w:eastAsia="pt-PT"/>
          <w14:ligatures w14:val="standardContextual"/>
        </w:rPr>
      </w:pPr>
      <w:hyperlink w:anchor="_Toc199624715" w:history="1">
        <w:r w:rsidRPr="007C5A68">
          <w:rPr>
            <w:rStyle w:val="Hiperligao"/>
            <w:noProof/>
          </w:rPr>
          <w:t>2.2.4</w:t>
        </w:r>
        <w:r>
          <w:rPr>
            <w:rFonts w:asciiTheme="minorHAnsi" w:eastAsiaTheme="minorEastAsia" w:hAnsiTheme="minorHAnsi" w:cstheme="minorBidi"/>
            <w:noProof/>
            <w:kern w:val="2"/>
            <w:lang w:eastAsia="pt-PT"/>
            <w14:ligatures w14:val="standardContextual"/>
          </w:rPr>
          <w:tab/>
        </w:r>
        <w:r w:rsidRPr="007C5A68">
          <w:rPr>
            <w:rStyle w:val="Hiperligao"/>
            <w:noProof/>
          </w:rPr>
          <w:t>Sugestões de melhoria para a unidade curricular</w:t>
        </w:r>
        <w:r>
          <w:rPr>
            <w:noProof/>
            <w:webHidden/>
          </w:rPr>
          <w:tab/>
        </w:r>
        <w:r>
          <w:rPr>
            <w:noProof/>
            <w:webHidden/>
          </w:rPr>
          <w:fldChar w:fldCharType="begin"/>
        </w:r>
        <w:r>
          <w:rPr>
            <w:noProof/>
            <w:webHidden/>
          </w:rPr>
          <w:instrText xml:space="preserve"> PAGEREF _Toc199624715 \h </w:instrText>
        </w:r>
        <w:r>
          <w:rPr>
            <w:noProof/>
            <w:webHidden/>
          </w:rPr>
        </w:r>
        <w:r>
          <w:rPr>
            <w:noProof/>
            <w:webHidden/>
          </w:rPr>
          <w:fldChar w:fldCharType="separate"/>
        </w:r>
        <w:r>
          <w:rPr>
            <w:noProof/>
            <w:webHidden/>
          </w:rPr>
          <w:t>17</w:t>
        </w:r>
        <w:r>
          <w:rPr>
            <w:noProof/>
            <w:webHidden/>
          </w:rPr>
          <w:fldChar w:fldCharType="end"/>
        </w:r>
      </w:hyperlink>
    </w:p>
    <w:p w14:paraId="096A1E51" w14:textId="053F8FD3" w:rsidR="00DE1392" w:rsidRDefault="00DE1392">
      <w:pPr>
        <w:pStyle w:val="ndice2"/>
        <w:tabs>
          <w:tab w:val="left" w:pos="660"/>
        </w:tabs>
        <w:rPr>
          <w:rFonts w:asciiTheme="minorHAnsi" w:eastAsiaTheme="minorEastAsia" w:hAnsiTheme="minorHAnsi" w:cstheme="minorBidi"/>
          <w:noProof/>
          <w:kern w:val="2"/>
          <w:lang w:eastAsia="pt-PT"/>
          <w14:ligatures w14:val="standardContextual"/>
        </w:rPr>
      </w:pPr>
      <w:hyperlink w:anchor="_Toc199624716" w:history="1">
        <w:r w:rsidRPr="007C5A68">
          <w:rPr>
            <w:rStyle w:val="Hiperligao"/>
            <w:noProof/>
          </w:rPr>
          <w:t>2.3</w:t>
        </w:r>
        <w:r>
          <w:rPr>
            <w:rFonts w:asciiTheme="minorHAnsi" w:eastAsiaTheme="minorEastAsia" w:hAnsiTheme="minorHAnsi" w:cstheme="minorBidi"/>
            <w:noProof/>
            <w:kern w:val="2"/>
            <w:lang w:eastAsia="pt-PT"/>
            <w14:ligatures w14:val="standardContextual"/>
          </w:rPr>
          <w:tab/>
        </w:r>
        <w:r w:rsidRPr="007C5A68">
          <w:rPr>
            <w:rStyle w:val="Hiperligao"/>
            <w:noProof/>
          </w:rPr>
          <w:t>Fase 3 - Testes</w:t>
        </w:r>
        <w:r>
          <w:rPr>
            <w:noProof/>
            <w:webHidden/>
          </w:rPr>
          <w:tab/>
        </w:r>
        <w:r>
          <w:rPr>
            <w:noProof/>
            <w:webHidden/>
          </w:rPr>
          <w:fldChar w:fldCharType="begin"/>
        </w:r>
        <w:r>
          <w:rPr>
            <w:noProof/>
            <w:webHidden/>
          </w:rPr>
          <w:instrText xml:space="preserve"> PAGEREF _Toc199624716 \h </w:instrText>
        </w:r>
        <w:r>
          <w:rPr>
            <w:noProof/>
            <w:webHidden/>
          </w:rPr>
        </w:r>
        <w:r>
          <w:rPr>
            <w:noProof/>
            <w:webHidden/>
          </w:rPr>
          <w:fldChar w:fldCharType="separate"/>
        </w:r>
        <w:r>
          <w:rPr>
            <w:noProof/>
            <w:webHidden/>
          </w:rPr>
          <w:t>19</w:t>
        </w:r>
        <w:r>
          <w:rPr>
            <w:noProof/>
            <w:webHidden/>
          </w:rPr>
          <w:fldChar w:fldCharType="end"/>
        </w:r>
      </w:hyperlink>
    </w:p>
    <w:p w14:paraId="4719B0D7" w14:textId="19E6ED43" w:rsidR="00DE1392" w:rsidRDefault="00DE1392">
      <w:pPr>
        <w:pStyle w:val="ndice3"/>
        <w:rPr>
          <w:rFonts w:asciiTheme="minorHAnsi" w:eastAsiaTheme="minorEastAsia" w:hAnsiTheme="minorHAnsi" w:cstheme="minorBidi"/>
          <w:noProof/>
          <w:kern w:val="2"/>
          <w:lang w:eastAsia="pt-PT"/>
          <w14:ligatures w14:val="standardContextual"/>
        </w:rPr>
      </w:pPr>
      <w:hyperlink w:anchor="_Toc199624717" w:history="1">
        <w:r w:rsidRPr="007C5A68">
          <w:rPr>
            <w:rStyle w:val="Hiperligao"/>
            <w:noProof/>
          </w:rPr>
          <w:t>2.3.1</w:t>
        </w:r>
        <w:r>
          <w:rPr>
            <w:rFonts w:asciiTheme="minorHAnsi" w:eastAsiaTheme="minorEastAsia" w:hAnsiTheme="minorHAnsi" w:cstheme="minorBidi"/>
            <w:noProof/>
            <w:kern w:val="2"/>
            <w:lang w:eastAsia="pt-PT"/>
            <w14:ligatures w14:val="standardContextual"/>
          </w:rPr>
          <w:tab/>
        </w:r>
        <w:r w:rsidRPr="007C5A68">
          <w:rPr>
            <w:rStyle w:val="Hiperligao"/>
            <w:noProof/>
          </w:rPr>
          <w:t>Grupo autor da execução de testes (Fase 3): G35</w:t>
        </w:r>
        <w:r>
          <w:rPr>
            <w:noProof/>
            <w:webHidden/>
          </w:rPr>
          <w:tab/>
        </w:r>
        <w:r>
          <w:rPr>
            <w:noProof/>
            <w:webHidden/>
          </w:rPr>
          <w:fldChar w:fldCharType="begin"/>
        </w:r>
        <w:r>
          <w:rPr>
            <w:noProof/>
            <w:webHidden/>
          </w:rPr>
          <w:instrText xml:space="preserve"> PAGEREF _Toc199624717 \h </w:instrText>
        </w:r>
        <w:r>
          <w:rPr>
            <w:noProof/>
            <w:webHidden/>
          </w:rPr>
        </w:r>
        <w:r>
          <w:rPr>
            <w:noProof/>
            <w:webHidden/>
          </w:rPr>
          <w:fldChar w:fldCharType="separate"/>
        </w:r>
        <w:r>
          <w:rPr>
            <w:noProof/>
            <w:webHidden/>
          </w:rPr>
          <w:t>19</w:t>
        </w:r>
        <w:r>
          <w:rPr>
            <w:noProof/>
            <w:webHidden/>
          </w:rPr>
          <w:fldChar w:fldCharType="end"/>
        </w:r>
      </w:hyperlink>
    </w:p>
    <w:p w14:paraId="3FA1F069" w14:textId="60404D45" w:rsidR="00DE1392" w:rsidRDefault="00DE1392">
      <w:pPr>
        <w:pStyle w:val="ndice3"/>
        <w:rPr>
          <w:rFonts w:asciiTheme="minorHAnsi" w:eastAsiaTheme="minorEastAsia" w:hAnsiTheme="minorHAnsi" w:cstheme="minorBidi"/>
          <w:noProof/>
          <w:kern w:val="2"/>
          <w:lang w:eastAsia="pt-PT"/>
          <w14:ligatures w14:val="standardContextual"/>
        </w:rPr>
      </w:pPr>
      <w:hyperlink w:anchor="_Toc199624718" w:history="1">
        <w:r w:rsidRPr="007C5A68">
          <w:rPr>
            <w:rStyle w:val="Hiperligao"/>
            <w:noProof/>
          </w:rPr>
          <w:t>2.3.2</w:t>
        </w:r>
        <w:r>
          <w:rPr>
            <w:rFonts w:asciiTheme="minorHAnsi" w:eastAsiaTheme="minorEastAsia" w:hAnsiTheme="minorHAnsi" w:cstheme="minorBidi"/>
            <w:noProof/>
            <w:kern w:val="2"/>
            <w:lang w:eastAsia="pt-PT"/>
            <w14:ligatures w14:val="standardContextual"/>
          </w:rPr>
          <w:tab/>
        </w:r>
        <w:r w:rsidRPr="007C5A68">
          <w:rPr>
            <w:rStyle w:val="Hiperligao"/>
            <w:noProof/>
          </w:rPr>
          <w:t>Planeamento da fase 3</w:t>
        </w:r>
        <w:r>
          <w:rPr>
            <w:noProof/>
            <w:webHidden/>
          </w:rPr>
          <w:tab/>
        </w:r>
        <w:r>
          <w:rPr>
            <w:noProof/>
            <w:webHidden/>
          </w:rPr>
          <w:fldChar w:fldCharType="begin"/>
        </w:r>
        <w:r>
          <w:rPr>
            <w:noProof/>
            <w:webHidden/>
          </w:rPr>
          <w:instrText xml:space="preserve"> PAGEREF _Toc199624718 \h </w:instrText>
        </w:r>
        <w:r>
          <w:rPr>
            <w:noProof/>
            <w:webHidden/>
          </w:rPr>
        </w:r>
        <w:r>
          <w:rPr>
            <w:noProof/>
            <w:webHidden/>
          </w:rPr>
          <w:fldChar w:fldCharType="separate"/>
        </w:r>
        <w:r>
          <w:rPr>
            <w:noProof/>
            <w:webHidden/>
          </w:rPr>
          <w:t>19</w:t>
        </w:r>
        <w:r>
          <w:rPr>
            <w:noProof/>
            <w:webHidden/>
          </w:rPr>
          <w:fldChar w:fldCharType="end"/>
        </w:r>
      </w:hyperlink>
    </w:p>
    <w:p w14:paraId="4290D0D9" w14:textId="2C278D79" w:rsidR="00DE1392" w:rsidRDefault="00DE1392">
      <w:pPr>
        <w:pStyle w:val="ndice3"/>
        <w:rPr>
          <w:rFonts w:asciiTheme="minorHAnsi" w:eastAsiaTheme="minorEastAsia" w:hAnsiTheme="minorHAnsi" w:cstheme="minorBidi"/>
          <w:noProof/>
          <w:kern w:val="2"/>
          <w:lang w:eastAsia="pt-PT"/>
          <w14:ligatures w14:val="standardContextual"/>
        </w:rPr>
      </w:pPr>
      <w:hyperlink w:anchor="_Toc199624719" w:history="1">
        <w:r w:rsidRPr="007C5A68">
          <w:rPr>
            <w:rStyle w:val="Hiperligao"/>
            <w:noProof/>
          </w:rPr>
          <w:t>2.3.3</w:t>
        </w:r>
        <w:r>
          <w:rPr>
            <w:rFonts w:asciiTheme="minorHAnsi" w:eastAsiaTheme="minorEastAsia" w:hAnsiTheme="minorHAnsi" w:cstheme="minorBidi"/>
            <w:noProof/>
            <w:kern w:val="2"/>
            <w:lang w:eastAsia="pt-PT"/>
            <w14:ligatures w14:val="standardContextual"/>
          </w:rPr>
          <w:tab/>
        </w:r>
        <w:r w:rsidRPr="007C5A68">
          <w:rPr>
            <w:rStyle w:val="Hiperligao"/>
            <w:noProof/>
          </w:rPr>
          <w:t>Maiores dificuldades encontradas</w:t>
        </w:r>
        <w:r>
          <w:rPr>
            <w:noProof/>
            <w:webHidden/>
          </w:rPr>
          <w:tab/>
        </w:r>
        <w:r>
          <w:rPr>
            <w:noProof/>
            <w:webHidden/>
          </w:rPr>
          <w:fldChar w:fldCharType="begin"/>
        </w:r>
        <w:r>
          <w:rPr>
            <w:noProof/>
            <w:webHidden/>
          </w:rPr>
          <w:instrText xml:space="preserve"> PAGEREF _Toc199624719 \h </w:instrText>
        </w:r>
        <w:r>
          <w:rPr>
            <w:noProof/>
            <w:webHidden/>
          </w:rPr>
        </w:r>
        <w:r>
          <w:rPr>
            <w:noProof/>
            <w:webHidden/>
          </w:rPr>
          <w:fldChar w:fldCharType="separate"/>
        </w:r>
        <w:r>
          <w:rPr>
            <w:noProof/>
            <w:webHidden/>
          </w:rPr>
          <w:t>19</w:t>
        </w:r>
        <w:r>
          <w:rPr>
            <w:noProof/>
            <w:webHidden/>
          </w:rPr>
          <w:fldChar w:fldCharType="end"/>
        </w:r>
      </w:hyperlink>
    </w:p>
    <w:p w14:paraId="48A8F377" w14:textId="3D3DCF2C" w:rsidR="00DE1392" w:rsidRDefault="00DE1392">
      <w:pPr>
        <w:pStyle w:val="ndice3"/>
        <w:rPr>
          <w:rFonts w:asciiTheme="minorHAnsi" w:eastAsiaTheme="minorEastAsia" w:hAnsiTheme="minorHAnsi" w:cstheme="minorBidi"/>
          <w:noProof/>
          <w:kern w:val="2"/>
          <w:lang w:eastAsia="pt-PT"/>
          <w14:ligatures w14:val="standardContextual"/>
        </w:rPr>
      </w:pPr>
      <w:hyperlink w:anchor="_Toc199624720" w:history="1">
        <w:r w:rsidRPr="007C5A68">
          <w:rPr>
            <w:rStyle w:val="Hiperligao"/>
            <w:noProof/>
          </w:rPr>
          <w:t>2.3.4</w:t>
        </w:r>
        <w:r>
          <w:rPr>
            <w:rFonts w:asciiTheme="minorHAnsi" w:eastAsiaTheme="minorEastAsia" w:hAnsiTheme="minorHAnsi" w:cstheme="minorBidi"/>
            <w:noProof/>
            <w:kern w:val="2"/>
            <w:lang w:eastAsia="pt-PT"/>
            <w14:ligatures w14:val="standardContextual"/>
          </w:rPr>
          <w:tab/>
        </w:r>
        <w:r w:rsidRPr="007C5A68">
          <w:rPr>
            <w:rStyle w:val="Hiperligao"/>
            <w:noProof/>
          </w:rPr>
          <w:t>Sugestões de melhoria para a unidade curricular</w:t>
        </w:r>
        <w:r>
          <w:rPr>
            <w:noProof/>
            <w:webHidden/>
          </w:rPr>
          <w:tab/>
        </w:r>
        <w:r>
          <w:rPr>
            <w:noProof/>
            <w:webHidden/>
          </w:rPr>
          <w:fldChar w:fldCharType="begin"/>
        </w:r>
        <w:r>
          <w:rPr>
            <w:noProof/>
            <w:webHidden/>
          </w:rPr>
          <w:instrText xml:space="preserve"> PAGEREF _Toc199624720 \h </w:instrText>
        </w:r>
        <w:r>
          <w:rPr>
            <w:noProof/>
            <w:webHidden/>
          </w:rPr>
        </w:r>
        <w:r>
          <w:rPr>
            <w:noProof/>
            <w:webHidden/>
          </w:rPr>
          <w:fldChar w:fldCharType="separate"/>
        </w:r>
        <w:r>
          <w:rPr>
            <w:noProof/>
            <w:webHidden/>
          </w:rPr>
          <w:t>20</w:t>
        </w:r>
        <w:r>
          <w:rPr>
            <w:noProof/>
            <w:webHidden/>
          </w:rPr>
          <w:fldChar w:fldCharType="end"/>
        </w:r>
      </w:hyperlink>
    </w:p>
    <w:p w14:paraId="149105E2" w14:textId="136FBB34" w:rsidR="00DE1392" w:rsidRDefault="00DE1392">
      <w:pPr>
        <w:pStyle w:val="ndice1"/>
        <w:rPr>
          <w:rFonts w:asciiTheme="minorHAnsi" w:eastAsiaTheme="minorEastAsia" w:hAnsiTheme="minorHAnsi" w:cstheme="minorBidi"/>
          <w:noProof/>
          <w:kern w:val="2"/>
          <w:lang w:eastAsia="pt-PT"/>
          <w14:ligatures w14:val="standardContextual"/>
        </w:rPr>
      </w:pPr>
      <w:hyperlink w:anchor="_Toc199624721" w:history="1">
        <w:r w:rsidRPr="007C5A68">
          <w:rPr>
            <w:rStyle w:val="Hiperligao"/>
            <w:noProof/>
          </w:rPr>
          <w:t>3</w:t>
        </w:r>
        <w:r>
          <w:rPr>
            <w:rFonts w:asciiTheme="minorHAnsi" w:eastAsiaTheme="minorEastAsia" w:hAnsiTheme="minorHAnsi" w:cstheme="minorBidi"/>
            <w:noProof/>
            <w:kern w:val="2"/>
            <w:lang w:eastAsia="pt-PT"/>
            <w14:ligatures w14:val="standardContextual"/>
          </w:rPr>
          <w:tab/>
        </w:r>
        <w:r w:rsidRPr="007C5A68">
          <w:rPr>
            <w:rStyle w:val="Hiperligao"/>
            <w:noProof/>
          </w:rPr>
          <w:t>Fase 1 - Conceção da solução</w:t>
        </w:r>
        <w:r>
          <w:rPr>
            <w:noProof/>
            <w:webHidden/>
          </w:rPr>
          <w:tab/>
        </w:r>
        <w:r>
          <w:rPr>
            <w:noProof/>
            <w:webHidden/>
          </w:rPr>
          <w:fldChar w:fldCharType="begin"/>
        </w:r>
        <w:r>
          <w:rPr>
            <w:noProof/>
            <w:webHidden/>
          </w:rPr>
          <w:instrText xml:space="preserve"> PAGEREF _Toc199624721 \h </w:instrText>
        </w:r>
        <w:r>
          <w:rPr>
            <w:noProof/>
            <w:webHidden/>
          </w:rPr>
        </w:r>
        <w:r>
          <w:rPr>
            <w:noProof/>
            <w:webHidden/>
          </w:rPr>
          <w:fldChar w:fldCharType="separate"/>
        </w:r>
        <w:r>
          <w:rPr>
            <w:noProof/>
            <w:webHidden/>
          </w:rPr>
          <w:t>21</w:t>
        </w:r>
        <w:r>
          <w:rPr>
            <w:noProof/>
            <w:webHidden/>
          </w:rPr>
          <w:fldChar w:fldCharType="end"/>
        </w:r>
      </w:hyperlink>
    </w:p>
    <w:p w14:paraId="1A9B66ED" w14:textId="3A0812CF" w:rsidR="00DE1392" w:rsidRDefault="00DE1392">
      <w:pPr>
        <w:pStyle w:val="ndice2"/>
        <w:tabs>
          <w:tab w:val="left" w:pos="660"/>
        </w:tabs>
        <w:rPr>
          <w:rFonts w:asciiTheme="minorHAnsi" w:eastAsiaTheme="minorEastAsia" w:hAnsiTheme="minorHAnsi" w:cstheme="minorBidi"/>
          <w:noProof/>
          <w:kern w:val="2"/>
          <w:lang w:eastAsia="pt-PT"/>
          <w14:ligatures w14:val="standardContextual"/>
        </w:rPr>
      </w:pPr>
      <w:hyperlink w:anchor="_Toc199624722" w:history="1">
        <w:r w:rsidRPr="007C5A68">
          <w:rPr>
            <w:rStyle w:val="Hiperligao"/>
            <w:noProof/>
          </w:rPr>
          <w:t>3.1</w:t>
        </w:r>
        <w:r>
          <w:rPr>
            <w:rFonts w:asciiTheme="minorHAnsi" w:eastAsiaTheme="minorEastAsia" w:hAnsiTheme="minorHAnsi" w:cstheme="minorBidi"/>
            <w:noProof/>
            <w:kern w:val="2"/>
            <w:lang w:eastAsia="pt-PT"/>
            <w14:ligatures w14:val="standardContextual"/>
          </w:rPr>
          <w:tab/>
        </w:r>
        <w:r w:rsidRPr="007C5A68">
          <w:rPr>
            <w:rStyle w:val="Hiperligao"/>
            <w:noProof/>
          </w:rPr>
          <w:t>Diagrama de classes</w:t>
        </w:r>
        <w:r>
          <w:rPr>
            <w:noProof/>
            <w:webHidden/>
          </w:rPr>
          <w:tab/>
        </w:r>
        <w:r>
          <w:rPr>
            <w:noProof/>
            <w:webHidden/>
          </w:rPr>
          <w:fldChar w:fldCharType="begin"/>
        </w:r>
        <w:r>
          <w:rPr>
            <w:noProof/>
            <w:webHidden/>
          </w:rPr>
          <w:instrText xml:space="preserve"> PAGEREF _Toc199624722 \h </w:instrText>
        </w:r>
        <w:r>
          <w:rPr>
            <w:noProof/>
            <w:webHidden/>
          </w:rPr>
        </w:r>
        <w:r>
          <w:rPr>
            <w:noProof/>
            <w:webHidden/>
          </w:rPr>
          <w:fldChar w:fldCharType="separate"/>
        </w:r>
        <w:r>
          <w:rPr>
            <w:noProof/>
            <w:webHidden/>
          </w:rPr>
          <w:t>21</w:t>
        </w:r>
        <w:r>
          <w:rPr>
            <w:noProof/>
            <w:webHidden/>
          </w:rPr>
          <w:fldChar w:fldCharType="end"/>
        </w:r>
      </w:hyperlink>
    </w:p>
    <w:p w14:paraId="56C851EF" w14:textId="0932C84F" w:rsidR="00DE1392" w:rsidRDefault="00DE1392">
      <w:pPr>
        <w:pStyle w:val="ndice2"/>
        <w:tabs>
          <w:tab w:val="left" w:pos="660"/>
        </w:tabs>
        <w:rPr>
          <w:rFonts w:asciiTheme="minorHAnsi" w:eastAsiaTheme="minorEastAsia" w:hAnsiTheme="minorHAnsi" w:cstheme="minorBidi"/>
          <w:noProof/>
          <w:kern w:val="2"/>
          <w:lang w:eastAsia="pt-PT"/>
          <w14:ligatures w14:val="standardContextual"/>
        </w:rPr>
      </w:pPr>
      <w:hyperlink w:anchor="_Toc199624723" w:history="1">
        <w:r w:rsidRPr="007C5A68">
          <w:rPr>
            <w:rStyle w:val="Hiperligao"/>
            <w:noProof/>
          </w:rPr>
          <w:t>3.2</w:t>
        </w:r>
        <w:r>
          <w:rPr>
            <w:rFonts w:asciiTheme="minorHAnsi" w:eastAsiaTheme="minorEastAsia" w:hAnsiTheme="minorHAnsi" w:cstheme="minorBidi"/>
            <w:noProof/>
            <w:kern w:val="2"/>
            <w:lang w:eastAsia="pt-PT"/>
            <w14:ligatures w14:val="standardContextual"/>
          </w:rPr>
          <w:tab/>
        </w:r>
        <w:r w:rsidRPr="007C5A68">
          <w:rPr>
            <w:rStyle w:val="Hiperligao"/>
            <w:noProof/>
          </w:rPr>
          <w:t>Modelo de dados e validações</w:t>
        </w:r>
        <w:r>
          <w:rPr>
            <w:noProof/>
            <w:webHidden/>
          </w:rPr>
          <w:tab/>
        </w:r>
        <w:r>
          <w:rPr>
            <w:noProof/>
            <w:webHidden/>
          </w:rPr>
          <w:fldChar w:fldCharType="begin"/>
        </w:r>
        <w:r>
          <w:rPr>
            <w:noProof/>
            <w:webHidden/>
          </w:rPr>
          <w:instrText xml:space="preserve"> PAGEREF _Toc199624723 \h </w:instrText>
        </w:r>
        <w:r>
          <w:rPr>
            <w:noProof/>
            <w:webHidden/>
          </w:rPr>
        </w:r>
        <w:r>
          <w:rPr>
            <w:noProof/>
            <w:webHidden/>
          </w:rPr>
          <w:fldChar w:fldCharType="separate"/>
        </w:r>
        <w:r>
          <w:rPr>
            <w:noProof/>
            <w:webHidden/>
          </w:rPr>
          <w:t>23</w:t>
        </w:r>
        <w:r>
          <w:rPr>
            <w:noProof/>
            <w:webHidden/>
          </w:rPr>
          <w:fldChar w:fldCharType="end"/>
        </w:r>
      </w:hyperlink>
    </w:p>
    <w:p w14:paraId="5DFC34BC" w14:textId="7CB8C4F9" w:rsidR="00DE1392" w:rsidRDefault="00DE1392">
      <w:pPr>
        <w:pStyle w:val="ndice2"/>
        <w:tabs>
          <w:tab w:val="left" w:pos="660"/>
        </w:tabs>
        <w:rPr>
          <w:rFonts w:asciiTheme="minorHAnsi" w:eastAsiaTheme="minorEastAsia" w:hAnsiTheme="minorHAnsi" w:cstheme="minorBidi"/>
          <w:noProof/>
          <w:kern w:val="2"/>
          <w:lang w:eastAsia="pt-PT"/>
          <w14:ligatures w14:val="standardContextual"/>
        </w:rPr>
      </w:pPr>
      <w:hyperlink w:anchor="_Toc199624724" w:history="1">
        <w:r w:rsidRPr="007C5A68">
          <w:rPr>
            <w:rStyle w:val="Hiperligao"/>
            <w:noProof/>
          </w:rPr>
          <w:t>3.3</w:t>
        </w:r>
        <w:r>
          <w:rPr>
            <w:rFonts w:asciiTheme="minorHAnsi" w:eastAsiaTheme="minorEastAsia" w:hAnsiTheme="minorHAnsi" w:cstheme="minorBidi"/>
            <w:noProof/>
            <w:kern w:val="2"/>
            <w:lang w:eastAsia="pt-PT"/>
            <w14:ligatures w14:val="standardContextual"/>
          </w:rPr>
          <w:tab/>
        </w:r>
        <w:r w:rsidRPr="007C5A68">
          <w:rPr>
            <w:rStyle w:val="Hiperligao"/>
            <w:noProof/>
          </w:rPr>
          <w:t>Diagrama(s) de transição de estados dos principais conceitos</w:t>
        </w:r>
        <w:r>
          <w:rPr>
            <w:noProof/>
            <w:webHidden/>
          </w:rPr>
          <w:tab/>
        </w:r>
        <w:r>
          <w:rPr>
            <w:noProof/>
            <w:webHidden/>
          </w:rPr>
          <w:fldChar w:fldCharType="begin"/>
        </w:r>
        <w:r>
          <w:rPr>
            <w:noProof/>
            <w:webHidden/>
          </w:rPr>
          <w:instrText xml:space="preserve"> PAGEREF _Toc199624724 \h </w:instrText>
        </w:r>
        <w:r>
          <w:rPr>
            <w:noProof/>
            <w:webHidden/>
          </w:rPr>
        </w:r>
        <w:r>
          <w:rPr>
            <w:noProof/>
            <w:webHidden/>
          </w:rPr>
          <w:fldChar w:fldCharType="separate"/>
        </w:r>
        <w:r>
          <w:rPr>
            <w:noProof/>
            <w:webHidden/>
          </w:rPr>
          <w:t>51</w:t>
        </w:r>
        <w:r>
          <w:rPr>
            <w:noProof/>
            <w:webHidden/>
          </w:rPr>
          <w:fldChar w:fldCharType="end"/>
        </w:r>
      </w:hyperlink>
    </w:p>
    <w:p w14:paraId="2F7FF441" w14:textId="040FD50D" w:rsidR="00DE1392" w:rsidRDefault="00DE1392">
      <w:pPr>
        <w:pStyle w:val="ndice3"/>
        <w:rPr>
          <w:rFonts w:asciiTheme="minorHAnsi" w:eastAsiaTheme="minorEastAsia" w:hAnsiTheme="minorHAnsi" w:cstheme="minorBidi"/>
          <w:noProof/>
          <w:kern w:val="2"/>
          <w:lang w:eastAsia="pt-PT"/>
          <w14:ligatures w14:val="standardContextual"/>
        </w:rPr>
      </w:pPr>
      <w:hyperlink w:anchor="_Toc199624725" w:history="1">
        <w:r w:rsidRPr="007C5A68">
          <w:rPr>
            <w:rStyle w:val="Hiperligao"/>
            <w:noProof/>
          </w:rPr>
          <w:t>3.3.1</w:t>
        </w:r>
        <w:r>
          <w:rPr>
            <w:rFonts w:asciiTheme="minorHAnsi" w:eastAsiaTheme="minorEastAsia" w:hAnsiTheme="minorHAnsi" w:cstheme="minorBidi"/>
            <w:noProof/>
            <w:kern w:val="2"/>
            <w:lang w:eastAsia="pt-PT"/>
            <w14:ligatures w14:val="standardContextual"/>
          </w:rPr>
          <w:tab/>
        </w:r>
        <w:r w:rsidRPr="007C5A68">
          <w:rPr>
            <w:rStyle w:val="Hiperligao"/>
            <w:noProof/>
          </w:rPr>
          <w:t>Diagrama de transição de estados do conceito "Encomenda Cliente”</w:t>
        </w:r>
        <w:r>
          <w:rPr>
            <w:noProof/>
            <w:webHidden/>
          </w:rPr>
          <w:tab/>
        </w:r>
        <w:r>
          <w:rPr>
            <w:noProof/>
            <w:webHidden/>
          </w:rPr>
          <w:fldChar w:fldCharType="begin"/>
        </w:r>
        <w:r>
          <w:rPr>
            <w:noProof/>
            <w:webHidden/>
          </w:rPr>
          <w:instrText xml:space="preserve"> PAGEREF _Toc199624725 \h </w:instrText>
        </w:r>
        <w:r>
          <w:rPr>
            <w:noProof/>
            <w:webHidden/>
          </w:rPr>
        </w:r>
        <w:r>
          <w:rPr>
            <w:noProof/>
            <w:webHidden/>
          </w:rPr>
          <w:fldChar w:fldCharType="separate"/>
        </w:r>
        <w:r>
          <w:rPr>
            <w:noProof/>
            <w:webHidden/>
          </w:rPr>
          <w:t>51</w:t>
        </w:r>
        <w:r>
          <w:rPr>
            <w:noProof/>
            <w:webHidden/>
          </w:rPr>
          <w:fldChar w:fldCharType="end"/>
        </w:r>
      </w:hyperlink>
    </w:p>
    <w:p w14:paraId="5ACA20ED" w14:textId="09BC7B91" w:rsidR="00DE1392" w:rsidRDefault="00DE1392">
      <w:pPr>
        <w:pStyle w:val="ndice3"/>
        <w:rPr>
          <w:rFonts w:asciiTheme="minorHAnsi" w:eastAsiaTheme="minorEastAsia" w:hAnsiTheme="minorHAnsi" w:cstheme="minorBidi"/>
          <w:noProof/>
          <w:kern w:val="2"/>
          <w:lang w:eastAsia="pt-PT"/>
          <w14:ligatures w14:val="standardContextual"/>
        </w:rPr>
      </w:pPr>
      <w:hyperlink w:anchor="_Toc199624726" w:history="1">
        <w:r w:rsidRPr="007C5A68">
          <w:rPr>
            <w:rStyle w:val="Hiperligao"/>
            <w:noProof/>
          </w:rPr>
          <w:t>3.3.2</w:t>
        </w:r>
        <w:r>
          <w:rPr>
            <w:rFonts w:asciiTheme="minorHAnsi" w:eastAsiaTheme="minorEastAsia" w:hAnsiTheme="minorHAnsi" w:cstheme="minorBidi"/>
            <w:noProof/>
            <w:kern w:val="2"/>
            <w:lang w:eastAsia="pt-PT"/>
            <w14:ligatures w14:val="standardContextual"/>
          </w:rPr>
          <w:tab/>
        </w:r>
        <w:r w:rsidRPr="007C5A68">
          <w:rPr>
            <w:rStyle w:val="Hiperligao"/>
            <w:noProof/>
          </w:rPr>
          <w:t>Diagrama de transição de estados do conceito "Encomenda Fornecedor”</w:t>
        </w:r>
        <w:r>
          <w:rPr>
            <w:noProof/>
            <w:webHidden/>
          </w:rPr>
          <w:tab/>
        </w:r>
        <w:r>
          <w:rPr>
            <w:noProof/>
            <w:webHidden/>
          </w:rPr>
          <w:fldChar w:fldCharType="begin"/>
        </w:r>
        <w:r>
          <w:rPr>
            <w:noProof/>
            <w:webHidden/>
          </w:rPr>
          <w:instrText xml:space="preserve"> PAGEREF _Toc199624726 \h </w:instrText>
        </w:r>
        <w:r>
          <w:rPr>
            <w:noProof/>
            <w:webHidden/>
          </w:rPr>
        </w:r>
        <w:r>
          <w:rPr>
            <w:noProof/>
            <w:webHidden/>
          </w:rPr>
          <w:fldChar w:fldCharType="separate"/>
        </w:r>
        <w:r>
          <w:rPr>
            <w:noProof/>
            <w:webHidden/>
          </w:rPr>
          <w:t>52</w:t>
        </w:r>
        <w:r>
          <w:rPr>
            <w:noProof/>
            <w:webHidden/>
          </w:rPr>
          <w:fldChar w:fldCharType="end"/>
        </w:r>
      </w:hyperlink>
    </w:p>
    <w:p w14:paraId="175E1099" w14:textId="689699BB" w:rsidR="00DE1392" w:rsidRDefault="00DE1392">
      <w:pPr>
        <w:pStyle w:val="ndice3"/>
        <w:rPr>
          <w:rFonts w:asciiTheme="minorHAnsi" w:eastAsiaTheme="minorEastAsia" w:hAnsiTheme="minorHAnsi" w:cstheme="minorBidi"/>
          <w:noProof/>
          <w:kern w:val="2"/>
          <w:lang w:eastAsia="pt-PT"/>
          <w14:ligatures w14:val="standardContextual"/>
        </w:rPr>
      </w:pPr>
      <w:hyperlink w:anchor="_Toc199624727" w:history="1">
        <w:r w:rsidRPr="007C5A68">
          <w:rPr>
            <w:rStyle w:val="Hiperligao"/>
            <w:noProof/>
          </w:rPr>
          <w:t>3.3.3</w:t>
        </w:r>
        <w:r>
          <w:rPr>
            <w:rFonts w:asciiTheme="minorHAnsi" w:eastAsiaTheme="minorEastAsia" w:hAnsiTheme="minorHAnsi" w:cstheme="minorBidi"/>
            <w:noProof/>
            <w:kern w:val="2"/>
            <w:lang w:eastAsia="pt-PT"/>
            <w14:ligatures w14:val="standardContextual"/>
          </w:rPr>
          <w:tab/>
        </w:r>
        <w:r w:rsidRPr="007C5A68">
          <w:rPr>
            <w:rStyle w:val="Hiperligao"/>
            <w:noProof/>
          </w:rPr>
          <w:t>Diagrama de transição de estados do conceito "Fatura de Cliente”</w:t>
        </w:r>
        <w:r>
          <w:rPr>
            <w:noProof/>
            <w:webHidden/>
          </w:rPr>
          <w:tab/>
        </w:r>
        <w:r>
          <w:rPr>
            <w:noProof/>
            <w:webHidden/>
          </w:rPr>
          <w:fldChar w:fldCharType="begin"/>
        </w:r>
        <w:r>
          <w:rPr>
            <w:noProof/>
            <w:webHidden/>
          </w:rPr>
          <w:instrText xml:space="preserve"> PAGEREF _Toc199624727 \h </w:instrText>
        </w:r>
        <w:r>
          <w:rPr>
            <w:noProof/>
            <w:webHidden/>
          </w:rPr>
        </w:r>
        <w:r>
          <w:rPr>
            <w:noProof/>
            <w:webHidden/>
          </w:rPr>
          <w:fldChar w:fldCharType="separate"/>
        </w:r>
        <w:r>
          <w:rPr>
            <w:noProof/>
            <w:webHidden/>
          </w:rPr>
          <w:t>52</w:t>
        </w:r>
        <w:r>
          <w:rPr>
            <w:noProof/>
            <w:webHidden/>
          </w:rPr>
          <w:fldChar w:fldCharType="end"/>
        </w:r>
      </w:hyperlink>
    </w:p>
    <w:p w14:paraId="0EAF71A9" w14:textId="1D57249F" w:rsidR="00DE1392" w:rsidRDefault="00DE1392">
      <w:pPr>
        <w:pStyle w:val="ndice3"/>
        <w:rPr>
          <w:rFonts w:asciiTheme="minorHAnsi" w:eastAsiaTheme="minorEastAsia" w:hAnsiTheme="minorHAnsi" w:cstheme="minorBidi"/>
          <w:noProof/>
          <w:kern w:val="2"/>
          <w:lang w:eastAsia="pt-PT"/>
          <w14:ligatures w14:val="standardContextual"/>
        </w:rPr>
      </w:pPr>
      <w:hyperlink w:anchor="_Toc199624728" w:history="1">
        <w:r w:rsidRPr="007C5A68">
          <w:rPr>
            <w:rStyle w:val="Hiperligao"/>
            <w:noProof/>
          </w:rPr>
          <w:t>3.3.4</w:t>
        </w:r>
        <w:r>
          <w:rPr>
            <w:rFonts w:asciiTheme="minorHAnsi" w:eastAsiaTheme="minorEastAsia" w:hAnsiTheme="minorHAnsi" w:cstheme="minorBidi"/>
            <w:noProof/>
            <w:kern w:val="2"/>
            <w:lang w:eastAsia="pt-PT"/>
            <w14:ligatures w14:val="standardContextual"/>
          </w:rPr>
          <w:tab/>
        </w:r>
        <w:r w:rsidRPr="007C5A68">
          <w:rPr>
            <w:rStyle w:val="Hiperligao"/>
            <w:noProof/>
          </w:rPr>
          <w:t>Diagrama de transição de estados do conceito "Fatura de Fornecedor”</w:t>
        </w:r>
        <w:r>
          <w:rPr>
            <w:noProof/>
            <w:webHidden/>
          </w:rPr>
          <w:tab/>
        </w:r>
        <w:r>
          <w:rPr>
            <w:noProof/>
            <w:webHidden/>
          </w:rPr>
          <w:fldChar w:fldCharType="begin"/>
        </w:r>
        <w:r>
          <w:rPr>
            <w:noProof/>
            <w:webHidden/>
          </w:rPr>
          <w:instrText xml:space="preserve"> PAGEREF _Toc199624728 \h </w:instrText>
        </w:r>
        <w:r>
          <w:rPr>
            <w:noProof/>
            <w:webHidden/>
          </w:rPr>
        </w:r>
        <w:r>
          <w:rPr>
            <w:noProof/>
            <w:webHidden/>
          </w:rPr>
          <w:fldChar w:fldCharType="separate"/>
        </w:r>
        <w:r>
          <w:rPr>
            <w:noProof/>
            <w:webHidden/>
          </w:rPr>
          <w:t>53</w:t>
        </w:r>
        <w:r>
          <w:rPr>
            <w:noProof/>
            <w:webHidden/>
          </w:rPr>
          <w:fldChar w:fldCharType="end"/>
        </w:r>
      </w:hyperlink>
    </w:p>
    <w:p w14:paraId="7BA81D15" w14:textId="0D579A28" w:rsidR="00DE1392" w:rsidRDefault="00DE1392">
      <w:pPr>
        <w:pStyle w:val="ndice3"/>
        <w:rPr>
          <w:rFonts w:asciiTheme="minorHAnsi" w:eastAsiaTheme="minorEastAsia" w:hAnsiTheme="minorHAnsi" w:cstheme="minorBidi"/>
          <w:noProof/>
          <w:kern w:val="2"/>
          <w:lang w:eastAsia="pt-PT"/>
          <w14:ligatures w14:val="standardContextual"/>
        </w:rPr>
      </w:pPr>
      <w:hyperlink w:anchor="_Toc199624729" w:history="1">
        <w:r w:rsidRPr="007C5A68">
          <w:rPr>
            <w:rStyle w:val="Hiperligao"/>
            <w:noProof/>
          </w:rPr>
          <w:t>3.3.5</w:t>
        </w:r>
        <w:r>
          <w:rPr>
            <w:rFonts w:asciiTheme="minorHAnsi" w:eastAsiaTheme="minorEastAsia" w:hAnsiTheme="minorHAnsi" w:cstheme="minorBidi"/>
            <w:noProof/>
            <w:kern w:val="2"/>
            <w:lang w:eastAsia="pt-PT"/>
            <w14:ligatures w14:val="standardContextual"/>
          </w:rPr>
          <w:tab/>
        </w:r>
        <w:r w:rsidRPr="007C5A68">
          <w:rPr>
            <w:rStyle w:val="Hiperligao"/>
            <w:noProof/>
          </w:rPr>
          <w:t>Diagrama de transição de estados do conceito “Ocorrência”</w:t>
        </w:r>
        <w:r>
          <w:rPr>
            <w:noProof/>
            <w:webHidden/>
          </w:rPr>
          <w:tab/>
        </w:r>
        <w:r>
          <w:rPr>
            <w:noProof/>
            <w:webHidden/>
          </w:rPr>
          <w:fldChar w:fldCharType="begin"/>
        </w:r>
        <w:r>
          <w:rPr>
            <w:noProof/>
            <w:webHidden/>
          </w:rPr>
          <w:instrText xml:space="preserve"> PAGEREF _Toc199624729 \h </w:instrText>
        </w:r>
        <w:r>
          <w:rPr>
            <w:noProof/>
            <w:webHidden/>
          </w:rPr>
        </w:r>
        <w:r>
          <w:rPr>
            <w:noProof/>
            <w:webHidden/>
          </w:rPr>
          <w:fldChar w:fldCharType="separate"/>
        </w:r>
        <w:r>
          <w:rPr>
            <w:noProof/>
            <w:webHidden/>
          </w:rPr>
          <w:t>53</w:t>
        </w:r>
        <w:r>
          <w:rPr>
            <w:noProof/>
            <w:webHidden/>
          </w:rPr>
          <w:fldChar w:fldCharType="end"/>
        </w:r>
      </w:hyperlink>
    </w:p>
    <w:p w14:paraId="7B70B3C6" w14:textId="0CF37001" w:rsidR="00DE1392" w:rsidRDefault="00DE1392">
      <w:pPr>
        <w:pStyle w:val="ndice3"/>
        <w:rPr>
          <w:rFonts w:asciiTheme="minorHAnsi" w:eastAsiaTheme="minorEastAsia" w:hAnsiTheme="minorHAnsi" w:cstheme="minorBidi"/>
          <w:noProof/>
          <w:kern w:val="2"/>
          <w:lang w:eastAsia="pt-PT"/>
          <w14:ligatures w14:val="standardContextual"/>
        </w:rPr>
      </w:pPr>
      <w:hyperlink w:anchor="_Toc199624730" w:history="1">
        <w:r w:rsidRPr="007C5A68">
          <w:rPr>
            <w:rStyle w:val="Hiperligao"/>
            <w:noProof/>
          </w:rPr>
          <w:t>3.3.6</w:t>
        </w:r>
        <w:r>
          <w:rPr>
            <w:rFonts w:asciiTheme="minorHAnsi" w:eastAsiaTheme="minorEastAsia" w:hAnsiTheme="minorHAnsi" w:cstheme="minorBidi"/>
            <w:noProof/>
            <w:kern w:val="2"/>
            <w:lang w:eastAsia="pt-PT"/>
            <w14:ligatures w14:val="standardContextual"/>
          </w:rPr>
          <w:tab/>
        </w:r>
        <w:r w:rsidRPr="007C5A68">
          <w:rPr>
            <w:rStyle w:val="Hiperligao"/>
            <w:noProof/>
          </w:rPr>
          <w:t>Diagrama de transição de estados do conceito “Promoção”</w:t>
        </w:r>
        <w:r>
          <w:rPr>
            <w:noProof/>
            <w:webHidden/>
          </w:rPr>
          <w:tab/>
        </w:r>
        <w:r>
          <w:rPr>
            <w:noProof/>
            <w:webHidden/>
          </w:rPr>
          <w:fldChar w:fldCharType="begin"/>
        </w:r>
        <w:r>
          <w:rPr>
            <w:noProof/>
            <w:webHidden/>
          </w:rPr>
          <w:instrText xml:space="preserve"> PAGEREF _Toc199624730 \h </w:instrText>
        </w:r>
        <w:r>
          <w:rPr>
            <w:noProof/>
            <w:webHidden/>
          </w:rPr>
        </w:r>
        <w:r>
          <w:rPr>
            <w:noProof/>
            <w:webHidden/>
          </w:rPr>
          <w:fldChar w:fldCharType="separate"/>
        </w:r>
        <w:r>
          <w:rPr>
            <w:noProof/>
            <w:webHidden/>
          </w:rPr>
          <w:t>54</w:t>
        </w:r>
        <w:r>
          <w:rPr>
            <w:noProof/>
            <w:webHidden/>
          </w:rPr>
          <w:fldChar w:fldCharType="end"/>
        </w:r>
      </w:hyperlink>
    </w:p>
    <w:p w14:paraId="2DADAA97" w14:textId="04577E40" w:rsidR="00DE1392" w:rsidRDefault="00DE1392">
      <w:pPr>
        <w:pStyle w:val="ndice3"/>
        <w:rPr>
          <w:rFonts w:asciiTheme="minorHAnsi" w:eastAsiaTheme="minorEastAsia" w:hAnsiTheme="minorHAnsi" w:cstheme="minorBidi"/>
          <w:noProof/>
          <w:kern w:val="2"/>
          <w:lang w:eastAsia="pt-PT"/>
          <w14:ligatures w14:val="standardContextual"/>
        </w:rPr>
      </w:pPr>
      <w:hyperlink w:anchor="_Toc199624731" w:history="1">
        <w:r w:rsidRPr="007C5A68">
          <w:rPr>
            <w:rStyle w:val="Hiperligao"/>
            <w:noProof/>
          </w:rPr>
          <w:t>3.3.7</w:t>
        </w:r>
        <w:r>
          <w:rPr>
            <w:rFonts w:asciiTheme="minorHAnsi" w:eastAsiaTheme="minorEastAsia" w:hAnsiTheme="minorHAnsi" w:cstheme="minorBidi"/>
            <w:noProof/>
            <w:kern w:val="2"/>
            <w:lang w:eastAsia="pt-PT"/>
            <w14:ligatures w14:val="standardContextual"/>
          </w:rPr>
          <w:tab/>
        </w:r>
        <w:r w:rsidRPr="007C5A68">
          <w:rPr>
            <w:rStyle w:val="Hiperligao"/>
            <w:noProof/>
          </w:rPr>
          <w:t>Diagrama de transição de estados do conceito “Transporte”</w:t>
        </w:r>
        <w:r>
          <w:rPr>
            <w:noProof/>
            <w:webHidden/>
          </w:rPr>
          <w:tab/>
        </w:r>
        <w:r>
          <w:rPr>
            <w:noProof/>
            <w:webHidden/>
          </w:rPr>
          <w:fldChar w:fldCharType="begin"/>
        </w:r>
        <w:r>
          <w:rPr>
            <w:noProof/>
            <w:webHidden/>
          </w:rPr>
          <w:instrText xml:space="preserve"> PAGEREF _Toc199624731 \h </w:instrText>
        </w:r>
        <w:r>
          <w:rPr>
            <w:noProof/>
            <w:webHidden/>
          </w:rPr>
        </w:r>
        <w:r>
          <w:rPr>
            <w:noProof/>
            <w:webHidden/>
          </w:rPr>
          <w:fldChar w:fldCharType="separate"/>
        </w:r>
        <w:r>
          <w:rPr>
            <w:noProof/>
            <w:webHidden/>
          </w:rPr>
          <w:t>54</w:t>
        </w:r>
        <w:r>
          <w:rPr>
            <w:noProof/>
            <w:webHidden/>
          </w:rPr>
          <w:fldChar w:fldCharType="end"/>
        </w:r>
      </w:hyperlink>
    </w:p>
    <w:p w14:paraId="7A763FD7" w14:textId="5C30821C" w:rsidR="00DE1392" w:rsidRDefault="00DE1392">
      <w:pPr>
        <w:pStyle w:val="ndice2"/>
        <w:tabs>
          <w:tab w:val="left" w:pos="660"/>
        </w:tabs>
        <w:rPr>
          <w:rFonts w:asciiTheme="minorHAnsi" w:eastAsiaTheme="minorEastAsia" w:hAnsiTheme="minorHAnsi" w:cstheme="minorBidi"/>
          <w:noProof/>
          <w:kern w:val="2"/>
          <w:lang w:eastAsia="pt-PT"/>
          <w14:ligatures w14:val="standardContextual"/>
        </w:rPr>
      </w:pPr>
      <w:hyperlink w:anchor="_Toc199624732" w:history="1">
        <w:r w:rsidRPr="007C5A68">
          <w:rPr>
            <w:rStyle w:val="Hiperligao"/>
            <w:noProof/>
          </w:rPr>
          <w:t>3.4</w:t>
        </w:r>
        <w:r>
          <w:rPr>
            <w:rFonts w:asciiTheme="minorHAnsi" w:eastAsiaTheme="minorEastAsia" w:hAnsiTheme="minorHAnsi" w:cstheme="minorBidi"/>
            <w:noProof/>
            <w:kern w:val="2"/>
            <w:lang w:eastAsia="pt-PT"/>
            <w14:ligatures w14:val="standardContextual"/>
          </w:rPr>
          <w:tab/>
        </w:r>
        <w:r w:rsidRPr="007C5A68">
          <w:rPr>
            <w:rStyle w:val="Hiperligao"/>
            <w:noProof/>
          </w:rPr>
          <w:t>Diagrama(s) de casos de uso</w:t>
        </w:r>
        <w:r>
          <w:rPr>
            <w:noProof/>
            <w:webHidden/>
          </w:rPr>
          <w:tab/>
        </w:r>
        <w:r>
          <w:rPr>
            <w:noProof/>
            <w:webHidden/>
          </w:rPr>
          <w:fldChar w:fldCharType="begin"/>
        </w:r>
        <w:r>
          <w:rPr>
            <w:noProof/>
            <w:webHidden/>
          </w:rPr>
          <w:instrText xml:space="preserve"> PAGEREF _Toc199624732 \h </w:instrText>
        </w:r>
        <w:r>
          <w:rPr>
            <w:noProof/>
            <w:webHidden/>
          </w:rPr>
        </w:r>
        <w:r>
          <w:rPr>
            <w:noProof/>
            <w:webHidden/>
          </w:rPr>
          <w:fldChar w:fldCharType="separate"/>
        </w:r>
        <w:r>
          <w:rPr>
            <w:noProof/>
            <w:webHidden/>
          </w:rPr>
          <w:t>55</w:t>
        </w:r>
        <w:r>
          <w:rPr>
            <w:noProof/>
            <w:webHidden/>
          </w:rPr>
          <w:fldChar w:fldCharType="end"/>
        </w:r>
      </w:hyperlink>
    </w:p>
    <w:p w14:paraId="257C04E8" w14:textId="7DB0B534" w:rsidR="00DE1392" w:rsidRDefault="00DE1392">
      <w:pPr>
        <w:pStyle w:val="ndice3"/>
        <w:rPr>
          <w:rFonts w:asciiTheme="minorHAnsi" w:eastAsiaTheme="minorEastAsia" w:hAnsiTheme="minorHAnsi" w:cstheme="minorBidi"/>
          <w:noProof/>
          <w:kern w:val="2"/>
          <w:lang w:eastAsia="pt-PT"/>
          <w14:ligatures w14:val="standardContextual"/>
        </w:rPr>
      </w:pPr>
      <w:hyperlink w:anchor="_Toc199624733" w:history="1">
        <w:r w:rsidRPr="007C5A68">
          <w:rPr>
            <w:rStyle w:val="Hiperligao"/>
            <w:noProof/>
          </w:rPr>
          <w:t>3.4.1</w:t>
        </w:r>
        <w:r>
          <w:rPr>
            <w:rFonts w:asciiTheme="minorHAnsi" w:eastAsiaTheme="minorEastAsia" w:hAnsiTheme="minorHAnsi" w:cstheme="minorBidi"/>
            <w:noProof/>
            <w:kern w:val="2"/>
            <w:lang w:eastAsia="pt-PT"/>
            <w14:ligatures w14:val="standardContextual"/>
          </w:rPr>
          <w:tab/>
        </w:r>
        <w:r w:rsidRPr="007C5A68">
          <w:rPr>
            <w:rStyle w:val="Hiperligao"/>
            <w:noProof/>
          </w:rPr>
          <w:t>Diagrama de casos de uso FrontOffice</w:t>
        </w:r>
        <w:r>
          <w:rPr>
            <w:noProof/>
            <w:webHidden/>
          </w:rPr>
          <w:tab/>
        </w:r>
        <w:r>
          <w:rPr>
            <w:noProof/>
            <w:webHidden/>
          </w:rPr>
          <w:fldChar w:fldCharType="begin"/>
        </w:r>
        <w:r>
          <w:rPr>
            <w:noProof/>
            <w:webHidden/>
          </w:rPr>
          <w:instrText xml:space="preserve"> PAGEREF _Toc199624733 \h </w:instrText>
        </w:r>
        <w:r>
          <w:rPr>
            <w:noProof/>
            <w:webHidden/>
          </w:rPr>
        </w:r>
        <w:r>
          <w:rPr>
            <w:noProof/>
            <w:webHidden/>
          </w:rPr>
          <w:fldChar w:fldCharType="separate"/>
        </w:r>
        <w:r>
          <w:rPr>
            <w:noProof/>
            <w:webHidden/>
          </w:rPr>
          <w:t>55</w:t>
        </w:r>
        <w:r>
          <w:rPr>
            <w:noProof/>
            <w:webHidden/>
          </w:rPr>
          <w:fldChar w:fldCharType="end"/>
        </w:r>
      </w:hyperlink>
    </w:p>
    <w:p w14:paraId="21D4FE0B" w14:textId="07E43353" w:rsidR="00DE1392" w:rsidRDefault="00DE1392">
      <w:pPr>
        <w:pStyle w:val="ndice3"/>
        <w:rPr>
          <w:rFonts w:asciiTheme="minorHAnsi" w:eastAsiaTheme="minorEastAsia" w:hAnsiTheme="minorHAnsi" w:cstheme="minorBidi"/>
          <w:noProof/>
          <w:kern w:val="2"/>
          <w:lang w:eastAsia="pt-PT"/>
          <w14:ligatures w14:val="standardContextual"/>
        </w:rPr>
      </w:pPr>
      <w:hyperlink w:anchor="_Toc199624734" w:history="1">
        <w:r w:rsidRPr="007C5A68">
          <w:rPr>
            <w:rStyle w:val="Hiperligao"/>
            <w:i/>
            <w:noProof/>
          </w:rPr>
          <w:t>3.4.2</w:t>
        </w:r>
        <w:r>
          <w:rPr>
            <w:rFonts w:asciiTheme="minorHAnsi" w:eastAsiaTheme="minorEastAsia" w:hAnsiTheme="minorHAnsi" w:cstheme="minorBidi"/>
            <w:noProof/>
            <w:kern w:val="2"/>
            <w:lang w:eastAsia="pt-PT"/>
            <w14:ligatures w14:val="standardContextual"/>
          </w:rPr>
          <w:tab/>
        </w:r>
        <w:r w:rsidRPr="007C5A68">
          <w:rPr>
            <w:rStyle w:val="Hiperligao"/>
            <w:noProof/>
          </w:rPr>
          <w:t xml:space="preserve">Diagrama de casos de uso </w:t>
        </w:r>
        <w:r w:rsidRPr="007C5A68">
          <w:rPr>
            <w:rStyle w:val="Hiperligao"/>
            <w:i/>
            <w:noProof/>
          </w:rPr>
          <w:t>BackOffice</w:t>
        </w:r>
        <w:r>
          <w:rPr>
            <w:noProof/>
            <w:webHidden/>
          </w:rPr>
          <w:tab/>
        </w:r>
        <w:r>
          <w:rPr>
            <w:noProof/>
            <w:webHidden/>
          </w:rPr>
          <w:fldChar w:fldCharType="begin"/>
        </w:r>
        <w:r>
          <w:rPr>
            <w:noProof/>
            <w:webHidden/>
          </w:rPr>
          <w:instrText xml:space="preserve"> PAGEREF _Toc199624734 \h </w:instrText>
        </w:r>
        <w:r>
          <w:rPr>
            <w:noProof/>
            <w:webHidden/>
          </w:rPr>
        </w:r>
        <w:r>
          <w:rPr>
            <w:noProof/>
            <w:webHidden/>
          </w:rPr>
          <w:fldChar w:fldCharType="separate"/>
        </w:r>
        <w:r>
          <w:rPr>
            <w:noProof/>
            <w:webHidden/>
          </w:rPr>
          <w:t>56</w:t>
        </w:r>
        <w:r>
          <w:rPr>
            <w:noProof/>
            <w:webHidden/>
          </w:rPr>
          <w:fldChar w:fldCharType="end"/>
        </w:r>
      </w:hyperlink>
    </w:p>
    <w:p w14:paraId="0322A399" w14:textId="66828412" w:rsidR="00DE1392" w:rsidRDefault="00DE1392">
      <w:pPr>
        <w:pStyle w:val="ndice2"/>
        <w:tabs>
          <w:tab w:val="left" w:pos="660"/>
        </w:tabs>
        <w:rPr>
          <w:rFonts w:asciiTheme="minorHAnsi" w:eastAsiaTheme="minorEastAsia" w:hAnsiTheme="minorHAnsi" w:cstheme="minorBidi"/>
          <w:noProof/>
          <w:kern w:val="2"/>
          <w:lang w:eastAsia="pt-PT"/>
          <w14:ligatures w14:val="standardContextual"/>
        </w:rPr>
      </w:pPr>
      <w:hyperlink w:anchor="_Toc199624735" w:history="1">
        <w:r w:rsidRPr="007C5A68">
          <w:rPr>
            <w:rStyle w:val="Hiperligao"/>
            <w:noProof/>
          </w:rPr>
          <w:t>3.5</w:t>
        </w:r>
        <w:r>
          <w:rPr>
            <w:rFonts w:asciiTheme="minorHAnsi" w:eastAsiaTheme="minorEastAsia" w:hAnsiTheme="minorHAnsi" w:cstheme="minorBidi"/>
            <w:noProof/>
            <w:kern w:val="2"/>
            <w:lang w:eastAsia="pt-PT"/>
            <w14:ligatures w14:val="standardContextual"/>
          </w:rPr>
          <w:tab/>
        </w:r>
        <w:r w:rsidRPr="007C5A68">
          <w:rPr>
            <w:rStyle w:val="Hiperligao"/>
            <w:noProof/>
          </w:rPr>
          <w:t>Diagrama(s) de modelização do(s) processo(s)</w:t>
        </w:r>
        <w:r>
          <w:rPr>
            <w:noProof/>
            <w:webHidden/>
          </w:rPr>
          <w:tab/>
        </w:r>
        <w:r>
          <w:rPr>
            <w:noProof/>
            <w:webHidden/>
          </w:rPr>
          <w:fldChar w:fldCharType="begin"/>
        </w:r>
        <w:r>
          <w:rPr>
            <w:noProof/>
            <w:webHidden/>
          </w:rPr>
          <w:instrText xml:space="preserve"> PAGEREF _Toc199624735 \h </w:instrText>
        </w:r>
        <w:r>
          <w:rPr>
            <w:noProof/>
            <w:webHidden/>
          </w:rPr>
        </w:r>
        <w:r>
          <w:rPr>
            <w:noProof/>
            <w:webHidden/>
          </w:rPr>
          <w:fldChar w:fldCharType="separate"/>
        </w:r>
        <w:r>
          <w:rPr>
            <w:noProof/>
            <w:webHidden/>
          </w:rPr>
          <w:t>58</w:t>
        </w:r>
        <w:r>
          <w:rPr>
            <w:noProof/>
            <w:webHidden/>
          </w:rPr>
          <w:fldChar w:fldCharType="end"/>
        </w:r>
      </w:hyperlink>
    </w:p>
    <w:p w14:paraId="62EACF84" w14:textId="7FA5D9FC" w:rsidR="00DE1392" w:rsidRDefault="00DE1392">
      <w:pPr>
        <w:pStyle w:val="ndice3"/>
        <w:rPr>
          <w:rFonts w:asciiTheme="minorHAnsi" w:eastAsiaTheme="minorEastAsia" w:hAnsiTheme="minorHAnsi" w:cstheme="minorBidi"/>
          <w:noProof/>
          <w:kern w:val="2"/>
          <w:lang w:eastAsia="pt-PT"/>
          <w14:ligatures w14:val="standardContextual"/>
        </w:rPr>
      </w:pPr>
      <w:hyperlink w:anchor="_Toc199624736" w:history="1">
        <w:r w:rsidRPr="007C5A68">
          <w:rPr>
            <w:rStyle w:val="Hiperligao"/>
            <w:noProof/>
          </w:rPr>
          <w:t>3.5.1</w:t>
        </w:r>
        <w:r>
          <w:rPr>
            <w:rFonts w:asciiTheme="minorHAnsi" w:eastAsiaTheme="minorEastAsia" w:hAnsiTheme="minorHAnsi" w:cstheme="minorBidi"/>
            <w:noProof/>
            <w:kern w:val="2"/>
            <w:lang w:eastAsia="pt-PT"/>
            <w14:ligatures w14:val="standardContextual"/>
          </w:rPr>
          <w:tab/>
        </w:r>
        <w:r w:rsidRPr="007C5A68">
          <w:rPr>
            <w:rStyle w:val="Hiperligao"/>
            <w:noProof/>
          </w:rPr>
          <w:t>Diagrama do processo “Processamento dos Pedidos dos Clientes”</w:t>
        </w:r>
        <w:r>
          <w:rPr>
            <w:noProof/>
            <w:webHidden/>
          </w:rPr>
          <w:tab/>
        </w:r>
        <w:r>
          <w:rPr>
            <w:noProof/>
            <w:webHidden/>
          </w:rPr>
          <w:fldChar w:fldCharType="begin"/>
        </w:r>
        <w:r>
          <w:rPr>
            <w:noProof/>
            <w:webHidden/>
          </w:rPr>
          <w:instrText xml:space="preserve"> PAGEREF _Toc199624736 \h </w:instrText>
        </w:r>
        <w:r>
          <w:rPr>
            <w:noProof/>
            <w:webHidden/>
          </w:rPr>
        </w:r>
        <w:r>
          <w:rPr>
            <w:noProof/>
            <w:webHidden/>
          </w:rPr>
          <w:fldChar w:fldCharType="separate"/>
        </w:r>
        <w:r>
          <w:rPr>
            <w:noProof/>
            <w:webHidden/>
          </w:rPr>
          <w:t>58</w:t>
        </w:r>
        <w:r>
          <w:rPr>
            <w:noProof/>
            <w:webHidden/>
          </w:rPr>
          <w:fldChar w:fldCharType="end"/>
        </w:r>
      </w:hyperlink>
    </w:p>
    <w:p w14:paraId="6527D7DD" w14:textId="20E97246" w:rsidR="00DE1392" w:rsidRDefault="00DE1392">
      <w:pPr>
        <w:pStyle w:val="ndice3"/>
        <w:rPr>
          <w:rFonts w:asciiTheme="minorHAnsi" w:eastAsiaTheme="minorEastAsia" w:hAnsiTheme="minorHAnsi" w:cstheme="minorBidi"/>
          <w:noProof/>
          <w:kern w:val="2"/>
          <w:lang w:eastAsia="pt-PT"/>
          <w14:ligatures w14:val="standardContextual"/>
        </w:rPr>
      </w:pPr>
      <w:hyperlink w:anchor="_Toc199624737" w:history="1">
        <w:r w:rsidRPr="007C5A68">
          <w:rPr>
            <w:rStyle w:val="Hiperligao"/>
            <w:noProof/>
          </w:rPr>
          <w:t>3.5.2</w:t>
        </w:r>
        <w:r>
          <w:rPr>
            <w:rFonts w:asciiTheme="minorHAnsi" w:eastAsiaTheme="minorEastAsia" w:hAnsiTheme="minorHAnsi" w:cstheme="minorBidi"/>
            <w:noProof/>
            <w:kern w:val="2"/>
            <w:lang w:eastAsia="pt-PT"/>
            <w14:ligatures w14:val="standardContextual"/>
          </w:rPr>
          <w:tab/>
        </w:r>
        <w:r w:rsidRPr="007C5A68">
          <w:rPr>
            <w:rStyle w:val="Hiperligao"/>
            <w:noProof/>
          </w:rPr>
          <w:t>Diagrama do processo “Logística e Entrega de Pedidos”</w:t>
        </w:r>
        <w:r>
          <w:rPr>
            <w:noProof/>
            <w:webHidden/>
          </w:rPr>
          <w:tab/>
        </w:r>
        <w:r>
          <w:rPr>
            <w:noProof/>
            <w:webHidden/>
          </w:rPr>
          <w:fldChar w:fldCharType="begin"/>
        </w:r>
        <w:r>
          <w:rPr>
            <w:noProof/>
            <w:webHidden/>
          </w:rPr>
          <w:instrText xml:space="preserve"> PAGEREF _Toc199624737 \h </w:instrText>
        </w:r>
        <w:r>
          <w:rPr>
            <w:noProof/>
            <w:webHidden/>
          </w:rPr>
        </w:r>
        <w:r>
          <w:rPr>
            <w:noProof/>
            <w:webHidden/>
          </w:rPr>
          <w:fldChar w:fldCharType="separate"/>
        </w:r>
        <w:r>
          <w:rPr>
            <w:noProof/>
            <w:webHidden/>
          </w:rPr>
          <w:t>59</w:t>
        </w:r>
        <w:r>
          <w:rPr>
            <w:noProof/>
            <w:webHidden/>
          </w:rPr>
          <w:fldChar w:fldCharType="end"/>
        </w:r>
      </w:hyperlink>
    </w:p>
    <w:p w14:paraId="4491331E" w14:textId="22D2A132" w:rsidR="00DE1392" w:rsidRDefault="00DE1392">
      <w:pPr>
        <w:pStyle w:val="ndice3"/>
        <w:rPr>
          <w:rFonts w:asciiTheme="minorHAnsi" w:eastAsiaTheme="minorEastAsia" w:hAnsiTheme="minorHAnsi" w:cstheme="minorBidi"/>
          <w:noProof/>
          <w:kern w:val="2"/>
          <w:lang w:eastAsia="pt-PT"/>
          <w14:ligatures w14:val="standardContextual"/>
        </w:rPr>
      </w:pPr>
      <w:hyperlink w:anchor="_Toc199624738" w:history="1">
        <w:r w:rsidRPr="007C5A68">
          <w:rPr>
            <w:rStyle w:val="Hiperligao"/>
            <w:noProof/>
          </w:rPr>
          <w:t>3.5.3</w:t>
        </w:r>
        <w:r>
          <w:rPr>
            <w:rFonts w:asciiTheme="minorHAnsi" w:eastAsiaTheme="minorEastAsia" w:hAnsiTheme="minorHAnsi" w:cstheme="minorBidi"/>
            <w:noProof/>
            <w:kern w:val="2"/>
            <w:lang w:eastAsia="pt-PT"/>
            <w14:ligatures w14:val="standardContextual"/>
          </w:rPr>
          <w:tab/>
        </w:r>
        <w:r w:rsidRPr="007C5A68">
          <w:rPr>
            <w:rStyle w:val="Hiperligao"/>
            <w:noProof/>
          </w:rPr>
          <w:t>Diagrama do processo “Gestão de Ocorrências”</w:t>
        </w:r>
        <w:r>
          <w:rPr>
            <w:noProof/>
            <w:webHidden/>
          </w:rPr>
          <w:tab/>
        </w:r>
        <w:r>
          <w:rPr>
            <w:noProof/>
            <w:webHidden/>
          </w:rPr>
          <w:fldChar w:fldCharType="begin"/>
        </w:r>
        <w:r>
          <w:rPr>
            <w:noProof/>
            <w:webHidden/>
          </w:rPr>
          <w:instrText xml:space="preserve"> PAGEREF _Toc199624738 \h </w:instrText>
        </w:r>
        <w:r>
          <w:rPr>
            <w:noProof/>
            <w:webHidden/>
          </w:rPr>
        </w:r>
        <w:r>
          <w:rPr>
            <w:noProof/>
            <w:webHidden/>
          </w:rPr>
          <w:fldChar w:fldCharType="separate"/>
        </w:r>
        <w:r>
          <w:rPr>
            <w:noProof/>
            <w:webHidden/>
          </w:rPr>
          <w:t>60</w:t>
        </w:r>
        <w:r>
          <w:rPr>
            <w:noProof/>
            <w:webHidden/>
          </w:rPr>
          <w:fldChar w:fldCharType="end"/>
        </w:r>
      </w:hyperlink>
    </w:p>
    <w:p w14:paraId="1162ED14" w14:textId="63EFB763" w:rsidR="00DE1392" w:rsidRDefault="00DE1392">
      <w:pPr>
        <w:pStyle w:val="ndice3"/>
        <w:rPr>
          <w:rFonts w:asciiTheme="minorHAnsi" w:eastAsiaTheme="minorEastAsia" w:hAnsiTheme="minorHAnsi" w:cstheme="minorBidi"/>
          <w:noProof/>
          <w:kern w:val="2"/>
          <w:lang w:eastAsia="pt-PT"/>
          <w14:ligatures w14:val="standardContextual"/>
        </w:rPr>
      </w:pPr>
      <w:hyperlink w:anchor="_Toc199624739" w:history="1">
        <w:r w:rsidRPr="007C5A68">
          <w:rPr>
            <w:rStyle w:val="Hiperligao"/>
            <w:noProof/>
          </w:rPr>
          <w:t>3.5.4</w:t>
        </w:r>
        <w:r>
          <w:rPr>
            <w:rFonts w:asciiTheme="minorHAnsi" w:eastAsiaTheme="minorEastAsia" w:hAnsiTheme="minorHAnsi" w:cstheme="minorBidi"/>
            <w:noProof/>
            <w:kern w:val="2"/>
            <w:lang w:eastAsia="pt-PT"/>
            <w14:ligatures w14:val="standardContextual"/>
          </w:rPr>
          <w:tab/>
        </w:r>
        <w:r w:rsidRPr="007C5A68">
          <w:rPr>
            <w:rStyle w:val="Hiperligao"/>
            <w:noProof/>
          </w:rPr>
          <w:t>Diagrama do processo “Gestão de Promoções e Campanhas de Marketing”</w:t>
        </w:r>
        <w:r>
          <w:rPr>
            <w:noProof/>
            <w:webHidden/>
          </w:rPr>
          <w:tab/>
        </w:r>
        <w:r>
          <w:rPr>
            <w:noProof/>
            <w:webHidden/>
          </w:rPr>
          <w:fldChar w:fldCharType="begin"/>
        </w:r>
        <w:r>
          <w:rPr>
            <w:noProof/>
            <w:webHidden/>
          </w:rPr>
          <w:instrText xml:space="preserve"> PAGEREF _Toc199624739 \h </w:instrText>
        </w:r>
        <w:r>
          <w:rPr>
            <w:noProof/>
            <w:webHidden/>
          </w:rPr>
        </w:r>
        <w:r>
          <w:rPr>
            <w:noProof/>
            <w:webHidden/>
          </w:rPr>
          <w:fldChar w:fldCharType="separate"/>
        </w:r>
        <w:r>
          <w:rPr>
            <w:noProof/>
            <w:webHidden/>
          </w:rPr>
          <w:t>61</w:t>
        </w:r>
        <w:r>
          <w:rPr>
            <w:noProof/>
            <w:webHidden/>
          </w:rPr>
          <w:fldChar w:fldCharType="end"/>
        </w:r>
      </w:hyperlink>
    </w:p>
    <w:p w14:paraId="1B2DD051" w14:textId="7454A067" w:rsidR="00DE1392" w:rsidRDefault="00DE1392">
      <w:pPr>
        <w:pStyle w:val="ndice3"/>
        <w:rPr>
          <w:rFonts w:asciiTheme="minorHAnsi" w:eastAsiaTheme="minorEastAsia" w:hAnsiTheme="minorHAnsi" w:cstheme="minorBidi"/>
          <w:noProof/>
          <w:kern w:val="2"/>
          <w:lang w:eastAsia="pt-PT"/>
          <w14:ligatures w14:val="standardContextual"/>
        </w:rPr>
      </w:pPr>
      <w:hyperlink w:anchor="_Toc199624740" w:history="1">
        <w:r w:rsidRPr="007C5A68">
          <w:rPr>
            <w:rStyle w:val="Hiperligao"/>
            <w:noProof/>
          </w:rPr>
          <w:t>3.5.5</w:t>
        </w:r>
        <w:r>
          <w:rPr>
            <w:rFonts w:asciiTheme="minorHAnsi" w:eastAsiaTheme="minorEastAsia" w:hAnsiTheme="minorHAnsi" w:cstheme="minorBidi"/>
            <w:noProof/>
            <w:kern w:val="2"/>
            <w:lang w:eastAsia="pt-PT"/>
            <w14:ligatures w14:val="standardContextual"/>
          </w:rPr>
          <w:tab/>
        </w:r>
        <w:r w:rsidRPr="007C5A68">
          <w:rPr>
            <w:rStyle w:val="Hiperligao"/>
            <w:noProof/>
          </w:rPr>
          <w:t>Diagrama do processo “Gestão de Stocks”</w:t>
        </w:r>
        <w:r>
          <w:rPr>
            <w:noProof/>
            <w:webHidden/>
          </w:rPr>
          <w:tab/>
        </w:r>
        <w:r>
          <w:rPr>
            <w:noProof/>
            <w:webHidden/>
          </w:rPr>
          <w:fldChar w:fldCharType="begin"/>
        </w:r>
        <w:r>
          <w:rPr>
            <w:noProof/>
            <w:webHidden/>
          </w:rPr>
          <w:instrText xml:space="preserve"> PAGEREF _Toc199624740 \h </w:instrText>
        </w:r>
        <w:r>
          <w:rPr>
            <w:noProof/>
            <w:webHidden/>
          </w:rPr>
        </w:r>
        <w:r>
          <w:rPr>
            <w:noProof/>
            <w:webHidden/>
          </w:rPr>
          <w:fldChar w:fldCharType="separate"/>
        </w:r>
        <w:r>
          <w:rPr>
            <w:noProof/>
            <w:webHidden/>
          </w:rPr>
          <w:t>61</w:t>
        </w:r>
        <w:r>
          <w:rPr>
            <w:noProof/>
            <w:webHidden/>
          </w:rPr>
          <w:fldChar w:fldCharType="end"/>
        </w:r>
      </w:hyperlink>
    </w:p>
    <w:p w14:paraId="479D61CE" w14:textId="21330E45" w:rsidR="00DE1392" w:rsidRDefault="00DE1392">
      <w:pPr>
        <w:pStyle w:val="ndice2"/>
        <w:tabs>
          <w:tab w:val="left" w:pos="660"/>
        </w:tabs>
        <w:rPr>
          <w:rFonts w:asciiTheme="minorHAnsi" w:eastAsiaTheme="minorEastAsia" w:hAnsiTheme="minorHAnsi" w:cstheme="minorBidi"/>
          <w:noProof/>
          <w:kern w:val="2"/>
          <w:lang w:eastAsia="pt-PT"/>
          <w14:ligatures w14:val="standardContextual"/>
        </w:rPr>
      </w:pPr>
      <w:hyperlink w:anchor="_Toc199624741" w:history="1">
        <w:r w:rsidRPr="007C5A68">
          <w:rPr>
            <w:rStyle w:val="Hiperligao"/>
            <w:rFonts w:cs="Calibri"/>
            <w:noProof/>
          </w:rPr>
          <w:t>3.6</w:t>
        </w:r>
        <w:r>
          <w:rPr>
            <w:rFonts w:asciiTheme="minorHAnsi" w:eastAsiaTheme="minorEastAsia" w:hAnsiTheme="minorHAnsi" w:cstheme="minorBidi"/>
            <w:noProof/>
            <w:kern w:val="2"/>
            <w:lang w:eastAsia="pt-PT"/>
            <w14:ligatures w14:val="standardContextual"/>
          </w:rPr>
          <w:tab/>
        </w:r>
        <w:r w:rsidRPr="007C5A68">
          <w:rPr>
            <w:rStyle w:val="Hiperligao"/>
            <w:noProof/>
          </w:rPr>
          <w:t>Especificação de requisitos</w:t>
        </w:r>
        <w:r>
          <w:rPr>
            <w:noProof/>
            <w:webHidden/>
          </w:rPr>
          <w:tab/>
        </w:r>
        <w:r>
          <w:rPr>
            <w:noProof/>
            <w:webHidden/>
          </w:rPr>
          <w:fldChar w:fldCharType="begin"/>
        </w:r>
        <w:r>
          <w:rPr>
            <w:noProof/>
            <w:webHidden/>
          </w:rPr>
          <w:instrText xml:space="preserve"> PAGEREF _Toc199624741 \h </w:instrText>
        </w:r>
        <w:r>
          <w:rPr>
            <w:noProof/>
            <w:webHidden/>
          </w:rPr>
        </w:r>
        <w:r>
          <w:rPr>
            <w:noProof/>
            <w:webHidden/>
          </w:rPr>
          <w:fldChar w:fldCharType="separate"/>
        </w:r>
        <w:r>
          <w:rPr>
            <w:noProof/>
            <w:webHidden/>
          </w:rPr>
          <w:t>63</w:t>
        </w:r>
        <w:r>
          <w:rPr>
            <w:noProof/>
            <w:webHidden/>
          </w:rPr>
          <w:fldChar w:fldCharType="end"/>
        </w:r>
      </w:hyperlink>
    </w:p>
    <w:p w14:paraId="7BBE0661" w14:textId="05B09983" w:rsidR="00DE1392" w:rsidRDefault="00DE1392">
      <w:pPr>
        <w:pStyle w:val="ndice3"/>
        <w:rPr>
          <w:rFonts w:asciiTheme="minorHAnsi" w:eastAsiaTheme="minorEastAsia" w:hAnsiTheme="minorHAnsi" w:cstheme="minorBidi"/>
          <w:noProof/>
          <w:kern w:val="2"/>
          <w:lang w:eastAsia="pt-PT"/>
          <w14:ligatures w14:val="standardContextual"/>
        </w:rPr>
      </w:pPr>
      <w:hyperlink w:anchor="_Toc199624742" w:history="1">
        <w:r w:rsidRPr="007C5A68">
          <w:rPr>
            <w:rStyle w:val="Hiperligao"/>
            <w:rFonts w:eastAsia="Calibri" w:cs="Calibri"/>
            <w:i/>
            <w:noProof/>
          </w:rPr>
          <w:t>3.6.1</w:t>
        </w:r>
        <w:r>
          <w:rPr>
            <w:rFonts w:asciiTheme="minorHAnsi" w:eastAsiaTheme="minorEastAsia" w:hAnsiTheme="minorHAnsi" w:cstheme="minorBidi"/>
            <w:noProof/>
            <w:kern w:val="2"/>
            <w:lang w:eastAsia="pt-PT"/>
            <w14:ligatures w14:val="standardContextual"/>
          </w:rPr>
          <w:tab/>
        </w:r>
        <w:r w:rsidRPr="007C5A68">
          <w:rPr>
            <w:rStyle w:val="Hiperligao"/>
            <w:noProof/>
          </w:rPr>
          <w:t>Funcionalidades Online de FrontOffice</w:t>
        </w:r>
        <w:r>
          <w:rPr>
            <w:noProof/>
            <w:webHidden/>
          </w:rPr>
          <w:tab/>
        </w:r>
        <w:r>
          <w:rPr>
            <w:noProof/>
            <w:webHidden/>
          </w:rPr>
          <w:fldChar w:fldCharType="begin"/>
        </w:r>
        <w:r>
          <w:rPr>
            <w:noProof/>
            <w:webHidden/>
          </w:rPr>
          <w:instrText xml:space="preserve"> PAGEREF _Toc199624742 \h </w:instrText>
        </w:r>
        <w:r>
          <w:rPr>
            <w:noProof/>
            <w:webHidden/>
          </w:rPr>
        </w:r>
        <w:r>
          <w:rPr>
            <w:noProof/>
            <w:webHidden/>
          </w:rPr>
          <w:fldChar w:fldCharType="separate"/>
        </w:r>
        <w:r>
          <w:rPr>
            <w:noProof/>
            <w:webHidden/>
          </w:rPr>
          <w:t>63</w:t>
        </w:r>
        <w:r>
          <w:rPr>
            <w:noProof/>
            <w:webHidden/>
          </w:rPr>
          <w:fldChar w:fldCharType="end"/>
        </w:r>
      </w:hyperlink>
    </w:p>
    <w:p w14:paraId="4407C2AE" w14:textId="5348CE99" w:rsidR="00DE1392" w:rsidRDefault="00DE1392">
      <w:pPr>
        <w:pStyle w:val="ndice4"/>
        <w:tabs>
          <w:tab w:val="left" w:pos="1680"/>
          <w:tab w:val="right" w:leader="dot" w:pos="8898"/>
        </w:tabs>
        <w:rPr>
          <w:rFonts w:asciiTheme="minorHAnsi" w:eastAsiaTheme="minorEastAsia" w:hAnsiTheme="minorHAnsi" w:cstheme="minorBidi"/>
          <w:noProof/>
          <w:kern w:val="2"/>
          <w:lang w:eastAsia="pt-PT"/>
          <w14:ligatures w14:val="standardContextual"/>
        </w:rPr>
      </w:pPr>
      <w:hyperlink w:anchor="_Toc199624743" w:history="1">
        <w:r w:rsidRPr="007C5A68">
          <w:rPr>
            <w:rStyle w:val="Hiperligao"/>
            <w:noProof/>
          </w:rPr>
          <w:t>3.6.1.1</w:t>
        </w:r>
        <w:r>
          <w:rPr>
            <w:rFonts w:asciiTheme="minorHAnsi" w:eastAsiaTheme="minorEastAsia" w:hAnsiTheme="minorHAnsi" w:cstheme="minorBidi"/>
            <w:noProof/>
            <w:kern w:val="2"/>
            <w:lang w:eastAsia="pt-PT"/>
            <w14:ligatures w14:val="standardContextual"/>
          </w:rPr>
          <w:tab/>
        </w:r>
        <w:r w:rsidRPr="007C5A68">
          <w:rPr>
            <w:rStyle w:val="Hiperligao"/>
            <w:noProof/>
          </w:rPr>
          <w:t>Funcionalidades da página principal</w:t>
        </w:r>
        <w:r>
          <w:rPr>
            <w:noProof/>
            <w:webHidden/>
          </w:rPr>
          <w:tab/>
        </w:r>
        <w:r>
          <w:rPr>
            <w:noProof/>
            <w:webHidden/>
          </w:rPr>
          <w:fldChar w:fldCharType="begin"/>
        </w:r>
        <w:r>
          <w:rPr>
            <w:noProof/>
            <w:webHidden/>
          </w:rPr>
          <w:instrText xml:space="preserve"> PAGEREF _Toc199624743 \h </w:instrText>
        </w:r>
        <w:r>
          <w:rPr>
            <w:noProof/>
            <w:webHidden/>
          </w:rPr>
        </w:r>
        <w:r>
          <w:rPr>
            <w:noProof/>
            <w:webHidden/>
          </w:rPr>
          <w:fldChar w:fldCharType="separate"/>
        </w:r>
        <w:r>
          <w:rPr>
            <w:noProof/>
            <w:webHidden/>
          </w:rPr>
          <w:t>69</w:t>
        </w:r>
        <w:r>
          <w:rPr>
            <w:noProof/>
            <w:webHidden/>
          </w:rPr>
          <w:fldChar w:fldCharType="end"/>
        </w:r>
      </w:hyperlink>
    </w:p>
    <w:p w14:paraId="78C46865" w14:textId="2C766880" w:rsidR="00DE1392" w:rsidRDefault="00DE1392">
      <w:pPr>
        <w:pStyle w:val="ndice4"/>
        <w:tabs>
          <w:tab w:val="left" w:pos="1680"/>
          <w:tab w:val="right" w:leader="dot" w:pos="8898"/>
        </w:tabs>
        <w:rPr>
          <w:rFonts w:asciiTheme="minorHAnsi" w:eastAsiaTheme="minorEastAsia" w:hAnsiTheme="minorHAnsi" w:cstheme="minorBidi"/>
          <w:noProof/>
          <w:kern w:val="2"/>
          <w:lang w:eastAsia="pt-PT"/>
          <w14:ligatures w14:val="standardContextual"/>
        </w:rPr>
      </w:pPr>
      <w:hyperlink w:anchor="_Toc199624744" w:history="1">
        <w:r w:rsidRPr="007C5A68">
          <w:rPr>
            <w:rStyle w:val="Hiperligao"/>
            <w:noProof/>
          </w:rPr>
          <w:t>3.6.1.2</w:t>
        </w:r>
        <w:r>
          <w:rPr>
            <w:rFonts w:asciiTheme="minorHAnsi" w:eastAsiaTheme="minorEastAsia" w:hAnsiTheme="minorHAnsi" w:cstheme="minorBidi"/>
            <w:noProof/>
            <w:kern w:val="2"/>
            <w:lang w:eastAsia="pt-PT"/>
            <w14:ligatures w14:val="standardContextual"/>
          </w:rPr>
          <w:tab/>
        </w:r>
        <w:r w:rsidRPr="007C5A68">
          <w:rPr>
            <w:rStyle w:val="Hiperligao"/>
            <w:noProof/>
          </w:rPr>
          <w:t>Funcionalidades do catálogo de tipos de vinho</w:t>
        </w:r>
        <w:r>
          <w:rPr>
            <w:noProof/>
            <w:webHidden/>
          </w:rPr>
          <w:tab/>
        </w:r>
        <w:r>
          <w:rPr>
            <w:noProof/>
            <w:webHidden/>
          </w:rPr>
          <w:fldChar w:fldCharType="begin"/>
        </w:r>
        <w:r>
          <w:rPr>
            <w:noProof/>
            <w:webHidden/>
          </w:rPr>
          <w:instrText xml:space="preserve"> PAGEREF _Toc199624744 \h </w:instrText>
        </w:r>
        <w:r>
          <w:rPr>
            <w:noProof/>
            <w:webHidden/>
          </w:rPr>
        </w:r>
        <w:r>
          <w:rPr>
            <w:noProof/>
            <w:webHidden/>
          </w:rPr>
          <w:fldChar w:fldCharType="separate"/>
        </w:r>
        <w:r>
          <w:rPr>
            <w:noProof/>
            <w:webHidden/>
          </w:rPr>
          <w:t>72</w:t>
        </w:r>
        <w:r>
          <w:rPr>
            <w:noProof/>
            <w:webHidden/>
          </w:rPr>
          <w:fldChar w:fldCharType="end"/>
        </w:r>
      </w:hyperlink>
    </w:p>
    <w:p w14:paraId="21E5ED12" w14:textId="24D7DC44" w:rsidR="00DE1392" w:rsidRDefault="00DE1392">
      <w:pPr>
        <w:pStyle w:val="ndice4"/>
        <w:tabs>
          <w:tab w:val="left" w:pos="1680"/>
          <w:tab w:val="right" w:leader="dot" w:pos="8898"/>
        </w:tabs>
        <w:rPr>
          <w:rFonts w:asciiTheme="minorHAnsi" w:eastAsiaTheme="minorEastAsia" w:hAnsiTheme="minorHAnsi" w:cstheme="minorBidi"/>
          <w:noProof/>
          <w:kern w:val="2"/>
          <w:lang w:eastAsia="pt-PT"/>
          <w14:ligatures w14:val="standardContextual"/>
        </w:rPr>
      </w:pPr>
      <w:hyperlink w:anchor="_Toc199624745" w:history="1">
        <w:r w:rsidRPr="007C5A68">
          <w:rPr>
            <w:rStyle w:val="Hiperligao"/>
            <w:noProof/>
          </w:rPr>
          <w:t>3.6.1.3</w:t>
        </w:r>
        <w:r>
          <w:rPr>
            <w:rFonts w:asciiTheme="minorHAnsi" w:eastAsiaTheme="minorEastAsia" w:hAnsiTheme="minorHAnsi" w:cstheme="minorBidi"/>
            <w:noProof/>
            <w:kern w:val="2"/>
            <w:lang w:eastAsia="pt-PT"/>
            <w14:ligatures w14:val="standardContextual"/>
          </w:rPr>
          <w:tab/>
        </w:r>
        <w:r w:rsidRPr="007C5A68">
          <w:rPr>
            <w:rStyle w:val="Hiperligao"/>
            <w:noProof/>
          </w:rPr>
          <w:t>Funcionalidades de Vinho</w:t>
        </w:r>
        <w:r>
          <w:rPr>
            <w:noProof/>
            <w:webHidden/>
          </w:rPr>
          <w:tab/>
        </w:r>
        <w:r>
          <w:rPr>
            <w:noProof/>
            <w:webHidden/>
          </w:rPr>
          <w:fldChar w:fldCharType="begin"/>
        </w:r>
        <w:r>
          <w:rPr>
            <w:noProof/>
            <w:webHidden/>
          </w:rPr>
          <w:instrText xml:space="preserve"> PAGEREF _Toc199624745 \h </w:instrText>
        </w:r>
        <w:r>
          <w:rPr>
            <w:noProof/>
            <w:webHidden/>
          </w:rPr>
        </w:r>
        <w:r>
          <w:rPr>
            <w:noProof/>
            <w:webHidden/>
          </w:rPr>
          <w:fldChar w:fldCharType="separate"/>
        </w:r>
        <w:r>
          <w:rPr>
            <w:noProof/>
            <w:webHidden/>
          </w:rPr>
          <w:t>74</w:t>
        </w:r>
        <w:r>
          <w:rPr>
            <w:noProof/>
            <w:webHidden/>
          </w:rPr>
          <w:fldChar w:fldCharType="end"/>
        </w:r>
      </w:hyperlink>
    </w:p>
    <w:p w14:paraId="0CC4811E" w14:textId="02837A6D" w:rsidR="00DE1392" w:rsidRDefault="00DE1392">
      <w:pPr>
        <w:pStyle w:val="ndice4"/>
        <w:tabs>
          <w:tab w:val="left" w:pos="1680"/>
          <w:tab w:val="right" w:leader="dot" w:pos="8898"/>
        </w:tabs>
        <w:rPr>
          <w:rFonts w:asciiTheme="minorHAnsi" w:eastAsiaTheme="minorEastAsia" w:hAnsiTheme="minorHAnsi" w:cstheme="minorBidi"/>
          <w:noProof/>
          <w:kern w:val="2"/>
          <w:lang w:eastAsia="pt-PT"/>
          <w14:ligatures w14:val="standardContextual"/>
        </w:rPr>
      </w:pPr>
      <w:hyperlink w:anchor="_Toc199624746" w:history="1">
        <w:r w:rsidRPr="007C5A68">
          <w:rPr>
            <w:rStyle w:val="Hiperligao"/>
            <w:noProof/>
          </w:rPr>
          <w:t>3.6.1.4</w:t>
        </w:r>
        <w:r>
          <w:rPr>
            <w:rFonts w:asciiTheme="minorHAnsi" w:eastAsiaTheme="minorEastAsia" w:hAnsiTheme="minorHAnsi" w:cstheme="minorBidi"/>
            <w:noProof/>
            <w:kern w:val="2"/>
            <w:lang w:eastAsia="pt-PT"/>
            <w14:ligatures w14:val="standardContextual"/>
          </w:rPr>
          <w:tab/>
        </w:r>
        <w:r w:rsidRPr="007C5A68">
          <w:rPr>
            <w:rStyle w:val="Hiperligao"/>
            <w:noProof/>
          </w:rPr>
          <w:t>Funcionalidades de Checkout</w:t>
        </w:r>
        <w:r>
          <w:rPr>
            <w:noProof/>
            <w:webHidden/>
          </w:rPr>
          <w:tab/>
        </w:r>
        <w:r>
          <w:rPr>
            <w:noProof/>
            <w:webHidden/>
          </w:rPr>
          <w:fldChar w:fldCharType="begin"/>
        </w:r>
        <w:r>
          <w:rPr>
            <w:noProof/>
            <w:webHidden/>
          </w:rPr>
          <w:instrText xml:space="preserve"> PAGEREF _Toc199624746 \h </w:instrText>
        </w:r>
        <w:r>
          <w:rPr>
            <w:noProof/>
            <w:webHidden/>
          </w:rPr>
        </w:r>
        <w:r>
          <w:rPr>
            <w:noProof/>
            <w:webHidden/>
          </w:rPr>
          <w:fldChar w:fldCharType="separate"/>
        </w:r>
        <w:r>
          <w:rPr>
            <w:noProof/>
            <w:webHidden/>
          </w:rPr>
          <w:t>76</w:t>
        </w:r>
        <w:r>
          <w:rPr>
            <w:noProof/>
            <w:webHidden/>
          </w:rPr>
          <w:fldChar w:fldCharType="end"/>
        </w:r>
      </w:hyperlink>
    </w:p>
    <w:p w14:paraId="699A0A80" w14:textId="074910DA" w:rsidR="00DE1392" w:rsidRDefault="00DE1392">
      <w:pPr>
        <w:pStyle w:val="ndice4"/>
        <w:tabs>
          <w:tab w:val="left" w:pos="1680"/>
          <w:tab w:val="right" w:leader="dot" w:pos="8898"/>
        </w:tabs>
        <w:rPr>
          <w:rFonts w:asciiTheme="minorHAnsi" w:eastAsiaTheme="minorEastAsia" w:hAnsiTheme="minorHAnsi" w:cstheme="minorBidi"/>
          <w:noProof/>
          <w:kern w:val="2"/>
          <w:lang w:eastAsia="pt-PT"/>
          <w14:ligatures w14:val="standardContextual"/>
        </w:rPr>
      </w:pPr>
      <w:hyperlink w:anchor="_Toc199624747" w:history="1">
        <w:r w:rsidRPr="007C5A68">
          <w:rPr>
            <w:rStyle w:val="Hiperligao"/>
            <w:rFonts w:eastAsia="Arial" w:cs="Arial"/>
            <w:noProof/>
          </w:rPr>
          <w:t>3.6.1.5</w:t>
        </w:r>
        <w:r>
          <w:rPr>
            <w:rFonts w:asciiTheme="minorHAnsi" w:eastAsiaTheme="minorEastAsia" w:hAnsiTheme="minorHAnsi" w:cstheme="minorBidi"/>
            <w:noProof/>
            <w:kern w:val="2"/>
            <w:lang w:eastAsia="pt-PT"/>
            <w14:ligatures w14:val="standardContextual"/>
          </w:rPr>
          <w:tab/>
        </w:r>
        <w:r w:rsidRPr="007C5A68">
          <w:rPr>
            <w:rStyle w:val="Hiperligao"/>
            <w:rFonts w:eastAsia="Arial" w:cs="Arial"/>
            <w:noProof/>
          </w:rPr>
          <w:t>Funcionalidades de Conta</w:t>
        </w:r>
        <w:r>
          <w:rPr>
            <w:noProof/>
            <w:webHidden/>
          </w:rPr>
          <w:tab/>
        </w:r>
        <w:r>
          <w:rPr>
            <w:noProof/>
            <w:webHidden/>
          </w:rPr>
          <w:fldChar w:fldCharType="begin"/>
        </w:r>
        <w:r>
          <w:rPr>
            <w:noProof/>
            <w:webHidden/>
          </w:rPr>
          <w:instrText xml:space="preserve"> PAGEREF _Toc199624747 \h </w:instrText>
        </w:r>
        <w:r>
          <w:rPr>
            <w:noProof/>
            <w:webHidden/>
          </w:rPr>
        </w:r>
        <w:r>
          <w:rPr>
            <w:noProof/>
            <w:webHidden/>
          </w:rPr>
          <w:fldChar w:fldCharType="separate"/>
        </w:r>
        <w:r>
          <w:rPr>
            <w:noProof/>
            <w:webHidden/>
          </w:rPr>
          <w:t>78</w:t>
        </w:r>
        <w:r>
          <w:rPr>
            <w:noProof/>
            <w:webHidden/>
          </w:rPr>
          <w:fldChar w:fldCharType="end"/>
        </w:r>
      </w:hyperlink>
    </w:p>
    <w:p w14:paraId="5591CFF4" w14:textId="64E9DEBD" w:rsidR="00DE1392" w:rsidRDefault="00DE1392">
      <w:pPr>
        <w:pStyle w:val="ndice4"/>
        <w:tabs>
          <w:tab w:val="left" w:pos="1680"/>
          <w:tab w:val="right" w:leader="dot" w:pos="8898"/>
        </w:tabs>
        <w:rPr>
          <w:rFonts w:asciiTheme="minorHAnsi" w:eastAsiaTheme="minorEastAsia" w:hAnsiTheme="minorHAnsi" w:cstheme="minorBidi"/>
          <w:noProof/>
          <w:kern w:val="2"/>
          <w:lang w:eastAsia="pt-PT"/>
          <w14:ligatures w14:val="standardContextual"/>
        </w:rPr>
      </w:pPr>
      <w:hyperlink w:anchor="_Toc199624748" w:history="1">
        <w:r w:rsidRPr="007C5A68">
          <w:rPr>
            <w:rStyle w:val="Hiperligao"/>
            <w:noProof/>
          </w:rPr>
          <w:t>3.6.1.6</w:t>
        </w:r>
        <w:r>
          <w:rPr>
            <w:rFonts w:asciiTheme="minorHAnsi" w:eastAsiaTheme="minorEastAsia" w:hAnsiTheme="minorHAnsi" w:cstheme="minorBidi"/>
            <w:noProof/>
            <w:kern w:val="2"/>
            <w:lang w:eastAsia="pt-PT"/>
            <w14:ligatures w14:val="standardContextual"/>
          </w:rPr>
          <w:tab/>
        </w:r>
        <w:r w:rsidRPr="007C5A68">
          <w:rPr>
            <w:rStyle w:val="Hiperligao"/>
            <w:noProof/>
          </w:rPr>
          <w:t>Funcionalidades de Pedidos(usuário não registado)</w:t>
        </w:r>
        <w:r>
          <w:rPr>
            <w:noProof/>
            <w:webHidden/>
          </w:rPr>
          <w:tab/>
        </w:r>
        <w:r>
          <w:rPr>
            <w:noProof/>
            <w:webHidden/>
          </w:rPr>
          <w:fldChar w:fldCharType="begin"/>
        </w:r>
        <w:r>
          <w:rPr>
            <w:noProof/>
            <w:webHidden/>
          </w:rPr>
          <w:instrText xml:space="preserve"> PAGEREF _Toc199624748 \h </w:instrText>
        </w:r>
        <w:r>
          <w:rPr>
            <w:noProof/>
            <w:webHidden/>
          </w:rPr>
        </w:r>
        <w:r>
          <w:rPr>
            <w:noProof/>
            <w:webHidden/>
          </w:rPr>
          <w:fldChar w:fldCharType="separate"/>
        </w:r>
        <w:r>
          <w:rPr>
            <w:noProof/>
            <w:webHidden/>
          </w:rPr>
          <w:t>85</w:t>
        </w:r>
        <w:r>
          <w:rPr>
            <w:noProof/>
            <w:webHidden/>
          </w:rPr>
          <w:fldChar w:fldCharType="end"/>
        </w:r>
      </w:hyperlink>
    </w:p>
    <w:p w14:paraId="55E39C5B" w14:textId="349CE27B" w:rsidR="00DE1392" w:rsidRDefault="00DE1392">
      <w:pPr>
        <w:pStyle w:val="ndice3"/>
        <w:rPr>
          <w:rFonts w:asciiTheme="minorHAnsi" w:eastAsiaTheme="minorEastAsia" w:hAnsiTheme="minorHAnsi" w:cstheme="minorBidi"/>
          <w:noProof/>
          <w:kern w:val="2"/>
          <w:lang w:eastAsia="pt-PT"/>
          <w14:ligatures w14:val="standardContextual"/>
        </w:rPr>
      </w:pPr>
      <w:hyperlink w:anchor="_Toc199624749" w:history="1">
        <w:r w:rsidRPr="007C5A68">
          <w:rPr>
            <w:rStyle w:val="Hiperligao"/>
            <w:noProof/>
          </w:rPr>
          <w:t>3.6.2</w:t>
        </w:r>
        <w:r>
          <w:rPr>
            <w:rFonts w:asciiTheme="minorHAnsi" w:eastAsiaTheme="minorEastAsia" w:hAnsiTheme="minorHAnsi" w:cstheme="minorBidi"/>
            <w:noProof/>
            <w:kern w:val="2"/>
            <w:lang w:eastAsia="pt-PT"/>
            <w14:ligatures w14:val="standardContextual"/>
          </w:rPr>
          <w:tab/>
        </w:r>
        <w:r w:rsidRPr="007C5A68">
          <w:rPr>
            <w:rStyle w:val="Hiperligao"/>
            <w:noProof/>
          </w:rPr>
          <w:t>Funcionalidades Online de BackOffice</w:t>
        </w:r>
        <w:r>
          <w:rPr>
            <w:noProof/>
            <w:webHidden/>
          </w:rPr>
          <w:tab/>
        </w:r>
        <w:r>
          <w:rPr>
            <w:noProof/>
            <w:webHidden/>
          </w:rPr>
          <w:fldChar w:fldCharType="begin"/>
        </w:r>
        <w:r>
          <w:rPr>
            <w:noProof/>
            <w:webHidden/>
          </w:rPr>
          <w:instrText xml:space="preserve"> PAGEREF _Toc199624749 \h </w:instrText>
        </w:r>
        <w:r>
          <w:rPr>
            <w:noProof/>
            <w:webHidden/>
          </w:rPr>
        </w:r>
        <w:r>
          <w:rPr>
            <w:noProof/>
            <w:webHidden/>
          </w:rPr>
          <w:fldChar w:fldCharType="separate"/>
        </w:r>
        <w:r>
          <w:rPr>
            <w:noProof/>
            <w:webHidden/>
          </w:rPr>
          <w:t>87</w:t>
        </w:r>
        <w:r>
          <w:rPr>
            <w:noProof/>
            <w:webHidden/>
          </w:rPr>
          <w:fldChar w:fldCharType="end"/>
        </w:r>
      </w:hyperlink>
    </w:p>
    <w:p w14:paraId="17F22B4C" w14:textId="5BA7DBF0" w:rsidR="00DE1392" w:rsidRDefault="00DE1392">
      <w:pPr>
        <w:pStyle w:val="ndice4"/>
        <w:tabs>
          <w:tab w:val="left" w:pos="1680"/>
          <w:tab w:val="right" w:leader="dot" w:pos="8898"/>
        </w:tabs>
        <w:rPr>
          <w:rFonts w:asciiTheme="minorHAnsi" w:eastAsiaTheme="minorEastAsia" w:hAnsiTheme="minorHAnsi" w:cstheme="minorBidi"/>
          <w:noProof/>
          <w:kern w:val="2"/>
          <w:lang w:eastAsia="pt-PT"/>
          <w14:ligatures w14:val="standardContextual"/>
        </w:rPr>
      </w:pPr>
      <w:hyperlink w:anchor="_Toc199624750" w:history="1">
        <w:r w:rsidRPr="007C5A68">
          <w:rPr>
            <w:rStyle w:val="Hiperligao"/>
            <w:noProof/>
          </w:rPr>
          <w:t>3.6.2.1</w:t>
        </w:r>
        <w:r>
          <w:rPr>
            <w:rFonts w:asciiTheme="minorHAnsi" w:eastAsiaTheme="minorEastAsia" w:hAnsiTheme="minorHAnsi" w:cstheme="minorBidi"/>
            <w:noProof/>
            <w:kern w:val="2"/>
            <w:lang w:eastAsia="pt-PT"/>
            <w14:ligatures w14:val="standardContextual"/>
          </w:rPr>
          <w:tab/>
        </w:r>
        <w:r w:rsidRPr="007C5A68">
          <w:rPr>
            <w:rStyle w:val="Hiperligao"/>
            <w:noProof/>
          </w:rPr>
          <w:t>Funcionalidade Iniciar sessão</w:t>
        </w:r>
        <w:r>
          <w:rPr>
            <w:noProof/>
            <w:webHidden/>
          </w:rPr>
          <w:tab/>
        </w:r>
        <w:r>
          <w:rPr>
            <w:noProof/>
            <w:webHidden/>
          </w:rPr>
          <w:fldChar w:fldCharType="begin"/>
        </w:r>
        <w:r>
          <w:rPr>
            <w:noProof/>
            <w:webHidden/>
          </w:rPr>
          <w:instrText xml:space="preserve"> PAGEREF _Toc199624750 \h </w:instrText>
        </w:r>
        <w:r>
          <w:rPr>
            <w:noProof/>
            <w:webHidden/>
          </w:rPr>
        </w:r>
        <w:r>
          <w:rPr>
            <w:noProof/>
            <w:webHidden/>
          </w:rPr>
          <w:fldChar w:fldCharType="separate"/>
        </w:r>
        <w:r>
          <w:rPr>
            <w:noProof/>
            <w:webHidden/>
          </w:rPr>
          <w:t>93</w:t>
        </w:r>
        <w:r>
          <w:rPr>
            <w:noProof/>
            <w:webHidden/>
          </w:rPr>
          <w:fldChar w:fldCharType="end"/>
        </w:r>
      </w:hyperlink>
    </w:p>
    <w:p w14:paraId="4073CD17" w14:textId="2EC3F6E6" w:rsidR="00DE1392" w:rsidRDefault="00DE1392">
      <w:pPr>
        <w:pStyle w:val="ndice4"/>
        <w:tabs>
          <w:tab w:val="left" w:pos="1680"/>
          <w:tab w:val="right" w:leader="dot" w:pos="8898"/>
        </w:tabs>
        <w:rPr>
          <w:rFonts w:asciiTheme="minorHAnsi" w:eastAsiaTheme="minorEastAsia" w:hAnsiTheme="minorHAnsi" w:cstheme="minorBidi"/>
          <w:noProof/>
          <w:kern w:val="2"/>
          <w:lang w:eastAsia="pt-PT"/>
          <w14:ligatures w14:val="standardContextual"/>
        </w:rPr>
      </w:pPr>
      <w:hyperlink w:anchor="_Toc199624751" w:history="1">
        <w:r w:rsidRPr="007C5A68">
          <w:rPr>
            <w:rStyle w:val="Hiperligao"/>
            <w:noProof/>
          </w:rPr>
          <w:t>3.6.2.2</w:t>
        </w:r>
        <w:r>
          <w:rPr>
            <w:rFonts w:asciiTheme="minorHAnsi" w:eastAsiaTheme="minorEastAsia" w:hAnsiTheme="minorHAnsi" w:cstheme="minorBidi"/>
            <w:noProof/>
            <w:kern w:val="2"/>
            <w:lang w:eastAsia="pt-PT"/>
            <w14:ligatures w14:val="standardContextual"/>
          </w:rPr>
          <w:tab/>
        </w:r>
        <w:r w:rsidRPr="007C5A68">
          <w:rPr>
            <w:rStyle w:val="Hiperligao"/>
            <w:noProof/>
          </w:rPr>
          <w:t>Funcionalidade página principal</w:t>
        </w:r>
        <w:r>
          <w:rPr>
            <w:noProof/>
            <w:webHidden/>
          </w:rPr>
          <w:tab/>
        </w:r>
        <w:r>
          <w:rPr>
            <w:noProof/>
            <w:webHidden/>
          </w:rPr>
          <w:fldChar w:fldCharType="begin"/>
        </w:r>
        <w:r>
          <w:rPr>
            <w:noProof/>
            <w:webHidden/>
          </w:rPr>
          <w:instrText xml:space="preserve"> PAGEREF _Toc199624751 \h </w:instrText>
        </w:r>
        <w:r>
          <w:rPr>
            <w:noProof/>
            <w:webHidden/>
          </w:rPr>
        </w:r>
        <w:r>
          <w:rPr>
            <w:noProof/>
            <w:webHidden/>
          </w:rPr>
          <w:fldChar w:fldCharType="separate"/>
        </w:r>
        <w:r>
          <w:rPr>
            <w:noProof/>
            <w:webHidden/>
          </w:rPr>
          <w:t>94</w:t>
        </w:r>
        <w:r>
          <w:rPr>
            <w:noProof/>
            <w:webHidden/>
          </w:rPr>
          <w:fldChar w:fldCharType="end"/>
        </w:r>
      </w:hyperlink>
    </w:p>
    <w:p w14:paraId="358FB3F6" w14:textId="57C89EB2" w:rsidR="00DE1392" w:rsidRDefault="00DE1392">
      <w:pPr>
        <w:pStyle w:val="ndice4"/>
        <w:tabs>
          <w:tab w:val="left" w:pos="1680"/>
          <w:tab w:val="right" w:leader="dot" w:pos="8898"/>
        </w:tabs>
        <w:rPr>
          <w:rFonts w:asciiTheme="minorHAnsi" w:eastAsiaTheme="minorEastAsia" w:hAnsiTheme="minorHAnsi" w:cstheme="minorBidi"/>
          <w:noProof/>
          <w:kern w:val="2"/>
          <w:lang w:eastAsia="pt-PT"/>
          <w14:ligatures w14:val="standardContextual"/>
        </w:rPr>
      </w:pPr>
      <w:hyperlink w:anchor="_Toc199624752" w:history="1">
        <w:r w:rsidRPr="007C5A68">
          <w:rPr>
            <w:rStyle w:val="Hiperligao"/>
            <w:noProof/>
          </w:rPr>
          <w:t>3.6.2.3</w:t>
        </w:r>
        <w:r>
          <w:rPr>
            <w:rFonts w:asciiTheme="minorHAnsi" w:eastAsiaTheme="minorEastAsia" w:hAnsiTheme="minorHAnsi" w:cstheme="minorBidi"/>
            <w:noProof/>
            <w:kern w:val="2"/>
            <w:lang w:eastAsia="pt-PT"/>
            <w14:ligatures w14:val="standardContextual"/>
          </w:rPr>
          <w:tab/>
        </w:r>
        <w:r w:rsidRPr="007C5A68">
          <w:rPr>
            <w:rStyle w:val="Hiperligao"/>
            <w:noProof/>
          </w:rPr>
          <w:t>Funcionalidade Perfil</w:t>
        </w:r>
        <w:r>
          <w:rPr>
            <w:noProof/>
            <w:webHidden/>
          </w:rPr>
          <w:tab/>
        </w:r>
        <w:r>
          <w:rPr>
            <w:noProof/>
            <w:webHidden/>
          </w:rPr>
          <w:fldChar w:fldCharType="begin"/>
        </w:r>
        <w:r>
          <w:rPr>
            <w:noProof/>
            <w:webHidden/>
          </w:rPr>
          <w:instrText xml:space="preserve"> PAGEREF _Toc199624752 \h </w:instrText>
        </w:r>
        <w:r>
          <w:rPr>
            <w:noProof/>
            <w:webHidden/>
          </w:rPr>
        </w:r>
        <w:r>
          <w:rPr>
            <w:noProof/>
            <w:webHidden/>
          </w:rPr>
          <w:fldChar w:fldCharType="separate"/>
        </w:r>
        <w:r>
          <w:rPr>
            <w:noProof/>
            <w:webHidden/>
          </w:rPr>
          <w:t>95</w:t>
        </w:r>
        <w:r>
          <w:rPr>
            <w:noProof/>
            <w:webHidden/>
          </w:rPr>
          <w:fldChar w:fldCharType="end"/>
        </w:r>
      </w:hyperlink>
    </w:p>
    <w:p w14:paraId="64F7BE94" w14:textId="029614AD" w:rsidR="00DE1392" w:rsidRDefault="00DE1392">
      <w:pPr>
        <w:pStyle w:val="ndice4"/>
        <w:tabs>
          <w:tab w:val="left" w:pos="1680"/>
          <w:tab w:val="right" w:leader="dot" w:pos="8898"/>
        </w:tabs>
        <w:rPr>
          <w:rFonts w:asciiTheme="minorHAnsi" w:eastAsiaTheme="minorEastAsia" w:hAnsiTheme="minorHAnsi" w:cstheme="minorBidi"/>
          <w:noProof/>
          <w:kern w:val="2"/>
          <w:lang w:eastAsia="pt-PT"/>
          <w14:ligatures w14:val="standardContextual"/>
        </w:rPr>
      </w:pPr>
      <w:hyperlink w:anchor="_Toc199624753" w:history="1">
        <w:r w:rsidRPr="007C5A68">
          <w:rPr>
            <w:rStyle w:val="Hiperligao"/>
            <w:noProof/>
          </w:rPr>
          <w:t>3.6.2.4</w:t>
        </w:r>
        <w:r>
          <w:rPr>
            <w:rFonts w:asciiTheme="minorHAnsi" w:eastAsiaTheme="minorEastAsia" w:hAnsiTheme="minorHAnsi" w:cstheme="minorBidi"/>
            <w:noProof/>
            <w:kern w:val="2"/>
            <w:lang w:eastAsia="pt-PT"/>
            <w14:ligatures w14:val="standardContextual"/>
          </w:rPr>
          <w:tab/>
        </w:r>
        <w:r w:rsidRPr="007C5A68">
          <w:rPr>
            <w:rStyle w:val="Hiperligao"/>
            <w:noProof/>
          </w:rPr>
          <w:t>Funcionalidade Stock</w:t>
        </w:r>
        <w:r>
          <w:rPr>
            <w:noProof/>
            <w:webHidden/>
          </w:rPr>
          <w:tab/>
        </w:r>
        <w:r>
          <w:rPr>
            <w:noProof/>
            <w:webHidden/>
          </w:rPr>
          <w:fldChar w:fldCharType="begin"/>
        </w:r>
        <w:r>
          <w:rPr>
            <w:noProof/>
            <w:webHidden/>
          </w:rPr>
          <w:instrText xml:space="preserve"> PAGEREF _Toc199624753 \h </w:instrText>
        </w:r>
        <w:r>
          <w:rPr>
            <w:noProof/>
            <w:webHidden/>
          </w:rPr>
        </w:r>
        <w:r>
          <w:rPr>
            <w:noProof/>
            <w:webHidden/>
          </w:rPr>
          <w:fldChar w:fldCharType="separate"/>
        </w:r>
        <w:r>
          <w:rPr>
            <w:noProof/>
            <w:webHidden/>
          </w:rPr>
          <w:t>96</w:t>
        </w:r>
        <w:r>
          <w:rPr>
            <w:noProof/>
            <w:webHidden/>
          </w:rPr>
          <w:fldChar w:fldCharType="end"/>
        </w:r>
      </w:hyperlink>
    </w:p>
    <w:p w14:paraId="0F572848" w14:textId="69FBBA80" w:rsidR="00DE1392" w:rsidRDefault="00DE1392">
      <w:pPr>
        <w:pStyle w:val="ndice4"/>
        <w:tabs>
          <w:tab w:val="left" w:pos="1680"/>
          <w:tab w:val="right" w:leader="dot" w:pos="8898"/>
        </w:tabs>
        <w:rPr>
          <w:rFonts w:asciiTheme="minorHAnsi" w:eastAsiaTheme="minorEastAsia" w:hAnsiTheme="minorHAnsi" w:cstheme="minorBidi"/>
          <w:noProof/>
          <w:kern w:val="2"/>
          <w:lang w:eastAsia="pt-PT"/>
          <w14:ligatures w14:val="standardContextual"/>
        </w:rPr>
      </w:pPr>
      <w:hyperlink w:anchor="_Toc199624754" w:history="1">
        <w:r w:rsidRPr="007C5A68">
          <w:rPr>
            <w:rStyle w:val="Hiperligao"/>
            <w:noProof/>
          </w:rPr>
          <w:t>3.6.2.5</w:t>
        </w:r>
        <w:r>
          <w:rPr>
            <w:rFonts w:asciiTheme="minorHAnsi" w:eastAsiaTheme="minorEastAsia" w:hAnsiTheme="minorHAnsi" w:cstheme="minorBidi"/>
            <w:noProof/>
            <w:kern w:val="2"/>
            <w:lang w:eastAsia="pt-PT"/>
            <w14:ligatures w14:val="standardContextual"/>
          </w:rPr>
          <w:tab/>
        </w:r>
        <w:r w:rsidRPr="007C5A68">
          <w:rPr>
            <w:rStyle w:val="Hiperligao"/>
            <w:noProof/>
          </w:rPr>
          <w:t>Funcionalidade Expedição</w:t>
        </w:r>
        <w:r>
          <w:rPr>
            <w:noProof/>
            <w:webHidden/>
          </w:rPr>
          <w:tab/>
        </w:r>
        <w:r>
          <w:rPr>
            <w:noProof/>
            <w:webHidden/>
          </w:rPr>
          <w:fldChar w:fldCharType="begin"/>
        </w:r>
        <w:r>
          <w:rPr>
            <w:noProof/>
            <w:webHidden/>
          </w:rPr>
          <w:instrText xml:space="preserve"> PAGEREF _Toc199624754 \h </w:instrText>
        </w:r>
        <w:r>
          <w:rPr>
            <w:noProof/>
            <w:webHidden/>
          </w:rPr>
        </w:r>
        <w:r>
          <w:rPr>
            <w:noProof/>
            <w:webHidden/>
          </w:rPr>
          <w:fldChar w:fldCharType="separate"/>
        </w:r>
        <w:r>
          <w:rPr>
            <w:noProof/>
            <w:webHidden/>
          </w:rPr>
          <w:t>98</w:t>
        </w:r>
        <w:r>
          <w:rPr>
            <w:noProof/>
            <w:webHidden/>
          </w:rPr>
          <w:fldChar w:fldCharType="end"/>
        </w:r>
      </w:hyperlink>
    </w:p>
    <w:p w14:paraId="1DB116F1" w14:textId="6487EA87" w:rsidR="00DE1392" w:rsidRDefault="00DE1392">
      <w:pPr>
        <w:pStyle w:val="ndice4"/>
        <w:tabs>
          <w:tab w:val="left" w:pos="1680"/>
          <w:tab w:val="right" w:leader="dot" w:pos="8898"/>
        </w:tabs>
        <w:rPr>
          <w:rFonts w:asciiTheme="minorHAnsi" w:eastAsiaTheme="minorEastAsia" w:hAnsiTheme="minorHAnsi" w:cstheme="minorBidi"/>
          <w:noProof/>
          <w:kern w:val="2"/>
          <w:lang w:eastAsia="pt-PT"/>
          <w14:ligatures w14:val="standardContextual"/>
        </w:rPr>
      </w:pPr>
      <w:hyperlink w:anchor="_Toc199624755" w:history="1">
        <w:r w:rsidRPr="007C5A68">
          <w:rPr>
            <w:rStyle w:val="Hiperligao"/>
            <w:noProof/>
          </w:rPr>
          <w:t>3.6.2.6</w:t>
        </w:r>
        <w:r>
          <w:rPr>
            <w:rFonts w:asciiTheme="minorHAnsi" w:eastAsiaTheme="minorEastAsia" w:hAnsiTheme="minorHAnsi" w:cstheme="minorBidi"/>
            <w:noProof/>
            <w:kern w:val="2"/>
            <w:lang w:eastAsia="pt-PT"/>
            <w14:ligatures w14:val="standardContextual"/>
          </w:rPr>
          <w:tab/>
        </w:r>
        <w:r w:rsidRPr="007C5A68">
          <w:rPr>
            <w:rStyle w:val="Hiperligao"/>
            <w:noProof/>
          </w:rPr>
          <w:t>Funcionalidade Ocorrências</w:t>
        </w:r>
        <w:r>
          <w:rPr>
            <w:noProof/>
            <w:webHidden/>
          </w:rPr>
          <w:tab/>
        </w:r>
        <w:r>
          <w:rPr>
            <w:noProof/>
            <w:webHidden/>
          </w:rPr>
          <w:fldChar w:fldCharType="begin"/>
        </w:r>
        <w:r>
          <w:rPr>
            <w:noProof/>
            <w:webHidden/>
          </w:rPr>
          <w:instrText xml:space="preserve"> PAGEREF _Toc199624755 \h </w:instrText>
        </w:r>
        <w:r>
          <w:rPr>
            <w:noProof/>
            <w:webHidden/>
          </w:rPr>
        </w:r>
        <w:r>
          <w:rPr>
            <w:noProof/>
            <w:webHidden/>
          </w:rPr>
          <w:fldChar w:fldCharType="separate"/>
        </w:r>
        <w:r>
          <w:rPr>
            <w:noProof/>
            <w:webHidden/>
          </w:rPr>
          <w:t>99</w:t>
        </w:r>
        <w:r>
          <w:rPr>
            <w:noProof/>
            <w:webHidden/>
          </w:rPr>
          <w:fldChar w:fldCharType="end"/>
        </w:r>
      </w:hyperlink>
    </w:p>
    <w:p w14:paraId="2DC9EBA7" w14:textId="10F10700" w:rsidR="00DE1392" w:rsidRDefault="00DE1392">
      <w:pPr>
        <w:pStyle w:val="ndice4"/>
        <w:tabs>
          <w:tab w:val="left" w:pos="1680"/>
          <w:tab w:val="right" w:leader="dot" w:pos="8898"/>
        </w:tabs>
        <w:rPr>
          <w:rFonts w:asciiTheme="minorHAnsi" w:eastAsiaTheme="minorEastAsia" w:hAnsiTheme="minorHAnsi" w:cstheme="minorBidi"/>
          <w:noProof/>
          <w:kern w:val="2"/>
          <w:lang w:eastAsia="pt-PT"/>
          <w14:ligatures w14:val="standardContextual"/>
        </w:rPr>
      </w:pPr>
      <w:hyperlink w:anchor="_Toc199624756" w:history="1">
        <w:r w:rsidRPr="007C5A68">
          <w:rPr>
            <w:rStyle w:val="Hiperligao"/>
            <w:noProof/>
          </w:rPr>
          <w:t>3.6.2.7</w:t>
        </w:r>
        <w:r>
          <w:rPr>
            <w:rFonts w:asciiTheme="minorHAnsi" w:eastAsiaTheme="minorEastAsia" w:hAnsiTheme="minorHAnsi" w:cstheme="minorBidi"/>
            <w:noProof/>
            <w:kern w:val="2"/>
            <w:lang w:eastAsia="pt-PT"/>
            <w14:ligatures w14:val="standardContextual"/>
          </w:rPr>
          <w:tab/>
        </w:r>
        <w:r w:rsidRPr="007C5A68">
          <w:rPr>
            <w:rStyle w:val="Hiperligao"/>
            <w:noProof/>
          </w:rPr>
          <w:t>Funcionalidade Promoções e Campanhas</w:t>
        </w:r>
        <w:r>
          <w:rPr>
            <w:noProof/>
            <w:webHidden/>
          </w:rPr>
          <w:tab/>
        </w:r>
        <w:r>
          <w:rPr>
            <w:noProof/>
            <w:webHidden/>
          </w:rPr>
          <w:fldChar w:fldCharType="begin"/>
        </w:r>
        <w:r>
          <w:rPr>
            <w:noProof/>
            <w:webHidden/>
          </w:rPr>
          <w:instrText xml:space="preserve"> PAGEREF _Toc199624756 \h </w:instrText>
        </w:r>
        <w:r>
          <w:rPr>
            <w:noProof/>
            <w:webHidden/>
          </w:rPr>
        </w:r>
        <w:r>
          <w:rPr>
            <w:noProof/>
            <w:webHidden/>
          </w:rPr>
          <w:fldChar w:fldCharType="separate"/>
        </w:r>
        <w:r>
          <w:rPr>
            <w:noProof/>
            <w:webHidden/>
          </w:rPr>
          <w:t>101</w:t>
        </w:r>
        <w:r>
          <w:rPr>
            <w:noProof/>
            <w:webHidden/>
          </w:rPr>
          <w:fldChar w:fldCharType="end"/>
        </w:r>
      </w:hyperlink>
    </w:p>
    <w:p w14:paraId="36621FD0" w14:textId="513912FD" w:rsidR="00DE1392" w:rsidRDefault="00DE1392">
      <w:pPr>
        <w:pStyle w:val="ndice4"/>
        <w:tabs>
          <w:tab w:val="left" w:pos="1680"/>
          <w:tab w:val="right" w:leader="dot" w:pos="8898"/>
        </w:tabs>
        <w:rPr>
          <w:rFonts w:asciiTheme="minorHAnsi" w:eastAsiaTheme="minorEastAsia" w:hAnsiTheme="minorHAnsi" w:cstheme="minorBidi"/>
          <w:noProof/>
          <w:kern w:val="2"/>
          <w:lang w:eastAsia="pt-PT"/>
          <w14:ligatures w14:val="standardContextual"/>
        </w:rPr>
      </w:pPr>
      <w:hyperlink w:anchor="_Toc199624757" w:history="1">
        <w:r w:rsidRPr="007C5A68">
          <w:rPr>
            <w:rStyle w:val="Hiperligao"/>
            <w:noProof/>
          </w:rPr>
          <w:t>3.6.2.8</w:t>
        </w:r>
        <w:r>
          <w:rPr>
            <w:rFonts w:asciiTheme="minorHAnsi" w:eastAsiaTheme="minorEastAsia" w:hAnsiTheme="minorHAnsi" w:cstheme="minorBidi"/>
            <w:noProof/>
            <w:kern w:val="2"/>
            <w:lang w:eastAsia="pt-PT"/>
            <w14:ligatures w14:val="standardContextual"/>
          </w:rPr>
          <w:tab/>
        </w:r>
        <w:r w:rsidRPr="007C5A68">
          <w:rPr>
            <w:rStyle w:val="Hiperligao"/>
            <w:noProof/>
          </w:rPr>
          <w:t>Funcionalidade Entradas de Armazém</w:t>
        </w:r>
        <w:r>
          <w:rPr>
            <w:noProof/>
            <w:webHidden/>
          </w:rPr>
          <w:tab/>
        </w:r>
        <w:r>
          <w:rPr>
            <w:noProof/>
            <w:webHidden/>
          </w:rPr>
          <w:fldChar w:fldCharType="begin"/>
        </w:r>
        <w:r>
          <w:rPr>
            <w:noProof/>
            <w:webHidden/>
          </w:rPr>
          <w:instrText xml:space="preserve"> PAGEREF _Toc199624757 \h </w:instrText>
        </w:r>
        <w:r>
          <w:rPr>
            <w:noProof/>
            <w:webHidden/>
          </w:rPr>
        </w:r>
        <w:r>
          <w:rPr>
            <w:noProof/>
            <w:webHidden/>
          </w:rPr>
          <w:fldChar w:fldCharType="separate"/>
        </w:r>
        <w:r>
          <w:rPr>
            <w:noProof/>
            <w:webHidden/>
          </w:rPr>
          <w:t>103</w:t>
        </w:r>
        <w:r>
          <w:rPr>
            <w:noProof/>
            <w:webHidden/>
          </w:rPr>
          <w:fldChar w:fldCharType="end"/>
        </w:r>
      </w:hyperlink>
    </w:p>
    <w:p w14:paraId="6D6B469A" w14:textId="6E19E322" w:rsidR="00DE1392" w:rsidRDefault="00DE1392">
      <w:pPr>
        <w:pStyle w:val="ndice4"/>
        <w:tabs>
          <w:tab w:val="left" w:pos="1680"/>
          <w:tab w:val="right" w:leader="dot" w:pos="8898"/>
        </w:tabs>
        <w:rPr>
          <w:rFonts w:asciiTheme="minorHAnsi" w:eastAsiaTheme="minorEastAsia" w:hAnsiTheme="minorHAnsi" w:cstheme="minorBidi"/>
          <w:noProof/>
          <w:kern w:val="2"/>
          <w:lang w:eastAsia="pt-PT"/>
          <w14:ligatures w14:val="standardContextual"/>
        </w:rPr>
      </w:pPr>
      <w:hyperlink w:anchor="_Toc199624758" w:history="1">
        <w:r w:rsidRPr="007C5A68">
          <w:rPr>
            <w:rStyle w:val="Hiperligao"/>
            <w:noProof/>
          </w:rPr>
          <w:t>3.6.2.9</w:t>
        </w:r>
        <w:r>
          <w:rPr>
            <w:rFonts w:asciiTheme="minorHAnsi" w:eastAsiaTheme="minorEastAsia" w:hAnsiTheme="minorHAnsi" w:cstheme="minorBidi"/>
            <w:noProof/>
            <w:kern w:val="2"/>
            <w:lang w:eastAsia="pt-PT"/>
            <w14:ligatures w14:val="standardContextual"/>
          </w:rPr>
          <w:tab/>
        </w:r>
        <w:r w:rsidRPr="007C5A68">
          <w:rPr>
            <w:rStyle w:val="Hiperligao"/>
            <w:noProof/>
          </w:rPr>
          <w:t>Funcionalidade Clientes</w:t>
        </w:r>
        <w:r>
          <w:rPr>
            <w:noProof/>
            <w:webHidden/>
          </w:rPr>
          <w:tab/>
        </w:r>
        <w:r>
          <w:rPr>
            <w:noProof/>
            <w:webHidden/>
          </w:rPr>
          <w:fldChar w:fldCharType="begin"/>
        </w:r>
        <w:r>
          <w:rPr>
            <w:noProof/>
            <w:webHidden/>
          </w:rPr>
          <w:instrText xml:space="preserve"> PAGEREF _Toc199624758 \h </w:instrText>
        </w:r>
        <w:r>
          <w:rPr>
            <w:noProof/>
            <w:webHidden/>
          </w:rPr>
        </w:r>
        <w:r>
          <w:rPr>
            <w:noProof/>
            <w:webHidden/>
          </w:rPr>
          <w:fldChar w:fldCharType="separate"/>
        </w:r>
        <w:r>
          <w:rPr>
            <w:noProof/>
            <w:webHidden/>
          </w:rPr>
          <w:t>105</w:t>
        </w:r>
        <w:r>
          <w:rPr>
            <w:noProof/>
            <w:webHidden/>
          </w:rPr>
          <w:fldChar w:fldCharType="end"/>
        </w:r>
      </w:hyperlink>
    </w:p>
    <w:p w14:paraId="47806C32" w14:textId="128058D5" w:rsidR="00DE1392" w:rsidRDefault="00DE1392">
      <w:pPr>
        <w:pStyle w:val="ndice3"/>
        <w:rPr>
          <w:rFonts w:asciiTheme="minorHAnsi" w:eastAsiaTheme="minorEastAsia" w:hAnsiTheme="minorHAnsi" w:cstheme="minorBidi"/>
          <w:noProof/>
          <w:kern w:val="2"/>
          <w:lang w:eastAsia="pt-PT"/>
          <w14:ligatures w14:val="standardContextual"/>
        </w:rPr>
      </w:pPr>
      <w:hyperlink w:anchor="_Toc199624759" w:history="1">
        <w:r w:rsidRPr="007C5A68">
          <w:rPr>
            <w:rStyle w:val="Hiperligao"/>
            <w:noProof/>
          </w:rPr>
          <w:t>3.6.3</w:t>
        </w:r>
        <w:r>
          <w:rPr>
            <w:rFonts w:asciiTheme="minorHAnsi" w:eastAsiaTheme="minorEastAsia" w:hAnsiTheme="minorHAnsi" w:cstheme="minorBidi"/>
            <w:noProof/>
            <w:kern w:val="2"/>
            <w:lang w:eastAsia="pt-PT"/>
            <w14:ligatures w14:val="standardContextual"/>
          </w:rPr>
          <w:tab/>
        </w:r>
        <w:r w:rsidRPr="007C5A68">
          <w:rPr>
            <w:rStyle w:val="Hiperligao"/>
            <w:noProof/>
          </w:rPr>
          <w:t>Funcionalidades Batch</w:t>
        </w:r>
        <w:r>
          <w:rPr>
            <w:noProof/>
            <w:webHidden/>
          </w:rPr>
          <w:tab/>
        </w:r>
        <w:r>
          <w:rPr>
            <w:noProof/>
            <w:webHidden/>
          </w:rPr>
          <w:fldChar w:fldCharType="begin"/>
        </w:r>
        <w:r>
          <w:rPr>
            <w:noProof/>
            <w:webHidden/>
          </w:rPr>
          <w:instrText xml:space="preserve"> PAGEREF _Toc199624759 \h </w:instrText>
        </w:r>
        <w:r>
          <w:rPr>
            <w:noProof/>
            <w:webHidden/>
          </w:rPr>
        </w:r>
        <w:r>
          <w:rPr>
            <w:noProof/>
            <w:webHidden/>
          </w:rPr>
          <w:fldChar w:fldCharType="separate"/>
        </w:r>
        <w:r>
          <w:rPr>
            <w:noProof/>
            <w:webHidden/>
          </w:rPr>
          <w:t>107</w:t>
        </w:r>
        <w:r>
          <w:rPr>
            <w:noProof/>
            <w:webHidden/>
          </w:rPr>
          <w:fldChar w:fldCharType="end"/>
        </w:r>
      </w:hyperlink>
    </w:p>
    <w:p w14:paraId="24C38385" w14:textId="28914647" w:rsidR="00DE1392" w:rsidRDefault="00DE1392">
      <w:pPr>
        <w:pStyle w:val="ndice2"/>
        <w:tabs>
          <w:tab w:val="left" w:pos="660"/>
        </w:tabs>
        <w:rPr>
          <w:rFonts w:asciiTheme="minorHAnsi" w:eastAsiaTheme="minorEastAsia" w:hAnsiTheme="minorHAnsi" w:cstheme="minorBidi"/>
          <w:noProof/>
          <w:kern w:val="2"/>
          <w:lang w:eastAsia="pt-PT"/>
          <w14:ligatures w14:val="standardContextual"/>
        </w:rPr>
      </w:pPr>
      <w:hyperlink w:anchor="_Toc199624760" w:history="1">
        <w:r w:rsidRPr="007C5A68">
          <w:rPr>
            <w:rStyle w:val="Hiperligao"/>
            <w:noProof/>
          </w:rPr>
          <w:t>3.7</w:t>
        </w:r>
        <w:r>
          <w:rPr>
            <w:rFonts w:asciiTheme="minorHAnsi" w:eastAsiaTheme="minorEastAsia" w:hAnsiTheme="minorHAnsi" w:cstheme="minorBidi"/>
            <w:noProof/>
            <w:kern w:val="2"/>
            <w:lang w:eastAsia="pt-PT"/>
            <w14:ligatures w14:val="standardContextual"/>
          </w:rPr>
          <w:tab/>
        </w:r>
        <w:r w:rsidRPr="007C5A68">
          <w:rPr>
            <w:rStyle w:val="Hiperligao"/>
            <w:noProof/>
          </w:rPr>
          <w:t>Especificação de testes</w:t>
        </w:r>
        <w:r>
          <w:rPr>
            <w:noProof/>
            <w:webHidden/>
          </w:rPr>
          <w:tab/>
        </w:r>
        <w:r>
          <w:rPr>
            <w:noProof/>
            <w:webHidden/>
          </w:rPr>
          <w:fldChar w:fldCharType="begin"/>
        </w:r>
        <w:r>
          <w:rPr>
            <w:noProof/>
            <w:webHidden/>
          </w:rPr>
          <w:instrText xml:space="preserve"> PAGEREF _Toc199624760 \h </w:instrText>
        </w:r>
        <w:r>
          <w:rPr>
            <w:noProof/>
            <w:webHidden/>
          </w:rPr>
        </w:r>
        <w:r>
          <w:rPr>
            <w:noProof/>
            <w:webHidden/>
          </w:rPr>
          <w:fldChar w:fldCharType="separate"/>
        </w:r>
        <w:r>
          <w:rPr>
            <w:noProof/>
            <w:webHidden/>
          </w:rPr>
          <w:t>108</w:t>
        </w:r>
        <w:r>
          <w:rPr>
            <w:noProof/>
            <w:webHidden/>
          </w:rPr>
          <w:fldChar w:fldCharType="end"/>
        </w:r>
      </w:hyperlink>
    </w:p>
    <w:p w14:paraId="7B99587C" w14:textId="7CA50644" w:rsidR="00DE1392" w:rsidRDefault="00DE1392">
      <w:pPr>
        <w:pStyle w:val="ndice3"/>
        <w:rPr>
          <w:rFonts w:asciiTheme="minorHAnsi" w:eastAsiaTheme="minorEastAsia" w:hAnsiTheme="minorHAnsi" w:cstheme="minorBidi"/>
          <w:noProof/>
          <w:kern w:val="2"/>
          <w:lang w:eastAsia="pt-PT"/>
          <w14:ligatures w14:val="standardContextual"/>
        </w:rPr>
      </w:pPr>
      <w:hyperlink w:anchor="_Toc199624761" w:history="1">
        <w:r w:rsidRPr="007C5A68">
          <w:rPr>
            <w:rStyle w:val="Hiperligao"/>
            <w:noProof/>
          </w:rPr>
          <w:t>3.7.1</w:t>
        </w:r>
        <w:r>
          <w:rPr>
            <w:rFonts w:asciiTheme="minorHAnsi" w:eastAsiaTheme="minorEastAsia" w:hAnsiTheme="minorHAnsi" w:cstheme="minorBidi"/>
            <w:noProof/>
            <w:kern w:val="2"/>
            <w:lang w:eastAsia="pt-PT"/>
            <w14:ligatures w14:val="standardContextual"/>
          </w:rPr>
          <w:tab/>
        </w:r>
        <w:r w:rsidRPr="007C5A68">
          <w:rPr>
            <w:rStyle w:val="Hiperligao"/>
            <w:noProof/>
          </w:rPr>
          <w:t>Condições de execução dos testes</w:t>
        </w:r>
        <w:r>
          <w:rPr>
            <w:noProof/>
            <w:webHidden/>
          </w:rPr>
          <w:tab/>
        </w:r>
        <w:r>
          <w:rPr>
            <w:noProof/>
            <w:webHidden/>
          </w:rPr>
          <w:fldChar w:fldCharType="begin"/>
        </w:r>
        <w:r>
          <w:rPr>
            <w:noProof/>
            <w:webHidden/>
          </w:rPr>
          <w:instrText xml:space="preserve"> PAGEREF _Toc199624761 \h </w:instrText>
        </w:r>
        <w:r>
          <w:rPr>
            <w:noProof/>
            <w:webHidden/>
          </w:rPr>
        </w:r>
        <w:r>
          <w:rPr>
            <w:noProof/>
            <w:webHidden/>
          </w:rPr>
          <w:fldChar w:fldCharType="separate"/>
        </w:r>
        <w:r>
          <w:rPr>
            <w:noProof/>
            <w:webHidden/>
          </w:rPr>
          <w:t>108</w:t>
        </w:r>
        <w:r>
          <w:rPr>
            <w:noProof/>
            <w:webHidden/>
          </w:rPr>
          <w:fldChar w:fldCharType="end"/>
        </w:r>
      </w:hyperlink>
    </w:p>
    <w:p w14:paraId="44E47EB7" w14:textId="51CE35D3" w:rsidR="00DE1392" w:rsidRDefault="00DE1392">
      <w:pPr>
        <w:pStyle w:val="ndice3"/>
        <w:rPr>
          <w:rFonts w:asciiTheme="minorHAnsi" w:eastAsiaTheme="minorEastAsia" w:hAnsiTheme="minorHAnsi" w:cstheme="minorBidi"/>
          <w:noProof/>
          <w:kern w:val="2"/>
          <w:lang w:eastAsia="pt-PT"/>
          <w14:ligatures w14:val="standardContextual"/>
        </w:rPr>
      </w:pPr>
      <w:hyperlink w:anchor="_Toc199624762" w:history="1">
        <w:r w:rsidRPr="007C5A68">
          <w:rPr>
            <w:rStyle w:val="Hiperligao"/>
            <w:i/>
            <w:noProof/>
          </w:rPr>
          <w:t>3.7.2</w:t>
        </w:r>
        <w:r>
          <w:rPr>
            <w:rFonts w:asciiTheme="minorHAnsi" w:eastAsiaTheme="minorEastAsia" w:hAnsiTheme="minorHAnsi" w:cstheme="minorBidi"/>
            <w:noProof/>
            <w:kern w:val="2"/>
            <w:lang w:eastAsia="pt-PT"/>
            <w14:ligatures w14:val="standardContextual"/>
          </w:rPr>
          <w:tab/>
        </w:r>
        <w:r w:rsidRPr="007C5A68">
          <w:rPr>
            <w:rStyle w:val="Hiperligao"/>
            <w:noProof/>
          </w:rPr>
          <w:t xml:space="preserve">Especificação dos testes das funcionalidades </w:t>
        </w:r>
        <w:r w:rsidRPr="007C5A68">
          <w:rPr>
            <w:rStyle w:val="Hiperligao"/>
            <w:i/>
            <w:noProof/>
          </w:rPr>
          <w:t>FrontOffice</w:t>
        </w:r>
        <w:r>
          <w:rPr>
            <w:noProof/>
            <w:webHidden/>
          </w:rPr>
          <w:tab/>
        </w:r>
        <w:r>
          <w:rPr>
            <w:noProof/>
            <w:webHidden/>
          </w:rPr>
          <w:fldChar w:fldCharType="begin"/>
        </w:r>
        <w:r>
          <w:rPr>
            <w:noProof/>
            <w:webHidden/>
          </w:rPr>
          <w:instrText xml:space="preserve"> PAGEREF _Toc199624762 \h </w:instrText>
        </w:r>
        <w:r>
          <w:rPr>
            <w:noProof/>
            <w:webHidden/>
          </w:rPr>
        </w:r>
        <w:r>
          <w:rPr>
            <w:noProof/>
            <w:webHidden/>
          </w:rPr>
          <w:fldChar w:fldCharType="separate"/>
        </w:r>
        <w:r>
          <w:rPr>
            <w:noProof/>
            <w:webHidden/>
          </w:rPr>
          <w:t>108</w:t>
        </w:r>
        <w:r>
          <w:rPr>
            <w:noProof/>
            <w:webHidden/>
          </w:rPr>
          <w:fldChar w:fldCharType="end"/>
        </w:r>
      </w:hyperlink>
    </w:p>
    <w:p w14:paraId="0CDDFB17" w14:textId="61986305" w:rsidR="00DE1392" w:rsidRDefault="00DE1392">
      <w:pPr>
        <w:pStyle w:val="ndice4"/>
        <w:tabs>
          <w:tab w:val="left" w:pos="1920"/>
          <w:tab w:val="right" w:leader="dot" w:pos="8898"/>
        </w:tabs>
        <w:rPr>
          <w:rFonts w:asciiTheme="minorHAnsi" w:eastAsiaTheme="minorEastAsia" w:hAnsiTheme="minorHAnsi" w:cstheme="minorBidi"/>
          <w:noProof/>
          <w:kern w:val="2"/>
          <w:lang w:eastAsia="pt-PT"/>
          <w14:ligatures w14:val="standardContextual"/>
        </w:rPr>
      </w:pPr>
      <w:hyperlink w:anchor="_Toc199624763" w:history="1">
        <w:r w:rsidRPr="007C5A68">
          <w:rPr>
            <w:rStyle w:val="Hiperligao"/>
            <w:rFonts w:ascii="Courier New" w:hAnsi="Courier New" w:cs="Courier New"/>
            <w:noProof/>
          </w:rPr>
          <w:t>3.7.2.1</w:t>
        </w:r>
        <w:r>
          <w:rPr>
            <w:rFonts w:asciiTheme="minorHAnsi" w:eastAsiaTheme="minorEastAsia" w:hAnsiTheme="minorHAnsi" w:cstheme="minorBidi"/>
            <w:noProof/>
            <w:kern w:val="2"/>
            <w:lang w:eastAsia="pt-PT"/>
            <w14:ligatures w14:val="standardContextual"/>
          </w:rPr>
          <w:tab/>
        </w:r>
        <w:r w:rsidRPr="007C5A68">
          <w:rPr>
            <w:rStyle w:val="Hiperligao"/>
            <w:noProof/>
          </w:rPr>
          <w:t>Funcionalidade “Encomenda de cliente”</w:t>
        </w:r>
        <w:r>
          <w:rPr>
            <w:noProof/>
            <w:webHidden/>
          </w:rPr>
          <w:tab/>
        </w:r>
        <w:r>
          <w:rPr>
            <w:noProof/>
            <w:webHidden/>
          </w:rPr>
          <w:fldChar w:fldCharType="begin"/>
        </w:r>
        <w:r>
          <w:rPr>
            <w:noProof/>
            <w:webHidden/>
          </w:rPr>
          <w:instrText xml:space="preserve"> PAGEREF _Toc199624763 \h </w:instrText>
        </w:r>
        <w:r>
          <w:rPr>
            <w:noProof/>
            <w:webHidden/>
          </w:rPr>
        </w:r>
        <w:r>
          <w:rPr>
            <w:noProof/>
            <w:webHidden/>
          </w:rPr>
          <w:fldChar w:fldCharType="separate"/>
        </w:r>
        <w:r>
          <w:rPr>
            <w:noProof/>
            <w:webHidden/>
          </w:rPr>
          <w:t>108</w:t>
        </w:r>
        <w:r>
          <w:rPr>
            <w:noProof/>
            <w:webHidden/>
          </w:rPr>
          <w:fldChar w:fldCharType="end"/>
        </w:r>
      </w:hyperlink>
    </w:p>
    <w:p w14:paraId="3AF65535" w14:textId="120EB0D8" w:rsidR="00DE1392" w:rsidRDefault="00DE1392">
      <w:pPr>
        <w:pStyle w:val="ndice4"/>
        <w:tabs>
          <w:tab w:val="left" w:pos="1680"/>
          <w:tab w:val="right" w:leader="dot" w:pos="8898"/>
        </w:tabs>
        <w:rPr>
          <w:rFonts w:asciiTheme="minorHAnsi" w:eastAsiaTheme="minorEastAsia" w:hAnsiTheme="minorHAnsi" w:cstheme="minorBidi"/>
          <w:noProof/>
          <w:kern w:val="2"/>
          <w:lang w:eastAsia="pt-PT"/>
          <w14:ligatures w14:val="standardContextual"/>
        </w:rPr>
      </w:pPr>
      <w:hyperlink w:anchor="_Toc199624764" w:history="1">
        <w:r w:rsidRPr="007C5A68">
          <w:rPr>
            <w:rStyle w:val="Hiperligao"/>
            <w:noProof/>
          </w:rPr>
          <w:t>3.7.2.2</w:t>
        </w:r>
        <w:r>
          <w:rPr>
            <w:rFonts w:asciiTheme="minorHAnsi" w:eastAsiaTheme="minorEastAsia" w:hAnsiTheme="minorHAnsi" w:cstheme="minorBidi"/>
            <w:noProof/>
            <w:kern w:val="2"/>
            <w:lang w:eastAsia="pt-PT"/>
            <w14:ligatures w14:val="standardContextual"/>
          </w:rPr>
          <w:tab/>
        </w:r>
        <w:r w:rsidRPr="007C5A68">
          <w:rPr>
            <w:rStyle w:val="Hiperligao"/>
            <w:noProof/>
          </w:rPr>
          <w:t>Funcionalidade “Ocorrências”</w:t>
        </w:r>
        <w:r>
          <w:rPr>
            <w:noProof/>
            <w:webHidden/>
          </w:rPr>
          <w:tab/>
        </w:r>
        <w:r>
          <w:rPr>
            <w:noProof/>
            <w:webHidden/>
          </w:rPr>
          <w:fldChar w:fldCharType="begin"/>
        </w:r>
        <w:r>
          <w:rPr>
            <w:noProof/>
            <w:webHidden/>
          </w:rPr>
          <w:instrText xml:space="preserve"> PAGEREF _Toc199624764 \h </w:instrText>
        </w:r>
        <w:r>
          <w:rPr>
            <w:noProof/>
            <w:webHidden/>
          </w:rPr>
        </w:r>
        <w:r>
          <w:rPr>
            <w:noProof/>
            <w:webHidden/>
          </w:rPr>
          <w:fldChar w:fldCharType="separate"/>
        </w:r>
        <w:r>
          <w:rPr>
            <w:noProof/>
            <w:webHidden/>
          </w:rPr>
          <w:t>109</w:t>
        </w:r>
        <w:r>
          <w:rPr>
            <w:noProof/>
            <w:webHidden/>
          </w:rPr>
          <w:fldChar w:fldCharType="end"/>
        </w:r>
      </w:hyperlink>
    </w:p>
    <w:p w14:paraId="172FA068" w14:textId="67E8F112" w:rsidR="00DE1392" w:rsidRDefault="00DE1392">
      <w:pPr>
        <w:pStyle w:val="ndice4"/>
        <w:tabs>
          <w:tab w:val="left" w:pos="1680"/>
          <w:tab w:val="right" w:leader="dot" w:pos="8898"/>
        </w:tabs>
        <w:rPr>
          <w:rFonts w:asciiTheme="minorHAnsi" w:eastAsiaTheme="minorEastAsia" w:hAnsiTheme="minorHAnsi" w:cstheme="minorBidi"/>
          <w:noProof/>
          <w:kern w:val="2"/>
          <w:lang w:eastAsia="pt-PT"/>
          <w14:ligatures w14:val="standardContextual"/>
        </w:rPr>
      </w:pPr>
      <w:hyperlink w:anchor="_Toc199624765" w:history="1">
        <w:r w:rsidRPr="007C5A68">
          <w:rPr>
            <w:rStyle w:val="Hiperligao"/>
            <w:noProof/>
          </w:rPr>
          <w:t>3.7.2.3</w:t>
        </w:r>
        <w:r>
          <w:rPr>
            <w:rFonts w:asciiTheme="minorHAnsi" w:eastAsiaTheme="minorEastAsia" w:hAnsiTheme="minorHAnsi" w:cstheme="minorBidi"/>
            <w:noProof/>
            <w:kern w:val="2"/>
            <w:lang w:eastAsia="pt-PT"/>
            <w14:ligatures w14:val="standardContextual"/>
          </w:rPr>
          <w:tab/>
        </w:r>
        <w:r w:rsidRPr="007C5A68">
          <w:rPr>
            <w:rStyle w:val="Hiperligao"/>
            <w:noProof/>
          </w:rPr>
          <w:t>Funcionalidade “Perfil”</w:t>
        </w:r>
        <w:r>
          <w:rPr>
            <w:noProof/>
            <w:webHidden/>
          </w:rPr>
          <w:tab/>
        </w:r>
        <w:r>
          <w:rPr>
            <w:noProof/>
            <w:webHidden/>
          </w:rPr>
          <w:fldChar w:fldCharType="begin"/>
        </w:r>
        <w:r>
          <w:rPr>
            <w:noProof/>
            <w:webHidden/>
          </w:rPr>
          <w:instrText xml:space="preserve"> PAGEREF _Toc199624765 \h </w:instrText>
        </w:r>
        <w:r>
          <w:rPr>
            <w:noProof/>
            <w:webHidden/>
          </w:rPr>
        </w:r>
        <w:r>
          <w:rPr>
            <w:noProof/>
            <w:webHidden/>
          </w:rPr>
          <w:fldChar w:fldCharType="separate"/>
        </w:r>
        <w:r>
          <w:rPr>
            <w:noProof/>
            <w:webHidden/>
          </w:rPr>
          <w:t>109</w:t>
        </w:r>
        <w:r>
          <w:rPr>
            <w:noProof/>
            <w:webHidden/>
          </w:rPr>
          <w:fldChar w:fldCharType="end"/>
        </w:r>
      </w:hyperlink>
    </w:p>
    <w:p w14:paraId="19297A91" w14:textId="5979C624" w:rsidR="00DE1392" w:rsidRDefault="00DE1392">
      <w:pPr>
        <w:pStyle w:val="ndice4"/>
        <w:tabs>
          <w:tab w:val="left" w:pos="1680"/>
          <w:tab w:val="right" w:leader="dot" w:pos="8898"/>
        </w:tabs>
        <w:rPr>
          <w:rFonts w:asciiTheme="minorHAnsi" w:eastAsiaTheme="minorEastAsia" w:hAnsiTheme="minorHAnsi" w:cstheme="minorBidi"/>
          <w:noProof/>
          <w:kern w:val="2"/>
          <w:lang w:eastAsia="pt-PT"/>
          <w14:ligatures w14:val="standardContextual"/>
        </w:rPr>
      </w:pPr>
      <w:hyperlink w:anchor="_Toc199624766" w:history="1">
        <w:r w:rsidRPr="007C5A68">
          <w:rPr>
            <w:rStyle w:val="Hiperligao"/>
            <w:noProof/>
          </w:rPr>
          <w:t>3.7.2.4</w:t>
        </w:r>
        <w:r>
          <w:rPr>
            <w:rFonts w:asciiTheme="minorHAnsi" w:eastAsiaTheme="minorEastAsia" w:hAnsiTheme="minorHAnsi" w:cstheme="minorBidi"/>
            <w:noProof/>
            <w:kern w:val="2"/>
            <w:lang w:eastAsia="pt-PT"/>
            <w14:ligatures w14:val="standardContextual"/>
          </w:rPr>
          <w:tab/>
        </w:r>
        <w:r w:rsidRPr="007C5A68">
          <w:rPr>
            <w:rStyle w:val="Hiperligao"/>
            <w:noProof/>
          </w:rPr>
          <w:t>Funcionalidade “Catálogo”</w:t>
        </w:r>
        <w:r>
          <w:rPr>
            <w:noProof/>
            <w:webHidden/>
          </w:rPr>
          <w:tab/>
        </w:r>
        <w:r>
          <w:rPr>
            <w:noProof/>
            <w:webHidden/>
          </w:rPr>
          <w:fldChar w:fldCharType="begin"/>
        </w:r>
        <w:r>
          <w:rPr>
            <w:noProof/>
            <w:webHidden/>
          </w:rPr>
          <w:instrText xml:space="preserve"> PAGEREF _Toc199624766 \h </w:instrText>
        </w:r>
        <w:r>
          <w:rPr>
            <w:noProof/>
            <w:webHidden/>
          </w:rPr>
        </w:r>
        <w:r>
          <w:rPr>
            <w:noProof/>
            <w:webHidden/>
          </w:rPr>
          <w:fldChar w:fldCharType="separate"/>
        </w:r>
        <w:r>
          <w:rPr>
            <w:noProof/>
            <w:webHidden/>
          </w:rPr>
          <w:t>110</w:t>
        </w:r>
        <w:r>
          <w:rPr>
            <w:noProof/>
            <w:webHidden/>
          </w:rPr>
          <w:fldChar w:fldCharType="end"/>
        </w:r>
      </w:hyperlink>
    </w:p>
    <w:p w14:paraId="674FDCC6" w14:textId="576D642E" w:rsidR="00DE1392" w:rsidRDefault="00DE1392">
      <w:pPr>
        <w:pStyle w:val="ndice3"/>
        <w:rPr>
          <w:rFonts w:asciiTheme="minorHAnsi" w:eastAsiaTheme="minorEastAsia" w:hAnsiTheme="minorHAnsi" w:cstheme="minorBidi"/>
          <w:noProof/>
          <w:kern w:val="2"/>
          <w:lang w:eastAsia="pt-PT"/>
          <w14:ligatures w14:val="standardContextual"/>
        </w:rPr>
      </w:pPr>
      <w:hyperlink w:anchor="_Toc199624767" w:history="1">
        <w:r w:rsidRPr="007C5A68">
          <w:rPr>
            <w:rStyle w:val="Hiperligao"/>
            <w:noProof/>
          </w:rPr>
          <w:t>3.7.3</w:t>
        </w:r>
        <w:r>
          <w:rPr>
            <w:rFonts w:asciiTheme="minorHAnsi" w:eastAsiaTheme="minorEastAsia" w:hAnsiTheme="minorHAnsi" w:cstheme="minorBidi"/>
            <w:noProof/>
            <w:kern w:val="2"/>
            <w:lang w:eastAsia="pt-PT"/>
            <w14:ligatures w14:val="standardContextual"/>
          </w:rPr>
          <w:tab/>
        </w:r>
        <w:r w:rsidRPr="007C5A68">
          <w:rPr>
            <w:rStyle w:val="Hiperligao"/>
            <w:noProof/>
          </w:rPr>
          <w:t xml:space="preserve">Especificação dos testes das funcionalidades </w:t>
        </w:r>
        <w:r w:rsidRPr="007C5A68">
          <w:rPr>
            <w:rStyle w:val="Hiperligao"/>
            <w:i/>
            <w:noProof/>
          </w:rPr>
          <w:t>BackOffice</w:t>
        </w:r>
        <w:r>
          <w:rPr>
            <w:noProof/>
            <w:webHidden/>
          </w:rPr>
          <w:tab/>
        </w:r>
        <w:r>
          <w:rPr>
            <w:noProof/>
            <w:webHidden/>
          </w:rPr>
          <w:fldChar w:fldCharType="begin"/>
        </w:r>
        <w:r>
          <w:rPr>
            <w:noProof/>
            <w:webHidden/>
          </w:rPr>
          <w:instrText xml:space="preserve"> PAGEREF _Toc199624767 \h </w:instrText>
        </w:r>
        <w:r>
          <w:rPr>
            <w:noProof/>
            <w:webHidden/>
          </w:rPr>
        </w:r>
        <w:r>
          <w:rPr>
            <w:noProof/>
            <w:webHidden/>
          </w:rPr>
          <w:fldChar w:fldCharType="separate"/>
        </w:r>
        <w:r>
          <w:rPr>
            <w:noProof/>
            <w:webHidden/>
          </w:rPr>
          <w:t>111</w:t>
        </w:r>
        <w:r>
          <w:rPr>
            <w:noProof/>
            <w:webHidden/>
          </w:rPr>
          <w:fldChar w:fldCharType="end"/>
        </w:r>
      </w:hyperlink>
    </w:p>
    <w:p w14:paraId="7DD5786F" w14:textId="50C74485" w:rsidR="00DE1392" w:rsidRDefault="00DE1392">
      <w:pPr>
        <w:pStyle w:val="ndice4"/>
        <w:tabs>
          <w:tab w:val="left" w:pos="1920"/>
          <w:tab w:val="right" w:leader="dot" w:pos="8898"/>
        </w:tabs>
        <w:rPr>
          <w:rFonts w:asciiTheme="minorHAnsi" w:eastAsiaTheme="minorEastAsia" w:hAnsiTheme="minorHAnsi" w:cstheme="minorBidi"/>
          <w:noProof/>
          <w:kern w:val="2"/>
          <w:lang w:eastAsia="pt-PT"/>
          <w14:ligatures w14:val="standardContextual"/>
        </w:rPr>
      </w:pPr>
      <w:hyperlink w:anchor="_Toc199624768" w:history="1">
        <w:r w:rsidRPr="007C5A68">
          <w:rPr>
            <w:rStyle w:val="Hiperligao"/>
            <w:rFonts w:ascii="Courier New" w:hAnsi="Courier New" w:cs="Courier New"/>
            <w:noProof/>
          </w:rPr>
          <w:t>3.7.3.1</w:t>
        </w:r>
        <w:r>
          <w:rPr>
            <w:rFonts w:asciiTheme="minorHAnsi" w:eastAsiaTheme="minorEastAsia" w:hAnsiTheme="minorHAnsi" w:cstheme="minorBidi"/>
            <w:noProof/>
            <w:kern w:val="2"/>
            <w:lang w:eastAsia="pt-PT"/>
            <w14:ligatures w14:val="standardContextual"/>
          </w:rPr>
          <w:tab/>
        </w:r>
        <w:r w:rsidRPr="007C5A68">
          <w:rPr>
            <w:rStyle w:val="Hiperligao"/>
            <w:noProof/>
          </w:rPr>
          <w:t>Funcionalidade “Campanhas”</w:t>
        </w:r>
        <w:r>
          <w:rPr>
            <w:noProof/>
            <w:webHidden/>
          </w:rPr>
          <w:tab/>
        </w:r>
        <w:r>
          <w:rPr>
            <w:noProof/>
            <w:webHidden/>
          </w:rPr>
          <w:fldChar w:fldCharType="begin"/>
        </w:r>
        <w:r>
          <w:rPr>
            <w:noProof/>
            <w:webHidden/>
          </w:rPr>
          <w:instrText xml:space="preserve"> PAGEREF _Toc199624768 \h </w:instrText>
        </w:r>
        <w:r>
          <w:rPr>
            <w:noProof/>
            <w:webHidden/>
          </w:rPr>
        </w:r>
        <w:r>
          <w:rPr>
            <w:noProof/>
            <w:webHidden/>
          </w:rPr>
          <w:fldChar w:fldCharType="separate"/>
        </w:r>
        <w:r>
          <w:rPr>
            <w:noProof/>
            <w:webHidden/>
          </w:rPr>
          <w:t>111</w:t>
        </w:r>
        <w:r>
          <w:rPr>
            <w:noProof/>
            <w:webHidden/>
          </w:rPr>
          <w:fldChar w:fldCharType="end"/>
        </w:r>
      </w:hyperlink>
    </w:p>
    <w:p w14:paraId="017A38BB" w14:textId="2317B8EF" w:rsidR="00DE1392" w:rsidRDefault="00DE1392">
      <w:pPr>
        <w:pStyle w:val="ndice4"/>
        <w:tabs>
          <w:tab w:val="left" w:pos="1680"/>
          <w:tab w:val="right" w:leader="dot" w:pos="8898"/>
        </w:tabs>
        <w:rPr>
          <w:rFonts w:asciiTheme="minorHAnsi" w:eastAsiaTheme="minorEastAsia" w:hAnsiTheme="minorHAnsi" w:cstheme="minorBidi"/>
          <w:noProof/>
          <w:kern w:val="2"/>
          <w:lang w:eastAsia="pt-PT"/>
          <w14:ligatures w14:val="standardContextual"/>
        </w:rPr>
      </w:pPr>
      <w:hyperlink w:anchor="_Toc199624769" w:history="1">
        <w:r w:rsidRPr="007C5A68">
          <w:rPr>
            <w:rStyle w:val="Hiperligao"/>
            <w:noProof/>
          </w:rPr>
          <w:t>3.7.3.2</w:t>
        </w:r>
        <w:r>
          <w:rPr>
            <w:rFonts w:asciiTheme="minorHAnsi" w:eastAsiaTheme="minorEastAsia" w:hAnsiTheme="minorHAnsi" w:cstheme="minorBidi"/>
            <w:noProof/>
            <w:kern w:val="2"/>
            <w:lang w:eastAsia="pt-PT"/>
            <w14:ligatures w14:val="standardContextual"/>
          </w:rPr>
          <w:tab/>
        </w:r>
        <w:r w:rsidRPr="007C5A68">
          <w:rPr>
            <w:rStyle w:val="Hiperligao"/>
            <w:noProof/>
          </w:rPr>
          <w:t>Funcionalidade “Stocks”</w:t>
        </w:r>
        <w:r>
          <w:rPr>
            <w:noProof/>
            <w:webHidden/>
          </w:rPr>
          <w:tab/>
        </w:r>
        <w:r>
          <w:rPr>
            <w:noProof/>
            <w:webHidden/>
          </w:rPr>
          <w:fldChar w:fldCharType="begin"/>
        </w:r>
        <w:r>
          <w:rPr>
            <w:noProof/>
            <w:webHidden/>
          </w:rPr>
          <w:instrText xml:space="preserve"> PAGEREF _Toc199624769 \h </w:instrText>
        </w:r>
        <w:r>
          <w:rPr>
            <w:noProof/>
            <w:webHidden/>
          </w:rPr>
        </w:r>
        <w:r>
          <w:rPr>
            <w:noProof/>
            <w:webHidden/>
          </w:rPr>
          <w:fldChar w:fldCharType="separate"/>
        </w:r>
        <w:r>
          <w:rPr>
            <w:noProof/>
            <w:webHidden/>
          </w:rPr>
          <w:t>113</w:t>
        </w:r>
        <w:r>
          <w:rPr>
            <w:noProof/>
            <w:webHidden/>
          </w:rPr>
          <w:fldChar w:fldCharType="end"/>
        </w:r>
      </w:hyperlink>
    </w:p>
    <w:p w14:paraId="48DF21E5" w14:textId="216DFC81" w:rsidR="00DE1392" w:rsidRDefault="00DE1392">
      <w:pPr>
        <w:pStyle w:val="ndice4"/>
        <w:tabs>
          <w:tab w:val="left" w:pos="1920"/>
          <w:tab w:val="right" w:leader="dot" w:pos="8898"/>
        </w:tabs>
        <w:rPr>
          <w:rFonts w:asciiTheme="minorHAnsi" w:eastAsiaTheme="minorEastAsia" w:hAnsiTheme="minorHAnsi" w:cstheme="minorBidi"/>
          <w:noProof/>
          <w:kern w:val="2"/>
          <w:lang w:eastAsia="pt-PT"/>
          <w14:ligatures w14:val="standardContextual"/>
        </w:rPr>
      </w:pPr>
      <w:hyperlink w:anchor="_Toc199624770" w:history="1">
        <w:r w:rsidRPr="007C5A68">
          <w:rPr>
            <w:rStyle w:val="Hiperligao"/>
            <w:rFonts w:ascii="Courier New" w:hAnsi="Courier New" w:cs="Courier New"/>
            <w:noProof/>
          </w:rPr>
          <w:t>3.7.3.3</w:t>
        </w:r>
        <w:r>
          <w:rPr>
            <w:rFonts w:asciiTheme="minorHAnsi" w:eastAsiaTheme="minorEastAsia" w:hAnsiTheme="minorHAnsi" w:cstheme="minorBidi"/>
            <w:noProof/>
            <w:kern w:val="2"/>
            <w:lang w:eastAsia="pt-PT"/>
            <w14:ligatures w14:val="standardContextual"/>
          </w:rPr>
          <w:tab/>
        </w:r>
        <w:r w:rsidRPr="007C5A68">
          <w:rPr>
            <w:rStyle w:val="Hiperligao"/>
            <w:noProof/>
          </w:rPr>
          <w:t>Funcionalidade “Análise de Ocorrências”</w:t>
        </w:r>
        <w:r>
          <w:rPr>
            <w:noProof/>
            <w:webHidden/>
          </w:rPr>
          <w:tab/>
        </w:r>
        <w:r>
          <w:rPr>
            <w:noProof/>
            <w:webHidden/>
          </w:rPr>
          <w:fldChar w:fldCharType="begin"/>
        </w:r>
        <w:r>
          <w:rPr>
            <w:noProof/>
            <w:webHidden/>
          </w:rPr>
          <w:instrText xml:space="preserve"> PAGEREF _Toc199624770 \h </w:instrText>
        </w:r>
        <w:r>
          <w:rPr>
            <w:noProof/>
            <w:webHidden/>
          </w:rPr>
        </w:r>
        <w:r>
          <w:rPr>
            <w:noProof/>
            <w:webHidden/>
          </w:rPr>
          <w:fldChar w:fldCharType="separate"/>
        </w:r>
        <w:r>
          <w:rPr>
            <w:noProof/>
            <w:webHidden/>
          </w:rPr>
          <w:t>113</w:t>
        </w:r>
        <w:r>
          <w:rPr>
            <w:noProof/>
            <w:webHidden/>
          </w:rPr>
          <w:fldChar w:fldCharType="end"/>
        </w:r>
      </w:hyperlink>
    </w:p>
    <w:p w14:paraId="33241E5E" w14:textId="48CC61EB" w:rsidR="00DE1392" w:rsidRDefault="00DE1392">
      <w:pPr>
        <w:pStyle w:val="ndice4"/>
        <w:tabs>
          <w:tab w:val="left" w:pos="1920"/>
          <w:tab w:val="right" w:leader="dot" w:pos="8898"/>
        </w:tabs>
        <w:rPr>
          <w:rFonts w:asciiTheme="minorHAnsi" w:eastAsiaTheme="minorEastAsia" w:hAnsiTheme="minorHAnsi" w:cstheme="minorBidi"/>
          <w:noProof/>
          <w:kern w:val="2"/>
          <w:lang w:eastAsia="pt-PT"/>
          <w14:ligatures w14:val="standardContextual"/>
        </w:rPr>
      </w:pPr>
      <w:hyperlink w:anchor="_Toc199624771" w:history="1">
        <w:r w:rsidRPr="007C5A68">
          <w:rPr>
            <w:rStyle w:val="Hiperligao"/>
            <w:rFonts w:ascii="Courier New" w:hAnsi="Courier New" w:cs="Courier New"/>
            <w:noProof/>
          </w:rPr>
          <w:t>3.7.3.4</w:t>
        </w:r>
        <w:r>
          <w:rPr>
            <w:rFonts w:asciiTheme="minorHAnsi" w:eastAsiaTheme="minorEastAsia" w:hAnsiTheme="minorHAnsi" w:cstheme="minorBidi"/>
            <w:noProof/>
            <w:kern w:val="2"/>
            <w:lang w:eastAsia="pt-PT"/>
            <w14:ligatures w14:val="standardContextual"/>
          </w:rPr>
          <w:tab/>
        </w:r>
        <w:r w:rsidRPr="007C5A68">
          <w:rPr>
            <w:rStyle w:val="Hiperligao"/>
            <w:noProof/>
          </w:rPr>
          <w:t>Funcionalidade “Expedição”</w:t>
        </w:r>
        <w:r>
          <w:rPr>
            <w:noProof/>
            <w:webHidden/>
          </w:rPr>
          <w:tab/>
        </w:r>
        <w:r>
          <w:rPr>
            <w:noProof/>
            <w:webHidden/>
          </w:rPr>
          <w:fldChar w:fldCharType="begin"/>
        </w:r>
        <w:r>
          <w:rPr>
            <w:noProof/>
            <w:webHidden/>
          </w:rPr>
          <w:instrText xml:space="preserve"> PAGEREF _Toc199624771 \h </w:instrText>
        </w:r>
        <w:r>
          <w:rPr>
            <w:noProof/>
            <w:webHidden/>
          </w:rPr>
        </w:r>
        <w:r>
          <w:rPr>
            <w:noProof/>
            <w:webHidden/>
          </w:rPr>
          <w:fldChar w:fldCharType="separate"/>
        </w:r>
        <w:r>
          <w:rPr>
            <w:noProof/>
            <w:webHidden/>
          </w:rPr>
          <w:t>114</w:t>
        </w:r>
        <w:r>
          <w:rPr>
            <w:noProof/>
            <w:webHidden/>
          </w:rPr>
          <w:fldChar w:fldCharType="end"/>
        </w:r>
      </w:hyperlink>
    </w:p>
    <w:p w14:paraId="0BADC8BB" w14:textId="56575EE6" w:rsidR="00DE1392" w:rsidRDefault="00DE1392">
      <w:pPr>
        <w:pStyle w:val="ndice4"/>
        <w:tabs>
          <w:tab w:val="left" w:pos="1920"/>
          <w:tab w:val="right" w:leader="dot" w:pos="8898"/>
        </w:tabs>
        <w:rPr>
          <w:rFonts w:asciiTheme="minorHAnsi" w:eastAsiaTheme="minorEastAsia" w:hAnsiTheme="minorHAnsi" w:cstheme="minorBidi"/>
          <w:noProof/>
          <w:kern w:val="2"/>
          <w:lang w:eastAsia="pt-PT"/>
          <w14:ligatures w14:val="standardContextual"/>
        </w:rPr>
      </w:pPr>
      <w:hyperlink w:anchor="_Toc199624772" w:history="1">
        <w:r w:rsidRPr="007C5A68">
          <w:rPr>
            <w:rStyle w:val="Hiperligao"/>
            <w:rFonts w:ascii="Courier New" w:hAnsi="Courier New" w:cs="Courier New"/>
            <w:noProof/>
          </w:rPr>
          <w:t>3.7.3.5</w:t>
        </w:r>
        <w:r>
          <w:rPr>
            <w:rFonts w:asciiTheme="minorHAnsi" w:eastAsiaTheme="minorEastAsia" w:hAnsiTheme="minorHAnsi" w:cstheme="minorBidi"/>
            <w:noProof/>
            <w:kern w:val="2"/>
            <w:lang w:eastAsia="pt-PT"/>
            <w14:ligatures w14:val="standardContextual"/>
          </w:rPr>
          <w:tab/>
        </w:r>
        <w:r w:rsidRPr="007C5A68">
          <w:rPr>
            <w:rStyle w:val="Hiperligao"/>
            <w:noProof/>
          </w:rPr>
          <w:t>Funcionalidade “Clientes”</w:t>
        </w:r>
        <w:r>
          <w:rPr>
            <w:noProof/>
            <w:webHidden/>
          </w:rPr>
          <w:tab/>
        </w:r>
        <w:r>
          <w:rPr>
            <w:noProof/>
            <w:webHidden/>
          </w:rPr>
          <w:fldChar w:fldCharType="begin"/>
        </w:r>
        <w:r>
          <w:rPr>
            <w:noProof/>
            <w:webHidden/>
          </w:rPr>
          <w:instrText xml:space="preserve"> PAGEREF _Toc199624772 \h </w:instrText>
        </w:r>
        <w:r>
          <w:rPr>
            <w:noProof/>
            <w:webHidden/>
          </w:rPr>
        </w:r>
        <w:r>
          <w:rPr>
            <w:noProof/>
            <w:webHidden/>
          </w:rPr>
          <w:fldChar w:fldCharType="separate"/>
        </w:r>
        <w:r>
          <w:rPr>
            <w:noProof/>
            <w:webHidden/>
          </w:rPr>
          <w:t>115</w:t>
        </w:r>
        <w:r>
          <w:rPr>
            <w:noProof/>
            <w:webHidden/>
          </w:rPr>
          <w:fldChar w:fldCharType="end"/>
        </w:r>
      </w:hyperlink>
    </w:p>
    <w:p w14:paraId="24FA537A" w14:textId="1DF37955" w:rsidR="00DE1392" w:rsidRDefault="00DE1392">
      <w:pPr>
        <w:pStyle w:val="ndice4"/>
        <w:tabs>
          <w:tab w:val="left" w:pos="1680"/>
          <w:tab w:val="right" w:leader="dot" w:pos="8898"/>
        </w:tabs>
        <w:rPr>
          <w:rFonts w:asciiTheme="minorHAnsi" w:eastAsiaTheme="minorEastAsia" w:hAnsiTheme="minorHAnsi" w:cstheme="minorBidi"/>
          <w:noProof/>
          <w:kern w:val="2"/>
          <w:lang w:eastAsia="pt-PT"/>
          <w14:ligatures w14:val="standardContextual"/>
        </w:rPr>
      </w:pPr>
      <w:hyperlink w:anchor="_Toc199624773" w:history="1">
        <w:r w:rsidRPr="007C5A68">
          <w:rPr>
            <w:rStyle w:val="Hiperligao"/>
            <w:noProof/>
          </w:rPr>
          <w:t>3.7.3.6</w:t>
        </w:r>
        <w:r>
          <w:rPr>
            <w:rFonts w:asciiTheme="minorHAnsi" w:eastAsiaTheme="minorEastAsia" w:hAnsiTheme="minorHAnsi" w:cstheme="minorBidi"/>
            <w:noProof/>
            <w:kern w:val="2"/>
            <w:lang w:eastAsia="pt-PT"/>
            <w14:ligatures w14:val="standardContextual"/>
          </w:rPr>
          <w:tab/>
        </w:r>
        <w:r w:rsidRPr="007C5A68">
          <w:rPr>
            <w:rStyle w:val="Hiperligao"/>
            <w:noProof/>
          </w:rPr>
          <w:t>Funcionalidade “Entradas de Armazém"</w:t>
        </w:r>
        <w:r>
          <w:rPr>
            <w:noProof/>
            <w:webHidden/>
          </w:rPr>
          <w:tab/>
        </w:r>
        <w:r>
          <w:rPr>
            <w:noProof/>
            <w:webHidden/>
          </w:rPr>
          <w:fldChar w:fldCharType="begin"/>
        </w:r>
        <w:r>
          <w:rPr>
            <w:noProof/>
            <w:webHidden/>
          </w:rPr>
          <w:instrText xml:space="preserve"> PAGEREF _Toc199624773 \h </w:instrText>
        </w:r>
        <w:r>
          <w:rPr>
            <w:noProof/>
            <w:webHidden/>
          </w:rPr>
        </w:r>
        <w:r>
          <w:rPr>
            <w:noProof/>
            <w:webHidden/>
          </w:rPr>
          <w:fldChar w:fldCharType="separate"/>
        </w:r>
        <w:r>
          <w:rPr>
            <w:noProof/>
            <w:webHidden/>
          </w:rPr>
          <w:t>115</w:t>
        </w:r>
        <w:r>
          <w:rPr>
            <w:noProof/>
            <w:webHidden/>
          </w:rPr>
          <w:fldChar w:fldCharType="end"/>
        </w:r>
      </w:hyperlink>
    </w:p>
    <w:p w14:paraId="326122DF" w14:textId="2C0B2665" w:rsidR="00DE1392" w:rsidRDefault="00DE1392">
      <w:pPr>
        <w:pStyle w:val="ndice3"/>
        <w:rPr>
          <w:rFonts w:asciiTheme="minorHAnsi" w:eastAsiaTheme="minorEastAsia" w:hAnsiTheme="minorHAnsi" w:cstheme="minorBidi"/>
          <w:noProof/>
          <w:kern w:val="2"/>
          <w:lang w:eastAsia="pt-PT"/>
          <w14:ligatures w14:val="standardContextual"/>
        </w:rPr>
      </w:pPr>
      <w:hyperlink w:anchor="_Toc199624774" w:history="1">
        <w:r w:rsidRPr="007C5A68">
          <w:rPr>
            <w:rStyle w:val="Hiperligao"/>
            <w:i/>
            <w:noProof/>
          </w:rPr>
          <w:t>3.7.4</w:t>
        </w:r>
        <w:r>
          <w:rPr>
            <w:rFonts w:asciiTheme="minorHAnsi" w:eastAsiaTheme="minorEastAsia" w:hAnsiTheme="minorHAnsi" w:cstheme="minorBidi"/>
            <w:noProof/>
            <w:kern w:val="2"/>
            <w:lang w:eastAsia="pt-PT"/>
            <w14:ligatures w14:val="standardContextual"/>
          </w:rPr>
          <w:tab/>
        </w:r>
        <w:r w:rsidRPr="007C5A68">
          <w:rPr>
            <w:rStyle w:val="Hiperligao"/>
            <w:noProof/>
          </w:rPr>
          <w:t xml:space="preserve">Especificação dos testes das funcionalidades </w:t>
        </w:r>
        <w:r w:rsidRPr="007C5A68">
          <w:rPr>
            <w:rStyle w:val="Hiperligao"/>
            <w:i/>
            <w:noProof/>
          </w:rPr>
          <w:t>Batch</w:t>
        </w:r>
        <w:r>
          <w:rPr>
            <w:noProof/>
            <w:webHidden/>
          </w:rPr>
          <w:tab/>
        </w:r>
        <w:r>
          <w:rPr>
            <w:noProof/>
            <w:webHidden/>
          </w:rPr>
          <w:fldChar w:fldCharType="begin"/>
        </w:r>
        <w:r>
          <w:rPr>
            <w:noProof/>
            <w:webHidden/>
          </w:rPr>
          <w:instrText xml:space="preserve"> PAGEREF _Toc199624774 \h </w:instrText>
        </w:r>
        <w:r>
          <w:rPr>
            <w:noProof/>
            <w:webHidden/>
          </w:rPr>
        </w:r>
        <w:r>
          <w:rPr>
            <w:noProof/>
            <w:webHidden/>
          </w:rPr>
          <w:fldChar w:fldCharType="separate"/>
        </w:r>
        <w:r>
          <w:rPr>
            <w:noProof/>
            <w:webHidden/>
          </w:rPr>
          <w:t>116</w:t>
        </w:r>
        <w:r>
          <w:rPr>
            <w:noProof/>
            <w:webHidden/>
          </w:rPr>
          <w:fldChar w:fldCharType="end"/>
        </w:r>
      </w:hyperlink>
    </w:p>
    <w:p w14:paraId="53839DA7" w14:textId="18DF7AE9" w:rsidR="00DE1392" w:rsidRDefault="00DE1392">
      <w:pPr>
        <w:pStyle w:val="ndice1"/>
        <w:rPr>
          <w:rFonts w:asciiTheme="minorHAnsi" w:eastAsiaTheme="minorEastAsia" w:hAnsiTheme="minorHAnsi" w:cstheme="minorBidi"/>
          <w:noProof/>
          <w:kern w:val="2"/>
          <w:lang w:eastAsia="pt-PT"/>
          <w14:ligatures w14:val="standardContextual"/>
        </w:rPr>
      </w:pPr>
      <w:hyperlink w:anchor="_Toc199624775" w:history="1">
        <w:r w:rsidRPr="007C5A68">
          <w:rPr>
            <w:rStyle w:val="Hiperligao"/>
            <w:noProof/>
          </w:rPr>
          <w:t>4</w:t>
        </w:r>
        <w:r>
          <w:rPr>
            <w:rFonts w:asciiTheme="minorHAnsi" w:eastAsiaTheme="minorEastAsia" w:hAnsiTheme="minorHAnsi" w:cstheme="minorBidi"/>
            <w:noProof/>
            <w:kern w:val="2"/>
            <w:lang w:eastAsia="pt-PT"/>
            <w14:ligatures w14:val="standardContextual"/>
          </w:rPr>
          <w:tab/>
        </w:r>
        <w:r w:rsidRPr="007C5A68">
          <w:rPr>
            <w:rStyle w:val="Hiperligao"/>
            <w:noProof/>
          </w:rPr>
          <w:t>Fase 2 - Apreciação crítica da conceção da solução</w:t>
        </w:r>
        <w:r>
          <w:rPr>
            <w:noProof/>
            <w:webHidden/>
          </w:rPr>
          <w:tab/>
        </w:r>
        <w:r>
          <w:rPr>
            <w:noProof/>
            <w:webHidden/>
          </w:rPr>
          <w:fldChar w:fldCharType="begin"/>
        </w:r>
        <w:r>
          <w:rPr>
            <w:noProof/>
            <w:webHidden/>
          </w:rPr>
          <w:instrText xml:space="preserve"> PAGEREF _Toc199624775 \h </w:instrText>
        </w:r>
        <w:r>
          <w:rPr>
            <w:noProof/>
            <w:webHidden/>
          </w:rPr>
        </w:r>
        <w:r>
          <w:rPr>
            <w:noProof/>
            <w:webHidden/>
          </w:rPr>
          <w:fldChar w:fldCharType="separate"/>
        </w:r>
        <w:r>
          <w:rPr>
            <w:noProof/>
            <w:webHidden/>
          </w:rPr>
          <w:t>117</w:t>
        </w:r>
        <w:r>
          <w:rPr>
            <w:noProof/>
            <w:webHidden/>
          </w:rPr>
          <w:fldChar w:fldCharType="end"/>
        </w:r>
      </w:hyperlink>
    </w:p>
    <w:p w14:paraId="7B43E4EF" w14:textId="42B78180" w:rsidR="00DE1392" w:rsidRDefault="00DE1392">
      <w:pPr>
        <w:pStyle w:val="ndice3"/>
        <w:rPr>
          <w:rFonts w:asciiTheme="minorHAnsi" w:eastAsiaTheme="minorEastAsia" w:hAnsiTheme="minorHAnsi" w:cstheme="minorBidi"/>
          <w:noProof/>
          <w:kern w:val="2"/>
          <w:lang w:eastAsia="pt-PT"/>
          <w14:ligatures w14:val="standardContextual"/>
        </w:rPr>
      </w:pPr>
      <w:hyperlink w:anchor="_Toc199624776" w:history="1">
        <w:r w:rsidRPr="007C5A68">
          <w:rPr>
            <w:rStyle w:val="Hiperligao"/>
            <w:noProof/>
          </w:rPr>
          <w:t>4.1.1</w:t>
        </w:r>
        <w:r>
          <w:rPr>
            <w:rFonts w:asciiTheme="minorHAnsi" w:eastAsiaTheme="minorEastAsia" w:hAnsiTheme="minorHAnsi" w:cstheme="minorBidi"/>
            <w:noProof/>
            <w:kern w:val="2"/>
            <w:lang w:eastAsia="pt-PT"/>
            <w14:ligatures w14:val="standardContextual"/>
          </w:rPr>
          <w:tab/>
        </w:r>
        <w:r w:rsidRPr="007C5A68">
          <w:rPr>
            <w:rStyle w:val="Hiperligao"/>
            <w:noProof/>
          </w:rPr>
          <w:t>Apreciação do diagrama de classes e modelo de dados/validações</w:t>
        </w:r>
        <w:r>
          <w:rPr>
            <w:noProof/>
            <w:webHidden/>
          </w:rPr>
          <w:tab/>
        </w:r>
        <w:r>
          <w:rPr>
            <w:noProof/>
            <w:webHidden/>
          </w:rPr>
          <w:fldChar w:fldCharType="begin"/>
        </w:r>
        <w:r>
          <w:rPr>
            <w:noProof/>
            <w:webHidden/>
          </w:rPr>
          <w:instrText xml:space="preserve"> PAGEREF _Toc199624776 \h </w:instrText>
        </w:r>
        <w:r>
          <w:rPr>
            <w:noProof/>
            <w:webHidden/>
          </w:rPr>
        </w:r>
        <w:r>
          <w:rPr>
            <w:noProof/>
            <w:webHidden/>
          </w:rPr>
          <w:fldChar w:fldCharType="separate"/>
        </w:r>
        <w:r>
          <w:rPr>
            <w:noProof/>
            <w:webHidden/>
          </w:rPr>
          <w:t>117</w:t>
        </w:r>
        <w:r>
          <w:rPr>
            <w:noProof/>
            <w:webHidden/>
          </w:rPr>
          <w:fldChar w:fldCharType="end"/>
        </w:r>
      </w:hyperlink>
    </w:p>
    <w:p w14:paraId="76B299C9" w14:textId="72BAA288" w:rsidR="00DE1392" w:rsidRDefault="00DE1392">
      <w:pPr>
        <w:pStyle w:val="ndice3"/>
        <w:rPr>
          <w:rFonts w:asciiTheme="minorHAnsi" w:eastAsiaTheme="minorEastAsia" w:hAnsiTheme="minorHAnsi" w:cstheme="minorBidi"/>
          <w:noProof/>
          <w:kern w:val="2"/>
          <w:lang w:eastAsia="pt-PT"/>
          <w14:ligatures w14:val="standardContextual"/>
        </w:rPr>
      </w:pPr>
      <w:hyperlink w:anchor="_Toc199624777" w:history="1">
        <w:r w:rsidRPr="007C5A68">
          <w:rPr>
            <w:rStyle w:val="Hiperligao"/>
            <w:noProof/>
          </w:rPr>
          <w:t>4.1.2</w:t>
        </w:r>
        <w:r>
          <w:rPr>
            <w:rFonts w:asciiTheme="minorHAnsi" w:eastAsiaTheme="minorEastAsia" w:hAnsiTheme="minorHAnsi" w:cstheme="minorBidi"/>
            <w:noProof/>
            <w:kern w:val="2"/>
            <w:lang w:eastAsia="pt-PT"/>
            <w14:ligatures w14:val="standardContextual"/>
          </w:rPr>
          <w:tab/>
        </w:r>
        <w:r w:rsidRPr="007C5A68">
          <w:rPr>
            <w:rStyle w:val="Hiperligao"/>
            <w:noProof/>
          </w:rPr>
          <w:t>Avaliação do diagrama(s) de transição de estados por conceito</w:t>
        </w:r>
        <w:r>
          <w:rPr>
            <w:noProof/>
            <w:webHidden/>
          </w:rPr>
          <w:tab/>
        </w:r>
        <w:r>
          <w:rPr>
            <w:noProof/>
            <w:webHidden/>
          </w:rPr>
          <w:fldChar w:fldCharType="begin"/>
        </w:r>
        <w:r>
          <w:rPr>
            <w:noProof/>
            <w:webHidden/>
          </w:rPr>
          <w:instrText xml:space="preserve"> PAGEREF _Toc199624777 \h </w:instrText>
        </w:r>
        <w:r>
          <w:rPr>
            <w:noProof/>
            <w:webHidden/>
          </w:rPr>
        </w:r>
        <w:r>
          <w:rPr>
            <w:noProof/>
            <w:webHidden/>
          </w:rPr>
          <w:fldChar w:fldCharType="separate"/>
        </w:r>
        <w:r>
          <w:rPr>
            <w:noProof/>
            <w:webHidden/>
          </w:rPr>
          <w:t>119</w:t>
        </w:r>
        <w:r>
          <w:rPr>
            <w:noProof/>
            <w:webHidden/>
          </w:rPr>
          <w:fldChar w:fldCharType="end"/>
        </w:r>
      </w:hyperlink>
    </w:p>
    <w:p w14:paraId="3CC2A2B0" w14:textId="554FC80D" w:rsidR="00DE1392" w:rsidRDefault="00DE1392">
      <w:pPr>
        <w:pStyle w:val="ndice4"/>
        <w:tabs>
          <w:tab w:val="left" w:pos="1680"/>
          <w:tab w:val="right" w:leader="dot" w:pos="8898"/>
        </w:tabs>
        <w:rPr>
          <w:rFonts w:asciiTheme="minorHAnsi" w:eastAsiaTheme="minorEastAsia" w:hAnsiTheme="minorHAnsi" w:cstheme="minorBidi"/>
          <w:noProof/>
          <w:kern w:val="2"/>
          <w:lang w:eastAsia="pt-PT"/>
          <w14:ligatures w14:val="standardContextual"/>
        </w:rPr>
      </w:pPr>
      <w:hyperlink w:anchor="_Toc199624778" w:history="1">
        <w:r w:rsidRPr="007C5A68">
          <w:rPr>
            <w:rStyle w:val="Hiperligao"/>
            <w:noProof/>
          </w:rPr>
          <w:t>4.1.2.1</w:t>
        </w:r>
        <w:r>
          <w:rPr>
            <w:rFonts w:asciiTheme="minorHAnsi" w:eastAsiaTheme="minorEastAsia" w:hAnsiTheme="minorHAnsi" w:cstheme="minorBidi"/>
            <w:noProof/>
            <w:kern w:val="2"/>
            <w:lang w:eastAsia="pt-PT"/>
            <w14:ligatures w14:val="standardContextual"/>
          </w:rPr>
          <w:tab/>
        </w:r>
        <w:r w:rsidRPr="007C5A68">
          <w:rPr>
            <w:rStyle w:val="Hiperligao"/>
            <w:noProof/>
          </w:rPr>
          <w:t>Apreciação de diagrama de transição de estados “Encomenda cliente”</w:t>
        </w:r>
        <w:r>
          <w:rPr>
            <w:noProof/>
            <w:webHidden/>
          </w:rPr>
          <w:tab/>
        </w:r>
        <w:r>
          <w:rPr>
            <w:noProof/>
            <w:webHidden/>
          </w:rPr>
          <w:fldChar w:fldCharType="begin"/>
        </w:r>
        <w:r>
          <w:rPr>
            <w:noProof/>
            <w:webHidden/>
          </w:rPr>
          <w:instrText xml:space="preserve"> PAGEREF _Toc199624778 \h </w:instrText>
        </w:r>
        <w:r>
          <w:rPr>
            <w:noProof/>
            <w:webHidden/>
          </w:rPr>
        </w:r>
        <w:r>
          <w:rPr>
            <w:noProof/>
            <w:webHidden/>
          </w:rPr>
          <w:fldChar w:fldCharType="separate"/>
        </w:r>
        <w:r>
          <w:rPr>
            <w:noProof/>
            <w:webHidden/>
          </w:rPr>
          <w:t>119</w:t>
        </w:r>
        <w:r>
          <w:rPr>
            <w:noProof/>
            <w:webHidden/>
          </w:rPr>
          <w:fldChar w:fldCharType="end"/>
        </w:r>
      </w:hyperlink>
    </w:p>
    <w:p w14:paraId="11E81EB8" w14:textId="785CAD91" w:rsidR="00DE1392" w:rsidRDefault="00DE1392">
      <w:pPr>
        <w:pStyle w:val="ndice4"/>
        <w:tabs>
          <w:tab w:val="left" w:pos="1680"/>
          <w:tab w:val="right" w:leader="dot" w:pos="8898"/>
        </w:tabs>
        <w:rPr>
          <w:rFonts w:asciiTheme="minorHAnsi" w:eastAsiaTheme="minorEastAsia" w:hAnsiTheme="minorHAnsi" w:cstheme="minorBidi"/>
          <w:noProof/>
          <w:kern w:val="2"/>
          <w:lang w:eastAsia="pt-PT"/>
          <w14:ligatures w14:val="standardContextual"/>
        </w:rPr>
      </w:pPr>
      <w:hyperlink w:anchor="_Toc199624779" w:history="1">
        <w:r w:rsidRPr="007C5A68">
          <w:rPr>
            <w:rStyle w:val="Hiperligao"/>
            <w:noProof/>
          </w:rPr>
          <w:t>4.1.2.2</w:t>
        </w:r>
        <w:r>
          <w:rPr>
            <w:rFonts w:asciiTheme="minorHAnsi" w:eastAsiaTheme="minorEastAsia" w:hAnsiTheme="minorHAnsi" w:cstheme="minorBidi"/>
            <w:noProof/>
            <w:kern w:val="2"/>
            <w:lang w:eastAsia="pt-PT"/>
            <w14:ligatures w14:val="standardContextual"/>
          </w:rPr>
          <w:tab/>
        </w:r>
        <w:r w:rsidRPr="007C5A68">
          <w:rPr>
            <w:rStyle w:val="Hiperligao"/>
            <w:noProof/>
          </w:rPr>
          <w:t>Apreciação de diagrama de transição de estados “Encomenda Fornecedor”</w:t>
        </w:r>
        <w:r>
          <w:rPr>
            <w:noProof/>
            <w:webHidden/>
          </w:rPr>
          <w:tab/>
        </w:r>
        <w:r>
          <w:rPr>
            <w:noProof/>
            <w:webHidden/>
          </w:rPr>
          <w:fldChar w:fldCharType="begin"/>
        </w:r>
        <w:r>
          <w:rPr>
            <w:noProof/>
            <w:webHidden/>
          </w:rPr>
          <w:instrText xml:space="preserve"> PAGEREF _Toc199624779 \h </w:instrText>
        </w:r>
        <w:r>
          <w:rPr>
            <w:noProof/>
            <w:webHidden/>
          </w:rPr>
        </w:r>
        <w:r>
          <w:rPr>
            <w:noProof/>
            <w:webHidden/>
          </w:rPr>
          <w:fldChar w:fldCharType="separate"/>
        </w:r>
        <w:r>
          <w:rPr>
            <w:noProof/>
            <w:webHidden/>
          </w:rPr>
          <w:t>119</w:t>
        </w:r>
        <w:r>
          <w:rPr>
            <w:noProof/>
            <w:webHidden/>
          </w:rPr>
          <w:fldChar w:fldCharType="end"/>
        </w:r>
      </w:hyperlink>
    </w:p>
    <w:p w14:paraId="10EF3816" w14:textId="0A94420D" w:rsidR="00DE1392" w:rsidRDefault="00DE1392">
      <w:pPr>
        <w:pStyle w:val="ndice4"/>
        <w:tabs>
          <w:tab w:val="left" w:pos="1680"/>
          <w:tab w:val="right" w:leader="dot" w:pos="8898"/>
        </w:tabs>
        <w:rPr>
          <w:rFonts w:asciiTheme="minorHAnsi" w:eastAsiaTheme="minorEastAsia" w:hAnsiTheme="minorHAnsi" w:cstheme="minorBidi"/>
          <w:noProof/>
          <w:kern w:val="2"/>
          <w:lang w:eastAsia="pt-PT"/>
          <w14:ligatures w14:val="standardContextual"/>
        </w:rPr>
      </w:pPr>
      <w:hyperlink w:anchor="_Toc199624780" w:history="1">
        <w:r w:rsidRPr="007C5A68">
          <w:rPr>
            <w:rStyle w:val="Hiperligao"/>
            <w:noProof/>
          </w:rPr>
          <w:t>4.1.2.3</w:t>
        </w:r>
        <w:r>
          <w:rPr>
            <w:rFonts w:asciiTheme="minorHAnsi" w:eastAsiaTheme="minorEastAsia" w:hAnsiTheme="minorHAnsi" w:cstheme="minorBidi"/>
            <w:noProof/>
            <w:kern w:val="2"/>
            <w:lang w:eastAsia="pt-PT"/>
            <w14:ligatures w14:val="standardContextual"/>
          </w:rPr>
          <w:tab/>
        </w:r>
        <w:r w:rsidRPr="007C5A68">
          <w:rPr>
            <w:rStyle w:val="Hiperligao"/>
            <w:noProof/>
          </w:rPr>
          <w:t>Apreciação de diagrama de transição de estados “Fatura Cliente”</w:t>
        </w:r>
        <w:r>
          <w:rPr>
            <w:noProof/>
            <w:webHidden/>
          </w:rPr>
          <w:tab/>
        </w:r>
        <w:r>
          <w:rPr>
            <w:noProof/>
            <w:webHidden/>
          </w:rPr>
          <w:fldChar w:fldCharType="begin"/>
        </w:r>
        <w:r>
          <w:rPr>
            <w:noProof/>
            <w:webHidden/>
          </w:rPr>
          <w:instrText xml:space="preserve"> PAGEREF _Toc199624780 \h </w:instrText>
        </w:r>
        <w:r>
          <w:rPr>
            <w:noProof/>
            <w:webHidden/>
          </w:rPr>
        </w:r>
        <w:r>
          <w:rPr>
            <w:noProof/>
            <w:webHidden/>
          </w:rPr>
          <w:fldChar w:fldCharType="separate"/>
        </w:r>
        <w:r>
          <w:rPr>
            <w:noProof/>
            <w:webHidden/>
          </w:rPr>
          <w:t>120</w:t>
        </w:r>
        <w:r>
          <w:rPr>
            <w:noProof/>
            <w:webHidden/>
          </w:rPr>
          <w:fldChar w:fldCharType="end"/>
        </w:r>
      </w:hyperlink>
    </w:p>
    <w:p w14:paraId="44476328" w14:textId="111B1576" w:rsidR="00DE1392" w:rsidRDefault="00DE1392">
      <w:pPr>
        <w:pStyle w:val="ndice4"/>
        <w:tabs>
          <w:tab w:val="left" w:pos="1680"/>
          <w:tab w:val="right" w:leader="dot" w:pos="8898"/>
        </w:tabs>
        <w:rPr>
          <w:rFonts w:asciiTheme="minorHAnsi" w:eastAsiaTheme="minorEastAsia" w:hAnsiTheme="minorHAnsi" w:cstheme="minorBidi"/>
          <w:noProof/>
          <w:kern w:val="2"/>
          <w:lang w:eastAsia="pt-PT"/>
          <w14:ligatures w14:val="standardContextual"/>
        </w:rPr>
      </w:pPr>
      <w:hyperlink w:anchor="_Toc199624781" w:history="1">
        <w:r w:rsidRPr="007C5A68">
          <w:rPr>
            <w:rStyle w:val="Hiperligao"/>
            <w:rFonts w:ascii="Calibri Light" w:hAnsi="Calibri Light"/>
            <w:noProof/>
          </w:rPr>
          <w:t>4.1.2.4</w:t>
        </w:r>
        <w:r>
          <w:rPr>
            <w:rFonts w:asciiTheme="minorHAnsi" w:eastAsiaTheme="minorEastAsia" w:hAnsiTheme="minorHAnsi" w:cstheme="minorBidi"/>
            <w:noProof/>
            <w:kern w:val="2"/>
            <w:lang w:eastAsia="pt-PT"/>
            <w14:ligatures w14:val="standardContextual"/>
          </w:rPr>
          <w:tab/>
        </w:r>
        <w:r w:rsidRPr="007C5A68">
          <w:rPr>
            <w:rStyle w:val="Hiperligao"/>
            <w:noProof/>
          </w:rPr>
          <w:t>Apreciação de diagrama de transição de estados “Fatura Fornecedor”</w:t>
        </w:r>
        <w:r>
          <w:rPr>
            <w:noProof/>
            <w:webHidden/>
          </w:rPr>
          <w:tab/>
        </w:r>
        <w:r>
          <w:rPr>
            <w:noProof/>
            <w:webHidden/>
          </w:rPr>
          <w:fldChar w:fldCharType="begin"/>
        </w:r>
        <w:r>
          <w:rPr>
            <w:noProof/>
            <w:webHidden/>
          </w:rPr>
          <w:instrText xml:space="preserve"> PAGEREF _Toc199624781 \h </w:instrText>
        </w:r>
        <w:r>
          <w:rPr>
            <w:noProof/>
            <w:webHidden/>
          </w:rPr>
        </w:r>
        <w:r>
          <w:rPr>
            <w:noProof/>
            <w:webHidden/>
          </w:rPr>
          <w:fldChar w:fldCharType="separate"/>
        </w:r>
        <w:r>
          <w:rPr>
            <w:noProof/>
            <w:webHidden/>
          </w:rPr>
          <w:t>120</w:t>
        </w:r>
        <w:r>
          <w:rPr>
            <w:noProof/>
            <w:webHidden/>
          </w:rPr>
          <w:fldChar w:fldCharType="end"/>
        </w:r>
      </w:hyperlink>
    </w:p>
    <w:p w14:paraId="01B3D418" w14:textId="4E68F794" w:rsidR="00DE1392" w:rsidRDefault="00DE1392">
      <w:pPr>
        <w:pStyle w:val="ndice4"/>
        <w:tabs>
          <w:tab w:val="left" w:pos="1680"/>
          <w:tab w:val="right" w:leader="dot" w:pos="8898"/>
        </w:tabs>
        <w:rPr>
          <w:rFonts w:asciiTheme="minorHAnsi" w:eastAsiaTheme="minorEastAsia" w:hAnsiTheme="minorHAnsi" w:cstheme="minorBidi"/>
          <w:noProof/>
          <w:kern w:val="2"/>
          <w:lang w:eastAsia="pt-PT"/>
          <w14:ligatures w14:val="standardContextual"/>
        </w:rPr>
      </w:pPr>
      <w:hyperlink w:anchor="_Toc199624782" w:history="1">
        <w:r w:rsidRPr="007C5A68">
          <w:rPr>
            <w:rStyle w:val="Hiperligao"/>
            <w:rFonts w:ascii="Calibri Light" w:hAnsi="Calibri Light"/>
            <w:noProof/>
          </w:rPr>
          <w:t>4.1.2.5</w:t>
        </w:r>
        <w:r>
          <w:rPr>
            <w:rFonts w:asciiTheme="minorHAnsi" w:eastAsiaTheme="minorEastAsia" w:hAnsiTheme="minorHAnsi" w:cstheme="minorBidi"/>
            <w:noProof/>
            <w:kern w:val="2"/>
            <w:lang w:eastAsia="pt-PT"/>
            <w14:ligatures w14:val="standardContextual"/>
          </w:rPr>
          <w:tab/>
        </w:r>
        <w:r w:rsidRPr="007C5A68">
          <w:rPr>
            <w:rStyle w:val="Hiperligao"/>
            <w:noProof/>
          </w:rPr>
          <w:t>Apreciação de diagrama de transição de estados “Ocorrência”</w:t>
        </w:r>
        <w:r>
          <w:rPr>
            <w:noProof/>
            <w:webHidden/>
          </w:rPr>
          <w:tab/>
        </w:r>
        <w:r>
          <w:rPr>
            <w:noProof/>
            <w:webHidden/>
          </w:rPr>
          <w:fldChar w:fldCharType="begin"/>
        </w:r>
        <w:r>
          <w:rPr>
            <w:noProof/>
            <w:webHidden/>
          </w:rPr>
          <w:instrText xml:space="preserve"> PAGEREF _Toc199624782 \h </w:instrText>
        </w:r>
        <w:r>
          <w:rPr>
            <w:noProof/>
            <w:webHidden/>
          </w:rPr>
        </w:r>
        <w:r>
          <w:rPr>
            <w:noProof/>
            <w:webHidden/>
          </w:rPr>
          <w:fldChar w:fldCharType="separate"/>
        </w:r>
        <w:r>
          <w:rPr>
            <w:noProof/>
            <w:webHidden/>
          </w:rPr>
          <w:t>120</w:t>
        </w:r>
        <w:r>
          <w:rPr>
            <w:noProof/>
            <w:webHidden/>
          </w:rPr>
          <w:fldChar w:fldCharType="end"/>
        </w:r>
      </w:hyperlink>
    </w:p>
    <w:p w14:paraId="6ADC5909" w14:textId="529CC792" w:rsidR="00DE1392" w:rsidRDefault="00DE1392">
      <w:pPr>
        <w:pStyle w:val="ndice4"/>
        <w:tabs>
          <w:tab w:val="left" w:pos="1680"/>
          <w:tab w:val="right" w:leader="dot" w:pos="8898"/>
        </w:tabs>
        <w:rPr>
          <w:rFonts w:asciiTheme="minorHAnsi" w:eastAsiaTheme="minorEastAsia" w:hAnsiTheme="minorHAnsi" w:cstheme="minorBidi"/>
          <w:noProof/>
          <w:kern w:val="2"/>
          <w:lang w:eastAsia="pt-PT"/>
          <w14:ligatures w14:val="standardContextual"/>
        </w:rPr>
      </w:pPr>
      <w:hyperlink w:anchor="_Toc199624783" w:history="1">
        <w:r w:rsidRPr="007C5A68">
          <w:rPr>
            <w:rStyle w:val="Hiperligao"/>
            <w:noProof/>
          </w:rPr>
          <w:t>4.1.2.6</w:t>
        </w:r>
        <w:r>
          <w:rPr>
            <w:rFonts w:asciiTheme="minorHAnsi" w:eastAsiaTheme="minorEastAsia" w:hAnsiTheme="minorHAnsi" w:cstheme="minorBidi"/>
            <w:noProof/>
            <w:kern w:val="2"/>
            <w:lang w:eastAsia="pt-PT"/>
            <w14:ligatures w14:val="standardContextual"/>
          </w:rPr>
          <w:tab/>
        </w:r>
        <w:r w:rsidRPr="007C5A68">
          <w:rPr>
            <w:rStyle w:val="Hiperligao"/>
            <w:noProof/>
          </w:rPr>
          <w:t>Apreciação de diagrama de transição de estados “Promoção”</w:t>
        </w:r>
        <w:r>
          <w:rPr>
            <w:noProof/>
            <w:webHidden/>
          </w:rPr>
          <w:tab/>
        </w:r>
        <w:r>
          <w:rPr>
            <w:noProof/>
            <w:webHidden/>
          </w:rPr>
          <w:fldChar w:fldCharType="begin"/>
        </w:r>
        <w:r>
          <w:rPr>
            <w:noProof/>
            <w:webHidden/>
          </w:rPr>
          <w:instrText xml:space="preserve"> PAGEREF _Toc199624783 \h </w:instrText>
        </w:r>
        <w:r>
          <w:rPr>
            <w:noProof/>
            <w:webHidden/>
          </w:rPr>
        </w:r>
        <w:r>
          <w:rPr>
            <w:noProof/>
            <w:webHidden/>
          </w:rPr>
          <w:fldChar w:fldCharType="separate"/>
        </w:r>
        <w:r>
          <w:rPr>
            <w:noProof/>
            <w:webHidden/>
          </w:rPr>
          <w:t>121</w:t>
        </w:r>
        <w:r>
          <w:rPr>
            <w:noProof/>
            <w:webHidden/>
          </w:rPr>
          <w:fldChar w:fldCharType="end"/>
        </w:r>
      </w:hyperlink>
    </w:p>
    <w:p w14:paraId="22509094" w14:textId="041C6ACD" w:rsidR="00DE1392" w:rsidRDefault="00DE1392">
      <w:pPr>
        <w:pStyle w:val="ndice4"/>
        <w:tabs>
          <w:tab w:val="left" w:pos="1680"/>
          <w:tab w:val="right" w:leader="dot" w:pos="8898"/>
        </w:tabs>
        <w:rPr>
          <w:rFonts w:asciiTheme="minorHAnsi" w:eastAsiaTheme="minorEastAsia" w:hAnsiTheme="minorHAnsi" w:cstheme="minorBidi"/>
          <w:noProof/>
          <w:kern w:val="2"/>
          <w:lang w:eastAsia="pt-PT"/>
          <w14:ligatures w14:val="standardContextual"/>
        </w:rPr>
      </w:pPr>
      <w:hyperlink w:anchor="_Toc199624784" w:history="1">
        <w:r w:rsidRPr="007C5A68">
          <w:rPr>
            <w:rStyle w:val="Hiperligao"/>
            <w:noProof/>
          </w:rPr>
          <w:t>4.1.2.7</w:t>
        </w:r>
        <w:r>
          <w:rPr>
            <w:rFonts w:asciiTheme="minorHAnsi" w:eastAsiaTheme="minorEastAsia" w:hAnsiTheme="minorHAnsi" w:cstheme="minorBidi"/>
            <w:noProof/>
            <w:kern w:val="2"/>
            <w:lang w:eastAsia="pt-PT"/>
            <w14:ligatures w14:val="standardContextual"/>
          </w:rPr>
          <w:tab/>
        </w:r>
        <w:r w:rsidRPr="007C5A68">
          <w:rPr>
            <w:rStyle w:val="Hiperligao"/>
            <w:noProof/>
          </w:rPr>
          <w:t>Apreciação de diagrama de transição de estados “Transporte”</w:t>
        </w:r>
        <w:r>
          <w:rPr>
            <w:noProof/>
            <w:webHidden/>
          </w:rPr>
          <w:tab/>
        </w:r>
        <w:r>
          <w:rPr>
            <w:noProof/>
            <w:webHidden/>
          </w:rPr>
          <w:fldChar w:fldCharType="begin"/>
        </w:r>
        <w:r>
          <w:rPr>
            <w:noProof/>
            <w:webHidden/>
          </w:rPr>
          <w:instrText xml:space="preserve"> PAGEREF _Toc199624784 \h </w:instrText>
        </w:r>
        <w:r>
          <w:rPr>
            <w:noProof/>
            <w:webHidden/>
          </w:rPr>
        </w:r>
        <w:r>
          <w:rPr>
            <w:noProof/>
            <w:webHidden/>
          </w:rPr>
          <w:fldChar w:fldCharType="separate"/>
        </w:r>
        <w:r>
          <w:rPr>
            <w:noProof/>
            <w:webHidden/>
          </w:rPr>
          <w:t>121</w:t>
        </w:r>
        <w:r>
          <w:rPr>
            <w:noProof/>
            <w:webHidden/>
          </w:rPr>
          <w:fldChar w:fldCharType="end"/>
        </w:r>
      </w:hyperlink>
    </w:p>
    <w:p w14:paraId="07C75450" w14:textId="632B362F" w:rsidR="00DE1392" w:rsidRDefault="00DE1392">
      <w:pPr>
        <w:pStyle w:val="ndice3"/>
        <w:rPr>
          <w:rFonts w:asciiTheme="minorHAnsi" w:eastAsiaTheme="minorEastAsia" w:hAnsiTheme="minorHAnsi" w:cstheme="minorBidi"/>
          <w:noProof/>
          <w:kern w:val="2"/>
          <w:lang w:eastAsia="pt-PT"/>
          <w14:ligatures w14:val="standardContextual"/>
        </w:rPr>
      </w:pPr>
      <w:hyperlink w:anchor="_Toc199624785" w:history="1">
        <w:r w:rsidRPr="007C5A68">
          <w:rPr>
            <w:rStyle w:val="Hiperligao"/>
            <w:noProof/>
          </w:rPr>
          <w:t>4.1.3</w:t>
        </w:r>
        <w:r>
          <w:rPr>
            <w:rFonts w:asciiTheme="minorHAnsi" w:eastAsiaTheme="minorEastAsia" w:hAnsiTheme="minorHAnsi" w:cstheme="minorBidi"/>
            <w:noProof/>
            <w:kern w:val="2"/>
            <w:lang w:eastAsia="pt-PT"/>
            <w14:ligatures w14:val="standardContextual"/>
          </w:rPr>
          <w:tab/>
        </w:r>
        <w:r w:rsidRPr="007C5A68">
          <w:rPr>
            <w:rStyle w:val="Hiperligao"/>
            <w:noProof/>
          </w:rPr>
          <w:t>Apreciação do diagrama(s) de casos de uso</w:t>
        </w:r>
        <w:r>
          <w:rPr>
            <w:noProof/>
            <w:webHidden/>
          </w:rPr>
          <w:tab/>
        </w:r>
        <w:r>
          <w:rPr>
            <w:noProof/>
            <w:webHidden/>
          </w:rPr>
          <w:fldChar w:fldCharType="begin"/>
        </w:r>
        <w:r>
          <w:rPr>
            <w:noProof/>
            <w:webHidden/>
          </w:rPr>
          <w:instrText xml:space="preserve"> PAGEREF _Toc199624785 \h </w:instrText>
        </w:r>
        <w:r>
          <w:rPr>
            <w:noProof/>
            <w:webHidden/>
          </w:rPr>
        </w:r>
        <w:r>
          <w:rPr>
            <w:noProof/>
            <w:webHidden/>
          </w:rPr>
          <w:fldChar w:fldCharType="separate"/>
        </w:r>
        <w:r>
          <w:rPr>
            <w:noProof/>
            <w:webHidden/>
          </w:rPr>
          <w:t>121</w:t>
        </w:r>
        <w:r>
          <w:rPr>
            <w:noProof/>
            <w:webHidden/>
          </w:rPr>
          <w:fldChar w:fldCharType="end"/>
        </w:r>
      </w:hyperlink>
    </w:p>
    <w:p w14:paraId="04FA2CAD" w14:textId="3AD72425" w:rsidR="00DE1392" w:rsidRDefault="00DE1392">
      <w:pPr>
        <w:pStyle w:val="ndice4"/>
        <w:tabs>
          <w:tab w:val="left" w:pos="1680"/>
          <w:tab w:val="right" w:leader="dot" w:pos="8898"/>
        </w:tabs>
        <w:rPr>
          <w:rFonts w:asciiTheme="minorHAnsi" w:eastAsiaTheme="minorEastAsia" w:hAnsiTheme="minorHAnsi" w:cstheme="minorBidi"/>
          <w:noProof/>
          <w:kern w:val="2"/>
          <w:lang w:eastAsia="pt-PT"/>
          <w14:ligatures w14:val="standardContextual"/>
        </w:rPr>
      </w:pPr>
      <w:hyperlink w:anchor="_Toc199624786" w:history="1">
        <w:r w:rsidRPr="007C5A68">
          <w:rPr>
            <w:rStyle w:val="Hiperligao"/>
            <w:noProof/>
            <w:lang w:eastAsia="x-none"/>
          </w:rPr>
          <w:t>4.1.3.1</w:t>
        </w:r>
        <w:r>
          <w:rPr>
            <w:rFonts w:asciiTheme="minorHAnsi" w:eastAsiaTheme="minorEastAsia" w:hAnsiTheme="minorHAnsi" w:cstheme="minorBidi"/>
            <w:noProof/>
            <w:kern w:val="2"/>
            <w:lang w:eastAsia="pt-PT"/>
            <w14:ligatures w14:val="standardContextual"/>
          </w:rPr>
          <w:tab/>
        </w:r>
        <w:r w:rsidRPr="007C5A68">
          <w:rPr>
            <w:rStyle w:val="Hiperligao"/>
            <w:noProof/>
          </w:rPr>
          <w:t>Diagrama de casos de uso FrontOffice</w:t>
        </w:r>
        <w:r>
          <w:rPr>
            <w:noProof/>
            <w:webHidden/>
          </w:rPr>
          <w:tab/>
        </w:r>
        <w:r>
          <w:rPr>
            <w:noProof/>
            <w:webHidden/>
          </w:rPr>
          <w:fldChar w:fldCharType="begin"/>
        </w:r>
        <w:r>
          <w:rPr>
            <w:noProof/>
            <w:webHidden/>
          </w:rPr>
          <w:instrText xml:space="preserve"> PAGEREF _Toc199624786 \h </w:instrText>
        </w:r>
        <w:r>
          <w:rPr>
            <w:noProof/>
            <w:webHidden/>
          </w:rPr>
        </w:r>
        <w:r>
          <w:rPr>
            <w:noProof/>
            <w:webHidden/>
          </w:rPr>
          <w:fldChar w:fldCharType="separate"/>
        </w:r>
        <w:r>
          <w:rPr>
            <w:noProof/>
            <w:webHidden/>
          </w:rPr>
          <w:t>121</w:t>
        </w:r>
        <w:r>
          <w:rPr>
            <w:noProof/>
            <w:webHidden/>
          </w:rPr>
          <w:fldChar w:fldCharType="end"/>
        </w:r>
      </w:hyperlink>
    </w:p>
    <w:p w14:paraId="0C909163" w14:textId="771A1CE8" w:rsidR="00DE1392" w:rsidRDefault="00DE1392">
      <w:pPr>
        <w:pStyle w:val="ndice4"/>
        <w:tabs>
          <w:tab w:val="left" w:pos="1680"/>
          <w:tab w:val="right" w:leader="dot" w:pos="8898"/>
        </w:tabs>
        <w:rPr>
          <w:rFonts w:asciiTheme="minorHAnsi" w:eastAsiaTheme="minorEastAsia" w:hAnsiTheme="minorHAnsi" w:cstheme="minorBidi"/>
          <w:noProof/>
          <w:kern w:val="2"/>
          <w:lang w:eastAsia="pt-PT"/>
          <w14:ligatures w14:val="standardContextual"/>
        </w:rPr>
      </w:pPr>
      <w:hyperlink w:anchor="_Toc199624787" w:history="1">
        <w:r w:rsidRPr="007C5A68">
          <w:rPr>
            <w:rStyle w:val="Hiperligao"/>
            <w:noProof/>
          </w:rPr>
          <w:t>4.1.3.2</w:t>
        </w:r>
        <w:r>
          <w:rPr>
            <w:rFonts w:asciiTheme="minorHAnsi" w:eastAsiaTheme="minorEastAsia" w:hAnsiTheme="minorHAnsi" w:cstheme="minorBidi"/>
            <w:noProof/>
            <w:kern w:val="2"/>
            <w:lang w:eastAsia="pt-PT"/>
            <w14:ligatures w14:val="standardContextual"/>
          </w:rPr>
          <w:tab/>
        </w:r>
        <w:r w:rsidRPr="007C5A68">
          <w:rPr>
            <w:rStyle w:val="Hiperligao"/>
            <w:noProof/>
          </w:rPr>
          <w:t>Diagrama de casos de uso BackOffice</w:t>
        </w:r>
        <w:r>
          <w:rPr>
            <w:noProof/>
            <w:webHidden/>
          </w:rPr>
          <w:tab/>
        </w:r>
        <w:r>
          <w:rPr>
            <w:noProof/>
            <w:webHidden/>
          </w:rPr>
          <w:fldChar w:fldCharType="begin"/>
        </w:r>
        <w:r>
          <w:rPr>
            <w:noProof/>
            <w:webHidden/>
          </w:rPr>
          <w:instrText xml:space="preserve"> PAGEREF _Toc199624787 \h </w:instrText>
        </w:r>
        <w:r>
          <w:rPr>
            <w:noProof/>
            <w:webHidden/>
          </w:rPr>
        </w:r>
        <w:r>
          <w:rPr>
            <w:noProof/>
            <w:webHidden/>
          </w:rPr>
          <w:fldChar w:fldCharType="separate"/>
        </w:r>
        <w:r>
          <w:rPr>
            <w:noProof/>
            <w:webHidden/>
          </w:rPr>
          <w:t>122</w:t>
        </w:r>
        <w:r>
          <w:rPr>
            <w:noProof/>
            <w:webHidden/>
          </w:rPr>
          <w:fldChar w:fldCharType="end"/>
        </w:r>
      </w:hyperlink>
    </w:p>
    <w:p w14:paraId="212640B5" w14:textId="0EE0EDB2" w:rsidR="00DE1392" w:rsidRDefault="00DE1392">
      <w:pPr>
        <w:pStyle w:val="ndice3"/>
        <w:rPr>
          <w:rFonts w:asciiTheme="minorHAnsi" w:eastAsiaTheme="minorEastAsia" w:hAnsiTheme="minorHAnsi" w:cstheme="minorBidi"/>
          <w:noProof/>
          <w:kern w:val="2"/>
          <w:lang w:eastAsia="pt-PT"/>
          <w14:ligatures w14:val="standardContextual"/>
        </w:rPr>
      </w:pPr>
      <w:hyperlink w:anchor="_Toc199624788" w:history="1">
        <w:r w:rsidRPr="007C5A68">
          <w:rPr>
            <w:rStyle w:val="Hiperligao"/>
            <w:noProof/>
          </w:rPr>
          <w:t>4.1.4</w:t>
        </w:r>
        <w:r>
          <w:rPr>
            <w:rFonts w:asciiTheme="minorHAnsi" w:eastAsiaTheme="minorEastAsia" w:hAnsiTheme="minorHAnsi" w:cstheme="minorBidi"/>
            <w:noProof/>
            <w:kern w:val="2"/>
            <w:lang w:eastAsia="pt-PT"/>
            <w14:ligatures w14:val="standardContextual"/>
          </w:rPr>
          <w:tab/>
        </w:r>
        <w:r w:rsidRPr="007C5A68">
          <w:rPr>
            <w:rStyle w:val="Hiperligao"/>
            <w:noProof/>
          </w:rPr>
          <w:t>Apreciação dos Diagramas de processos</w:t>
        </w:r>
        <w:r>
          <w:rPr>
            <w:noProof/>
            <w:webHidden/>
          </w:rPr>
          <w:tab/>
        </w:r>
        <w:r>
          <w:rPr>
            <w:noProof/>
            <w:webHidden/>
          </w:rPr>
          <w:fldChar w:fldCharType="begin"/>
        </w:r>
        <w:r>
          <w:rPr>
            <w:noProof/>
            <w:webHidden/>
          </w:rPr>
          <w:instrText xml:space="preserve"> PAGEREF _Toc199624788 \h </w:instrText>
        </w:r>
        <w:r>
          <w:rPr>
            <w:noProof/>
            <w:webHidden/>
          </w:rPr>
        </w:r>
        <w:r>
          <w:rPr>
            <w:noProof/>
            <w:webHidden/>
          </w:rPr>
          <w:fldChar w:fldCharType="separate"/>
        </w:r>
        <w:r>
          <w:rPr>
            <w:noProof/>
            <w:webHidden/>
          </w:rPr>
          <w:t>124</w:t>
        </w:r>
        <w:r>
          <w:rPr>
            <w:noProof/>
            <w:webHidden/>
          </w:rPr>
          <w:fldChar w:fldCharType="end"/>
        </w:r>
      </w:hyperlink>
    </w:p>
    <w:p w14:paraId="538D2D01" w14:textId="26956A5C" w:rsidR="00DE1392" w:rsidRDefault="00DE1392">
      <w:pPr>
        <w:pStyle w:val="ndice4"/>
        <w:tabs>
          <w:tab w:val="left" w:pos="1680"/>
          <w:tab w:val="right" w:leader="dot" w:pos="8898"/>
        </w:tabs>
        <w:rPr>
          <w:rFonts w:asciiTheme="minorHAnsi" w:eastAsiaTheme="minorEastAsia" w:hAnsiTheme="minorHAnsi" w:cstheme="minorBidi"/>
          <w:noProof/>
          <w:kern w:val="2"/>
          <w:lang w:eastAsia="pt-PT"/>
          <w14:ligatures w14:val="standardContextual"/>
        </w:rPr>
      </w:pPr>
      <w:hyperlink w:anchor="_Toc199624789" w:history="1">
        <w:r w:rsidRPr="007C5A68">
          <w:rPr>
            <w:rStyle w:val="Hiperligao"/>
            <w:noProof/>
          </w:rPr>
          <w:t>4.1.4.1</w:t>
        </w:r>
        <w:r>
          <w:rPr>
            <w:rFonts w:asciiTheme="minorHAnsi" w:eastAsiaTheme="minorEastAsia" w:hAnsiTheme="minorHAnsi" w:cstheme="minorBidi"/>
            <w:noProof/>
            <w:kern w:val="2"/>
            <w:lang w:eastAsia="pt-PT"/>
            <w14:ligatures w14:val="standardContextual"/>
          </w:rPr>
          <w:tab/>
        </w:r>
        <w:r w:rsidRPr="007C5A68">
          <w:rPr>
            <w:rStyle w:val="Hiperligao"/>
            <w:noProof/>
          </w:rPr>
          <w:t>Apreciação do diagrama de Processo “Processamento de Pedidos dos Clientes</w:t>
        </w:r>
        <w:r>
          <w:rPr>
            <w:noProof/>
            <w:webHidden/>
          </w:rPr>
          <w:tab/>
        </w:r>
        <w:r>
          <w:rPr>
            <w:noProof/>
            <w:webHidden/>
          </w:rPr>
          <w:fldChar w:fldCharType="begin"/>
        </w:r>
        <w:r>
          <w:rPr>
            <w:noProof/>
            <w:webHidden/>
          </w:rPr>
          <w:instrText xml:space="preserve"> PAGEREF _Toc199624789 \h </w:instrText>
        </w:r>
        <w:r>
          <w:rPr>
            <w:noProof/>
            <w:webHidden/>
          </w:rPr>
        </w:r>
        <w:r>
          <w:rPr>
            <w:noProof/>
            <w:webHidden/>
          </w:rPr>
          <w:fldChar w:fldCharType="separate"/>
        </w:r>
        <w:r>
          <w:rPr>
            <w:noProof/>
            <w:webHidden/>
          </w:rPr>
          <w:t>124</w:t>
        </w:r>
        <w:r>
          <w:rPr>
            <w:noProof/>
            <w:webHidden/>
          </w:rPr>
          <w:fldChar w:fldCharType="end"/>
        </w:r>
      </w:hyperlink>
    </w:p>
    <w:p w14:paraId="6A04639D" w14:textId="2C9D0585" w:rsidR="00DE1392" w:rsidRDefault="00DE1392">
      <w:pPr>
        <w:pStyle w:val="ndice4"/>
        <w:tabs>
          <w:tab w:val="right" w:leader="dot" w:pos="8898"/>
        </w:tabs>
        <w:rPr>
          <w:rFonts w:asciiTheme="minorHAnsi" w:eastAsiaTheme="minorEastAsia" w:hAnsiTheme="minorHAnsi" w:cstheme="minorBidi"/>
          <w:noProof/>
          <w:kern w:val="2"/>
          <w:lang w:eastAsia="pt-PT"/>
          <w14:ligatures w14:val="standardContextual"/>
        </w:rPr>
      </w:pPr>
      <w:hyperlink w:anchor="_Toc199624790" w:history="1">
        <w:r w:rsidRPr="007C5A68">
          <w:rPr>
            <w:rStyle w:val="Hiperligao"/>
            <w:noProof/>
          </w:rPr>
          <w:t>4.1.4.2. Apreciação do diagrama de Processo “Logística e Entrega de Pedidos”</w:t>
        </w:r>
        <w:r>
          <w:rPr>
            <w:noProof/>
            <w:webHidden/>
          </w:rPr>
          <w:tab/>
        </w:r>
        <w:r>
          <w:rPr>
            <w:noProof/>
            <w:webHidden/>
          </w:rPr>
          <w:fldChar w:fldCharType="begin"/>
        </w:r>
        <w:r>
          <w:rPr>
            <w:noProof/>
            <w:webHidden/>
          </w:rPr>
          <w:instrText xml:space="preserve"> PAGEREF _Toc199624790 \h </w:instrText>
        </w:r>
        <w:r>
          <w:rPr>
            <w:noProof/>
            <w:webHidden/>
          </w:rPr>
        </w:r>
        <w:r>
          <w:rPr>
            <w:noProof/>
            <w:webHidden/>
          </w:rPr>
          <w:fldChar w:fldCharType="separate"/>
        </w:r>
        <w:r>
          <w:rPr>
            <w:noProof/>
            <w:webHidden/>
          </w:rPr>
          <w:t>124</w:t>
        </w:r>
        <w:r>
          <w:rPr>
            <w:noProof/>
            <w:webHidden/>
          </w:rPr>
          <w:fldChar w:fldCharType="end"/>
        </w:r>
      </w:hyperlink>
    </w:p>
    <w:p w14:paraId="456E7F96" w14:textId="12428879" w:rsidR="00DE1392" w:rsidRDefault="00DE1392">
      <w:pPr>
        <w:pStyle w:val="ndice4"/>
        <w:tabs>
          <w:tab w:val="right" w:leader="dot" w:pos="8898"/>
        </w:tabs>
        <w:rPr>
          <w:rFonts w:asciiTheme="minorHAnsi" w:eastAsiaTheme="minorEastAsia" w:hAnsiTheme="minorHAnsi" w:cstheme="minorBidi"/>
          <w:noProof/>
          <w:kern w:val="2"/>
          <w:lang w:eastAsia="pt-PT"/>
          <w14:ligatures w14:val="standardContextual"/>
        </w:rPr>
      </w:pPr>
      <w:hyperlink w:anchor="_Toc199624791" w:history="1">
        <w:r w:rsidRPr="007C5A68">
          <w:rPr>
            <w:rStyle w:val="Hiperligao"/>
            <w:noProof/>
          </w:rPr>
          <w:t>4.1.4.3. Apreciação do diagrama de Processo “Gestão de Ocorrências”</w:t>
        </w:r>
        <w:r>
          <w:rPr>
            <w:noProof/>
            <w:webHidden/>
          </w:rPr>
          <w:tab/>
        </w:r>
        <w:r>
          <w:rPr>
            <w:noProof/>
            <w:webHidden/>
          </w:rPr>
          <w:fldChar w:fldCharType="begin"/>
        </w:r>
        <w:r>
          <w:rPr>
            <w:noProof/>
            <w:webHidden/>
          </w:rPr>
          <w:instrText xml:space="preserve"> PAGEREF _Toc199624791 \h </w:instrText>
        </w:r>
        <w:r>
          <w:rPr>
            <w:noProof/>
            <w:webHidden/>
          </w:rPr>
        </w:r>
        <w:r>
          <w:rPr>
            <w:noProof/>
            <w:webHidden/>
          </w:rPr>
          <w:fldChar w:fldCharType="separate"/>
        </w:r>
        <w:r>
          <w:rPr>
            <w:noProof/>
            <w:webHidden/>
          </w:rPr>
          <w:t>125</w:t>
        </w:r>
        <w:r>
          <w:rPr>
            <w:noProof/>
            <w:webHidden/>
          </w:rPr>
          <w:fldChar w:fldCharType="end"/>
        </w:r>
      </w:hyperlink>
    </w:p>
    <w:p w14:paraId="3B217981" w14:textId="3E4E1737" w:rsidR="00DE1392" w:rsidRDefault="00DE1392">
      <w:pPr>
        <w:pStyle w:val="ndice4"/>
        <w:tabs>
          <w:tab w:val="right" w:leader="dot" w:pos="8898"/>
        </w:tabs>
        <w:rPr>
          <w:rFonts w:asciiTheme="minorHAnsi" w:eastAsiaTheme="minorEastAsia" w:hAnsiTheme="minorHAnsi" w:cstheme="minorBidi"/>
          <w:noProof/>
          <w:kern w:val="2"/>
          <w:lang w:eastAsia="pt-PT"/>
          <w14:ligatures w14:val="standardContextual"/>
        </w:rPr>
      </w:pPr>
      <w:hyperlink w:anchor="_Toc199624792" w:history="1">
        <w:r w:rsidRPr="007C5A68">
          <w:rPr>
            <w:rStyle w:val="Hiperligao"/>
            <w:noProof/>
          </w:rPr>
          <w:t>4.1.4.4. Apreciação do diagrama de Processo “Gestão de Promoções e Campanhas de Marketing”</w:t>
        </w:r>
        <w:r>
          <w:rPr>
            <w:noProof/>
            <w:webHidden/>
          </w:rPr>
          <w:tab/>
        </w:r>
        <w:r>
          <w:rPr>
            <w:noProof/>
            <w:webHidden/>
          </w:rPr>
          <w:fldChar w:fldCharType="begin"/>
        </w:r>
        <w:r>
          <w:rPr>
            <w:noProof/>
            <w:webHidden/>
          </w:rPr>
          <w:instrText xml:space="preserve"> PAGEREF _Toc199624792 \h </w:instrText>
        </w:r>
        <w:r>
          <w:rPr>
            <w:noProof/>
            <w:webHidden/>
          </w:rPr>
        </w:r>
        <w:r>
          <w:rPr>
            <w:noProof/>
            <w:webHidden/>
          </w:rPr>
          <w:fldChar w:fldCharType="separate"/>
        </w:r>
        <w:r>
          <w:rPr>
            <w:noProof/>
            <w:webHidden/>
          </w:rPr>
          <w:t>126</w:t>
        </w:r>
        <w:r>
          <w:rPr>
            <w:noProof/>
            <w:webHidden/>
          </w:rPr>
          <w:fldChar w:fldCharType="end"/>
        </w:r>
      </w:hyperlink>
    </w:p>
    <w:p w14:paraId="0E3F25CE" w14:textId="203605DC" w:rsidR="00DE1392" w:rsidRDefault="00DE1392">
      <w:pPr>
        <w:pStyle w:val="ndice4"/>
        <w:tabs>
          <w:tab w:val="right" w:leader="dot" w:pos="8898"/>
        </w:tabs>
        <w:rPr>
          <w:rFonts w:asciiTheme="minorHAnsi" w:eastAsiaTheme="minorEastAsia" w:hAnsiTheme="minorHAnsi" w:cstheme="minorBidi"/>
          <w:noProof/>
          <w:kern w:val="2"/>
          <w:lang w:eastAsia="pt-PT"/>
          <w14:ligatures w14:val="standardContextual"/>
        </w:rPr>
      </w:pPr>
      <w:hyperlink w:anchor="_Toc199624793" w:history="1">
        <w:r w:rsidRPr="007C5A68">
          <w:rPr>
            <w:rStyle w:val="Hiperligao"/>
            <w:noProof/>
          </w:rPr>
          <w:t>4.1.4.4. Apreciação do diagrama de Processo “Gestão de Stocks”</w:t>
        </w:r>
        <w:r>
          <w:rPr>
            <w:noProof/>
            <w:webHidden/>
          </w:rPr>
          <w:tab/>
        </w:r>
        <w:r>
          <w:rPr>
            <w:noProof/>
            <w:webHidden/>
          </w:rPr>
          <w:fldChar w:fldCharType="begin"/>
        </w:r>
        <w:r>
          <w:rPr>
            <w:noProof/>
            <w:webHidden/>
          </w:rPr>
          <w:instrText xml:space="preserve"> PAGEREF _Toc199624793 \h </w:instrText>
        </w:r>
        <w:r>
          <w:rPr>
            <w:noProof/>
            <w:webHidden/>
          </w:rPr>
        </w:r>
        <w:r>
          <w:rPr>
            <w:noProof/>
            <w:webHidden/>
          </w:rPr>
          <w:fldChar w:fldCharType="separate"/>
        </w:r>
        <w:r>
          <w:rPr>
            <w:noProof/>
            <w:webHidden/>
          </w:rPr>
          <w:t>127</w:t>
        </w:r>
        <w:r>
          <w:rPr>
            <w:noProof/>
            <w:webHidden/>
          </w:rPr>
          <w:fldChar w:fldCharType="end"/>
        </w:r>
      </w:hyperlink>
    </w:p>
    <w:p w14:paraId="2799FE71" w14:textId="64210A64" w:rsidR="00DE1392" w:rsidRDefault="00DE1392">
      <w:pPr>
        <w:pStyle w:val="ndice3"/>
        <w:rPr>
          <w:rFonts w:asciiTheme="minorHAnsi" w:eastAsiaTheme="minorEastAsia" w:hAnsiTheme="minorHAnsi" w:cstheme="minorBidi"/>
          <w:noProof/>
          <w:kern w:val="2"/>
          <w:lang w:eastAsia="pt-PT"/>
          <w14:ligatures w14:val="standardContextual"/>
        </w:rPr>
      </w:pPr>
      <w:hyperlink w:anchor="_Toc199624794" w:history="1">
        <w:r w:rsidRPr="007C5A68">
          <w:rPr>
            <w:rStyle w:val="Hiperligao"/>
            <w:noProof/>
          </w:rPr>
          <w:t>4.1.5</w:t>
        </w:r>
        <w:r>
          <w:rPr>
            <w:rFonts w:asciiTheme="minorHAnsi" w:eastAsiaTheme="minorEastAsia" w:hAnsiTheme="minorHAnsi" w:cstheme="minorBidi"/>
            <w:noProof/>
            <w:kern w:val="2"/>
            <w:lang w:eastAsia="pt-PT"/>
            <w14:ligatures w14:val="standardContextual"/>
          </w:rPr>
          <w:tab/>
        </w:r>
        <w:r w:rsidRPr="007C5A68">
          <w:rPr>
            <w:rStyle w:val="Hiperligao"/>
            <w:noProof/>
          </w:rPr>
          <w:t>Apreciação da especificação de requisitos</w:t>
        </w:r>
        <w:r>
          <w:rPr>
            <w:noProof/>
            <w:webHidden/>
          </w:rPr>
          <w:tab/>
        </w:r>
        <w:r>
          <w:rPr>
            <w:noProof/>
            <w:webHidden/>
          </w:rPr>
          <w:fldChar w:fldCharType="begin"/>
        </w:r>
        <w:r>
          <w:rPr>
            <w:noProof/>
            <w:webHidden/>
          </w:rPr>
          <w:instrText xml:space="preserve"> PAGEREF _Toc199624794 \h </w:instrText>
        </w:r>
        <w:r>
          <w:rPr>
            <w:noProof/>
            <w:webHidden/>
          </w:rPr>
        </w:r>
        <w:r>
          <w:rPr>
            <w:noProof/>
            <w:webHidden/>
          </w:rPr>
          <w:fldChar w:fldCharType="separate"/>
        </w:r>
        <w:r>
          <w:rPr>
            <w:noProof/>
            <w:webHidden/>
          </w:rPr>
          <w:t>129</w:t>
        </w:r>
        <w:r>
          <w:rPr>
            <w:noProof/>
            <w:webHidden/>
          </w:rPr>
          <w:fldChar w:fldCharType="end"/>
        </w:r>
      </w:hyperlink>
    </w:p>
    <w:p w14:paraId="59C30E24" w14:textId="513E89B3" w:rsidR="00DE1392" w:rsidRDefault="00DE1392">
      <w:pPr>
        <w:pStyle w:val="ndice3"/>
        <w:rPr>
          <w:rFonts w:asciiTheme="minorHAnsi" w:eastAsiaTheme="minorEastAsia" w:hAnsiTheme="minorHAnsi" w:cstheme="minorBidi"/>
          <w:noProof/>
          <w:kern w:val="2"/>
          <w:lang w:eastAsia="pt-PT"/>
          <w14:ligatures w14:val="standardContextual"/>
        </w:rPr>
      </w:pPr>
      <w:hyperlink w:anchor="_Toc199624795" w:history="1">
        <w:r w:rsidRPr="007C5A68">
          <w:rPr>
            <w:rStyle w:val="Hiperligao"/>
            <w:noProof/>
            <w:lang w:eastAsia="x-none"/>
          </w:rPr>
          <w:t>4.1.6</w:t>
        </w:r>
        <w:r>
          <w:rPr>
            <w:rFonts w:asciiTheme="minorHAnsi" w:eastAsiaTheme="minorEastAsia" w:hAnsiTheme="minorHAnsi" w:cstheme="minorBidi"/>
            <w:noProof/>
            <w:kern w:val="2"/>
            <w:lang w:eastAsia="pt-PT"/>
            <w14:ligatures w14:val="standardContextual"/>
          </w:rPr>
          <w:tab/>
        </w:r>
        <w:r w:rsidRPr="007C5A68">
          <w:rPr>
            <w:rStyle w:val="Hiperligao"/>
            <w:noProof/>
          </w:rPr>
          <w:t>Apreciação da especificação de testes</w:t>
        </w:r>
        <w:r>
          <w:rPr>
            <w:noProof/>
            <w:webHidden/>
          </w:rPr>
          <w:tab/>
        </w:r>
        <w:r>
          <w:rPr>
            <w:noProof/>
            <w:webHidden/>
          </w:rPr>
          <w:fldChar w:fldCharType="begin"/>
        </w:r>
        <w:r>
          <w:rPr>
            <w:noProof/>
            <w:webHidden/>
          </w:rPr>
          <w:instrText xml:space="preserve"> PAGEREF _Toc199624795 \h </w:instrText>
        </w:r>
        <w:r>
          <w:rPr>
            <w:noProof/>
            <w:webHidden/>
          </w:rPr>
        </w:r>
        <w:r>
          <w:rPr>
            <w:noProof/>
            <w:webHidden/>
          </w:rPr>
          <w:fldChar w:fldCharType="separate"/>
        </w:r>
        <w:r>
          <w:rPr>
            <w:noProof/>
            <w:webHidden/>
          </w:rPr>
          <w:t>130</w:t>
        </w:r>
        <w:r>
          <w:rPr>
            <w:noProof/>
            <w:webHidden/>
          </w:rPr>
          <w:fldChar w:fldCharType="end"/>
        </w:r>
      </w:hyperlink>
    </w:p>
    <w:p w14:paraId="2B0253CB" w14:textId="635E3171" w:rsidR="00DE1392" w:rsidRDefault="00DE1392">
      <w:pPr>
        <w:pStyle w:val="ndice3"/>
        <w:rPr>
          <w:rFonts w:asciiTheme="minorHAnsi" w:eastAsiaTheme="minorEastAsia" w:hAnsiTheme="minorHAnsi" w:cstheme="minorBidi"/>
          <w:noProof/>
          <w:kern w:val="2"/>
          <w:lang w:eastAsia="pt-PT"/>
          <w14:ligatures w14:val="standardContextual"/>
        </w:rPr>
      </w:pPr>
      <w:hyperlink w:anchor="_Toc199624796" w:history="1">
        <w:r w:rsidRPr="007C5A68">
          <w:rPr>
            <w:rStyle w:val="Hiperligao"/>
            <w:noProof/>
          </w:rPr>
          <w:t>4.1.7</w:t>
        </w:r>
        <w:r>
          <w:rPr>
            <w:rFonts w:asciiTheme="minorHAnsi" w:eastAsiaTheme="minorEastAsia" w:hAnsiTheme="minorHAnsi" w:cstheme="minorBidi"/>
            <w:noProof/>
            <w:kern w:val="2"/>
            <w:lang w:eastAsia="pt-PT"/>
            <w14:ligatures w14:val="standardContextual"/>
          </w:rPr>
          <w:tab/>
        </w:r>
        <w:r w:rsidRPr="007C5A68">
          <w:rPr>
            <w:rStyle w:val="Hiperligao"/>
            <w:noProof/>
          </w:rPr>
          <w:t>Apreciação global da especificação face ao implementado</w:t>
        </w:r>
        <w:r>
          <w:rPr>
            <w:noProof/>
            <w:webHidden/>
          </w:rPr>
          <w:tab/>
        </w:r>
        <w:r>
          <w:rPr>
            <w:noProof/>
            <w:webHidden/>
          </w:rPr>
          <w:fldChar w:fldCharType="begin"/>
        </w:r>
        <w:r>
          <w:rPr>
            <w:noProof/>
            <w:webHidden/>
          </w:rPr>
          <w:instrText xml:space="preserve"> PAGEREF _Toc199624796 \h </w:instrText>
        </w:r>
        <w:r>
          <w:rPr>
            <w:noProof/>
            <w:webHidden/>
          </w:rPr>
        </w:r>
        <w:r>
          <w:rPr>
            <w:noProof/>
            <w:webHidden/>
          </w:rPr>
          <w:fldChar w:fldCharType="separate"/>
        </w:r>
        <w:r>
          <w:rPr>
            <w:noProof/>
            <w:webHidden/>
          </w:rPr>
          <w:t>131</w:t>
        </w:r>
        <w:r>
          <w:rPr>
            <w:noProof/>
            <w:webHidden/>
          </w:rPr>
          <w:fldChar w:fldCharType="end"/>
        </w:r>
      </w:hyperlink>
    </w:p>
    <w:p w14:paraId="13556EFC" w14:textId="7E55F030" w:rsidR="00DE1392" w:rsidRDefault="00DE1392">
      <w:pPr>
        <w:pStyle w:val="ndice1"/>
        <w:rPr>
          <w:rFonts w:asciiTheme="minorHAnsi" w:eastAsiaTheme="minorEastAsia" w:hAnsiTheme="minorHAnsi" w:cstheme="minorBidi"/>
          <w:noProof/>
          <w:kern w:val="2"/>
          <w:lang w:eastAsia="pt-PT"/>
          <w14:ligatures w14:val="standardContextual"/>
        </w:rPr>
      </w:pPr>
      <w:hyperlink w:anchor="_Toc199624797" w:history="1">
        <w:r w:rsidRPr="007C5A68">
          <w:rPr>
            <w:rStyle w:val="Hiperligao"/>
            <w:noProof/>
          </w:rPr>
          <w:t>5</w:t>
        </w:r>
        <w:r>
          <w:rPr>
            <w:rFonts w:asciiTheme="minorHAnsi" w:eastAsiaTheme="minorEastAsia" w:hAnsiTheme="minorHAnsi" w:cstheme="minorBidi"/>
            <w:noProof/>
            <w:kern w:val="2"/>
            <w:lang w:eastAsia="pt-PT"/>
            <w14:ligatures w14:val="standardContextual"/>
          </w:rPr>
          <w:tab/>
        </w:r>
        <w:r w:rsidRPr="007C5A68">
          <w:rPr>
            <w:rStyle w:val="Hiperligao"/>
            <w:noProof/>
          </w:rPr>
          <w:t>Fase 2 - Desenvolvimento da solução</w:t>
        </w:r>
        <w:r>
          <w:rPr>
            <w:noProof/>
            <w:webHidden/>
          </w:rPr>
          <w:tab/>
        </w:r>
        <w:r>
          <w:rPr>
            <w:noProof/>
            <w:webHidden/>
          </w:rPr>
          <w:fldChar w:fldCharType="begin"/>
        </w:r>
        <w:r>
          <w:rPr>
            <w:noProof/>
            <w:webHidden/>
          </w:rPr>
          <w:instrText xml:space="preserve"> PAGEREF _Toc199624797 \h </w:instrText>
        </w:r>
        <w:r>
          <w:rPr>
            <w:noProof/>
            <w:webHidden/>
          </w:rPr>
        </w:r>
        <w:r>
          <w:rPr>
            <w:noProof/>
            <w:webHidden/>
          </w:rPr>
          <w:fldChar w:fldCharType="separate"/>
        </w:r>
        <w:r>
          <w:rPr>
            <w:noProof/>
            <w:webHidden/>
          </w:rPr>
          <w:t>133</w:t>
        </w:r>
        <w:r>
          <w:rPr>
            <w:noProof/>
            <w:webHidden/>
          </w:rPr>
          <w:fldChar w:fldCharType="end"/>
        </w:r>
      </w:hyperlink>
    </w:p>
    <w:p w14:paraId="4F8F8406" w14:textId="4800E1BA" w:rsidR="00DE1392" w:rsidRDefault="00DE1392">
      <w:pPr>
        <w:pStyle w:val="ndice2"/>
        <w:tabs>
          <w:tab w:val="left" w:pos="660"/>
        </w:tabs>
        <w:rPr>
          <w:rFonts w:asciiTheme="minorHAnsi" w:eastAsiaTheme="minorEastAsia" w:hAnsiTheme="minorHAnsi" w:cstheme="minorBidi"/>
          <w:noProof/>
          <w:kern w:val="2"/>
          <w:lang w:eastAsia="pt-PT"/>
          <w14:ligatures w14:val="standardContextual"/>
        </w:rPr>
      </w:pPr>
      <w:hyperlink w:anchor="_Toc199624798" w:history="1">
        <w:r w:rsidRPr="007C5A68">
          <w:rPr>
            <w:rStyle w:val="Hiperligao"/>
            <w:noProof/>
            <w:lang w:eastAsia="x-none"/>
          </w:rPr>
          <w:t>5.1</w:t>
        </w:r>
        <w:r>
          <w:rPr>
            <w:rFonts w:asciiTheme="minorHAnsi" w:eastAsiaTheme="minorEastAsia" w:hAnsiTheme="minorHAnsi" w:cstheme="minorBidi"/>
            <w:noProof/>
            <w:kern w:val="2"/>
            <w:lang w:eastAsia="pt-PT"/>
            <w14:ligatures w14:val="standardContextual"/>
          </w:rPr>
          <w:tab/>
        </w:r>
        <w:r w:rsidRPr="007C5A68">
          <w:rPr>
            <w:rStyle w:val="Hiperligao"/>
            <w:noProof/>
          </w:rPr>
          <w:t>Modelo de dados</w:t>
        </w:r>
        <w:r>
          <w:rPr>
            <w:noProof/>
            <w:webHidden/>
          </w:rPr>
          <w:tab/>
        </w:r>
        <w:r>
          <w:rPr>
            <w:noProof/>
            <w:webHidden/>
          </w:rPr>
          <w:fldChar w:fldCharType="begin"/>
        </w:r>
        <w:r>
          <w:rPr>
            <w:noProof/>
            <w:webHidden/>
          </w:rPr>
          <w:instrText xml:space="preserve"> PAGEREF _Toc199624798 \h </w:instrText>
        </w:r>
        <w:r>
          <w:rPr>
            <w:noProof/>
            <w:webHidden/>
          </w:rPr>
        </w:r>
        <w:r>
          <w:rPr>
            <w:noProof/>
            <w:webHidden/>
          </w:rPr>
          <w:fldChar w:fldCharType="separate"/>
        </w:r>
        <w:r>
          <w:rPr>
            <w:noProof/>
            <w:webHidden/>
          </w:rPr>
          <w:t>133</w:t>
        </w:r>
        <w:r>
          <w:rPr>
            <w:noProof/>
            <w:webHidden/>
          </w:rPr>
          <w:fldChar w:fldCharType="end"/>
        </w:r>
      </w:hyperlink>
    </w:p>
    <w:p w14:paraId="4FC8C926" w14:textId="49CAC21B" w:rsidR="00DE1392" w:rsidRDefault="00DE1392">
      <w:pPr>
        <w:pStyle w:val="ndice3"/>
        <w:rPr>
          <w:rFonts w:asciiTheme="minorHAnsi" w:eastAsiaTheme="minorEastAsia" w:hAnsiTheme="minorHAnsi" w:cstheme="minorBidi"/>
          <w:noProof/>
          <w:kern w:val="2"/>
          <w:lang w:eastAsia="pt-PT"/>
          <w14:ligatures w14:val="standardContextual"/>
        </w:rPr>
      </w:pPr>
      <w:hyperlink w:anchor="_Toc199624799" w:history="1">
        <w:r w:rsidRPr="007C5A68">
          <w:rPr>
            <w:rStyle w:val="Hiperligao"/>
            <w:noProof/>
          </w:rPr>
          <w:t>5.1.1</w:t>
        </w:r>
        <w:r>
          <w:rPr>
            <w:rFonts w:asciiTheme="minorHAnsi" w:eastAsiaTheme="minorEastAsia" w:hAnsiTheme="minorHAnsi" w:cstheme="minorBidi"/>
            <w:noProof/>
            <w:kern w:val="2"/>
            <w:lang w:eastAsia="pt-PT"/>
            <w14:ligatures w14:val="standardContextual"/>
          </w:rPr>
          <w:tab/>
        </w:r>
        <w:r w:rsidRPr="007C5A68">
          <w:rPr>
            <w:rStyle w:val="Hiperligao"/>
            <w:noProof/>
          </w:rPr>
          <w:t>Tabela Armazém</w:t>
        </w:r>
        <w:r>
          <w:rPr>
            <w:noProof/>
            <w:webHidden/>
          </w:rPr>
          <w:tab/>
        </w:r>
        <w:r>
          <w:rPr>
            <w:noProof/>
            <w:webHidden/>
          </w:rPr>
          <w:fldChar w:fldCharType="begin"/>
        </w:r>
        <w:r>
          <w:rPr>
            <w:noProof/>
            <w:webHidden/>
          </w:rPr>
          <w:instrText xml:space="preserve"> PAGEREF _Toc199624799 \h </w:instrText>
        </w:r>
        <w:r>
          <w:rPr>
            <w:noProof/>
            <w:webHidden/>
          </w:rPr>
        </w:r>
        <w:r>
          <w:rPr>
            <w:noProof/>
            <w:webHidden/>
          </w:rPr>
          <w:fldChar w:fldCharType="separate"/>
        </w:r>
        <w:r>
          <w:rPr>
            <w:noProof/>
            <w:webHidden/>
          </w:rPr>
          <w:t>135</w:t>
        </w:r>
        <w:r>
          <w:rPr>
            <w:noProof/>
            <w:webHidden/>
          </w:rPr>
          <w:fldChar w:fldCharType="end"/>
        </w:r>
      </w:hyperlink>
    </w:p>
    <w:p w14:paraId="64D99104" w14:textId="338C1E14" w:rsidR="00DE1392" w:rsidRDefault="00DE1392">
      <w:pPr>
        <w:pStyle w:val="ndice3"/>
        <w:rPr>
          <w:rFonts w:asciiTheme="minorHAnsi" w:eastAsiaTheme="minorEastAsia" w:hAnsiTheme="minorHAnsi" w:cstheme="minorBidi"/>
          <w:noProof/>
          <w:kern w:val="2"/>
          <w:lang w:eastAsia="pt-PT"/>
          <w14:ligatures w14:val="standardContextual"/>
        </w:rPr>
      </w:pPr>
      <w:hyperlink w:anchor="_Toc199624800" w:history="1">
        <w:r w:rsidRPr="007C5A68">
          <w:rPr>
            <w:rStyle w:val="Hiperligao"/>
            <w:noProof/>
          </w:rPr>
          <w:t>5.1.2</w:t>
        </w:r>
        <w:r>
          <w:rPr>
            <w:rFonts w:asciiTheme="minorHAnsi" w:eastAsiaTheme="minorEastAsia" w:hAnsiTheme="minorHAnsi" w:cstheme="minorBidi"/>
            <w:noProof/>
            <w:kern w:val="2"/>
            <w:lang w:eastAsia="pt-PT"/>
            <w14:ligatures w14:val="standardContextual"/>
          </w:rPr>
          <w:tab/>
        </w:r>
        <w:r w:rsidRPr="007C5A68">
          <w:rPr>
            <w:rStyle w:val="Hiperligao"/>
            <w:noProof/>
          </w:rPr>
          <w:t>Tabela Casta</w:t>
        </w:r>
        <w:r>
          <w:rPr>
            <w:noProof/>
            <w:webHidden/>
          </w:rPr>
          <w:tab/>
        </w:r>
        <w:r>
          <w:rPr>
            <w:noProof/>
            <w:webHidden/>
          </w:rPr>
          <w:fldChar w:fldCharType="begin"/>
        </w:r>
        <w:r>
          <w:rPr>
            <w:noProof/>
            <w:webHidden/>
          </w:rPr>
          <w:instrText xml:space="preserve"> PAGEREF _Toc199624800 \h </w:instrText>
        </w:r>
        <w:r>
          <w:rPr>
            <w:noProof/>
            <w:webHidden/>
          </w:rPr>
        </w:r>
        <w:r>
          <w:rPr>
            <w:noProof/>
            <w:webHidden/>
          </w:rPr>
          <w:fldChar w:fldCharType="separate"/>
        </w:r>
        <w:r>
          <w:rPr>
            <w:noProof/>
            <w:webHidden/>
          </w:rPr>
          <w:t>136</w:t>
        </w:r>
        <w:r>
          <w:rPr>
            <w:noProof/>
            <w:webHidden/>
          </w:rPr>
          <w:fldChar w:fldCharType="end"/>
        </w:r>
      </w:hyperlink>
    </w:p>
    <w:p w14:paraId="099D3AF8" w14:textId="70AF68BB" w:rsidR="00DE1392" w:rsidRDefault="00DE1392">
      <w:pPr>
        <w:pStyle w:val="ndice3"/>
        <w:rPr>
          <w:rFonts w:asciiTheme="minorHAnsi" w:eastAsiaTheme="minorEastAsia" w:hAnsiTheme="minorHAnsi" w:cstheme="minorBidi"/>
          <w:noProof/>
          <w:kern w:val="2"/>
          <w:lang w:eastAsia="pt-PT"/>
          <w14:ligatures w14:val="standardContextual"/>
        </w:rPr>
      </w:pPr>
      <w:hyperlink w:anchor="_Toc199624801" w:history="1">
        <w:r w:rsidRPr="007C5A68">
          <w:rPr>
            <w:rStyle w:val="Hiperligao"/>
            <w:noProof/>
          </w:rPr>
          <w:t>5.1.3</w:t>
        </w:r>
        <w:r>
          <w:rPr>
            <w:rFonts w:asciiTheme="minorHAnsi" w:eastAsiaTheme="minorEastAsia" w:hAnsiTheme="minorHAnsi" w:cstheme="minorBidi"/>
            <w:noProof/>
            <w:kern w:val="2"/>
            <w:lang w:eastAsia="pt-PT"/>
            <w14:ligatures w14:val="standardContextual"/>
          </w:rPr>
          <w:tab/>
        </w:r>
        <w:r w:rsidRPr="007C5A68">
          <w:rPr>
            <w:rStyle w:val="Hiperligao"/>
            <w:noProof/>
          </w:rPr>
          <w:t>Tabela CastaProduto</w:t>
        </w:r>
        <w:r>
          <w:rPr>
            <w:noProof/>
            <w:webHidden/>
          </w:rPr>
          <w:tab/>
        </w:r>
        <w:r>
          <w:rPr>
            <w:noProof/>
            <w:webHidden/>
          </w:rPr>
          <w:fldChar w:fldCharType="begin"/>
        </w:r>
        <w:r>
          <w:rPr>
            <w:noProof/>
            <w:webHidden/>
          </w:rPr>
          <w:instrText xml:space="preserve"> PAGEREF _Toc199624801 \h </w:instrText>
        </w:r>
        <w:r>
          <w:rPr>
            <w:noProof/>
            <w:webHidden/>
          </w:rPr>
        </w:r>
        <w:r>
          <w:rPr>
            <w:noProof/>
            <w:webHidden/>
          </w:rPr>
          <w:fldChar w:fldCharType="separate"/>
        </w:r>
        <w:r>
          <w:rPr>
            <w:noProof/>
            <w:webHidden/>
          </w:rPr>
          <w:t>136</w:t>
        </w:r>
        <w:r>
          <w:rPr>
            <w:noProof/>
            <w:webHidden/>
          </w:rPr>
          <w:fldChar w:fldCharType="end"/>
        </w:r>
      </w:hyperlink>
    </w:p>
    <w:p w14:paraId="6FEC00E0" w14:textId="4A42BB88" w:rsidR="00DE1392" w:rsidRDefault="00DE1392">
      <w:pPr>
        <w:pStyle w:val="ndice3"/>
        <w:rPr>
          <w:rFonts w:asciiTheme="minorHAnsi" w:eastAsiaTheme="minorEastAsia" w:hAnsiTheme="minorHAnsi" w:cstheme="minorBidi"/>
          <w:noProof/>
          <w:kern w:val="2"/>
          <w:lang w:eastAsia="pt-PT"/>
          <w14:ligatures w14:val="standardContextual"/>
        </w:rPr>
      </w:pPr>
      <w:hyperlink w:anchor="_Toc199624802" w:history="1">
        <w:r w:rsidRPr="007C5A68">
          <w:rPr>
            <w:rStyle w:val="Hiperligao"/>
            <w:noProof/>
          </w:rPr>
          <w:t>5.1.4</w:t>
        </w:r>
        <w:r>
          <w:rPr>
            <w:rFonts w:asciiTheme="minorHAnsi" w:eastAsiaTheme="minorEastAsia" w:hAnsiTheme="minorHAnsi" w:cstheme="minorBidi"/>
            <w:noProof/>
            <w:kern w:val="2"/>
            <w:lang w:eastAsia="pt-PT"/>
            <w14:ligatures w14:val="standardContextual"/>
          </w:rPr>
          <w:tab/>
        </w:r>
        <w:r w:rsidRPr="007C5A68">
          <w:rPr>
            <w:rStyle w:val="Hiperligao"/>
            <w:noProof/>
          </w:rPr>
          <w:t>Tabela CategoriaFuncional</w:t>
        </w:r>
        <w:r>
          <w:rPr>
            <w:noProof/>
            <w:webHidden/>
          </w:rPr>
          <w:tab/>
        </w:r>
        <w:r>
          <w:rPr>
            <w:noProof/>
            <w:webHidden/>
          </w:rPr>
          <w:fldChar w:fldCharType="begin"/>
        </w:r>
        <w:r>
          <w:rPr>
            <w:noProof/>
            <w:webHidden/>
          </w:rPr>
          <w:instrText xml:space="preserve"> PAGEREF _Toc199624802 \h </w:instrText>
        </w:r>
        <w:r>
          <w:rPr>
            <w:noProof/>
            <w:webHidden/>
          </w:rPr>
        </w:r>
        <w:r>
          <w:rPr>
            <w:noProof/>
            <w:webHidden/>
          </w:rPr>
          <w:fldChar w:fldCharType="separate"/>
        </w:r>
        <w:r>
          <w:rPr>
            <w:noProof/>
            <w:webHidden/>
          </w:rPr>
          <w:t>137</w:t>
        </w:r>
        <w:r>
          <w:rPr>
            <w:noProof/>
            <w:webHidden/>
          </w:rPr>
          <w:fldChar w:fldCharType="end"/>
        </w:r>
      </w:hyperlink>
    </w:p>
    <w:p w14:paraId="4BEA87D6" w14:textId="146705DD" w:rsidR="00DE1392" w:rsidRDefault="00DE1392">
      <w:pPr>
        <w:pStyle w:val="ndice3"/>
        <w:rPr>
          <w:rFonts w:asciiTheme="minorHAnsi" w:eastAsiaTheme="minorEastAsia" w:hAnsiTheme="minorHAnsi" w:cstheme="minorBidi"/>
          <w:noProof/>
          <w:kern w:val="2"/>
          <w:lang w:eastAsia="pt-PT"/>
          <w14:ligatures w14:val="standardContextual"/>
        </w:rPr>
      </w:pPr>
      <w:hyperlink w:anchor="_Toc199624803" w:history="1">
        <w:r w:rsidRPr="007C5A68">
          <w:rPr>
            <w:rStyle w:val="Hiperligao"/>
            <w:noProof/>
          </w:rPr>
          <w:t>5.1.5</w:t>
        </w:r>
        <w:r>
          <w:rPr>
            <w:rFonts w:asciiTheme="minorHAnsi" w:eastAsiaTheme="minorEastAsia" w:hAnsiTheme="minorHAnsi" w:cstheme="minorBidi"/>
            <w:noProof/>
            <w:kern w:val="2"/>
            <w:lang w:eastAsia="pt-PT"/>
            <w14:ligatures w14:val="standardContextual"/>
          </w:rPr>
          <w:tab/>
        </w:r>
        <w:r w:rsidRPr="007C5A68">
          <w:rPr>
            <w:rStyle w:val="Hiperligao"/>
            <w:noProof/>
          </w:rPr>
          <w:t>Tabela Cliente</w:t>
        </w:r>
        <w:r>
          <w:rPr>
            <w:noProof/>
            <w:webHidden/>
          </w:rPr>
          <w:tab/>
        </w:r>
        <w:r>
          <w:rPr>
            <w:noProof/>
            <w:webHidden/>
          </w:rPr>
          <w:fldChar w:fldCharType="begin"/>
        </w:r>
        <w:r>
          <w:rPr>
            <w:noProof/>
            <w:webHidden/>
          </w:rPr>
          <w:instrText xml:space="preserve"> PAGEREF _Toc199624803 \h </w:instrText>
        </w:r>
        <w:r>
          <w:rPr>
            <w:noProof/>
            <w:webHidden/>
          </w:rPr>
        </w:r>
        <w:r>
          <w:rPr>
            <w:noProof/>
            <w:webHidden/>
          </w:rPr>
          <w:fldChar w:fldCharType="separate"/>
        </w:r>
        <w:r>
          <w:rPr>
            <w:noProof/>
            <w:webHidden/>
          </w:rPr>
          <w:t>137</w:t>
        </w:r>
        <w:r>
          <w:rPr>
            <w:noProof/>
            <w:webHidden/>
          </w:rPr>
          <w:fldChar w:fldCharType="end"/>
        </w:r>
      </w:hyperlink>
    </w:p>
    <w:p w14:paraId="7F69FD52" w14:textId="71E4E87D" w:rsidR="00DE1392" w:rsidRDefault="00DE1392">
      <w:pPr>
        <w:pStyle w:val="ndice3"/>
        <w:rPr>
          <w:rFonts w:asciiTheme="minorHAnsi" w:eastAsiaTheme="minorEastAsia" w:hAnsiTheme="minorHAnsi" w:cstheme="minorBidi"/>
          <w:noProof/>
          <w:kern w:val="2"/>
          <w:lang w:eastAsia="pt-PT"/>
          <w14:ligatures w14:val="standardContextual"/>
        </w:rPr>
      </w:pPr>
      <w:hyperlink w:anchor="_Toc199624804" w:history="1">
        <w:r w:rsidRPr="007C5A68">
          <w:rPr>
            <w:rStyle w:val="Hiperligao"/>
            <w:noProof/>
          </w:rPr>
          <w:t>5.1.6</w:t>
        </w:r>
        <w:r>
          <w:rPr>
            <w:rFonts w:asciiTheme="minorHAnsi" w:eastAsiaTheme="minorEastAsia" w:hAnsiTheme="minorHAnsi" w:cstheme="minorBidi"/>
            <w:noProof/>
            <w:kern w:val="2"/>
            <w:lang w:eastAsia="pt-PT"/>
            <w14:ligatures w14:val="standardContextual"/>
          </w:rPr>
          <w:tab/>
        </w:r>
        <w:r w:rsidRPr="007C5A68">
          <w:rPr>
            <w:rStyle w:val="Hiperligao"/>
            <w:noProof/>
          </w:rPr>
          <w:t>Tabela Distrito</w:t>
        </w:r>
        <w:r>
          <w:rPr>
            <w:noProof/>
            <w:webHidden/>
          </w:rPr>
          <w:tab/>
        </w:r>
        <w:r>
          <w:rPr>
            <w:noProof/>
            <w:webHidden/>
          </w:rPr>
          <w:fldChar w:fldCharType="begin"/>
        </w:r>
        <w:r>
          <w:rPr>
            <w:noProof/>
            <w:webHidden/>
          </w:rPr>
          <w:instrText xml:space="preserve"> PAGEREF _Toc199624804 \h </w:instrText>
        </w:r>
        <w:r>
          <w:rPr>
            <w:noProof/>
            <w:webHidden/>
          </w:rPr>
        </w:r>
        <w:r>
          <w:rPr>
            <w:noProof/>
            <w:webHidden/>
          </w:rPr>
          <w:fldChar w:fldCharType="separate"/>
        </w:r>
        <w:r>
          <w:rPr>
            <w:noProof/>
            <w:webHidden/>
          </w:rPr>
          <w:t>138</w:t>
        </w:r>
        <w:r>
          <w:rPr>
            <w:noProof/>
            <w:webHidden/>
          </w:rPr>
          <w:fldChar w:fldCharType="end"/>
        </w:r>
      </w:hyperlink>
    </w:p>
    <w:p w14:paraId="2028382A" w14:textId="1A17D6AD" w:rsidR="00DE1392" w:rsidRDefault="00DE1392">
      <w:pPr>
        <w:pStyle w:val="ndice3"/>
        <w:rPr>
          <w:rFonts w:asciiTheme="minorHAnsi" w:eastAsiaTheme="minorEastAsia" w:hAnsiTheme="minorHAnsi" w:cstheme="minorBidi"/>
          <w:noProof/>
          <w:kern w:val="2"/>
          <w:lang w:eastAsia="pt-PT"/>
          <w14:ligatures w14:val="standardContextual"/>
        </w:rPr>
      </w:pPr>
      <w:hyperlink w:anchor="_Toc199624805" w:history="1">
        <w:r w:rsidRPr="007C5A68">
          <w:rPr>
            <w:rStyle w:val="Hiperligao"/>
            <w:noProof/>
          </w:rPr>
          <w:t>5.1.7</w:t>
        </w:r>
        <w:r>
          <w:rPr>
            <w:rFonts w:asciiTheme="minorHAnsi" w:eastAsiaTheme="minorEastAsia" w:hAnsiTheme="minorHAnsi" w:cstheme="minorBidi"/>
            <w:noProof/>
            <w:kern w:val="2"/>
            <w:lang w:eastAsia="pt-PT"/>
            <w14:ligatures w14:val="standardContextual"/>
          </w:rPr>
          <w:tab/>
        </w:r>
        <w:r w:rsidRPr="007C5A68">
          <w:rPr>
            <w:rStyle w:val="Hiperligao"/>
            <w:noProof/>
          </w:rPr>
          <w:t>Tabela DistritoTransportadora</w:t>
        </w:r>
        <w:r>
          <w:rPr>
            <w:noProof/>
            <w:webHidden/>
          </w:rPr>
          <w:tab/>
        </w:r>
        <w:r>
          <w:rPr>
            <w:noProof/>
            <w:webHidden/>
          </w:rPr>
          <w:fldChar w:fldCharType="begin"/>
        </w:r>
        <w:r>
          <w:rPr>
            <w:noProof/>
            <w:webHidden/>
          </w:rPr>
          <w:instrText xml:space="preserve"> PAGEREF _Toc199624805 \h </w:instrText>
        </w:r>
        <w:r>
          <w:rPr>
            <w:noProof/>
            <w:webHidden/>
          </w:rPr>
        </w:r>
        <w:r>
          <w:rPr>
            <w:noProof/>
            <w:webHidden/>
          </w:rPr>
          <w:fldChar w:fldCharType="separate"/>
        </w:r>
        <w:r>
          <w:rPr>
            <w:noProof/>
            <w:webHidden/>
          </w:rPr>
          <w:t>138</w:t>
        </w:r>
        <w:r>
          <w:rPr>
            <w:noProof/>
            <w:webHidden/>
          </w:rPr>
          <w:fldChar w:fldCharType="end"/>
        </w:r>
      </w:hyperlink>
    </w:p>
    <w:p w14:paraId="41FF6306" w14:textId="53F0F219" w:rsidR="00DE1392" w:rsidRDefault="00DE1392">
      <w:pPr>
        <w:pStyle w:val="ndice3"/>
        <w:rPr>
          <w:rFonts w:asciiTheme="minorHAnsi" w:eastAsiaTheme="minorEastAsia" w:hAnsiTheme="minorHAnsi" w:cstheme="minorBidi"/>
          <w:noProof/>
          <w:kern w:val="2"/>
          <w:lang w:eastAsia="pt-PT"/>
          <w14:ligatures w14:val="standardContextual"/>
        </w:rPr>
      </w:pPr>
      <w:hyperlink w:anchor="_Toc199624806" w:history="1">
        <w:r w:rsidRPr="007C5A68">
          <w:rPr>
            <w:rStyle w:val="Hiperligao"/>
            <w:noProof/>
          </w:rPr>
          <w:t>5.1.8</w:t>
        </w:r>
        <w:r>
          <w:rPr>
            <w:rFonts w:asciiTheme="minorHAnsi" w:eastAsiaTheme="minorEastAsia" w:hAnsiTheme="minorHAnsi" w:cstheme="minorBidi"/>
            <w:noProof/>
            <w:kern w:val="2"/>
            <w:lang w:eastAsia="pt-PT"/>
            <w14:ligatures w14:val="standardContextual"/>
          </w:rPr>
          <w:tab/>
        </w:r>
        <w:r w:rsidRPr="007C5A68">
          <w:rPr>
            <w:rStyle w:val="Hiperligao"/>
            <w:noProof/>
          </w:rPr>
          <w:t>Tabela Empregado</w:t>
        </w:r>
        <w:r>
          <w:rPr>
            <w:noProof/>
            <w:webHidden/>
          </w:rPr>
          <w:tab/>
        </w:r>
        <w:r>
          <w:rPr>
            <w:noProof/>
            <w:webHidden/>
          </w:rPr>
          <w:fldChar w:fldCharType="begin"/>
        </w:r>
        <w:r>
          <w:rPr>
            <w:noProof/>
            <w:webHidden/>
          </w:rPr>
          <w:instrText xml:space="preserve"> PAGEREF _Toc199624806 \h </w:instrText>
        </w:r>
        <w:r>
          <w:rPr>
            <w:noProof/>
            <w:webHidden/>
          </w:rPr>
        </w:r>
        <w:r>
          <w:rPr>
            <w:noProof/>
            <w:webHidden/>
          </w:rPr>
          <w:fldChar w:fldCharType="separate"/>
        </w:r>
        <w:r>
          <w:rPr>
            <w:noProof/>
            <w:webHidden/>
          </w:rPr>
          <w:t>139</w:t>
        </w:r>
        <w:r>
          <w:rPr>
            <w:noProof/>
            <w:webHidden/>
          </w:rPr>
          <w:fldChar w:fldCharType="end"/>
        </w:r>
      </w:hyperlink>
    </w:p>
    <w:p w14:paraId="7D86A6C1" w14:textId="0A85325F" w:rsidR="00DE1392" w:rsidRDefault="00DE1392">
      <w:pPr>
        <w:pStyle w:val="ndice3"/>
        <w:rPr>
          <w:rFonts w:asciiTheme="minorHAnsi" w:eastAsiaTheme="minorEastAsia" w:hAnsiTheme="minorHAnsi" w:cstheme="minorBidi"/>
          <w:noProof/>
          <w:kern w:val="2"/>
          <w:lang w:eastAsia="pt-PT"/>
          <w14:ligatures w14:val="standardContextual"/>
        </w:rPr>
      </w:pPr>
      <w:hyperlink w:anchor="_Toc199624807" w:history="1">
        <w:r w:rsidRPr="007C5A68">
          <w:rPr>
            <w:rStyle w:val="Hiperligao"/>
            <w:noProof/>
          </w:rPr>
          <w:t>5.1.9</w:t>
        </w:r>
        <w:r>
          <w:rPr>
            <w:rFonts w:asciiTheme="minorHAnsi" w:eastAsiaTheme="minorEastAsia" w:hAnsiTheme="minorHAnsi" w:cstheme="minorBidi"/>
            <w:noProof/>
            <w:kern w:val="2"/>
            <w:lang w:eastAsia="pt-PT"/>
            <w14:ligatures w14:val="standardContextual"/>
          </w:rPr>
          <w:tab/>
        </w:r>
        <w:r w:rsidRPr="007C5A68">
          <w:rPr>
            <w:rStyle w:val="Hiperligao"/>
            <w:noProof/>
          </w:rPr>
          <w:t>Tabela EmpregadoArmazem</w:t>
        </w:r>
        <w:r>
          <w:rPr>
            <w:noProof/>
            <w:webHidden/>
          </w:rPr>
          <w:tab/>
        </w:r>
        <w:r>
          <w:rPr>
            <w:noProof/>
            <w:webHidden/>
          </w:rPr>
          <w:fldChar w:fldCharType="begin"/>
        </w:r>
        <w:r>
          <w:rPr>
            <w:noProof/>
            <w:webHidden/>
          </w:rPr>
          <w:instrText xml:space="preserve"> PAGEREF _Toc199624807 \h </w:instrText>
        </w:r>
        <w:r>
          <w:rPr>
            <w:noProof/>
            <w:webHidden/>
          </w:rPr>
        </w:r>
        <w:r>
          <w:rPr>
            <w:noProof/>
            <w:webHidden/>
          </w:rPr>
          <w:fldChar w:fldCharType="separate"/>
        </w:r>
        <w:r>
          <w:rPr>
            <w:noProof/>
            <w:webHidden/>
          </w:rPr>
          <w:t>140</w:t>
        </w:r>
        <w:r>
          <w:rPr>
            <w:noProof/>
            <w:webHidden/>
          </w:rPr>
          <w:fldChar w:fldCharType="end"/>
        </w:r>
      </w:hyperlink>
    </w:p>
    <w:p w14:paraId="31B8488E" w14:textId="67DC2768" w:rsidR="00DE1392" w:rsidRDefault="00DE1392">
      <w:pPr>
        <w:pStyle w:val="ndice3"/>
        <w:rPr>
          <w:rFonts w:asciiTheme="minorHAnsi" w:eastAsiaTheme="minorEastAsia" w:hAnsiTheme="minorHAnsi" w:cstheme="minorBidi"/>
          <w:noProof/>
          <w:kern w:val="2"/>
          <w:lang w:eastAsia="pt-PT"/>
          <w14:ligatures w14:val="standardContextual"/>
        </w:rPr>
      </w:pPr>
      <w:hyperlink w:anchor="_Toc199624808" w:history="1">
        <w:r w:rsidRPr="007C5A68">
          <w:rPr>
            <w:rStyle w:val="Hiperligao"/>
            <w:noProof/>
          </w:rPr>
          <w:t>5.1.10</w:t>
        </w:r>
        <w:r>
          <w:rPr>
            <w:rFonts w:asciiTheme="minorHAnsi" w:eastAsiaTheme="minorEastAsia" w:hAnsiTheme="minorHAnsi" w:cstheme="minorBidi"/>
            <w:noProof/>
            <w:kern w:val="2"/>
            <w:lang w:eastAsia="pt-PT"/>
            <w14:ligatures w14:val="standardContextual"/>
          </w:rPr>
          <w:tab/>
        </w:r>
        <w:r w:rsidRPr="007C5A68">
          <w:rPr>
            <w:rStyle w:val="Hiperligao"/>
            <w:noProof/>
          </w:rPr>
          <w:t>Tabela EncomendaCliente</w:t>
        </w:r>
        <w:r>
          <w:rPr>
            <w:noProof/>
            <w:webHidden/>
          </w:rPr>
          <w:tab/>
        </w:r>
        <w:r>
          <w:rPr>
            <w:noProof/>
            <w:webHidden/>
          </w:rPr>
          <w:fldChar w:fldCharType="begin"/>
        </w:r>
        <w:r>
          <w:rPr>
            <w:noProof/>
            <w:webHidden/>
          </w:rPr>
          <w:instrText xml:space="preserve"> PAGEREF _Toc199624808 \h </w:instrText>
        </w:r>
        <w:r>
          <w:rPr>
            <w:noProof/>
            <w:webHidden/>
          </w:rPr>
        </w:r>
        <w:r>
          <w:rPr>
            <w:noProof/>
            <w:webHidden/>
          </w:rPr>
          <w:fldChar w:fldCharType="separate"/>
        </w:r>
        <w:r>
          <w:rPr>
            <w:noProof/>
            <w:webHidden/>
          </w:rPr>
          <w:t>140</w:t>
        </w:r>
        <w:r>
          <w:rPr>
            <w:noProof/>
            <w:webHidden/>
          </w:rPr>
          <w:fldChar w:fldCharType="end"/>
        </w:r>
      </w:hyperlink>
    </w:p>
    <w:p w14:paraId="05C42E9B" w14:textId="1A881323" w:rsidR="00DE1392" w:rsidRDefault="00DE1392">
      <w:pPr>
        <w:pStyle w:val="ndice3"/>
        <w:rPr>
          <w:rFonts w:asciiTheme="minorHAnsi" w:eastAsiaTheme="minorEastAsia" w:hAnsiTheme="minorHAnsi" w:cstheme="minorBidi"/>
          <w:noProof/>
          <w:kern w:val="2"/>
          <w:lang w:eastAsia="pt-PT"/>
          <w14:ligatures w14:val="standardContextual"/>
        </w:rPr>
      </w:pPr>
      <w:hyperlink w:anchor="_Toc199624809" w:history="1">
        <w:r w:rsidRPr="007C5A68">
          <w:rPr>
            <w:rStyle w:val="Hiperligao"/>
            <w:noProof/>
          </w:rPr>
          <w:t>5.1.11</w:t>
        </w:r>
        <w:r>
          <w:rPr>
            <w:rFonts w:asciiTheme="minorHAnsi" w:eastAsiaTheme="minorEastAsia" w:hAnsiTheme="minorHAnsi" w:cstheme="minorBidi"/>
            <w:noProof/>
            <w:kern w:val="2"/>
            <w:lang w:eastAsia="pt-PT"/>
            <w14:ligatures w14:val="standardContextual"/>
          </w:rPr>
          <w:tab/>
        </w:r>
        <w:r w:rsidRPr="007C5A68">
          <w:rPr>
            <w:rStyle w:val="Hiperligao"/>
            <w:noProof/>
          </w:rPr>
          <w:t>Tabela EncomendaFornecedor</w:t>
        </w:r>
        <w:r>
          <w:rPr>
            <w:noProof/>
            <w:webHidden/>
          </w:rPr>
          <w:tab/>
        </w:r>
        <w:r>
          <w:rPr>
            <w:noProof/>
            <w:webHidden/>
          </w:rPr>
          <w:fldChar w:fldCharType="begin"/>
        </w:r>
        <w:r>
          <w:rPr>
            <w:noProof/>
            <w:webHidden/>
          </w:rPr>
          <w:instrText xml:space="preserve"> PAGEREF _Toc199624809 \h </w:instrText>
        </w:r>
        <w:r>
          <w:rPr>
            <w:noProof/>
            <w:webHidden/>
          </w:rPr>
        </w:r>
        <w:r>
          <w:rPr>
            <w:noProof/>
            <w:webHidden/>
          </w:rPr>
          <w:fldChar w:fldCharType="separate"/>
        </w:r>
        <w:r>
          <w:rPr>
            <w:noProof/>
            <w:webHidden/>
          </w:rPr>
          <w:t>141</w:t>
        </w:r>
        <w:r>
          <w:rPr>
            <w:noProof/>
            <w:webHidden/>
          </w:rPr>
          <w:fldChar w:fldCharType="end"/>
        </w:r>
      </w:hyperlink>
    </w:p>
    <w:p w14:paraId="523C9A91" w14:textId="3D847A69" w:rsidR="00DE1392" w:rsidRDefault="00DE1392">
      <w:pPr>
        <w:pStyle w:val="ndice3"/>
        <w:rPr>
          <w:rFonts w:asciiTheme="minorHAnsi" w:eastAsiaTheme="minorEastAsia" w:hAnsiTheme="minorHAnsi" w:cstheme="minorBidi"/>
          <w:noProof/>
          <w:kern w:val="2"/>
          <w:lang w:eastAsia="pt-PT"/>
          <w14:ligatures w14:val="standardContextual"/>
        </w:rPr>
      </w:pPr>
      <w:hyperlink w:anchor="_Toc199624810" w:history="1">
        <w:r w:rsidRPr="007C5A68">
          <w:rPr>
            <w:rStyle w:val="Hiperligao"/>
            <w:noProof/>
          </w:rPr>
          <w:t>5.1.12</w:t>
        </w:r>
        <w:r>
          <w:rPr>
            <w:rFonts w:asciiTheme="minorHAnsi" w:eastAsiaTheme="minorEastAsia" w:hAnsiTheme="minorHAnsi" w:cstheme="minorBidi"/>
            <w:noProof/>
            <w:kern w:val="2"/>
            <w:lang w:eastAsia="pt-PT"/>
            <w14:ligatures w14:val="standardContextual"/>
          </w:rPr>
          <w:tab/>
        </w:r>
        <w:r w:rsidRPr="007C5A68">
          <w:rPr>
            <w:rStyle w:val="Hiperligao"/>
            <w:noProof/>
          </w:rPr>
          <w:t>Tabela EstadoEncomendaCliente</w:t>
        </w:r>
        <w:r>
          <w:rPr>
            <w:noProof/>
            <w:webHidden/>
          </w:rPr>
          <w:tab/>
        </w:r>
        <w:r>
          <w:rPr>
            <w:noProof/>
            <w:webHidden/>
          </w:rPr>
          <w:fldChar w:fldCharType="begin"/>
        </w:r>
        <w:r>
          <w:rPr>
            <w:noProof/>
            <w:webHidden/>
          </w:rPr>
          <w:instrText xml:space="preserve"> PAGEREF _Toc199624810 \h </w:instrText>
        </w:r>
        <w:r>
          <w:rPr>
            <w:noProof/>
            <w:webHidden/>
          </w:rPr>
        </w:r>
        <w:r>
          <w:rPr>
            <w:noProof/>
            <w:webHidden/>
          </w:rPr>
          <w:fldChar w:fldCharType="separate"/>
        </w:r>
        <w:r>
          <w:rPr>
            <w:noProof/>
            <w:webHidden/>
          </w:rPr>
          <w:t>142</w:t>
        </w:r>
        <w:r>
          <w:rPr>
            <w:noProof/>
            <w:webHidden/>
          </w:rPr>
          <w:fldChar w:fldCharType="end"/>
        </w:r>
      </w:hyperlink>
    </w:p>
    <w:p w14:paraId="7A029798" w14:textId="59B26D70" w:rsidR="00DE1392" w:rsidRDefault="00DE1392">
      <w:pPr>
        <w:pStyle w:val="ndice3"/>
        <w:rPr>
          <w:rFonts w:asciiTheme="minorHAnsi" w:eastAsiaTheme="minorEastAsia" w:hAnsiTheme="minorHAnsi" w:cstheme="minorBidi"/>
          <w:noProof/>
          <w:kern w:val="2"/>
          <w:lang w:eastAsia="pt-PT"/>
          <w14:ligatures w14:val="standardContextual"/>
        </w:rPr>
      </w:pPr>
      <w:hyperlink w:anchor="_Toc199624811" w:history="1">
        <w:r w:rsidRPr="007C5A68">
          <w:rPr>
            <w:rStyle w:val="Hiperligao"/>
            <w:noProof/>
          </w:rPr>
          <w:t>5.1.13</w:t>
        </w:r>
        <w:r>
          <w:rPr>
            <w:rFonts w:asciiTheme="minorHAnsi" w:eastAsiaTheme="minorEastAsia" w:hAnsiTheme="minorHAnsi" w:cstheme="minorBidi"/>
            <w:noProof/>
            <w:kern w:val="2"/>
            <w:lang w:eastAsia="pt-PT"/>
            <w14:ligatures w14:val="standardContextual"/>
          </w:rPr>
          <w:tab/>
        </w:r>
        <w:r w:rsidRPr="007C5A68">
          <w:rPr>
            <w:rStyle w:val="Hiperligao"/>
            <w:noProof/>
          </w:rPr>
          <w:t>Tabela EstadoEncomendaFornecedor</w:t>
        </w:r>
        <w:r>
          <w:rPr>
            <w:noProof/>
            <w:webHidden/>
          </w:rPr>
          <w:tab/>
        </w:r>
        <w:r>
          <w:rPr>
            <w:noProof/>
            <w:webHidden/>
          </w:rPr>
          <w:fldChar w:fldCharType="begin"/>
        </w:r>
        <w:r>
          <w:rPr>
            <w:noProof/>
            <w:webHidden/>
          </w:rPr>
          <w:instrText xml:space="preserve"> PAGEREF _Toc199624811 \h </w:instrText>
        </w:r>
        <w:r>
          <w:rPr>
            <w:noProof/>
            <w:webHidden/>
          </w:rPr>
        </w:r>
        <w:r>
          <w:rPr>
            <w:noProof/>
            <w:webHidden/>
          </w:rPr>
          <w:fldChar w:fldCharType="separate"/>
        </w:r>
        <w:r>
          <w:rPr>
            <w:noProof/>
            <w:webHidden/>
          </w:rPr>
          <w:t>142</w:t>
        </w:r>
        <w:r>
          <w:rPr>
            <w:noProof/>
            <w:webHidden/>
          </w:rPr>
          <w:fldChar w:fldCharType="end"/>
        </w:r>
      </w:hyperlink>
    </w:p>
    <w:p w14:paraId="507EAA23" w14:textId="59B34656" w:rsidR="00DE1392" w:rsidRDefault="00DE1392">
      <w:pPr>
        <w:pStyle w:val="ndice3"/>
        <w:rPr>
          <w:rFonts w:asciiTheme="minorHAnsi" w:eastAsiaTheme="minorEastAsia" w:hAnsiTheme="minorHAnsi" w:cstheme="minorBidi"/>
          <w:noProof/>
          <w:kern w:val="2"/>
          <w:lang w:eastAsia="pt-PT"/>
          <w14:ligatures w14:val="standardContextual"/>
        </w:rPr>
      </w:pPr>
      <w:hyperlink w:anchor="_Toc199624812" w:history="1">
        <w:r w:rsidRPr="007C5A68">
          <w:rPr>
            <w:rStyle w:val="Hiperligao"/>
            <w:noProof/>
          </w:rPr>
          <w:t>5.1.14</w:t>
        </w:r>
        <w:r>
          <w:rPr>
            <w:rFonts w:asciiTheme="minorHAnsi" w:eastAsiaTheme="minorEastAsia" w:hAnsiTheme="minorHAnsi" w:cstheme="minorBidi"/>
            <w:noProof/>
            <w:kern w:val="2"/>
            <w:lang w:eastAsia="pt-PT"/>
            <w14:ligatures w14:val="standardContextual"/>
          </w:rPr>
          <w:tab/>
        </w:r>
        <w:r w:rsidRPr="007C5A68">
          <w:rPr>
            <w:rStyle w:val="Hiperligao"/>
            <w:noProof/>
          </w:rPr>
          <w:t>Tabela EstadoFaturaFornecedor</w:t>
        </w:r>
        <w:r>
          <w:rPr>
            <w:noProof/>
            <w:webHidden/>
          </w:rPr>
          <w:tab/>
        </w:r>
        <w:r>
          <w:rPr>
            <w:noProof/>
            <w:webHidden/>
          </w:rPr>
          <w:fldChar w:fldCharType="begin"/>
        </w:r>
        <w:r>
          <w:rPr>
            <w:noProof/>
            <w:webHidden/>
          </w:rPr>
          <w:instrText xml:space="preserve"> PAGEREF _Toc199624812 \h </w:instrText>
        </w:r>
        <w:r>
          <w:rPr>
            <w:noProof/>
            <w:webHidden/>
          </w:rPr>
        </w:r>
        <w:r>
          <w:rPr>
            <w:noProof/>
            <w:webHidden/>
          </w:rPr>
          <w:fldChar w:fldCharType="separate"/>
        </w:r>
        <w:r>
          <w:rPr>
            <w:noProof/>
            <w:webHidden/>
          </w:rPr>
          <w:t>142</w:t>
        </w:r>
        <w:r>
          <w:rPr>
            <w:noProof/>
            <w:webHidden/>
          </w:rPr>
          <w:fldChar w:fldCharType="end"/>
        </w:r>
      </w:hyperlink>
    </w:p>
    <w:p w14:paraId="2651EDBD" w14:textId="31EC23AA" w:rsidR="00DE1392" w:rsidRDefault="00DE1392">
      <w:pPr>
        <w:pStyle w:val="ndice3"/>
        <w:rPr>
          <w:rFonts w:asciiTheme="minorHAnsi" w:eastAsiaTheme="minorEastAsia" w:hAnsiTheme="minorHAnsi" w:cstheme="minorBidi"/>
          <w:noProof/>
          <w:kern w:val="2"/>
          <w:lang w:eastAsia="pt-PT"/>
          <w14:ligatures w14:val="standardContextual"/>
        </w:rPr>
      </w:pPr>
      <w:hyperlink w:anchor="_Toc199624813" w:history="1">
        <w:r w:rsidRPr="007C5A68">
          <w:rPr>
            <w:rStyle w:val="Hiperligao"/>
            <w:noProof/>
          </w:rPr>
          <w:t>5.1.15</w:t>
        </w:r>
        <w:r>
          <w:rPr>
            <w:rFonts w:asciiTheme="minorHAnsi" w:eastAsiaTheme="minorEastAsia" w:hAnsiTheme="minorHAnsi" w:cstheme="minorBidi"/>
            <w:noProof/>
            <w:kern w:val="2"/>
            <w:lang w:eastAsia="pt-PT"/>
            <w14:ligatures w14:val="standardContextual"/>
          </w:rPr>
          <w:tab/>
        </w:r>
        <w:r w:rsidRPr="007C5A68">
          <w:rPr>
            <w:rStyle w:val="Hiperligao"/>
            <w:noProof/>
          </w:rPr>
          <w:t>Tabela EstadoFaturaVenda</w:t>
        </w:r>
        <w:r>
          <w:rPr>
            <w:noProof/>
            <w:webHidden/>
          </w:rPr>
          <w:tab/>
        </w:r>
        <w:r>
          <w:rPr>
            <w:noProof/>
            <w:webHidden/>
          </w:rPr>
          <w:fldChar w:fldCharType="begin"/>
        </w:r>
        <w:r>
          <w:rPr>
            <w:noProof/>
            <w:webHidden/>
          </w:rPr>
          <w:instrText xml:space="preserve"> PAGEREF _Toc199624813 \h </w:instrText>
        </w:r>
        <w:r>
          <w:rPr>
            <w:noProof/>
            <w:webHidden/>
          </w:rPr>
        </w:r>
        <w:r>
          <w:rPr>
            <w:noProof/>
            <w:webHidden/>
          </w:rPr>
          <w:fldChar w:fldCharType="separate"/>
        </w:r>
        <w:r>
          <w:rPr>
            <w:noProof/>
            <w:webHidden/>
          </w:rPr>
          <w:t>143</w:t>
        </w:r>
        <w:r>
          <w:rPr>
            <w:noProof/>
            <w:webHidden/>
          </w:rPr>
          <w:fldChar w:fldCharType="end"/>
        </w:r>
      </w:hyperlink>
    </w:p>
    <w:p w14:paraId="301A2A27" w14:textId="40713A6F" w:rsidR="00DE1392" w:rsidRDefault="00DE1392">
      <w:pPr>
        <w:pStyle w:val="ndice3"/>
        <w:rPr>
          <w:rFonts w:asciiTheme="minorHAnsi" w:eastAsiaTheme="minorEastAsia" w:hAnsiTheme="minorHAnsi" w:cstheme="minorBidi"/>
          <w:noProof/>
          <w:kern w:val="2"/>
          <w:lang w:eastAsia="pt-PT"/>
          <w14:ligatures w14:val="standardContextual"/>
        </w:rPr>
      </w:pPr>
      <w:hyperlink w:anchor="_Toc199624814" w:history="1">
        <w:r w:rsidRPr="007C5A68">
          <w:rPr>
            <w:rStyle w:val="Hiperligao"/>
            <w:noProof/>
          </w:rPr>
          <w:t>5.1.16</w:t>
        </w:r>
        <w:r>
          <w:rPr>
            <w:rFonts w:asciiTheme="minorHAnsi" w:eastAsiaTheme="minorEastAsia" w:hAnsiTheme="minorHAnsi" w:cstheme="minorBidi"/>
            <w:noProof/>
            <w:kern w:val="2"/>
            <w:lang w:eastAsia="pt-PT"/>
            <w14:ligatures w14:val="standardContextual"/>
          </w:rPr>
          <w:tab/>
        </w:r>
        <w:r w:rsidRPr="007C5A68">
          <w:rPr>
            <w:rStyle w:val="Hiperligao"/>
            <w:noProof/>
          </w:rPr>
          <w:t>Tabela EstadoOcorrencia</w:t>
        </w:r>
        <w:r>
          <w:rPr>
            <w:noProof/>
            <w:webHidden/>
          </w:rPr>
          <w:tab/>
        </w:r>
        <w:r>
          <w:rPr>
            <w:noProof/>
            <w:webHidden/>
          </w:rPr>
          <w:fldChar w:fldCharType="begin"/>
        </w:r>
        <w:r>
          <w:rPr>
            <w:noProof/>
            <w:webHidden/>
          </w:rPr>
          <w:instrText xml:space="preserve"> PAGEREF _Toc199624814 \h </w:instrText>
        </w:r>
        <w:r>
          <w:rPr>
            <w:noProof/>
            <w:webHidden/>
          </w:rPr>
        </w:r>
        <w:r>
          <w:rPr>
            <w:noProof/>
            <w:webHidden/>
          </w:rPr>
          <w:fldChar w:fldCharType="separate"/>
        </w:r>
        <w:r>
          <w:rPr>
            <w:noProof/>
            <w:webHidden/>
          </w:rPr>
          <w:t>143</w:t>
        </w:r>
        <w:r>
          <w:rPr>
            <w:noProof/>
            <w:webHidden/>
          </w:rPr>
          <w:fldChar w:fldCharType="end"/>
        </w:r>
      </w:hyperlink>
    </w:p>
    <w:p w14:paraId="76CFE05F" w14:textId="66FEA0FF" w:rsidR="00DE1392" w:rsidRDefault="00DE1392">
      <w:pPr>
        <w:pStyle w:val="ndice3"/>
        <w:rPr>
          <w:rFonts w:asciiTheme="minorHAnsi" w:eastAsiaTheme="minorEastAsia" w:hAnsiTheme="minorHAnsi" w:cstheme="minorBidi"/>
          <w:noProof/>
          <w:kern w:val="2"/>
          <w:lang w:eastAsia="pt-PT"/>
          <w14:ligatures w14:val="standardContextual"/>
        </w:rPr>
      </w:pPr>
      <w:hyperlink w:anchor="_Toc199624815" w:history="1">
        <w:r w:rsidRPr="007C5A68">
          <w:rPr>
            <w:rStyle w:val="Hiperligao"/>
            <w:noProof/>
          </w:rPr>
          <w:t>5.1.17</w:t>
        </w:r>
        <w:r>
          <w:rPr>
            <w:rFonts w:asciiTheme="minorHAnsi" w:eastAsiaTheme="minorEastAsia" w:hAnsiTheme="minorHAnsi" w:cstheme="minorBidi"/>
            <w:noProof/>
            <w:kern w:val="2"/>
            <w:lang w:eastAsia="pt-PT"/>
            <w14:ligatures w14:val="standardContextual"/>
          </w:rPr>
          <w:tab/>
        </w:r>
        <w:r w:rsidRPr="007C5A68">
          <w:rPr>
            <w:rStyle w:val="Hiperligao"/>
            <w:noProof/>
          </w:rPr>
          <w:t>Tabela EstadoPromocao</w:t>
        </w:r>
        <w:r>
          <w:rPr>
            <w:noProof/>
            <w:webHidden/>
          </w:rPr>
          <w:tab/>
        </w:r>
        <w:r>
          <w:rPr>
            <w:noProof/>
            <w:webHidden/>
          </w:rPr>
          <w:fldChar w:fldCharType="begin"/>
        </w:r>
        <w:r>
          <w:rPr>
            <w:noProof/>
            <w:webHidden/>
          </w:rPr>
          <w:instrText xml:space="preserve"> PAGEREF _Toc199624815 \h </w:instrText>
        </w:r>
        <w:r>
          <w:rPr>
            <w:noProof/>
            <w:webHidden/>
          </w:rPr>
        </w:r>
        <w:r>
          <w:rPr>
            <w:noProof/>
            <w:webHidden/>
          </w:rPr>
          <w:fldChar w:fldCharType="separate"/>
        </w:r>
        <w:r>
          <w:rPr>
            <w:noProof/>
            <w:webHidden/>
          </w:rPr>
          <w:t>143</w:t>
        </w:r>
        <w:r>
          <w:rPr>
            <w:noProof/>
            <w:webHidden/>
          </w:rPr>
          <w:fldChar w:fldCharType="end"/>
        </w:r>
      </w:hyperlink>
    </w:p>
    <w:p w14:paraId="1FDFA449" w14:textId="350E0956" w:rsidR="00DE1392" w:rsidRDefault="00DE1392">
      <w:pPr>
        <w:pStyle w:val="ndice3"/>
        <w:rPr>
          <w:rFonts w:asciiTheme="minorHAnsi" w:eastAsiaTheme="minorEastAsia" w:hAnsiTheme="minorHAnsi" w:cstheme="minorBidi"/>
          <w:noProof/>
          <w:kern w:val="2"/>
          <w:lang w:eastAsia="pt-PT"/>
          <w14:ligatures w14:val="standardContextual"/>
        </w:rPr>
      </w:pPr>
      <w:hyperlink w:anchor="_Toc199624816" w:history="1">
        <w:r w:rsidRPr="007C5A68">
          <w:rPr>
            <w:rStyle w:val="Hiperligao"/>
            <w:noProof/>
          </w:rPr>
          <w:t>5.1.18</w:t>
        </w:r>
        <w:r>
          <w:rPr>
            <w:rFonts w:asciiTheme="minorHAnsi" w:eastAsiaTheme="minorEastAsia" w:hAnsiTheme="minorHAnsi" w:cstheme="minorBidi"/>
            <w:noProof/>
            <w:kern w:val="2"/>
            <w:lang w:eastAsia="pt-PT"/>
            <w14:ligatures w14:val="standardContextual"/>
          </w:rPr>
          <w:tab/>
        </w:r>
        <w:r w:rsidRPr="007C5A68">
          <w:rPr>
            <w:rStyle w:val="Hiperligao"/>
            <w:noProof/>
          </w:rPr>
          <w:t>Tabela EstadoTransporte</w:t>
        </w:r>
        <w:r>
          <w:rPr>
            <w:noProof/>
            <w:webHidden/>
          </w:rPr>
          <w:tab/>
        </w:r>
        <w:r>
          <w:rPr>
            <w:noProof/>
            <w:webHidden/>
          </w:rPr>
          <w:fldChar w:fldCharType="begin"/>
        </w:r>
        <w:r>
          <w:rPr>
            <w:noProof/>
            <w:webHidden/>
          </w:rPr>
          <w:instrText xml:space="preserve"> PAGEREF _Toc199624816 \h </w:instrText>
        </w:r>
        <w:r>
          <w:rPr>
            <w:noProof/>
            <w:webHidden/>
          </w:rPr>
        </w:r>
        <w:r>
          <w:rPr>
            <w:noProof/>
            <w:webHidden/>
          </w:rPr>
          <w:fldChar w:fldCharType="separate"/>
        </w:r>
        <w:r>
          <w:rPr>
            <w:noProof/>
            <w:webHidden/>
          </w:rPr>
          <w:t>144</w:t>
        </w:r>
        <w:r>
          <w:rPr>
            <w:noProof/>
            <w:webHidden/>
          </w:rPr>
          <w:fldChar w:fldCharType="end"/>
        </w:r>
      </w:hyperlink>
    </w:p>
    <w:p w14:paraId="61AE3D17" w14:textId="308438A9" w:rsidR="00DE1392" w:rsidRDefault="00DE1392">
      <w:pPr>
        <w:pStyle w:val="ndice3"/>
        <w:rPr>
          <w:rFonts w:asciiTheme="minorHAnsi" w:eastAsiaTheme="minorEastAsia" w:hAnsiTheme="minorHAnsi" w:cstheme="minorBidi"/>
          <w:noProof/>
          <w:kern w:val="2"/>
          <w:lang w:eastAsia="pt-PT"/>
          <w14:ligatures w14:val="standardContextual"/>
        </w:rPr>
      </w:pPr>
      <w:hyperlink w:anchor="_Toc199624817" w:history="1">
        <w:r w:rsidRPr="007C5A68">
          <w:rPr>
            <w:rStyle w:val="Hiperligao"/>
            <w:noProof/>
          </w:rPr>
          <w:t>5.1.19</w:t>
        </w:r>
        <w:r>
          <w:rPr>
            <w:rFonts w:asciiTheme="minorHAnsi" w:eastAsiaTheme="minorEastAsia" w:hAnsiTheme="minorHAnsi" w:cstheme="minorBidi"/>
            <w:noProof/>
            <w:kern w:val="2"/>
            <w:lang w:eastAsia="pt-PT"/>
            <w14:ligatures w14:val="standardContextual"/>
          </w:rPr>
          <w:tab/>
        </w:r>
        <w:r w:rsidRPr="007C5A68">
          <w:rPr>
            <w:rStyle w:val="Hiperligao"/>
            <w:noProof/>
          </w:rPr>
          <w:t>Tabela FaturaDeFornecedor</w:t>
        </w:r>
        <w:r>
          <w:rPr>
            <w:noProof/>
            <w:webHidden/>
          </w:rPr>
          <w:tab/>
        </w:r>
        <w:r>
          <w:rPr>
            <w:noProof/>
            <w:webHidden/>
          </w:rPr>
          <w:fldChar w:fldCharType="begin"/>
        </w:r>
        <w:r>
          <w:rPr>
            <w:noProof/>
            <w:webHidden/>
          </w:rPr>
          <w:instrText xml:space="preserve"> PAGEREF _Toc199624817 \h </w:instrText>
        </w:r>
        <w:r>
          <w:rPr>
            <w:noProof/>
            <w:webHidden/>
          </w:rPr>
        </w:r>
        <w:r>
          <w:rPr>
            <w:noProof/>
            <w:webHidden/>
          </w:rPr>
          <w:fldChar w:fldCharType="separate"/>
        </w:r>
        <w:r>
          <w:rPr>
            <w:noProof/>
            <w:webHidden/>
          </w:rPr>
          <w:t>144</w:t>
        </w:r>
        <w:r>
          <w:rPr>
            <w:noProof/>
            <w:webHidden/>
          </w:rPr>
          <w:fldChar w:fldCharType="end"/>
        </w:r>
      </w:hyperlink>
    </w:p>
    <w:p w14:paraId="746A7A83" w14:textId="638B3AD2" w:rsidR="00DE1392" w:rsidRDefault="00DE1392">
      <w:pPr>
        <w:pStyle w:val="ndice3"/>
        <w:rPr>
          <w:rFonts w:asciiTheme="minorHAnsi" w:eastAsiaTheme="minorEastAsia" w:hAnsiTheme="minorHAnsi" w:cstheme="minorBidi"/>
          <w:noProof/>
          <w:kern w:val="2"/>
          <w:lang w:eastAsia="pt-PT"/>
          <w14:ligatures w14:val="standardContextual"/>
        </w:rPr>
      </w:pPr>
      <w:hyperlink w:anchor="_Toc199624818" w:history="1">
        <w:r w:rsidRPr="007C5A68">
          <w:rPr>
            <w:rStyle w:val="Hiperligao"/>
            <w:noProof/>
          </w:rPr>
          <w:t>5.1.20</w:t>
        </w:r>
        <w:r>
          <w:rPr>
            <w:rFonts w:asciiTheme="minorHAnsi" w:eastAsiaTheme="minorEastAsia" w:hAnsiTheme="minorHAnsi" w:cstheme="minorBidi"/>
            <w:noProof/>
            <w:kern w:val="2"/>
            <w:lang w:eastAsia="pt-PT"/>
            <w14:ligatures w14:val="standardContextual"/>
          </w:rPr>
          <w:tab/>
        </w:r>
        <w:r w:rsidRPr="007C5A68">
          <w:rPr>
            <w:rStyle w:val="Hiperligao"/>
            <w:noProof/>
          </w:rPr>
          <w:t>Tabela FaturaVenda</w:t>
        </w:r>
        <w:r>
          <w:rPr>
            <w:noProof/>
            <w:webHidden/>
          </w:rPr>
          <w:tab/>
        </w:r>
        <w:r>
          <w:rPr>
            <w:noProof/>
            <w:webHidden/>
          </w:rPr>
          <w:fldChar w:fldCharType="begin"/>
        </w:r>
        <w:r>
          <w:rPr>
            <w:noProof/>
            <w:webHidden/>
          </w:rPr>
          <w:instrText xml:space="preserve"> PAGEREF _Toc199624818 \h </w:instrText>
        </w:r>
        <w:r>
          <w:rPr>
            <w:noProof/>
            <w:webHidden/>
          </w:rPr>
        </w:r>
        <w:r>
          <w:rPr>
            <w:noProof/>
            <w:webHidden/>
          </w:rPr>
          <w:fldChar w:fldCharType="separate"/>
        </w:r>
        <w:r>
          <w:rPr>
            <w:noProof/>
            <w:webHidden/>
          </w:rPr>
          <w:t>144</w:t>
        </w:r>
        <w:r>
          <w:rPr>
            <w:noProof/>
            <w:webHidden/>
          </w:rPr>
          <w:fldChar w:fldCharType="end"/>
        </w:r>
      </w:hyperlink>
    </w:p>
    <w:p w14:paraId="33EAE7A8" w14:textId="5229D80C" w:rsidR="00DE1392" w:rsidRDefault="00DE1392">
      <w:pPr>
        <w:pStyle w:val="ndice3"/>
        <w:rPr>
          <w:rFonts w:asciiTheme="minorHAnsi" w:eastAsiaTheme="minorEastAsia" w:hAnsiTheme="minorHAnsi" w:cstheme="minorBidi"/>
          <w:noProof/>
          <w:kern w:val="2"/>
          <w:lang w:eastAsia="pt-PT"/>
          <w14:ligatures w14:val="standardContextual"/>
        </w:rPr>
      </w:pPr>
      <w:hyperlink w:anchor="_Toc199624819" w:history="1">
        <w:r w:rsidRPr="007C5A68">
          <w:rPr>
            <w:rStyle w:val="Hiperligao"/>
            <w:noProof/>
          </w:rPr>
          <w:t>5.1.21</w:t>
        </w:r>
        <w:r>
          <w:rPr>
            <w:rFonts w:asciiTheme="minorHAnsi" w:eastAsiaTheme="minorEastAsia" w:hAnsiTheme="minorHAnsi" w:cstheme="minorBidi"/>
            <w:noProof/>
            <w:kern w:val="2"/>
            <w:lang w:eastAsia="pt-PT"/>
            <w14:ligatures w14:val="standardContextual"/>
          </w:rPr>
          <w:tab/>
        </w:r>
        <w:r w:rsidRPr="007C5A68">
          <w:rPr>
            <w:rStyle w:val="Hiperligao"/>
            <w:noProof/>
          </w:rPr>
          <w:t>Tabela Fornecedor</w:t>
        </w:r>
        <w:r>
          <w:rPr>
            <w:noProof/>
            <w:webHidden/>
          </w:rPr>
          <w:tab/>
        </w:r>
        <w:r>
          <w:rPr>
            <w:noProof/>
            <w:webHidden/>
          </w:rPr>
          <w:fldChar w:fldCharType="begin"/>
        </w:r>
        <w:r>
          <w:rPr>
            <w:noProof/>
            <w:webHidden/>
          </w:rPr>
          <w:instrText xml:space="preserve"> PAGEREF _Toc199624819 \h </w:instrText>
        </w:r>
        <w:r>
          <w:rPr>
            <w:noProof/>
            <w:webHidden/>
          </w:rPr>
        </w:r>
        <w:r>
          <w:rPr>
            <w:noProof/>
            <w:webHidden/>
          </w:rPr>
          <w:fldChar w:fldCharType="separate"/>
        </w:r>
        <w:r>
          <w:rPr>
            <w:noProof/>
            <w:webHidden/>
          </w:rPr>
          <w:t>145</w:t>
        </w:r>
        <w:r>
          <w:rPr>
            <w:noProof/>
            <w:webHidden/>
          </w:rPr>
          <w:fldChar w:fldCharType="end"/>
        </w:r>
      </w:hyperlink>
    </w:p>
    <w:p w14:paraId="55C5D971" w14:textId="4186B58F" w:rsidR="00DE1392" w:rsidRDefault="00DE1392">
      <w:pPr>
        <w:pStyle w:val="ndice3"/>
        <w:rPr>
          <w:rFonts w:asciiTheme="minorHAnsi" w:eastAsiaTheme="minorEastAsia" w:hAnsiTheme="minorHAnsi" w:cstheme="minorBidi"/>
          <w:noProof/>
          <w:kern w:val="2"/>
          <w:lang w:eastAsia="pt-PT"/>
          <w14:ligatures w14:val="standardContextual"/>
        </w:rPr>
      </w:pPr>
      <w:hyperlink w:anchor="_Toc199624820" w:history="1">
        <w:r w:rsidRPr="007C5A68">
          <w:rPr>
            <w:rStyle w:val="Hiperligao"/>
            <w:noProof/>
          </w:rPr>
          <w:t>5.1.22</w:t>
        </w:r>
        <w:r>
          <w:rPr>
            <w:rFonts w:asciiTheme="minorHAnsi" w:eastAsiaTheme="minorEastAsia" w:hAnsiTheme="minorHAnsi" w:cstheme="minorBidi"/>
            <w:noProof/>
            <w:kern w:val="2"/>
            <w:lang w:eastAsia="pt-PT"/>
            <w14:ligatures w14:val="standardContextual"/>
          </w:rPr>
          <w:tab/>
        </w:r>
        <w:r w:rsidRPr="007C5A68">
          <w:rPr>
            <w:rStyle w:val="Hiperligao"/>
            <w:noProof/>
          </w:rPr>
          <w:t>Tabela Genero</w:t>
        </w:r>
        <w:r>
          <w:rPr>
            <w:noProof/>
            <w:webHidden/>
          </w:rPr>
          <w:tab/>
        </w:r>
        <w:r>
          <w:rPr>
            <w:noProof/>
            <w:webHidden/>
          </w:rPr>
          <w:fldChar w:fldCharType="begin"/>
        </w:r>
        <w:r>
          <w:rPr>
            <w:noProof/>
            <w:webHidden/>
          </w:rPr>
          <w:instrText xml:space="preserve"> PAGEREF _Toc199624820 \h </w:instrText>
        </w:r>
        <w:r>
          <w:rPr>
            <w:noProof/>
            <w:webHidden/>
          </w:rPr>
        </w:r>
        <w:r>
          <w:rPr>
            <w:noProof/>
            <w:webHidden/>
          </w:rPr>
          <w:fldChar w:fldCharType="separate"/>
        </w:r>
        <w:r>
          <w:rPr>
            <w:noProof/>
            <w:webHidden/>
          </w:rPr>
          <w:t>145</w:t>
        </w:r>
        <w:r>
          <w:rPr>
            <w:noProof/>
            <w:webHidden/>
          </w:rPr>
          <w:fldChar w:fldCharType="end"/>
        </w:r>
      </w:hyperlink>
    </w:p>
    <w:p w14:paraId="2233B3D9" w14:textId="153B72A0" w:rsidR="00DE1392" w:rsidRDefault="00DE1392">
      <w:pPr>
        <w:pStyle w:val="ndice3"/>
        <w:rPr>
          <w:rFonts w:asciiTheme="minorHAnsi" w:eastAsiaTheme="minorEastAsia" w:hAnsiTheme="minorHAnsi" w:cstheme="minorBidi"/>
          <w:noProof/>
          <w:kern w:val="2"/>
          <w:lang w:eastAsia="pt-PT"/>
          <w14:ligatures w14:val="standardContextual"/>
        </w:rPr>
      </w:pPr>
      <w:hyperlink w:anchor="_Toc199624821" w:history="1">
        <w:r w:rsidRPr="007C5A68">
          <w:rPr>
            <w:rStyle w:val="Hiperligao"/>
            <w:noProof/>
          </w:rPr>
          <w:t>5.1.23</w:t>
        </w:r>
        <w:r>
          <w:rPr>
            <w:rFonts w:asciiTheme="minorHAnsi" w:eastAsiaTheme="minorEastAsia" w:hAnsiTheme="minorHAnsi" w:cstheme="minorBidi"/>
            <w:noProof/>
            <w:kern w:val="2"/>
            <w:lang w:eastAsia="pt-PT"/>
            <w14:ligatures w14:val="standardContextual"/>
          </w:rPr>
          <w:tab/>
        </w:r>
        <w:r w:rsidRPr="007C5A68">
          <w:rPr>
            <w:rStyle w:val="Hiperligao"/>
            <w:noProof/>
          </w:rPr>
          <w:t>Tabela LinhaEncomendaCliente</w:t>
        </w:r>
        <w:r>
          <w:rPr>
            <w:noProof/>
            <w:webHidden/>
          </w:rPr>
          <w:tab/>
        </w:r>
        <w:r>
          <w:rPr>
            <w:noProof/>
            <w:webHidden/>
          </w:rPr>
          <w:fldChar w:fldCharType="begin"/>
        </w:r>
        <w:r>
          <w:rPr>
            <w:noProof/>
            <w:webHidden/>
          </w:rPr>
          <w:instrText xml:space="preserve"> PAGEREF _Toc199624821 \h </w:instrText>
        </w:r>
        <w:r>
          <w:rPr>
            <w:noProof/>
            <w:webHidden/>
          </w:rPr>
        </w:r>
        <w:r>
          <w:rPr>
            <w:noProof/>
            <w:webHidden/>
          </w:rPr>
          <w:fldChar w:fldCharType="separate"/>
        </w:r>
        <w:r>
          <w:rPr>
            <w:noProof/>
            <w:webHidden/>
          </w:rPr>
          <w:t>146</w:t>
        </w:r>
        <w:r>
          <w:rPr>
            <w:noProof/>
            <w:webHidden/>
          </w:rPr>
          <w:fldChar w:fldCharType="end"/>
        </w:r>
      </w:hyperlink>
    </w:p>
    <w:p w14:paraId="34873F9C" w14:textId="02BABD6D" w:rsidR="00DE1392" w:rsidRDefault="00DE1392">
      <w:pPr>
        <w:pStyle w:val="ndice3"/>
        <w:rPr>
          <w:rFonts w:asciiTheme="minorHAnsi" w:eastAsiaTheme="minorEastAsia" w:hAnsiTheme="minorHAnsi" w:cstheme="minorBidi"/>
          <w:noProof/>
          <w:kern w:val="2"/>
          <w:lang w:eastAsia="pt-PT"/>
          <w14:ligatures w14:val="standardContextual"/>
        </w:rPr>
      </w:pPr>
      <w:hyperlink w:anchor="_Toc199624822" w:history="1">
        <w:r w:rsidRPr="007C5A68">
          <w:rPr>
            <w:rStyle w:val="Hiperligao"/>
            <w:noProof/>
          </w:rPr>
          <w:t>5.1.24</w:t>
        </w:r>
        <w:r>
          <w:rPr>
            <w:rFonts w:asciiTheme="minorHAnsi" w:eastAsiaTheme="minorEastAsia" w:hAnsiTheme="minorHAnsi" w:cstheme="minorBidi"/>
            <w:noProof/>
            <w:kern w:val="2"/>
            <w:lang w:eastAsia="pt-PT"/>
            <w14:ligatures w14:val="standardContextual"/>
          </w:rPr>
          <w:tab/>
        </w:r>
        <w:r w:rsidRPr="007C5A68">
          <w:rPr>
            <w:rStyle w:val="Hiperligao"/>
            <w:noProof/>
          </w:rPr>
          <w:t>Tabela LinhaEncomendaFornecedor</w:t>
        </w:r>
        <w:r>
          <w:rPr>
            <w:noProof/>
            <w:webHidden/>
          </w:rPr>
          <w:tab/>
        </w:r>
        <w:r>
          <w:rPr>
            <w:noProof/>
            <w:webHidden/>
          </w:rPr>
          <w:fldChar w:fldCharType="begin"/>
        </w:r>
        <w:r>
          <w:rPr>
            <w:noProof/>
            <w:webHidden/>
          </w:rPr>
          <w:instrText xml:space="preserve"> PAGEREF _Toc199624822 \h </w:instrText>
        </w:r>
        <w:r>
          <w:rPr>
            <w:noProof/>
            <w:webHidden/>
          </w:rPr>
        </w:r>
        <w:r>
          <w:rPr>
            <w:noProof/>
            <w:webHidden/>
          </w:rPr>
          <w:fldChar w:fldCharType="separate"/>
        </w:r>
        <w:r>
          <w:rPr>
            <w:noProof/>
            <w:webHidden/>
          </w:rPr>
          <w:t>146</w:t>
        </w:r>
        <w:r>
          <w:rPr>
            <w:noProof/>
            <w:webHidden/>
          </w:rPr>
          <w:fldChar w:fldCharType="end"/>
        </w:r>
      </w:hyperlink>
    </w:p>
    <w:p w14:paraId="43A00ADB" w14:textId="3C949FDF" w:rsidR="00DE1392" w:rsidRDefault="00DE1392">
      <w:pPr>
        <w:pStyle w:val="ndice3"/>
        <w:rPr>
          <w:rFonts w:asciiTheme="minorHAnsi" w:eastAsiaTheme="minorEastAsia" w:hAnsiTheme="minorHAnsi" w:cstheme="minorBidi"/>
          <w:noProof/>
          <w:kern w:val="2"/>
          <w:lang w:eastAsia="pt-PT"/>
          <w14:ligatures w14:val="standardContextual"/>
        </w:rPr>
      </w:pPr>
      <w:hyperlink w:anchor="_Toc199624823" w:history="1">
        <w:r w:rsidRPr="007C5A68">
          <w:rPr>
            <w:rStyle w:val="Hiperligao"/>
            <w:noProof/>
          </w:rPr>
          <w:t>5.1.25</w:t>
        </w:r>
        <w:r>
          <w:rPr>
            <w:rFonts w:asciiTheme="minorHAnsi" w:eastAsiaTheme="minorEastAsia" w:hAnsiTheme="minorHAnsi" w:cstheme="minorBidi"/>
            <w:noProof/>
            <w:kern w:val="2"/>
            <w:lang w:eastAsia="pt-PT"/>
            <w14:ligatures w14:val="standardContextual"/>
          </w:rPr>
          <w:tab/>
        </w:r>
        <w:r w:rsidRPr="007C5A68">
          <w:rPr>
            <w:rStyle w:val="Hiperligao"/>
            <w:noProof/>
          </w:rPr>
          <w:t>Tabela Morada</w:t>
        </w:r>
        <w:r>
          <w:rPr>
            <w:noProof/>
            <w:webHidden/>
          </w:rPr>
          <w:tab/>
        </w:r>
        <w:r>
          <w:rPr>
            <w:noProof/>
            <w:webHidden/>
          </w:rPr>
          <w:fldChar w:fldCharType="begin"/>
        </w:r>
        <w:r>
          <w:rPr>
            <w:noProof/>
            <w:webHidden/>
          </w:rPr>
          <w:instrText xml:space="preserve"> PAGEREF _Toc199624823 \h </w:instrText>
        </w:r>
        <w:r>
          <w:rPr>
            <w:noProof/>
            <w:webHidden/>
          </w:rPr>
        </w:r>
        <w:r>
          <w:rPr>
            <w:noProof/>
            <w:webHidden/>
          </w:rPr>
          <w:fldChar w:fldCharType="separate"/>
        </w:r>
        <w:r>
          <w:rPr>
            <w:noProof/>
            <w:webHidden/>
          </w:rPr>
          <w:t>147</w:t>
        </w:r>
        <w:r>
          <w:rPr>
            <w:noProof/>
            <w:webHidden/>
          </w:rPr>
          <w:fldChar w:fldCharType="end"/>
        </w:r>
      </w:hyperlink>
    </w:p>
    <w:p w14:paraId="6DCD3C76" w14:textId="0B8AFBA0" w:rsidR="00DE1392" w:rsidRDefault="00DE1392">
      <w:pPr>
        <w:pStyle w:val="ndice3"/>
        <w:rPr>
          <w:rFonts w:asciiTheme="minorHAnsi" w:eastAsiaTheme="minorEastAsia" w:hAnsiTheme="minorHAnsi" w:cstheme="minorBidi"/>
          <w:noProof/>
          <w:kern w:val="2"/>
          <w:lang w:eastAsia="pt-PT"/>
          <w14:ligatures w14:val="standardContextual"/>
        </w:rPr>
      </w:pPr>
      <w:hyperlink w:anchor="_Toc199624824" w:history="1">
        <w:r w:rsidRPr="007C5A68">
          <w:rPr>
            <w:rStyle w:val="Hiperligao"/>
            <w:noProof/>
          </w:rPr>
          <w:t>5.1.26</w:t>
        </w:r>
        <w:r>
          <w:rPr>
            <w:rFonts w:asciiTheme="minorHAnsi" w:eastAsiaTheme="minorEastAsia" w:hAnsiTheme="minorHAnsi" w:cstheme="minorBidi"/>
            <w:noProof/>
            <w:kern w:val="2"/>
            <w:lang w:eastAsia="pt-PT"/>
            <w14:ligatures w14:val="standardContextual"/>
          </w:rPr>
          <w:tab/>
        </w:r>
        <w:r w:rsidRPr="007C5A68">
          <w:rPr>
            <w:rStyle w:val="Hiperligao"/>
            <w:noProof/>
          </w:rPr>
          <w:t>Tabela Nacionalidade</w:t>
        </w:r>
        <w:r>
          <w:rPr>
            <w:noProof/>
            <w:webHidden/>
          </w:rPr>
          <w:tab/>
        </w:r>
        <w:r>
          <w:rPr>
            <w:noProof/>
            <w:webHidden/>
          </w:rPr>
          <w:fldChar w:fldCharType="begin"/>
        </w:r>
        <w:r>
          <w:rPr>
            <w:noProof/>
            <w:webHidden/>
          </w:rPr>
          <w:instrText xml:space="preserve"> PAGEREF _Toc199624824 \h </w:instrText>
        </w:r>
        <w:r>
          <w:rPr>
            <w:noProof/>
            <w:webHidden/>
          </w:rPr>
        </w:r>
        <w:r>
          <w:rPr>
            <w:noProof/>
            <w:webHidden/>
          </w:rPr>
          <w:fldChar w:fldCharType="separate"/>
        </w:r>
        <w:r>
          <w:rPr>
            <w:noProof/>
            <w:webHidden/>
          </w:rPr>
          <w:t>147</w:t>
        </w:r>
        <w:r>
          <w:rPr>
            <w:noProof/>
            <w:webHidden/>
          </w:rPr>
          <w:fldChar w:fldCharType="end"/>
        </w:r>
      </w:hyperlink>
    </w:p>
    <w:p w14:paraId="759570F4" w14:textId="4EF42BA2" w:rsidR="00DE1392" w:rsidRDefault="00DE1392">
      <w:pPr>
        <w:pStyle w:val="ndice3"/>
        <w:rPr>
          <w:rFonts w:asciiTheme="minorHAnsi" w:eastAsiaTheme="minorEastAsia" w:hAnsiTheme="minorHAnsi" w:cstheme="minorBidi"/>
          <w:noProof/>
          <w:kern w:val="2"/>
          <w:lang w:eastAsia="pt-PT"/>
          <w14:ligatures w14:val="standardContextual"/>
        </w:rPr>
      </w:pPr>
      <w:hyperlink w:anchor="_Toc199624825" w:history="1">
        <w:r w:rsidRPr="007C5A68">
          <w:rPr>
            <w:rStyle w:val="Hiperligao"/>
            <w:noProof/>
          </w:rPr>
          <w:t>5.1.27</w:t>
        </w:r>
        <w:r>
          <w:rPr>
            <w:rFonts w:asciiTheme="minorHAnsi" w:eastAsiaTheme="minorEastAsia" w:hAnsiTheme="minorHAnsi" w:cstheme="minorBidi"/>
            <w:noProof/>
            <w:kern w:val="2"/>
            <w:lang w:eastAsia="pt-PT"/>
            <w14:ligatures w14:val="standardContextual"/>
          </w:rPr>
          <w:tab/>
        </w:r>
        <w:r w:rsidRPr="007C5A68">
          <w:rPr>
            <w:rStyle w:val="Hiperligao"/>
            <w:noProof/>
          </w:rPr>
          <w:t>Tabela Ocorrencia</w:t>
        </w:r>
        <w:r>
          <w:rPr>
            <w:noProof/>
            <w:webHidden/>
          </w:rPr>
          <w:tab/>
        </w:r>
        <w:r>
          <w:rPr>
            <w:noProof/>
            <w:webHidden/>
          </w:rPr>
          <w:fldChar w:fldCharType="begin"/>
        </w:r>
        <w:r>
          <w:rPr>
            <w:noProof/>
            <w:webHidden/>
          </w:rPr>
          <w:instrText xml:space="preserve"> PAGEREF _Toc199624825 \h </w:instrText>
        </w:r>
        <w:r>
          <w:rPr>
            <w:noProof/>
            <w:webHidden/>
          </w:rPr>
        </w:r>
        <w:r>
          <w:rPr>
            <w:noProof/>
            <w:webHidden/>
          </w:rPr>
          <w:fldChar w:fldCharType="separate"/>
        </w:r>
        <w:r>
          <w:rPr>
            <w:noProof/>
            <w:webHidden/>
          </w:rPr>
          <w:t>148</w:t>
        </w:r>
        <w:r>
          <w:rPr>
            <w:noProof/>
            <w:webHidden/>
          </w:rPr>
          <w:fldChar w:fldCharType="end"/>
        </w:r>
      </w:hyperlink>
    </w:p>
    <w:p w14:paraId="011B24AD" w14:textId="392A3605" w:rsidR="00DE1392" w:rsidRDefault="00DE1392">
      <w:pPr>
        <w:pStyle w:val="ndice3"/>
        <w:rPr>
          <w:rFonts w:asciiTheme="minorHAnsi" w:eastAsiaTheme="minorEastAsia" w:hAnsiTheme="minorHAnsi" w:cstheme="minorBidi"/>
          <w:noProof/>
          <w:kern w:val="2"/>
          <w:lang w:eastAsia="pt-PT"/>
          <w14:ligatures w14:val="standardContextual"/>
        </w:rPr>
      </w:pPr>
      <w:hyperlink w:anchor="_Toc199624826" w:history="1">
        <w:r w:rsidRPr="007C5A68">
          <w:rPr>
            <w:rStyle w:val="Hiperligao"/>
            <w:noProof/>
          </w:rPr>
          <w:t>5.1.28</w:t>
        </w:r>
        <w:r>
          <w:rPr>
            <w:rFonts w:asciiTheme="minorHAnsi" w:eastAsiaTheme="minorEastAsia" w:hAnsiTheme="minorHAnsi" w:cstheme="minorBidi"/>
            <w:noProof/>
            <w:kern w:val="2"/>
            <w:lang w:eastAsia="pt-PT"/>
            <w14:ligatures w14:val="standardContextual"/>
          </w:rPr>
          <w:tab/>
        </w:r>
        <w:r w:rsidRPr="007C5A68">
          <w:rPr>
            <w:rStyle w:val="Hiperligao"/>
            <w:noProof/>
          </w:rPr>
          <w:t>Tabela Pais</w:t>
        </w:r>
        <w:r>
          <w:rPr>
            <w:noProof/>
            <w:webHidden/>
          </w:rPr>
          <w:tab/>
        </w:r>
        <w:r>
          <w:rPr>
            <w:noProof/>
            <w:webHidden/>
          </w:rPr>
          <w:fldChar w:fldCharType="begin"/>
        </w:r>
        <w:r>
          <w:rPr>
            <w:noProof/>
            <w:webHidden/>
          </w:rPr>
          <w:instrText xml:space="preserve"> PAGEREF _Toc199624826 \h </w:instrText>
        </w:r>
        <w:r>
          <w:rPr>
            <w:noProof/>
            <w:webHidden/>
          </w:rPr>
        </w:r>
        <w:r>
          <w:rPr>
            <w:noProof/>
            <w:webHidden/>
          </w:rPr>
          <w:fldChar w:fldCharType="separate"/>
        </w:r>
        <w:r>
          <w:rPr>
            <w:noProof/>
            <w:webHidden/>
          </w:rPr>
          <w:t>148</w:t>
        </w:r>
        <w:r>
          <w:rPr>
            <w:noProof/>
            <w:webHidden/>
          </w:rPr>
          <w:fldChar w:fldCharType="end"/>
        </w:r>
      </w:hyperlink>
    </w:p>
    <w:p w14:paraId="095AA0D9" w14:textId="41CE8D98" w:rsidR="00DE1392" w:rsidRDefault="00DE1392">
      <w:pPr>
        <w:pStyle w:val="ndice3"/>
        <w:rPr>
          <w:rFonts w:asciiTheme="minorHAnsi" w:eastAsiaTheme="minorEastAsia" w:hAnsiTheme="minorHAnsi" w:cstheme="minorBidi"/>
          <w:noProof/>
          <w:kern w:val="2"/>
          <w:lang w:eastAsia="pt-PT"/>
          <w14:ligatures w14:val="standardContextual"/>
        </w:rPr>
      </w:pPr>
      <w:hyperlink w:anchor="_Toc199624827" w:history="1">
        <w:r w:rsidRPr="007C5A68">
          <w:rPr>
            <w:rStyle w:val="Hiperligao"/>
            <w:noProof/>
          </w:rPr>
          <w:t>5.1.29</w:t>
        </w:r>
        <w:r>
          <w:rPr>
            <w:rFonts w:asciiTheme="minorHAnsi" w:eastAsiaTheme="minorEastAsia" w:hAnsiTheme="minorHAnsi" w:cstheme="minorBidi"/>
            <w:noProof/>
            <w:kern w:val="2"/>
            <w:lang w:eastAsia="pt-PT"/>
            <w14:ligatures w14:val="standardContextual"/>
          </w:rPr>
          <w:tab/>
        </w:r>
        <w:r w:rsidRPr="007C5A68">
          <w:rPr>
            <w:rStyle w:val="Hiperligao"/>
            <w:noProof/>
          </w:rPr>
          <w:t>Tabela Produto</w:t>
        </w:r>
        <w:r>
          <w:rPr>
            <w:noProof/>
            <w:webHidden/>
          </w:rPr>
          <w:tab/>
        </w:r>
        <w:r>
          <w:rPr>
            <w:noProof/>
            <w:webHidden/>
          </w:rPr>
          <w:fldChar w:fldCharType="begin"/>
        </w:r>
        <w:r>
          <w:rPr>
            <w:noProof/>
            <w:webHidden/>
          </w:rPr>
          <w:instrText xml:space="preserve"> PAGEREF _Toc199624827 \h </w:instrText>
        </w:r>
        <w:r>
          <w:rPr>
            <w:noProof/>
            <w:webHidden/>
          </w:rPr>
        </w:r>
        <w:r>
          <w:rPr>
            <w:noProof/>
            <w:webHidden/>
          </w:rPr>
          <w:fldChar w:fldCharType="separate"/>
        </w:r>
        <w:r>
          <w:rPr>
            <w:noProof/>
            <w:webHidden/>
          </w:rPr>
          <w:t>149</w:t>
        </w:r>
        <w:r>
          <w:rPr>
            <w:noProof/>
            <w:webHidden/>
          </w:rPr>
          <w:fldChar w:fldCharType="end"/>
        </w:r>
      </w:hyperlink>
    </w:p>
    <w:p w14:paraId="74D94772" w14:textId="14F715AB" w:rsidR="00DE1392" w:rsidRDefault="00DE1392">
      <w:pPr>
        <w:pStyle w:val="ndice3"/>
        <w:rPr>
          <w:rFonts w:asciiTheme="minorHAnsi" w:eastAsiaTheme="minorEastAsia" w:hAnsiTheme="minorHAnsi" w:cstheme="minorBidi"/>
          <w:noProof/>
          <w:kern w:val="2"/>
          <w:lang w:eastAsia="pt-PT"/>
          <w14:ligatures w14:val="standardContextual"/>
        </w:rPr>
      </w:pPr>
      <w:hyperlink w:anchor="_Toc199624828" w:history="1">
        <w:r w:rsidRPr="007C5A68">
          <w:rPr>
            <w:rStyle w:val="Hiperligao"/>
            <w:noProof/>
          </w:rPr>
          <w:t>5.1.30</w:t>
        </w:r>
        <w:r>
          <w:rPr>
            <w:rFonts w:asciiTheme="minorHAnsi" w:eastAsiaTheme="minorEastAsia" w:hAnsiTheme="minorHAnsi" w:cstheme="minorBidi"/>
            <w:noProof/>
            <w:kern w:val="2"/>
            <w:lang w:eastAsia="pt-PT"/>
            <w14:ligatures w14:val="standardContextual"/>
          </w:rPr>
          <w:tab/>
        </w:r>
        <w:r w:rsidRPr="007C5A68">
          <w:rPr>
            <w:rStyle w:val="Hiperligao"/>
            <w:noProof/>
          </w:rPr>
          <w:t>Tabela Promocao</w:t>
        </w:r>
        <w:r>
          <w:rPr>
            <w:noProof/>
            <w:webHidden/>
          </w:rPr>
          <w:tab/>
        </w:r>
        <w:r>
          <w:rPr>
            <w:noProof/>
            <w:webHidden/>
          </w:rPr>
          <w:fldChar w:fldCharType="begin"/>
        </w:r>
        <w:r>
          <w:rPr>
            <w:noProof/>
            <w:webHidden/>
          </w:rPr>
          <w:instrText xml:space="preserve"> PAGEREF _Toc199624828 \h </w:instrText>
        </w:r>
        <w:r>
          <w:rPr>
            <w:noProof/>
            <w:webHidden/>
          </w:rPr>
        </w:r>
        <w:r>
          <w:rPr>
            <w:noProof/>
            <w:webHidden/>
          </w:rPr>
          <w:fldChar w:fldCharType="separate"/>
        </w:r>
        <w:r>
          <w:rPr>
            <w:noProof/>
            <w:webHidden/>
          </w:rPr>
          <w:t>149</w:t>
        </w:r>
        <w:r>
          <w:rPr>
            <w:noProof/>
            <w:webHidden/>
          </w:rPr>
          <w:fldChar w:fldCharType="end"/>
        </w:r>
      </w:hyperlink>
    </w:p>
    <w:p w14:paraId="4E96E8F8" w14:textId="61947909" w:rsidR="00DE1392" w:rsidRDefault="00DE1392">
      <w:pPr>
        <w:pStyle w:val="ndice3"/>
        <w:rPr>
          <w:rFonts w:asciiTheme="minorHAnsi" w:eastAsiaTheme="minorEastAsia" w:hAnsiTheme="minorHAnsi" w:cstheme="minorBidi"/>
          <w:noProof/>
          <w:kern w:val="2"/>
          <w:lang w:eastAsia="pt-PT"/>
          <w14:ligatures w14:val="standardContextual"/>
        </w:rPr>
      </w:pPr>
      <w:hyperlink w:anchor="_Toc199624829" w:history="1">
        <w:r w:rsidRPr="007C5A68">
          <w:rPr>
            <w:rStyle w:val="Hiperligao"/>
            <w:noProof/>
          </w:rPr>
          <w:t>5.1.31</w:t>
        </w:r>
        <w:r>
          <w:rPr>
            <w:rFonts w:asciiTheme="minorHAnsi" w:eastAsiaTheme="minorEastAsia" w:hAnsiTheme="minorHAnsi" w:cstheme="minorBidi"/>
            <w:noProof/>
            <w:kern w:val="2"/>
            <w:lang w:eastAsia="pt-PT"/>
            <w14:ligatures w14:val="standardContextual"/>
          </w:rPr>
          <w:tab/>
        </w:r>
        <w:r w:rsidRPr="007C5A68">
          <w:rPr>
            <w:rStyle w:val="Hiperligao"/>
            <w:noProof/>
          </w:rPr>
          <w:t>Tabela PromocaoProduto</w:t>
        </w:r>
        <w:r>
          <w:rPr>
            <w:noProof/>
            <w:webHidden/>
          </w:rPr>
          <w:tab/>
        </w:r>
        <w:r>
          <w:rPr>
            <w:noProof/>
            <w:webHidden/>
          </w:rPr>
          <w:fldChar w:fldCharType="begin"/>
        </w:r>
        <w:r>
          <w:rPr>
            <w:noProof/>
            <w:webHidden/>
          </w:rPr>
          <w:instrText xml:space="preserve"> PAGEREF _Toc199624829 \h </w:instrText>
        </w:r>
        <w:r>
          <w:rPr>
            <w:noProof/>
            <w:webHidden/>
          </w:rPr>
        </w:r>
        <w:r>
          <w:rPr>
            <w:noProof/>
            <w:webHidden/>
          </w:rPr>
          <w:fldChar w:fldCharType="separate"/>
        </w:r>
        <w:r>
          <w:rPr>
            <w:noProof/>
            <w:webHidden/>
          </w:rPr>
          <w:t>150</w:t>
        </w:r>
        <w:r>
          <w:rPr>
            <w:noProof/>
            <w:webHidden/>
          </w:rPr>
          <w:fldChar w:fldCharType="end"/>
        </w:r>
      </w:hyperlink>
    </w:p>
    <w:p w14:paraId="0E7460C4" w14:textId="372C30FA" w:rsidR="00DE1392" w:rsidRDefault="00DE1392">
      <w:pPr>
        <w:pStyle w:val="ndice3"/>
        <w:rPr>
          <w:rFonts w:asciiTheme="minorHAnsi" w:eastAsiaTheme="minorEastAsia" w:hAnsiTheme="minorHAnsi" w:cstheme="minorBidi"/>
          <w:noProof/>
          <w:kern w:val="2"/>
          <w:lang w:eastAsia="pt-PT"/>
          <w14:ligatures w14:val="standardContextual"/>
        </w:rPr>
      </w:pPr>
      <w:hyperlink w:anchor="_Toc199624830" w:history="1">
        <w:r w:rsidRPr="007C5A68">
          <w:rPr>
            <w:rStyle w:val="Hiperligao"/>
            <w:noProof/>
          </w:rPr>
          <w:t>5.1.32</w:t>
        </w:r>
        <w:r>
          <w:rPr>
            <w:rFonts w:asciiTheme="minorHAnsi" w:eastAsiaTheme="minorEastAsia" w:hAnsiTheme="minorHAnsi" w:cstheme="minorBidi"/>
            <w:noProof/>
            <w:kern w:val="2"/>
            <w:lang w:eastAsia="pt-PT"/>
            <w14:ligatures w14:val="standardContextual"/>
          </w:rPr>
          <w:tab/>
        </w:r>
        <w:r w:rsidRPr="007C5A68">
          <w:rPr>
            <w:rStyle w:val="Hiperligao"/>
            <w:noProof/>
          </w:rPr>
          <w:t>Tabela Regiao</w:t>
        </w:r>
        <w:r>
          <w:rPr>
            <w:noProof/>
            <w:webHidden/>
          </w:rPr>
          <w:tab/>
        </w:r>
        <w:r>
          <w:rPr>
            <w:noProof/>
            <w:webHidden/>
          </w:rPr>
          <w:fldChar w:fldCharType="begin"/>
        </w:r>
        <w:r>
          <w:rPr>
            <w:noProof/>
            <w:webHidden/>
          </w:rPr>
          <w:instrText xml:space="preserve"> PAGEREF _Toc199624830 \h </w:instrText>
        </w:r>
        <w:r>
          <w:rPr>
            <w:noProof/>
            <w:webHidden/>
          </w:rPr>
        </w:r>
        <w:r>
          <w:rPr>
            <w:noProof/>
            <w:webHidden/>
          </w:rPr>
          <w:fldChar w:fldCharType="separate"/>
        </w:r>
        <w:r>
          <w:rPr>
            <w:noProof/>
            <w:webHidden/>
          </w:rPr>
          <w:t>150</w:t>
        </w:r>
        <w:r>
          <w:rPr>
            <w:noProof/>
            <w:webHidden/>
          </w:rPr>
          <w:fldChar w:fldCharType="end"/>
        </w:r>
      </w:hyperlink>
    </w:p>
    <w:p w14:paraId="21B0FD8C" w14:textId="54BE4C11" w:rsidR="00DE1392" w:rsidRDefault="00DE1392">
      <w:pPr>
        <w:pStyle w:val="ndice3"/>
        <w:rPr>
          <w:rFonts w:asciiTheme="minorHAnsi" w:eastAsiaTheme="minorEastAsia" w:hAnsiTheme="minorHAnsi" w:cstheme="minorBidi"/>
          <w:noProof/>
          <w:kern w:val="2"/>
          <w:lang w:eastAsia="pt-PT"/>
          <w14:ligatures w14:val="standardContextual"/>
        </w:rPr>
      </w:pPr>
      <w:hyperlink w:anchor="_Toc199624831" w:history="1">
        <w:r w:rsidRPr="007C5A68">
          <w:rPr>
            <w:rStyle w:val="Hiperligao"/>
            <w:noProof/>
          </w:rPr>
          <w:t>5.1.33</w:t>
        </w:r>
        <w:r>
          <w:rPr>
            <w:rFonts w:asciiTheme="minorHAnsi" w:eastAsiaTheme="minorEastAsia" w:hAnsiTheme="minorHAnsi" w:cstheme="minorBidi"/>
            <w:noProof/>
            <w:kern w:val="2"/>
            <w:lang w:eastAsia="pt-PT"/>
            <w14:ligatures w14:val="standardContextual"/>
          </w:rPr>
          <w:tab/>
        </w:r>
        <w:r w:rsidRPr="007C5A68">
          <w:rPr>
            <w:rStyle w:val="Hiperligao"/>
            <w:noProof/>
          </w:rPr>
          <w:t>Tabela StockProduto</w:t>
        </w:r>
        <w:r>
          <w:rPr>
            <w:noProof/>
            <w:webHidden/>
          </w:rPr>
          <w:tab/>
        </w:r>
        <w:r>
          <w:rPr>
            <w:noProof/>
            <w:webHidden/>
          </w:rPr>
          <w:fldChar w:fldCharType="begin"/>
        </w:r>
        <w:r>
          <w:rPr>
            <w:noProof/>
            <w:webHidden/>
          </w:rPr>
          <w:instrText xml:space="preserve"> PAGEREF _Toc199624831 \h </w:instrText>
        </w:r>
        <w:r>
          <w:rPr>
            <w:noProof/>
            <w:webHidden/>
          </w:rPr>
        </w:r>
        <w:r>
          <w:rPr>
            <w:noProof/>
            <w:webHidden/>
          </w:rPr>
          <w:fldChar w:fldCharType="separate"/>
        </w:r>
        <w:r>
          <w:rPr>
            <w:noProof/>
            <w:webHidden/>
          </w:rPr>
          <w:t>151</w:t>
        </w:r>
        <w:r>
          <w:rPr>
            <w:noProof/>
            <w:webHidden/>
          </w:rPr>
          <w:fldChar w:fldCharType="end"/>
        </w:r>
      </w:hyperlink>
    </w:p>
    <w:p w14:paraId="1DFB9C22" w14:textId="1AB4847C" w:rsidR="00DE1392" w:rsidRDefault="00DE1392">
      <w:pPr>
        <w:pStyle w:val="ndice3"/>
        <w:rPr>
          <w:rFonts w:asciiTheme="minorHAnsi" w:eastAsiaTheme="minorEastAsia" w:hAnsiTheme="minorHAnsi" w:cstheme="minorBidi"/>
          <w:noProof/>
          <w:kern w:val="2"/>
          <w:lang w:eastAsia="pt-PT"/>
          <w14:ligatures w14:val="standardContextual"/>
        </w:rPr>
      </w:pPr>
      <w:hyperlink w:anchor="_Toc199624832" w:history="1">
        <w:r w:rsidRPr="007C5A68">
          <w:rPr>
            <w:rStyle w:val="Hiperligao"/>
            <w:noProof/>
          </w:rPr>
          <w:t>5.1.34</w:t>
        </w:r>
        <w:r>
          <w:rPr>
            <w:rFonts w:asciiTheme="minorHAnsi" w:eastAsiaTheme="minorEastAsia" w:hAnsiTheme="minorHAnsi" w:cstheme="minorBidi"/>
            <w:noProof/>
            <w:kern w:val="2"/>
            <w:lang w:eastAsia="pt-PT"/>
            <w14:ligatures w14:val="standardContextual"/>
          </w:rPr>
          <w:tab/>
        </w:r>
        <w:r w:rsidRPr="007C5A68">
          <w:rPr>
            <w:rStyle w:val="Hiperligao"/>
            <w:noProof/>
          </w:rPr>
          <w:t>Tabela TipoOcorrencia</w:t>
        </w:r>
        <w:r>
          <w:rPr>
            <w:noProof/>
            <w:webHidden/>
          </w:rPr>
          <w:tab/>
        </w:r>
        <w:r>
          <w:rPr>
            <w:noProof/>
            <w:webHidden/>
          </w:rPr>
          <w:fldChar w:fldCharType="begin"/>
        </w:r>
        <w:r>
          <w:rPr>
            <w:noProof/>
            <w:webHidden/>
          </w:rPr>
          <w:instrText xml:space="preserve"> PAGEREF _Toc199624832 \h </w:instrText>
        </w:r>
        <w:r>
          <w:rPr>
            <w:noProof/>
            <w:webHidden/>
          </w:rPr>
        </w:r>
        <w:r>
          <w:rPr>
            <w:noProof/>
            <w:webHidden/>
          </w:rPr>
          <w:fldChar w:fldCharType="separate"/>
        </w:r>
        <w:r>
          <w:rPr>
            <w:noProof/>
            <w:webHidden/>
          </w:rPr>
          <w:t>151</w:t>
        </w:r>
        <w:r>
          <w:rPr>
            <w:noProof/>
            <w:webHidden/>
          </w:rPr>
          <w:fldChar w:fldCharType="end"/>
        </w:r>
      </w:hyperlink>
    </w:p>
    <w:p w14:paraId="58A187A3" w14:textId="3AF58715" w:rsidR="00DE1392" w:rsidRDefault="00DE1392">
      <w:pPr>
        <w:pStyle w:val="ndice3"/>
        <w:rPr>
          <w:rFonts w:asciiTheme="minorHAnsi" w:eastAsiaTheme="minorEastAsia" w:hAnsiTheme="minorHAnsi" w:cstheme="minorBidi"/>
          <w:noProof/>
          <w:kern w:val="2"/>
          <w:lang w:eastAsia="pt-PT"/>
          <w14:ligatures w14:val="standardContextual"/>
        </w:rPr>
      </w:pPr>
      <w:hyperlink w:anchor="_Toc199624833" w:history="1">
        <w:r w:rsidRPr="007C5A68">
          <w:rPr>
            <w:rStyle w:val="Hiperligao"/>
            <w:noProof/>
          </w:rPr>
          <w:t>5.1.35</w:t>
        </w:r>
        <w:r>
          <w:rPr>
            <w:rFonts w:asciiTheme="minorHAnsi" w:eastAsiaTheme="minorEastAsia" w:hAnsiTheme="minorHAnsi" w:cstheme="minorBidi"/>
            <w:noProof/>
            <w:kern w:val="2"/>
            <w:lang w:eastAsia="pt-PT"/>
            <w14:ligatures w14:val="standardContextual"/>
          </w:rPr>
          <w:tab/>
        </w:r>
        <w:r w:rsidRPr="007C5A68">
          <w:rPr>
            <w:rStyle w:val="Hiperligao"/>
            <w:noProof/>
          </w:rPr>
          <w:t>Tabela Transporte</w:t>
        </w:r>
        <w:r>
          <w:rPr>
            <w:noProof/>
            <w:webHidden/>
          </w:rPr>
          <w:tab/>
        </w:r>
        <w:r>
          <w:rPr>
            <w:noProof/>
            <w:webHidden/>
          </w:rPr>
          <w:fldChar w:fldCharType="begin"/>
        </w:r>
        <w:r>
          <w:rPr>
            <w:noProof/>
            <w:webHidden/>
          </w:rPr>
          <w:instrText xml:space="preserve"> PAGEREF _Toc199624833 \h </w:instrText>
        </w:r>
        <w:r>
          <w:rPr>
            <w:noProof/>
            <w:webHidden/>
          </w:rPr>
        </w:r>
        <w:r>
          <w:rPr>
            <w:noProof/>
            <w:webHidden/>
          </w:rPr>
          <w:fldChar w:fldCharType="separate"/>
        </w:r>
        <w:r>
          <w:rPr>
            <w:noProof/>
            <w:webHidden/>
          </w:rPr>
          <w:t>151</w:t>
        </w:r>
        <w:r>
          <w:rPr>
            <w:noProof/>
            <w:webHidden/>
          </w:rPr>
          <w:fldChar w:fldCharType="end"/>
        </w:r>
      </w:hyperlink>
    </w:p>
    <w:p w14:paraId="47DD5666" w14:textId="04F8AB20" w:rsidR="00DE1392" w:rsidRDefault="00DE1392">
      <w:pPr>
        <w:pStyle w:val="ndice2"/>
        <w:tabs>
          <w:tab w:val="left" w:pos="660"/>
        </w:tabs>
        <w:rPr>
          <w:rFonts w:asciiTheme="minorHAnsi" w:eastAsiaTheme="minorEastAsia" w:hAnsiTheme="minorHAnsi" w:cstheme="minorBidi"/>
          <w:noProof/>
          <w:kern w:val="2"/>
          <w:lang w:eastAsia="pt-PT"/>
          <w14:ligatures w14:val="standardContextual"/>
        </w:rPr>
      </w:pPr>
      <w:hyperlink w:anchor="_Toc199624834" w:history="1">
        <w:r w:rsidRPr="007C5A68">
          <w:rPr>
            <w:rStyle w:val="Hiperligao"/>
            <w:noProof/>
          </w:rPr>
          <w:t>5.2</w:t>
        </w:r>
        <w:r>
          <w:rPr>
            <w:rFonts w:asciiTheme="minorHAnsi" w:eastAsiaTheme="minorEastAsia" w:hAnsiTheme="minorHAnsi" w:cstheme="minorBidi"/>
            <w:noProof/>
            <w:kern w:val="2"/>
            <w:lang w:eastAsia="pt-PT"/>
            <w14:ligatures w14:val="standardContextual"/>
          </w:rPr>
          <w:tab/>
        </w:r>
        <w:r w:rsidRPr="007C5A68">
          <w:rPr>
            <w:rStyle w:val="Hiperligao"/>
            <w:noProof/>
          </w:rPr>
          <w:t>Funcionalidades FrontOffice em OutSystems</w:t>
        </w:r>
        <w:r>
          <w:rPr>
            <w:noProof/>
            <w:webHidden/>
          </w:rPr>
          <w:tab/>
        </w:r>
        <w:r>
          <w:rPr>
            <w:noProof/>
            <w:webHidden/>
          </w:rPr>
          <w:fldChar w:fldCharType="begin"/>
        </w:r>
        <w:r>
          <w:rPr>
            <w:noProof/>
            <w:webHidden/>
          </w:rPr>
          <w:instrText xml:space="preserve"> PAGEREF _Toc199624834 \h </w:instrText>
        </w:r>
        <w:r>
          <w:rPr>
            <w:noProof/>
            <w:webHidden/>
          </w:rPr>
        </w:r>
        <w:r>
          <w:rPr>
            <w:noProof/>
            <w:webHidden/>
          </w:rPr>
          <w:fldChar w:fldCharType="separate"/>
        </w:r>
        <w:r>
          <w:rPr>
            <w:noProof/>
            <w:webHidden/>
          </w:rPr>
          <w:t>152</w:t>
        </w:r>
        <w:r>
          <w:rPr>
            <w:noProof/>
            <w:webHidden/>
          </w:rPr>
          <w:fldChar w:fldCharType="end"/>
        </w:r>
      </w:hyperlink>
    </w:p>
    <w:p w14:paraId="11486D43" w14:textId="2315C1D7" w:rsidR="00DE1392" w:rsidRDefault="00DE1392">
      <w:pPr>
        <w:pStyle w:val="ndice2"/>
        <w:tabs>
          <w:tab w:val="left" w:pos="660"/>
        </w:tabs>
        <w:rPr>
          <w:rFonts w:asciiTheme="minorHAnsi" w:eastAsiaTheme="minorEastAsia" w:hAnsiTheme="minorHAnsi" w:cstheme="minorBidi"/>
          <w:noProof/>
          <w:kern w:val="2"/>
          <w:lang w:eastAsia="pt-PT"/>
          <w14:ligatures w14:val="standardContextual"/>
        </w:rPr>
      </w:pPr>
      <w:hyperlink w:anchor="_Toc199624835" w:history="1">
        <w:r w:rsidRPr="007C5A68">
          <w:rPr>
            <w:rStyle w:val="Hiperligao"/>
            <w:noProof/>
          </w:rPr>
          <w:t>5.3</w:t>
        </w:r>
        <w:r>
          <w:rPr>
            <w:rFonts w:asciiTheme="minorHAnsi" w:eastAsiaTheme="minorEastAsia" w:hAnsiTheme="minorHAnsi" w:cstheme="minorBidi"/>
            <w:noProof/>
            <w:kern w:val="2"/>
            <w:lang w:eastAsia="pt-PT"/>
            <w14:ligatures w14:val="standardContextual"/>
          </w:rPr>
          <w:tab/>
        </w:r>
        <w:r w:rsidRPr="007C5A68">
          <w:rPr>
            <w:rStyle w:val="Hiperligao"/>
            <w:noProof/>
          </w:rPr>
          <w:t>Funcionalidades BackOffice em OutSystems</w:t>
        </w:r>
        <w:r>
          <w:rPr>
            <w:noProof/>
            <w:webHidden/>
          </w:rPr>
          <w:tab/>
        </w:r>
        <w:r>
          <w:rPr>
            <w:noProof/>
            <w:webHidden/>
          </w:rPr>
          <w:fldChar w:fldCharType="begin"/>
        </w:r>
        <w:r>
          <w:rPr>
            <w:noProof/>
            <w:webHidden/>
          </w:rPr>
          <w:instrText xml:space="preserve"> PAGEREF _Toc199624835 \h </w:instrText>
        </w:r>
        <w:r>
          <w:rPr>
            <w:noProof/>
            <w:webHidden/>
          </w:rPr>
        </w:r>
        <w:r>
          <w:rPr>
            <w:noProof/>
            <w:webHidden/>
          </w:rPr>
          <w:fldChar w:fldCharType="separate"/>
        </w:r>
        <w:r>
          <w:rPr>
            <w:noProof/>
            <w:webHidden/>
          </w:rPr>
          <w:t>153</w:t>
        </w:r>
        <w:r>
          <w:rPr>
            <w:noProof/>
            <w:webHidden/>
          </w:rPr>
          <w:fldChar w:fldCharType="end"/>
        </w:r>
      </w:hyperlink>
    </w:p>
    <w:p w14:paraId="22944D87" w14:textId="6AEC9091" w:rsidR="00DE1392" w:rsidRDefault="00DE1392">
      <w:pPr>
        <w:pStyle w:val="ndice2"/>
        <w:tabs>
          <w:tab w:val="left" w:pos="660"/>
        </w:tabs>
        <w:rPr>
          <w:rFonts w:asciiTheme="minorHAnsi" w:eastAsiaTheme="minorEastAsia" w:hAnsiTheme="minorHAnsi" w:cstheme="minorBidi"/>
          <w:noProof/>
          <w:kern w:val="2"/>
          <w:lang w:eastAsia="pt-PT"/>
          <w14:ligatures w14:val="standardContextual"/>
        </w:rPr>
      </w:pPr>
      <w:hyperlink w:anchor="_Toc199624836" w:history="1">
        <w:r w:rsidRPr="007C5A68">
          <w:rPr>
            <w:rStyle w:val="Hiperligao"/>
            <w:noProof/>
          </w:rPr>
          <w:t>5.4</w:t>
        </w:r>
        <w:r>
          <w:rPr>
            <w:rFonts w:asciiTheme="minorHAnsi" w:eastAsiaTheme="minorEastAsia" w:hAnsiTheme="minorHAnsi" w:cstheme="minorBidi"/>
            <w:noProof/>
            <w:kern w:val="2"/>
            <w:lang w:eastAsia="pt-PT"/>
            <w14:ligatures w14:val="standardContextual"/>
          </w:rPr>
          <w:tab/>
        </w:r>
        <w:r w:rsidRPr="007C5A68">
          <w:rPr>
            <w:rStyle w:val="Hiperligao"/>
            <w:noProof/>
          </w:rPr>
          <w:t>Perfis de utilizadores</w:t>
        </w:r>
        <w:r>
          <w:rPr>
            <w:noProof/>
            <w:webHidden/>
          </w:rPr>
          <w:tab/>
        </w:r>
        <w:r>
          <w:rPr>
            <w:noProof/>
            <w:webHidden/>
          </w:rPr>
          <w:fldChar w:fldCharType="begin"/>
        </w:r>
        <w:r>
          <w:rPr>
            <w:noProof/>
            <w:webHidden/>
          </w:rPr>
          <w:instrText xml:space="preserve"> PAGEREF _Toc199624836 \h </w:instrText>
        </w:r>
        <w:r>
          <w:rPr>
            <w:noProof/>
            <w:webHidden/>
          </w:rPr>
        </w:r>
        <w:r>
          <w:rPr>
            <w:noProof/>
            <w:webHidden/>
          </w:rPr>
          <w:fldChar w:fldCharType="separate"/>
        </w:r>
        <w:r>
          <w:rPr>
            <w:noProof/>
            <w:webHidden/>
          </w:rPr>
          <w:t>153</w:t>
        </w:r>
        <w:r>
          <w:rPr>
            <w:noProof/>
            <w:webHidden/>
          </w:rPr>
          <w:fldChar w:fldCharType="end"/>
        </w:r>
      </w:hyperlink>
    </w:p>
    <w:p w14:paraId="2E6EF1A3" w14:textId="6DE98BE8" w:rsidR="00DE1392" w:rsidRDefault="00DE1392">
      <w:pPr>
        <w:pStyle w:val="ndice2"/>
        <w:tabs>
          <w:tab w:val="left" w:pos="660"/>
        </w:tabs>
        <w:rPr>
          <w:rFonts w:asciiTheme="minorHAnsi" w:eastAsiaTheme="minorEastAsia" w:hAnsiTheme="minorHAnsi" w:cstheme="minorBidi"/>
          <w:noProof/>
          <w:kern w:val="2"/>
          <w:lang w:eastAsia="pt-PT"/>
          <w14:ligatures w14:val="standardContextual"/>
        </w:rPr>
      </w:pPr>
      <w:hyperlink w:anchor="_Toc199624837" w:history="1">
        <w:r w:rsidRPr="007C5A68">
          <w:rPr>
            <w:rStyle w:val="Hiperligao"/>
            <w:noProof/>
          </w:rPr>
          <w:t>5.5</w:t>
        </w:r>
        <w:r>
          <w:rPr>
            <w:rFonts w:asciiTheme="minorHAnsi" w:eastAsiaTheme="minorEastAsia" w:hAnsiTheme="minorHAnsi" w:cstheme="minorBidi"/>
            <w:noProof/>
            <w:kern w:val="2"/>
            <w:lang w:eastAsia="pt-PT"/>
            <w14:ligatures w14:val="standardContextual"/>
          </w:rPr>
          <w:tab/>
        </w:r>
        <w:r w:rsidRPr="007C5A68">
          <w:rPr>
            <w:rStyle w:val="Hiperligao"/>
            <w:noProof/>
          </w:rPr>
          <w:t>Serviço API REST</w:t>
        </w:r>
        <w:r>
          <w:rPr>
            <w:noProof/>
            <w:webHidden/>
          </w:rPr>
          <w:tab/>
        </w:r>
        <w:r>
          <w:rPr>
            <w:noProof/>
            <w:webHidden/>
          </w:rPr>
          <w:fldChar w:fldCharType="begin"/>
        </w:r>
        <w:r>
          <w:rPr>
            <w:noProof/>
            <w:webHidden/>
          </w:rPr>
          <w:instrText xml:space="preserve"> PAGEREF _Toc199624837 \h </w:instrText>
        </w:r>
        <w:r>
          <w:rPr>
            <w:noProof/>
            <w:webHidden/>
          </w:rPr>
        </w:r>
        <w:r>
          <w:rPr>
            <w:noProof/>
            <w:webHidden/>
          </w:rPr>
          <w:fldChar w:fldCharType="separate"/>
        </w:r>
        <w:r>
          <w:rPr>
            <w:noProof/>
            <w:webHidden/>
          </w:rPr>
          <w:t>154</w:t>
        </w:r>
        <w:r>
          <w:rPr>
            <w:noProof/>
            <w:webHidden/>
          </w:rPr>
          <w:fldChar w:fldCharType="end"/>
        </w:r>
      </w:hyperlink>
    </w:p>
    <w:p w14:paraId="7138B987" w14:textId="3C04AD01" w:rsidR="00DE1392" w:rsidRDefault="00DE1392">
      <w:pPr>
        <w:pStyle w:val="ndice2"/>
        <w:tabs>
          <w:tab w:val="left" w:pos="660"/>
        </w:tabs>
        <w:rPr>
          <w:rFonts w:asciiTheme="minorHAnsi" w:eastAsiaTheme="minorEastAsia" w:hAnsiTheme="minorHAnsi" w:cstheme="minorBidi"/>
          <w:noProof/>
          <w:kern w:val="2"/>
          <w:lang w:eastAsia="pt-PT"/>
          <w14:ligatures w14:val="standardContextual"/>
        </w:rPr>
      </w:pPr>
      <w:hyperlink w:anchor="_Toc199624838" w:history="1">
        <w:r w:rsidRPr="007C5A68">
          <w:rPr>
            <w:rStyle w:val="Hiperligao"/>
            <w:noProof/>
          </w:rPr>
          <w:t>5.6</w:t>
        </w:r>
        <w:r>
          <w:rPr>
            <w:rFonts w:asciiTheme="minorHAnsi" w:eastAsiaTheme="minorEastAsia" w:hAnsiTheme="minorHAnsi" w:cstheme="minorBidi"/>
            <w:noProof/>
            <w:kern w:val="2"/>
            <w:lang w:eastAsia="pt-PT"/>
            <w14:ligatures w14:val="standardContextual"/>
          </w:rPr>
          <w:tab/>
        </w:r>
        <w:r w:rsidRPr="007C5A68">
          <w:rPr>
            <w:rStyle w:val="Hiperligao"/>
            <w:noProof/>
          </w:rPr>
          <w:t>Funcionalidades Batch</w:t>
        </w:r>
        <w:r>
          <w:rPr>
            <w:noProof/>
            <w:webHidden/>
          </w:rPr>
          <w:tab/>
        </w:r>
        <w:r>
          <w:rPr>
            <w:noProof/>
            <w:webHidden/>
          </w:rPr>
          <w:fldChar w:fldCharType="begin"/>
        </w:r>
        <w:r>
          <w:rPr>
            <w:noProof/>
            <w:webHidden/>
          </w:rPr>
          <w:instrText xml:space="preserve"> PAGEREF _Toc199624838 \h </w:instrText>
        </w:r>
        <w:r>
          <w:rPr>
            <w:noProof/>
            <w:webHidden/>
          </w:rPr>
        </w:r>
        <w:r>
          <w:rPr>
            <w:noProof/>
            <w:webHidden/>
          </w:rPr>
          <w:fldChar w:fldCharType="separate"/>
        </w:r>
        <w:r>
          <w:rPr>
            <w:noProof/>
            <w:webHidden/>
          </w:rPr>
          <w:t>154</w:t>
        </w:r>
        <w:r>
          <w:rPr>
            <w:noProof/>
            <w:webHidden/>
          </w:rPr>
          <w:fldChar w:fldCharType="end"/>
        </w:r>
      </w:hyperlink>
    </w:p>
    <w:p w14:paraId="28325C8A" w14:textId="66D3C532" w:rsidR="00DE1392" w:rsidRDefault="00DE1392">
      <w:pPr>
        <w:pStyle w:val="ndice1"/>
        <w:rPr>
          <w:rFonts w:asciiTheme="minorHAnsi" w:eastAsiaTheme="minorEastAsia" w:hAnsiTheme="minorHAnsi" w:cstheme="minorBidi"/>
          <w:noProof/>
          <w:kern w:val="2"/>
          <w:lang w:eastAsia="pt-PT"/>
          <w14:ligatures w14:val="standardContextual"/>
        </w:rPr>
      </w:pPr>
      <w:hyperlink w:anchor="_Toc199624839" w:history="1">
        <w:r w:rsidRPr="007C5A68">
          <w:rPr>
            <w:rStyle w:val="Hiperligao"/>
            <w:noProof/>
          </w:rPr>
          <w:t>6</w:t>
        </w:r>
        <w:r>
          <w:rPr>
            <w:rFonts w:asciiTheme="minorHAnsi" w:eastAsiaTheme="minorEastAsia" w:hAnsiTheme="minorHAnsi" w:cstheme="minorBidi"/>
            <w:noProof/>
            <w:kern w:val="2"/>
            <w:lang w:eastAsia="pt-PT"/>
            <w14:ligatures w14:val="standardContextual"/>
          </w:rPr>
          <w:tab/>
        </w:r>
        <w:r w:rsidRPr="007C5A68">
          <w:rPr>
            <w:rStyle w:val="Hiperligao"/>
            <w:noProof/>
          </w:rPr>
          <w:t>Fase 3 - Apreciação crítica do desenvolvimento</w:t>
        </w:r>
        <w:r>
          <w:rPr>
            <w:noProof/>
            <w:webHidden/>
          </w:rPr>
          <w:tab/>
        </w:r>
        <w:r>
          <w:rPr>
            <w:noProof/>
            <w:webHidden/>
          </w:rPr>
          <w:fldChar w:fldCharType="begin"/>
        </w:r>
        <w:r>
          <w:rPr>
            <w:noProof/>
            <w:webHidden/>
          </w:rPr>
          <w:instrText xml:space="preserve"> PAGEREF _Toc199624839 \h </w:instrText>
        </w:r>
        <w:r>
          <w:rPr>
            <w:noProof/>
            <w:webHidden/>
          </w:rPr>
        </w:r>
        <w:r>
          <w:rPr>
            <w:noProof/>
            <w:webHidden/>
          </w:rPr>
          <w:fldChar w:fldCharType="separate"/>
        </w:r>
        <w:r>
          <w:rPr>
            <w:noProof/>
            <w:webHidden/>
          </w:rPr>
          <w:t>155</w:t>
        </w:r>
        <w:r>
          <w:rPr>
            <w:noProof/>
            <w:webHidden/>
          </w:rPr>
          <w:fldChar w:fldCharType="end"/>
        </w:r>
      </w:hyperlink>
    </w:p>
    <w:p w14:paraId="2F14F493" w14:textId="33019B6D" w:rsidR="00DE1392" w:rsidRDefault="00DE1392">
      <w:pPr>
        <w:pStyle w:val="ndice2"/>
        <w:tabs>
          <w:tab w:val="left" w:pos="660"/>
        </w:tabs>
        <w:rPr>
          <w:rFonts w:asciiTheme="minorHAnsi" w:eastAsiaTheme="minorEastAsia" w:hAnsiTheme="minorHAnsi" w:cstheme="minorBidi"/>
          <w:noProof/>
          <w:kern w:val="2"/>
          <w:lang w:eastAsia="pt-PT"/>
          <w14:ligatures w14:val="standardContextual"/>
        </w:rPr>
      </w:pPr>
      <w:hyperlink w:anchor="_Toc199624840" w:history="1">
        <w:r w:rsidRPr="007C5A68">
          <w:rPr>
            <w:rStyle w:val="Hiperligao"/>
            <w:noProof/>
          </w:rPr>
          <w:t>6.1</w:t>
        </w:r>
        <w:r>
          <w:rPr>
            <w:rFonts w:asciiTheme="minorHAnsi" w:eastAsiaTheme="minorEastAsia" w:hAnsiTheme="minorHAnsi" w:cstheme="minorBidi"/>
            <w:noProof/>
            <w:kern w:val="2"/>
            <w:lang w:eastAsia="pt-PT"/>
            <w14:ligatures w14:val="standardContextual"/>
          </w:rPr>
          <w:tab/>
        </w:r>
        <w:r w:rsidRPr="007C5A68">
          <w:rPr>
            <w:rStyle w:val="Hiperligao"/>
            <w:noProof/>
          </w:rPr>
          <w:t>Apreciação do modelo de dados implementado</w:t>
        </w:r>
        <w:r>
          <w:rPr>
            <w:noProof/>
            <w:webHidden/>
          </w:rPr>
          <w:tab/>
        </w:r>
        <w:r>
          <w:rPr>
            <w:noProof/>
            <w:webHidden/>
          </w:rPr>
          <w:fldChar w:fldCharType="begin"/>
        </w:r>
        <w:r>
          <w:rPr>
            <w:noProof/>
            <w:webHidden/>
          </w:rPr>
          <w:instrText xml:space="preserve"> PAGEREF _Toc199624840 \h </w:instrText>
        </w:r>
        <w:r>
          <w:rPr>
            <w:noProof/>
            <w:webHidden/>
          </w:rPr>
        </w:r>
        <w:r>
          <w:rPr>
            <w:noProof/>
            <w:webHidden/>
          </w:rPr>
          <w:fldChar w:fldCharType="separate"/>
        </w:r>
        <w:r>
          <w:rPr>
            <w:noProof/>
            <w:webHidden/>
          </w:rPr>
          <w:t>155</w:t>
        </w:r>
        <w:r>
          <w:rPr>
            <w:noProof/>
            <w:webHidden/>
          </w:rPr>
          <w:fldChar w:fldCharType="end"/>
        </w:r>
      </w:hyperlink>
    </w:p>
    <w:p w14:paraId="51F76818" w14:textId="5B8457D1" w:rsidR="00DE1392" w:rsidRDefault="00DE1392">
      <w:pPr>
        <w:pStyle w:val="ndice2"/>
        <w:tabs>
          <w:tab w:val="left" w:pos="660"/>
        </w:tabs>
        <w:rPr>
          <w:rFonts w:asciiTheme="minorHAnsi" w:eastAsiaTheme="minorEastAsia" w:hAnsiTheme="minorHAnsi" w:cstheme="minorBidi"/>
          <w:noProof/>
          <w:kern w:val="2"/>
          <w:lang w:eastAsia="pt-PT"/>
          <w14:ligatures w14:val="standardContextual"/>
        </w:rPr>
      </w:pPr>
      <w:hyperlink w:anchor="_Toc199624841" w:history="1">
        <w:r w:rsidRPr="007C5A68">
          <w:rPr>
            <w:rStyle w:val="Hiperligao"/>
            <w:noProof/>
          </w:rPr>
          <w:t>6.2</w:t>
        </w:r>
        <w:r>
          <w:rPr>
            <w:rFonts w:asciiTheme="minorHAnsi" w:eastAsiaTheme="minorEastAsia" w:hAnsiTheme="minorHAnsi" w:cstheme="minorBidi"/>
            <w:noProof/>
            <w:kern w:val="2"/>
            <w:lang w:eastAsia="pt-PT"/>
            <w14:ligatures w14:val="standardContextual"/>
          </w:rPr>
          <w:tab/>
        </w:r>
        <w:r w:rsidRPr="007C5A68">
          <w:rPr>
            <w:rStyle w:val="Hiperligao"/>
            <w:noProof/>
          </w:rPr>
          <w:t>Apreciação do software implementado</w:t>
        </w:r>
        <w:r>
          <w:rPr>
            <w:noProof/>
            <w:webHidden/>
          </w:rPr>
          <w:tab/>
        </w:r>
        <w:r>
          <w:rPr>
            <w:noProof/>
            <w:webHidden/>
          </w:rPr>
          <w:fldChar w:fldCharType="begin"/>
        </w:r>
        <w:r>
          <w:rPr>
            <w:noProof/>
            <w:webHidden/>
          </w:rPr>
          <w:instrText xml:space="preserve"> PAGEREF _Toc199624841 \h </w:instrText>
        </w:r>
        <w:r>
          <w:rPr>
            <w:noProof/>
            <w:webHidden/>
          </w:rPr>
        </w:r>
        <w:r>
          <w:rPr>
            <w:noProof/>
            <w:webHidden/>
          </w:rPr>
          <w:fldChar w:fldCharType="separate"/>
        </w:r>
        <w:r>
          <w:rPr>
            <w:noProof/>
            <w:webHidden/>
          </w:rPr>
          <w:t>156</w:t>
        </w:r>
        <w:r>
          <w:rPr>
            <w:noProof/>
            <w:webHidden/>
          </w:rPr>
          <w:fldChar w:fldCharType="end"/>
        </w:r>
      </w:hyperlink>
    </w:p>
    <w:p w14:paraId="1B613F81" w14:textId="09C4B4CE" w:rsidR="00DE1392" w:rsidRDefault="00DE1392">
      <w:pPr>
        <w:pStyle w:val="ndice1"/>
        <w:rPr>
          <w:rFonts w:asciiTheme="minorHAnsi" w:eastAsiaTheme="minorEastAsia" w:hAnsiTheme="minorHAnsi" w:cstheme="minorBidi"/>
          <w:noProof/>
          <w:kern w:val="2"/>
          <w:lang w:eastAsia="pt-PT"/>
          <w14:ligatures w14:val="standardContextual"/>
        </w:rPr>
      </w:pPr>
      <w:hyperlink w:anchor="_Toc199624842" w:history="1">
        <w:r w:rsidRPr="007C5A68">
          <w:rPr>
            <w:rStyle w:val="Hiperligao"/>
            <w:noProof/>
          </w:rPr>
          <w:t>7</w:t>
        </w:r>
        <w:r>
          <w:rPr>
            <w:rFonts w:asciiTheme="minorHAnsi" w:eastAsiaTheme="minorEastAsia" w:hAnsiTheme="minorHAnsi" w:cstheme="minorBidi"/>
            <w:noProof/>
            <w:kern w:val="2"/>
            <w:lang w:eastAsia="pt-PT"/>
            <w14:ligatures w14:val="standardContextual"/>
          </w:rPr>
          <w:tab/>
        </w:r>
        <w:r w:rsidRPr="007C5A68">
          <w:rPr>
            <w:rStyle w:val="Hiperligao"/>
            <w:noProof/>
          </w:rPr>
          <w:t>Fase 3 - Execução dos Testes</w:t>
        </w:r>
        <w:r>
          <w:rPr>
            <w:noProof/>
            <w:webHidden/>
          </w:rPr>
          <w:tab/>
        </w:r>
        <w:r>
          <w:rPr>
            <w:noProof/>
            <w:webHidden/>
          </w:rPr>
          <w:fldChar w:fldCharType="begin"/>
        </w:r>
        <w:r>
          <w:rPr>
            <w:noProof/>
            <w:webHidden/>
          </w:rPr>
          <w:instrText xml:space="preserve"> PAGEREF _Toc199624842 \h </w:instrText>
        </w:r>
        <w:r>
          <w:rPr>
            <w:noProof/>
            <w:webHidden/>
          </w:rPr>
        </w:r>
        <w:r>
          <w:rPr>
            <w:noProof/>
            <w:webHidden/>
          </w:rPr>
          <w:fldChar w:fldCharType="separate"/>
        </w:r>
        <w:r>
          <w:rPr>
            <w:noProof/>
            <w:webHidden/>
          </w:rPr>
          <w:t>157</w:t>
        </w:r>
        <w:r>
          <w:rPr>
            <w:noProof/>
            <w:webHidden/>
          </w:rPr>
          <w:fldChar w:fldCharType="end"/>
        </w:r>
      </w:hyperlink>
    </w:p>
    <w:p w14:paraId="7CCE0915" w14:textId="6FFD2D15" w:rsidR="00DE1392" w:rsidRDefault="00DE1392">
      <w:pPr>
        <w:pStyle w:val="ndice2"/>
        <w:tabs>
          <w:tab w:val="left" w:pos="660"/>
        </w:tabs>
        <w:rPr>
          <w:rFonts w:asciiTheme="minorHAnsi" w:eastAsiaTheme="minorEastAsia" w:hAnsiTheme="minorHAnsi" w:cstheme="minorBidi"/>
          <w:noProof/>
          <w:kern w:val="2"/>
          <w:lang w:eastAsia="pt-PT"/>
          <w14:ligatures w14:val="standardContextual"/>
        </w:rPr>
      </w:pPr>
      <w:hyperlink w:anchor="_Toc199624843" w:history="1">
        <w:r w:rsidRPr="007C5A68">
          <w:rPr>
            <w:rStyle w:val="Hiperligao"/>
            <w:noProof/>
          </w:rPr>
          <w:t>7.1</w:t>
        </w:r>
        <w:r>
          <w:rPr>
            <w:rFonts w:asciiTheme="minorHAnsi" w:eastAsiaTheme="minorEastAsia" w:hAnsiTheme="minorHAnsi" w:cstheme="minorBidi"/>
            <w:noProof/>
            <w:kern w:val="2"/>
            <w:lang w:eastAsia="pt-PT"/>
            <w14:ligatures w14:val="standardContextual"/>
          </w:rPr>
          <w:tab/>
        </w:r>
        <w:r w:rsidRPr="007C5A68">
          <w:rPr>
            <w:rStyle w:val="Hiperligao"/>
            <w:noProof/>
          </w:rPr>
          <w:t>Testes das funcionalidades de FrontOffice</w:t>
        </w:r>
        <w:r>
          <w:rPr>
            <w:noProof/>
            <w:webHidden/>
          </w:rPr>
          <w:tab/>
        </w:r>
        <w:r>
          <w:rPr>
            <w:noProof/>
            <w:webHidden/>
          </w:rPr>
          <w:fldChar w:fldCharType="begin"/>
        </w:r>
        <w:r>
          <w:rPr>
            <w:noProof/>
            <w:webHidden/>
          </w:rPr>
          <w:instrText xml:space="preserve"> PAGEREF _Toc199624843 \h </w:instrText>
        </w:r>
        <w:r>
          <w:rPr>
            <w:noProof/>
            <w:webHidden/>
          </w:rPr>
        </w:r>
        <w:r>
          <w:rPr>
            <w:noProof/>
            <w:webHidden/>
          </w:rPr>
          <w:fldChar w:fldCharType="separate"/>
        </w:r>
        <w:r>
          <w:rPr>
            <w:noProof/>
            <w:webHidden/>
          </w:rPr>
          <w:t>157</w:t>
        </w:r>
        <w:r>
          <w:rPr>
            <w:noProof/>
            <w:webHidden/>
          </w:rPr>
          <w:fldChar w:fldCharType="end"/>
        </w:r>
      </w:hyperlink>
    </w:p>
    <w:p w14:paraId="073F66F0" w14:textId="02FC8134" w:rsidR="00DE1392" w:rsidRDefault="00DE1392">
      <w:pPr>
        <w:pStyle w:val="ndice2"/>
        <w:tabs>
          <w:tab w:val="left" w:pos="660"/>
        </w:tabs>
        <w:rPr>
          <w:rFonts w:asciiTheme="minorHAnsi" w:eastAsiaTheme="minorEastAsia" w:hAnsiTheme="minorHAnsi" w:cstheme="minorBidi"/>
          <w:noProof/>
          <w:kern w:val="2"/>
          <w:lang w:eastAsia="pt-PT"/>
          <w14:ligatures w14:val="standardContextual"/>
        </w:rPr>
      </w:pPr>
      <w:hyperlink w:anchor="_Toc199624844" w:history="1">
        <w:r w:rsidRPr="007C5A68">
          <w:rPr>
            <w:rStyle w:val="Hiperligao"/>
            <w:noProof/>
          </w:rPr>
          <w:t>7.2</w:t>
        </w:r>
        <w:r>
          <w:rPr>
            <w:rFonts w:asciiTheme="minorHAnsi" w:eastAsiaTheme="minorEastAsia" w:hAnsiTheme="minorHAnsi" w:cstheme="minorBidi"/>
            <w:noProof/>
            <w:kern w:val="2"/>
            <w:lang w:eastAsia="pt-PT"/>
            <w14:ligatures w14:val="standardContextual"/>
          </w:rPr>
          <w:tab/>
        </w:r>
        <w:r w:rsidRPr="007C5A68">
          <w:rPr>
            <w:rStyle w:val="Hiperligao"/>
            <w:noProof/>
          </w:rPr>
          <w:t>Testes das funcionalidades BackOffice</w:t>
        </w:r>
        <w:r>
          <w:rPr>
            <w:noProof/>
            <w:webHidden/>
          </w:rPr>
          <w:tab/>
        </w:r>
        <w:r>
          <w:rPr>
            <w:noProof/>
            <w:webHidden/>
          </w:rPr>
          <w:fldChar w:fldCharType="begin"/>
        </w:r>
        <w:r>
          <w:rPr>
            <w:noProof/>
            <w:webHidden/>
          </w:rPr>
          <w:instrText xml:space="preserve"> PAGEREF _Toc199624844 \h </w:instrText>
        </w:r>
        <w:r>
          <w:rPr>
            <w:noProof/>
            <w:webHidden/>
          </w:rPr>
        </w:r>
        <w:r>
          <w:rPr>
            <w:noProof/>
            <w:webHidden/>
          </w:rPr>
          <w:fldChar w:fldCharType="separate"/>
        </w:r>
        <w:r>
          <w:rPr>
            <w:noProof/>
            <w:webHidden/>
          </w:rPr>
          <w:t>157</w:t>
        </w:r>
        <w:r>
          <w:rPr>
            <w:noProof/>
            <w:webHidden/>
          </w:rPr>
          <w:fldChar w:fldCharType="end"/>
        </w:r>
      </w:hyperlink>
    </w:p>
    <w:p w14:paraId="265CC5DA" w14:textId="4A022176" w:rsidR="00DE1392" w:rsidRDefault="00DE1392">
      <w:pPr>
        <w:pStyle w:val="ndice2"/>
        <w:tabs>
          <w:tab w:val="left" w:pos="660"/>
        </w:tabs>
        <w:rPr>
          <w:rFonts w:asciiTheme="minorHAnsi" w:eastAsiaTheme="minorEastAsia" w:hAnsiTheme="minorHAnsi" w:cstheme="minorBidi"/>
          <w:noProof/>
          <w:kern w:val="2"/>
          <w:lang w:eastAsia="pt-PT"/>
          <w14:ligatures w14:val="standardContextual"/>
        </w:rPr>
      </w:pPr>
      <w:hyperlink w:anchor="_Toc199624845" w:history="1">
        <w:r w:rsidRPr="007C5A68">
          <w:rPr>
            <w:rStyle w:val="Hiperligao"/>
            <w:noProof/>
          </w:rPr>
          <w:t>7.3</w:t>
        </w:r>
        <w:r>
          <w:rPr>
            <w:rFonts w:asciiTheme="minorHAnsi" w:eastAsiaTheme="minorEastAsia" w:hAnsiTheme="minorHAnsi" w:cstheme="minorBidi"/>
            <w:noProof/>
            <w:kern w:val="2"/>
            <w:lang w:eastAsia="pt-PT"/>
            <w14:ligatures w14:val="standardContextual"/>
          </w:rPr>
          <w:tab/>
        </w:r>
        <w:r w:rsidRPr="007C5A68">
          <w:rPr>
            <w:rStyle w:val="Hiperligao"/>
            <w:noProof/>
          </w:rPr>
          <w:t>Testes das funcionalidades Batch</w:t>
        </w:r>
        <w:r>
          <w:rPr>
            <w:noProof/>
            <w:webHidden/>
          </w:rPr>
          <w:tab/>
        </w:r>
        <w:r>
          <w:rPr>
            <w:noProof/>
            <w:webHidden/>
          </w:rPr>
          <w:fldChar w:fldCharType="begin"/>
        </w:r>
        <w:r>
          <w:rPr>
            <w:noProof/>
            <w:webHidden/>
          </w:rPr>
          <w:instrText xml:space="preserve"> PAGEREF _Toc199624845 \h </w:instrText>
        </w:r>
        <w:r>
          <w:rPr>
            <w:noProof/>
            <w:webHidden/>
          </w:rPr>
        </w:r>
        <w:r>
          <w:rPr>
            <w:noProof/>
            <w:webHidden/>
          </w:rPr>
          <w:fldChar w:fldCharType="separate"/>
        </w:r>
        <w:r>
          <w:rPr>
            <w:noProof/>
            <w:webHidden/>
          </w:rPr>
          <w:t>157</w:t>
        </w:r>
        <w:r>
          <w:rPr>
            <w:noProof/>
            <w:webHidden/>
          </w:rPr>
          <w:fldChar w:fldCharType="end"/>
        </w:r>
      </w:hyperlink>
    </w:p>
    <w:p w14:paraId="501F0CAB" w14:textId="7ECB60DB" w:rsidR="00DE1392" w:rsidRDefault="00DE1392">
      <w:pPr>
        <w:pStyle w:val="ndice1"/>
        <w:rPr>
          <w:rFonts w:asciiTheme="minorHAnsi" w:eastAsiaTheme="minorEastAsia" w:hAnsiTheme="minorHAnsi" w:cstheme="minorBidi"/>
          <w:noProof/>
          <w:kern w:val="2"/>
          <w:lang w:eastAsia="pt-PT"/>
          <w14:ligatures w14:val="standardContextual"/>
        </w:rPr>
      </w:pPr>
      <w:hyperlink w:anchor="_Toc199624846" w:history="1">
        <w:r w:rsidRPr="007C5A68">
          <w:rPr>
            <w:rStyle w:val="Hiperligao"/>
            <w:noProof/>
          </w:rPr>
          <w:t>8</w:t>
        </w:r>
        <w:r>
          <w:rPr>
            <w:rFonts w:asciiTheme="minorHAnsi" w:eastAsiaTheme="minorEastAsia" w:hAnsiTheme="minorHAnsi" w:cstheme="minorBidi"/>
            <w:noProof/>
            <w:kern w:val="2"/>
            <w:lang w:eastAsia="pt-PT"/>
            <w14:ligatures w14:val="standardContextual"/>
          </w:rPr>
          <w:tab/>
        </w:r>
        <w:r w:rsidRPr="007C5A68">
          <w:rPr>
            <w:rStyle w:val="Hiperligao"/>
            <w:noProof/>
          </w:rPr>
          <w:t>Fase 3 – Autoapreciação crítica dos Resultados dos Testes</w:t>
        </w:r>
        <w:r>
          <w:rPr>
            <w:noProof/>
            <w:webHidden/>
          </w:rPr>
          <w:tab/>
        </w:r>
        <w:r>
          <w:rPr>
            <w:noProof/>
            <w:webHidden/>
          </w:rPr>
          <w:fldChar w:fldCharType="begin"/>
        </w:r>
        <w:r>
          <w:rPr>
            <w:noProof/>
            <w:webHidden/>
          </w:rPr>
          <w:instrText xml:space="preserve"> PAGEREF _Toc199624846 \h </w:instrText>
        </w:r>
        <w:r>
          <w:rPr>
            <w:noProof/>
            <w:webHidden/>
          </w:rPr>
        </w:r>
        <w:r>
          <w:rPr>
            <w:noProof/>
            <w:webHidden/>
          </w:rPr>
          <w:fldChar w:fldCharType="separate"/>
        </w:r>
        <w:r>
          <w:rPr>
            <w:noProof/>
            <w:webHidden/>
          </w:rPr>
          <w:t>159</w:t>
        </w:r>
        <w:r>
          <w:rPr>
            <w:noProof/>
            <w:webHidden/>
          </w:rPr>
          <w:fldChar w:fldCharType="end"/>
        </w:r>
      </w:hyperlink>
    </w:p>
    <w:p w14:paraId="62F6EE8B" w14:textId="5235D91B" w:rsidR="538E812A" w:rsidRDefault="538E812A" w:rsidP="538E812A">
      <w:pPr>
        <w:pStyle w:val="ndice1"/>
        <w:tabs>
          <w:tab w:val="clear" w:pos="8898"/>
          <w:tab w:val="left" w:pos="480"/>
          <w:tab w:val="right" w:leader="dot" w:pos="8895"/>
        </w:tabs>
      </w:pPr>
      <w:r>
        <w:fldChar w:fldCharType="end"/>
      </w:r>
    </w:p>
    <w:p w14:paraId="661DC452" w14:textId="701DD78E" w:rsidR="00003BB0" w:rsidRPr="00740BFC" w:rsidRDefault="00003BB0" w:rsidP="538E812A">
      <w:pPr>
        <w:pStyle w:val="ndice1"/>
        <w:tabs>
          <w:tab w:val="clear" w:pos="8898"/>
          <w:tab w:val="left" w:pos="480"/>
          <w:tab w:val="right" w:leader="dot" w:pos="8895"/>
        </w:tabs>
        <w:rPr>
          <w:rFonts w:asciiTheme="minorHAnsi" w:eastAsiaTheme="minorEastAsia" w:hAnsiTheme="minorHAnsi" w:cstheme="minorBidi"/>
          <w:kern w:val="2"/>
          <w:lang w:eastAsia="pt-PT"/>
          <w14:ligatures w14:val="standardContextual"/>
        </w:rPr>
      </w:pPr>
    </w:p>
    <w:p w14:paraId="51BFA457" w14:textId="4CA2F27C" w:rsidR="00412DBF" w:rsidRPr="00740BFC" w:rsidRDefault="00412DBF" w:rsidP="538E812A">
      <w:pPr>
        <w:pStyle w:val="ndice1"/>
        <w:tabs>
          <w:tab w:val="clear" w:pos="8898"/>
          <w:tab w:val="left" w:pos="480"/>
          <w:tab w:val="right" w:leader="dot" w:pos="8895"/>
        </w:tabs>
        <w:rPr>
          <w:rFonts w:asciiTheme="minorHAnsi" w:eastAsiaTheme="minorEastAsia" w:hAnsiTheme="minorHAnsi" w:cstheme="minorBidi"/>
          <w:lang w:eastAsia="en-GB"/>
        </w:rPr>
      </w:pPr>
    </w:p>
    <w:p w14:paraId="07066D9D" w14:textId="401075DF" w:rsidR="00E137FB" w:rsidRPr="00740BFC" w:rsidRDefault="00E137FB" w:rsidP="00495DE8">
      <w:pPr>
        <w:rPr>
          <w:sz w:val="20"/>
          <w:szCs w:val="20"/>
        </w:rPr>
        <w:sectPr w:rsidR="00E137FB" w:rsidRPr="00740BFC" w:rsidSect="00885809">
          <w:headerReference w:type="even" r:id="rId9"/>
          <w:headerReference w:type="default" r:id="rId10"/>
          <w:footerReference w:type="even" r:id="rId11"/>
          <w:footerReference w:type="first" r:id="rId12"/>
          <w:pgSz w:w="11907" w:h="16839" w:code="9"/>
          <w:pgMar w:top="1440" w:right="1559" w:bottom="993" w:left="1440" w:header="426" w:footer="708" w:gutter="0"/>
          <w:cols w:space="708"/>
          <w:docGrid w:linePitch="360"/>
        </w:sectPr>
      </w:pPr>
    </w:p>
    <w:p w14:paraId="25E7AE1D" w14:textId="52391F21" w:rsidR="005F4665" w:rsidRPr="00740BFC" w:rsidRDefault="538E812A" w:rsidP="538E812A">
      <w:pPr>
        <w:rPr>
          <w:b/>
          <w:bCs/>
          <w:color w:val="2F5496" w:themeColor="accent1" w:themeShade="BF"/>
          <w:sz w:val="32"/>
          <w:szCs w:val="32"/>
        </w:rPr>
      </w:pPr>
      <w:r w:rsidRPr="538E812A">
        <w:rPr>
          <w:b/>
          <w:bCs/>
          <w:color w:val="2F5496" w:themeColor="accent1" w:themeShade="BF"/>
          <w:sz w:val="32"/>
          <w:szCs w:val="32"/>
        </w:rPr>
        <w:lastRenderedPageBreak/>
        <w:t>Índice de figuras</w:t>
      </w:r>
    </w:p>
    <w:p w14:paraId="1CD34AEF" w14:textId="53074EBD" w:rsidR="001B1928" w:rsidRPr="00740BFC" w:rsidRDefault="008D0FC6" w:rsidP="538E812A">
      <w:pPr>
        <w:pStyle w:val="ndicedeilustraes"/>
        <w:tabs>
          <w:tab w:val="right" w:leader="dot" w:pos="8898"/>
        </w:tabs>
        <w:rPr>
          <w:rFonts w:asciiTheme="minorHAnsi" w:eastAsiaTheme="minorEastAsia" w:hAnsiTheme="minorHAnsi" w:cstheme="minorBidi"/>
          <w:kern w:val="2"/>
          <w:lang w:eastAsia="pt-PT"/>
          <w14:ligatures w14:val="standardContextual"/>
        </w:rPr>
      </w:pPr>
      <w:r w:rsidRPr="538E812A">
        <w:rPr>
          <w:b/>
          <w:bCs/>
          <w:color w:val="2F5496"/>
          <w:sz w:val="32"/>
          <w:szCs w:val="32"/>
        </w:rPr>
        <w:fldChar w:fldCharType="begin"/>
      </w:r>
      <w:r w:rsidRPr="00740BFC">
        <w:rPr>
          <w:b/>
          <w:bCs/>
          <w:color w:val="2F5496"/>
          <w:sz w:val="32"/>
          <w:szCs w:val="32"/>
        </w:rPr>
        <w:instrText xml:space="preserve"> TOC \h \z \c "Figura" </w:instrText>
      </w:r>
      <w:r w:rsidRPr="538E812A">
        <w:rPr>
          <w:b/>
          <w:bCs/>
          <w:color w:val="2F5496"/>
          <w:sz w:val="32"/>
          <w:szCs w:val="32"/>
        </w:rPr>
        <w:fldChar w:fldCharType="separate"/>
      </w:r>
      <w:hyperlink w:anchor="_Toc194761333" w:history="1">
        <w:r w:rsidR="001B1928" w:rsidRPr="00740BFC">
          <w:rPr>
            <w:rStyle w:val="Hiperligao"/>
          </w:rPr>
          <w:t>Figura 1. Diagrama de classes.</w:t>
        </w:r>
        <w:r w:rsidR="001B1928" w:rsidRPr="00740BFC">
          <w:rPr>
            <w:webHidden/>
          </w:rPr>
          <w:tab/>
        </w:r>
        <w:r w:rsidR="001B1928" w:rsidRPr="00740BFC">
          <w:rPr>
            <w:webHidden/>
          </w:rPr>
          <w:fldChar w:fldCharType="begin"/>
        </w:r>
        <w:r w:rsidR="001B1928" w:rsidRPr="00740BFC">
          <w:rPr>
            <w:webHidden/>
          </w:rPr>
          <w:instrText xml:space="preserve"> PAGEREF _Toc194761333 \h </w:instrText>
        </w:r>
        <w:r w:rsidR="001B1928" w:rsidRPr="00740BFC">
          <w:rPr>
            <w:webHidden/>
          </w:rPr>
        </w:r>
        <w:r w:rsidR="001B1928" w:rsidRPr="00740BFC">
          <w:rPr>
            <w:webHidden/>
          </w:rPr>
          <w:fldChar w:fldCharType="separate"/>
        </w:r>
        <w:r w:rsidR="001B1928" w:rsidRPr="00740BFC">
          <w:rPr>
            <w:webHidden/>
          </w:rPr>
          <w:t>17</w:t>
        </w:r>
        <w:r w:rsidR="001B1928" w:rsidRPr="00740BFC">
          <w:rPr>
            <w:webHidden/>
          </w:rPr>
          <w:fldChar w:fldCharType="end"/>
        </w:r>
      </w:hyperlink>
    </w:p>
    <w:p w14:paraId="70EE6DF1" w14:textId="178C0CA9" w:rsidR="001B1928" w:rsidRPr="00740BFC" w:rsidRDefault="001B1928" w:rsidP="538E812A">
      <w:pPr>
        <w:pStyle w:val="ndicedeilustraes"/>
        <w:tabs>
          <w:tab w:val="right" w:leader="dot" w:pos="8898"/>
        </w:tabs>
        <w:rPr>
          <w:rFonts w:asciiTheme="minorHAnsi" w:eastAsiaTheme="minorEastAsia" w:hAnsiTheme="minorHAnsi" w:cstheme="minorBidi"/>
          <w:kern w:val="2"/>
          <w:lang w:eastAsia="pt-PT"/>
          <w14:ligatures w14:val="standardContextual"/>
        </w:rPr>
      </w:pPr>
      <w:hyperlink w:anchor="_Toc194761334" w:history="1">
        <w:r w:rsidRPr="00740BFC">
          <w:rPr>
            <w:rStyle w:val="Hiperligao"/>
          </w:rPr>
          <w:t>Figura 2. Diagrama de transição de estados do conceito “Encomenda Cliente”.</w:t>
        </w:r>
        <w:r w:rsidRPr="00740BFC">
          <w:rPr>
            <w:webHidden/>
          </w:rPr>
          <w:tab/>
        </w:r>
        <w:r w:rsidRPr="00740BFC">
          <w:rPr>
            <w:webHidden/>
          </w:rPr>
          <w:fldChar w:fldCharType="begin"/>
        </w:r>
        <w:r w:rsidRPr="00740BFC">
          <w:rPr>
            <w:webHidden/>
          </w:rPr>
          <w:instrText xml:space="preserve"> PAGEREF _Toc194761334 \h </w:instrText>
        </w:r>
        <w:r w:rsidRPr="00740BFC">
          <w:rPr>
            <w:webHidden/>
          </w:rPr>
        </w:r>
        <w:r w:rsidRPr="00740BFC">
          <w:rPr>
            <w:webHidden/>
          </w:rPr>
          <w:fldChar w:fldCharType="separate"/>
        </w:r>
        <w:r w:rsidRPr="00740BFC">
          <w:rPr>
            <w:webHidden/>
          </w:rPr>
          <w:t>47</w:t>
        </w:r>
        <w:r w:rsidRPr="00740BFC">
          <w:rPr>
            <w:webHidden/>
          </w:rPr>
          <w:fldChar w:fldCharType="end"/>
        </w:r>
      </w:hyperlink>
    </w:p>
    <w:p w14:paraId="05FC9C75" w14:textId="46646269" w:rsidR="001B1928" w:rsidRPr="00740BFC" w:rsidRDefault="001B1928" w:rsidP="538E812A">
      <w:pPr>
        <w:pStyle w:val="ndicedeilustraes"/>
        <w:tabs>
          <w:tab w:val="right" w:leader="dot" w:pos="8898"/>
        </w:tabs>
        <w:rPr>
          <w:rFonts w:asciiTheme="minorHAnsi" w:eastAsiaTheme="minorEastAsia" w:hAnsiTheme="minorHAnsi" w:cstheme="minorBidi"/>
          <w:kern w:val="2"/>
          <w:lang w:eastAsia="pt-PT"/>
          <w14:ligatures w14:val="standardContextual"/>
        </w:rPr>
      </w:pPr>
      <w:hyperlink w:anchor="_Toc194761335" w:history="1">
        <w:r w:rsidRPr="00740BFC">
          <w:rPr>
            <w:rStyle w:val="Hiperligao"/>
          </w:rPr>
          <w:t>Figura 3. Diagrama de transição de estados do conceito “Encomenda Fornecedor”.</w:t>
        </w:r>
        <w:r w:rsidRPr="00740BFC">
          <w:rPr>
            <w:webHidden/>
          </w:rPr>
          <w:tab/>
        </w:r>
        <w:r w:rsidRPr="00740BFC">
          <w:rPr>
            <w:webHidden/>
          </w:rPr>
          <w:fldChar w:fldCharType="begin"/>
        </w:r>
        <w:r w:rsidRPr="00740BFC">
          <w:rPr>
            <w:webHidden/>
          </w:rPr>
          <w:instrText xml:space="preserve"> PAGEREF _Toc194761335 \h </w:instrText>
        </w:r>
        <w:r w:rsidRPr="00740BFC">
          <w:rPr>
            <w:webHidden/>
          </w:rPr>
        </w:r>
        <w:r w:rsidRPr="00740BFC">
          <w:rPr>
            <w:webHidden/>
          </w:rPr>
          <w:fldChar w:fldCharType="separate"/>
        </w:r>
        <w:r w:rsidRPr="00740BFC">
          <w:rPr>
            <w:webHidden/>
          </w:rPr>
          <w:t>48</w:t>
        </w:r>
        <w:r w:rsidRPr="00740BFC">
          <w:rPr>
            <w:webHidden/>
          </w:rPr>
          <w:fldChar w:fldCharType="end"/>
        </w:r>
      </w:hyperlink>
    </w:p>
    <w:p w14:paraId="470AE92E" w14:textId="38FF8935" w:rsidR="001B1928" w:rsidRPr="00740BFC" w:rsidRDefault="001B1928" w:rsidP="538E812A">
      <w:pPr>
        <w:pStyle w:val="ndicedeilustraes"/>
        <w:tabs>
          <w:tab w:val="right" w:leader="dot" w:pos="8898"/>
        </w:tabs>
        <w:rPr>
          <w:rFonts w:asciiTheme="minorHAnsi" w:eastAsiaTheme="minorEastAsia" w:hAnsiTheme="minorHAnsi" w:cstheme="minorBidi"/>
          <w:kern w:val="2"/>
          <w:lang w:eastAsia="pt-PT"/>
          <w14:ligatures w14:val="standardContextual"/>
        </w:rPr>
      </w:pPr>
      <w:hyperlink w:anchor="_Toc194761336" w:history="1">
        <w:r w:rsidRPr="00740BFC">
          <w:rPr>
            <w:rStyle w:val="Hiperligao"/>
          </w:rPr>
          <w:t>Figura 4. Diagrama de transição de estados do conceito “Fatura de Cliente”.</w:t>
        </w:r>
        <w:r w:rsidRPr="00740BFC">
          <w:rPr>
            <w:webHidden/>
          </w:rPr>
          <w:tab/>
        </w:r>
        <w:r w:rsidRPr="00740BFC">
          <w:rPr>
            <w:webHidden/>
          </w:rPr>
          <w:fldChar w:fldCharType="begin"/>
        </w:r>
        <w:r w:rsidRPr="00740BFC">
          <w:rPr>
            <w:webHidden/>
          </w:rPr>
          <w:instrText xml:space="preserve"> PAGEREF _Toc194761336 \h </w:instrText>
        </w:r>
        <w:r w:rsidRPr="00740BFC">
          <w:rPr>
            <w:webHidden/>
          </w:rPr>
        </w:r>
        <w:r w:rsidRPr="00740BFC">
          <w:rPr>
            <w:webHidden/>
          </w:rPr>
          <w:fldChar w:fldCharType="separate"/>
        </w:r>
        <w:r w:rsidRPr="00740BFC">
          <w:rPr>
            <w:webHidden/>
          </w:rPr>
          <w:t>48</w:t>
        </w:r>
        <w:r w:rsidRPr="00740BFC">
          <w:rPr>
            <w:webHidden/>
          </w:rPr>
          <w:fldChar w:fldCharType="end"/>
        </w:r>
      </w:hyperlink>
    </w:p>
    <w:p w14:paraId="08A057CA" w14:textId="4AD5D401" w:rsidR="001B1928" w:rsidRPr="00740BFC" w:rsidRDefault="001B1928" w:rsidP="538E812A">
      <w:pPr>
        <w:pStyle w:val="ndicedeilustraes"/>
        <w:tabs>
          <w:tab w:val="right" w:leader="dot" w:pos="8898"/>
        </w:tabs>
        <w:rPr>
          <w:rFonts w:asciiTheme="minorHAnsi" w:eastAsiaTheme="minorEastAsia" w:hAnsiTheme="minorHAnsi" w:cstheme="minorBidi"/>
          <w:kern w:val="2"/>
          <w:lang w:eastAsia="pt-PT"/>
          <w14:ligatures w14:val="standardContextual"/>
        </w:rPr>
      </w:pPr>
      <w:hyperlink w:anchor="_Toc194761337" w:history="1">
        <w:r w:rsidRPr="00740BFC">
          <w:rPr>
            <w:rStyle w:val="Hiperligao"/>
          </w:rPr>
          <w:t>Figura 5. Diagrama de transição de estados do conceito “Fatura de Fornecedor”.</w:t>
        </w:r>
        <w:r w:rsidRPr="00740BFC">
          <w:rPr>
            <w:webHidden/>
          </w:rPr>
          <w:tab/>
        </w:r>
        <w:r w:rsidRPr="00740BFC">
          <w:rPr>
            <w:webHidden/>
          </w:rPr>
          <w:fldChar w:fldCharType="begin"/>
        </w:r>
        <w:r w:rsidRPr="00740BFC">
          <w:rPr>
            <w:webHidden/>
          </w:rPr>
          <w:instrText xml:space="preserve"> PAGEREF _Toc194761337 \h </w:instrText>
        </w:r>
        <w:r w:rsidRPr="00740BFC">
          <w:rPr>
            <w:webHidden/>
          </w:rPr>
        </w:r>
        <w:r w:rsidRPr="00740BFC">
          <w:rPr>
            <w:webHidden/>
          </w:rPr>
          <w:fldChar w:fldCharType="separate"/>
        </w:r>
        <w:r w:rsidRPr="00740BFC">
          <w:rPr>
            <w:webHidden/>
          </w:rPr>
          <w:t>49</w:t>
        </w:r>
        <w:r w:rsidRPr="00740BFC">
          <w:rPr>
            <w:webHidden/>
          </w:rPr>
          <w:fldChar w:fldCharType="end"/>
        </w:r>
      </w:hyperlink>
    </w:p>
    <w:p w14:paraId="0A549E34" w14:textId="5DAF9623" w:rsidR="001B1928" w:rsidRPr="00740BFC" w:rsidRDefault="001B1928" w:rsidP="538E812A">
      <w:pPr>
        <w:pStyle w:val="ndicedeilustraes"/>
        <w:tabs>
          <w:tab w:val="right" w:leader="dot" w:pos="8898"/>
        </w:tabs>
        <w:rPr>
          <w:rFonts w:asciiTheme="minorHAnsi" w:eastAsiaTheme="minorEastAsia" w:hAnsiTheme="minorHAnsi" w:cstheme="minorBidi"/>
          <w:kern w:val="2"/>
          <w:lang w:eastAsia="pt-PT"/>
          <w14:ligatures w14:val="standardContextual"/>
        </w:rPr>
      </w:pPr>
      <w:hyperlink w:anchor="_Toc194761338" w:history="1">
        <w:r w:rsidRPr="00740BFC">
          <w:rPr>
            <w:rStyle w:val="Hiperligao"/>
          </w:rPr>
          <w:t>Figura 6. Diagrama de transição de estados do conceito “Ocorrência”.</w:t>
        </w:r>
        <w:r w:rsidRPr="00740BFC">
          <w:rPr>
            <w:webHidden/>
          </w:rPr>
          <w:tab/>
        </w:r>
        <w:r w:rsidRPr="00740BFC">
          <w:rPr>
            <w:webHidden/>
          </w:rPr>
          <w:fldChar w:fldCharType="begin"/>
        </w:r>
        <w:r w:rsidRPr="00740BFC">
          <w:rPr>
            <w:webHidden/>
          </w:rPr>
          <w:instrText xml:space="preserve"> PAGEREF _Toc194761338 \h </w:instrText>
        </w:r>
        <w:r w:rsidRPr="00740BFC">
          <w:rPr>
            <w:webHidden/>
          </w:rPr>
        </w:r>
        <w:r w:rsidRPr="00740BFC">
          <w:rPr>
            <w:webHidden/>
          </w:rPr>
          <w:fldChar w:fldCharType="separate"/>
        </w:r>
        <w:r w:rsidRPr="00740BFC">
          <w:rPr>
            <w:webHidden/>
          </w:rPr>
          <w:t>49</w:t>
        </w:r>
        <w:r w:rsidRPr="00740BFC">
          <w:rPr>
            <w:webHidden/>
          </w:rPr>
          <w:fldChar w:fldCharType="end"/>
        </w:r>
      </w:hyperlink>
    </w:p>
    <w:p w14:paraId="6B45DEBF" w14:textId="596BFD85" w:rsidR="001B1928" w:rsidRPr="00740BFC" w:rsidRDefault="001B1928" w:rsidP="538E812A">
      <w:pPr>
        <w:pStyle w:val="ndicedeilustraes"/>
        <w:tabs>
          <w:tab w:val="right" w:leader="dot" w:pos="8898"/>
        </w:tabs>
        <w:rPr>
          <w:rFonts w:asciiTheme="minorHAnsi" w:eastAsiaTheme="minorEastAsia" w:hAnsiTheme="minorHAnsi" w:cstheme="minorBidi"/>
          <w:kern w:val="2"/>
          <w:lang w:eastAsia="pt-PT"/>
          <w14:ligatures w14:val="standardContextual"/>
        </w:rPr>
      </w:pPr>
      <w:hyperlink w:anchor="_Toc194761339" w:history="1">
        <w:r w:rsidRPr="00740BFC">
          <w:rPr>
            <w:rStyle w:val="Hiperligao"/>
          </w:rPr>
          <w:t>Figura 7. Diagrama de transição de estados do conceito “Promoção”.</w:t>
        </w:r>
        <w:r w:rsidRPr="00740BFC">
          <w:rPr>
            <w:webHidden/>
          </w:rPr>
          <w:tab/>
        </w:r>
        <w:r w:rsidRPr="00740BFC">
          <w:rPr>
            <w:webHidden/>
          </w:rPr>
          <w:fldChar w:fldCharType="begin"/>
        </w:r>
        <w:r w:rsidRPr="00740BFC">
          <w:rPr>
            <w:webHidden/>
          </w:rPr>
          <w:instrText xml:space="preserve"> PAGEREF _Toc194761339 \h </w:instrText>
        </w:r>
        <w:r w:rsidRPr="00740BFC">
          <w:rPr>
            <w:webHidden/>
          </w:rPr>
        </w:r>
        <w:r w:rsidRPr="00740BFC">
          <w:rPr>
            <w:webHidden/>
          </w:rPr>
          <w:fldChar w:fldCharType="separate"/>
        </w:r>
        <w:r w:rsidRPr="00740BFC">
          <w:rPr>
            <w:webHidden/>
          </w:rPr>
          <w:t>50</w:t>
        </w:r>
        <w:r w:rsidRPr="00740BFC">
          <w:rPr>
            <w:webHidden/>
          </w:rPr>
          <w:fldChar w:fldCharType="end"/>
        </w:r>
      </w:hyperlink>
    </w:p>
    <w:p w14:paraId="727F2584" w14:textId="024CB1F1" w:rsidR="001B1928" w:rsidRPr="00740BFC" w:rsidRDefault="001B1928" w:rsidP="538E812A">
      <w:pPr>
        <w:pStyle w:val="ndicedeilustraes"/>
        <w:tabs>
          <w:tab w:val="right" w:leader="dot" w:pos="8898"/>
        </w:tabs>
        <w:rPr>
          <w:rFonts w:asciiTheme="minorHAnsi" w:eastAsiaTheme="minorEastAsia" w:hAnsiTheme="minorHAnsi" w:cstheme="minorBidi"/>
          <w:kern w:val="2"/>
          <w:lang w:eastAsia="pt-PT"/>
          <w14:ligatures w14:val="standardContextual"/>
        </w:rPr>
      </w:pPr>
      <w:hyperlink w:anchor="_Toc194761340" w:history="1">
        <w:r w:rsidRPr="00740BFC">
          <w:rPr>
            <w:rStyle w:val="Hiperligao"/>
          </w:rPr>
          <w:t>Figura 8. Diagrama de transição de estados do conceito “Transporte”.</w:t>
        </w:r>
        <w:r w:rsidRPr="00740BFC">
          <w:rPr>
            <w:webHidden/>
          </w:rPr>
          <w:tab/>
        </w:r>
        <w:r w:rsidRPr="00740BFC">
          <w:rPr>
            <w:webHidden/>
          </w:rPr>
          <w:fldChar w:fldCharType="begin"/>
        </w:r>
        <w:r w:rsidRPr="00740BFC">
          <w:rPr>
            <w:webHidden/>
          </w:rPr>
          <w:instrText xml:space="preserve"> PAGEREF _Toc194761340 \h </w:instrText>
        </w:r>
        <w:r w:rsidRPr="00740BFC">
          <w:rPr>
            <w:webHidden/>
          </w:rPr>
        </w:r>
        <w:r w:rsidRPr="00740BFC">
          <w:rPr>
            <w:webHidden/>
          </w:rPr>
          <w:fldChar w:fldCharType="separate"/>
        </w:r>
        <w:r w:rsidRPr="00740BFC">
          <w:rPr>
            <w:webHidden/>
          </w:rPr>
          <w:t>50</w:t>
        </w:r>
        <w:r w:rsidRPr="00740BFC">
          <w:rPr>
            <w:webHidden/>
          </w:rPr>
          <w:fldChar w:fldCharType="end"/>
        </w:r>
      </w:hyperlink>
    </w:p>
    <w:p w14:paraId="12CF3AF5" w14:textId="7898DC99" w:rsidR="001B1928" w:rsidRPr="00740BFC" w:rsidRDefault="001B1928" w:rsidP="538E812A">
      <w:pPr>
        <w:pStyle w:val="ndicedeilustraes"/>
        <w:tabs>
          <w:tab w:val="right" w:leader="dot" w:pos="8898"/>
        </w:tabs>
        <w:rPr>
          <w:rFonts w:asciiTheme="minorHAnsi" w:eastAsiaTheme="minorEastAsia" w:hAnsiTheme="minorHAnsi" w:cstheme="minorBidi"/>
          <w:kern w:val="2"/>
          <w:lang w:eastAsia="pt-PT"/>
          <w14:ligatures w14:val="standardContextual"/>
        </w:rPr>
      </w:pPr>
      <w:hyperlink w:anchor="_Toc194761341" w:history="1">
        <w:r w:rsidRPr="00740BFC">
          <w:rPr>
            <w:rStyle w:val="Hiperligao"/>
          </w:rPr>
          <w:t>Figura 9. Diagrama de casos de uso FrontOffice.</w:t>
        </w:r>
        <w:r w:rsidRPr="00740BFC">
          <w:rPr>
            <w:webHidden/>
          </w:rPr>
          <w:tab/>
        </w:r>
        <w:r w:rsidRPr="00740BFC">
          <w:rPr>
            <w:webHidden/>
          </w:rPr>
          <w:fldChar w:fldCharType="begin"/>
        </w:r>
        <w:r w:rsidRPr="00740BFC">
          <w:rPr>
            <w:webHidden/>
          </w:rPr>
          <w:instrText xml:space="preserve"> PAGEREF _Toc194761341 \h </w:instrText>
        </w:r>
        <w:r w:rsidRPr="00740BFC">
          <w:rPr>
            <w:webHidden/>
          </w:rPr>
        </w:r>
        <w:r w:rsidRPr="00740BFC">
          <w:rPr>
            <w:webHidden/>
          </w:rPr>
          <w:fldChar w:fldCharType="separate"/>
        </w:r>
        <w:r w:rsidRPr="00740BFC">
          <w:rPr>
            <w:webHidden/>
          </w:rPr>
          <w:t>51</w:t>
        </w:r>
        <w:r w:rsidRPr="00740BFC">
          <w:rPr>
            <w:webHidden/>
          </w:rPr>
          <w:fldChar w:fldCharType="end"/>
        </w:r>
      </w:hyperlink>
    </w:p>
    <w:p w14:paraId="3315822D" w14:textId="5DC179C8" w:rsidR="001B1928" w:rsidRPr="00740BFC" w:rsidRDefault="001B1928" w:rsidP="538E812A">
      <w:pPr>
        <w:pStyle w:val="ndicedeilustraes"/>
        <w:tabs>
          <w:tab w:val="right" w:leader="dot" w:pos="8898"/>
        </w:tabs>
        <w:rPr>
          <w:rFonts w:asciiTheme="minorHAnsi" w:eastAsiaTheme="minorEastAsia" w:hAnsiTheme="minorHAnsi" w:cstheme="minorBidi"/>
          <w:kern w:val="2"/>
          <w:lang w:eastAsia="pt-PT"/>
          <w14:ligatures w14:val="standardContextual"/>
        </w:rPr>
      </w:pPr>
      <w:hyperlink w:anchor="_Toc194761342" w:history="1">
        <w:r w:rsidRPr="00740BFC">
          <w:rPr>
            <w:rStyle w:val="Hiperligao"/>
          </w:rPr>
          <w:t>Figura 10. Diagrama de casos de uso BackOffice.</w:t>
        </w:r>
        <w:r w:rsidRPr="00740BFC">
          <w:rPr>
            <w:webHidden/>
          </w:rPr>
          <w:tab/>
        </w:r>
        <w:r w:rsidRPr="00740BFC">
          <w:rPr>
            <w:webHidden/>
          </w:rPr>
          <w:fldChar w:fldCharType="begin"/>
        </w:r>
        <w:r w:rsidRPr="00740BFC">
          <w:rPr>
            <w:webHidden/>
          </w:rPr>
          <w:instrText xml:space="preserve"> PAGEREF _Toc194761342 \h </w:instrText>
        </w:r>
        <w:r w:rsidRPr="00740BFC">
          <w:rPr>
            <w:webHidden/>
          </w:rPr>
        </w:r>
        <w:r w:rsidRPr="00740BFC">
          <w:rPr>
            <w:webHidden/>
          </w:rPr>
          <w:fldChar w:fldCharType="separate"/>
        </w:r>
        <w:r w:rsidRPr="00740BFC">
          <w:rPr>
            <w:webHidden/>
          </w:rPr>
          <w:t>52</w:t>
        </w:r>
        <w:r w:rsidRPr="00740BFC">
          <w:rPr>
            <w:webHidden/>
          </w:rPr>
          <w:fldChar w:fldCharType="end"/>
        </w:r>
      </w:hyperlink>
    </w:p>
    <w:p w14:paraId="5B2FC286" w14:textId="28A4702B" w:rsidR="001B1928" w:rsidRPr="00740BFC" w:rsidRDefault="001B1928" w:rsidP="538E812A">
      <w:pPr>
        <w:pStyle w:val="ndicedeilustraes"/>
        <w:tabs>
          <w:tab w:val="right" w:leader="dot" w:pos="8898"/>
        </w:tabs>
        <w:rPr>
          <w:rFonts w:asciiTheme="minorHAnsi" w:eastAsiaTheme="minorEastAsia" w:hAnsiTheme="minorHAnsi" w:cstheme="minorBidi"/>
          <w:kern w:val="2"/>
          <w:lang w:eastAsia="pt-PT"/>
          <w14:ligatures w14:val="standardContextual"/>
        </w:rPr>
      </w:pPr>
      <w:hyperlink w:anchor="_Toc194761343" w:history="1">
        <w:r w:rsidRPr="00740BFC">
          <w:rPr>
            <w:rStyle w:val="Hiperligao"/>
          </w:rPr>
          <w:t>Figura 11. Diagrama do processo “Processamento dos Pedidos dos Clientes”.</w:t>
        </w:r>
        <w:r w:rsidRPr="00740BFC">
          <w:rPr>
            <w:webHidden/>
          </w:rPr>
          <w:tab/>
        </w:r>
        <w:r w:rsidRPr="00740BFC">
          <w:rPr>
            <w:webHidden/>
          </w:rPr>
          <w:fldChar w:fldCharType="begin"/>
        </w:r>
        <w:r w:rsidRPr="00740BFC">
          <w:rPr>
            <w:webHidden/>
          </w:rPr>
          <w:instrText xml:space="preserve"> PAGEREF _Toc194761343 \h </w:instrText>
        </w:r>
        <w:r w:rsidRPr="00740BFC">
          <w:rPr>
            <w:webHidden/>
          </w:rPr>
        </w:r>
        <w:r w:rsidRPr="00740BFC">
          <w:rPr>
            <w:webHidden/>
          </w:rPr>
          <w:fldChar w:fldCharType="separate"/>
        </w:r>
        <w:r w:rsidRPr="00740BFC">
          <w:rPr>
            <w:webHidden/>
          </w:rPr>
          <w:t>54</w:t>
        </w:r>
        <w:r w:rsidRPr="00740BFC">
          <w:rPr>
            <w:webHidden/>
          </w:rPr>
          <w:fldChar w:fldCharType="end"/>
        </w:r>
      </w:hyperlink>
    </w:p>
    <w:p w14:paraId="52468823" w14:textId="3A1A5147" w:rsidR="001B1928" w:rsidRPr="00740BFC" w:rsidRDefault="001B1928" w:rsidP="538E812A">
      <w:pPr>
        <w:pStyle w:val="ndicedeilustraes"/>
        <w:tabs>
          <w:tab w:val="right" w:leader="dot" w:pos="8898"/>
        </w:tabs>
        <w:rPr>
          <w:rFonts w:asciiTheme="minorHAnsi" w:eastAsiaTheme="minorEastAsia" w:hAnsiTheme="minorHAnsi" w:cstheme="minorBidi"/>
          <w:kern w:val="2"/>
          <w:lang w:eastAsia="pt-PT"/>
          <w14:ligatures w14:val="standardContextual"/>
        </w:rPr>
      </w:pPr>
      <w:hyperlink w:anchor="_Toc194761344" w:history="1">
        <w:r w:rsidRPr="00740BFC">
          <w:rPr>
            <w:rStyle w:val="Hiperligao"/>
          </w:rPr>
          <w:t>Figura 12. Subprocesso “Inicio Pedido”.</w:t>
        </w:r>
        <w:r w:rsidRPr="00740BFC">
          <w:rPr>
            <w:webHidden/>
          </w:rPr>
          <w:tab/>
        </w:r>
        <w:r w:rsidRPr="00740BFC">
          <w:rPr>
            <w:webHidden/>
          </w:rPr>
          <w:fldChar w:fldCharType="begin"/>
        </w:r>
        <w:r w:rsidRPr="00740BFC">
          <w:rPr>
            <w:webHidden/>
          </w:rPr>
          <w:instrText xml:space="preserve"> PAGEREF _Toc194761344 \h </w:instrText>
        </w:r>
        <w:r w:rsidRPr="00740BFC">
          <w:rPr>
            <w:webHidden/>
          </w:rPr>
        </w:r>
        <w:r w:rsidRPr="00740BFC">
          <w:rPr>
            <w:webHidden/>
          </w:rPr>
          <w:fldChar w:fldCharType="separate"/>
        </w:r>
        <w:r w:rsidRPr="00740BFC">
          <w:rPr>
            <w:webHidden/>
          </w:rPr>
          <w:t>55</w:t>
        </w:r>
        <w:r w:rsidRPr="00740BFC">
          <w:rPr>
            <w:webHidden/>
          </w:rPr>
          <w:fldChar w:fldCharType="end"/>
        </w:r>
      </w:hyperlink>
    </w:p>
    <w:p w14:paraId="76E19169" w14:textId="3BD7ACDA" w:rsidR="001B1928" w:rsidRPr="00740BFC" w:rsidRDefault="001B1928" w:rsidP="538E812A">
      <w:pPr>
        <w:pStyle w:val="ndicedeilustraes"/>
        <w:tabs>
          <w:tab w:val="right" w:leader="dot" w:pos="8898"/>
        </w:tabs>
        <w:rPr>
          <w:rFonts w:asciiTheme="minorHAnsi" w:eastAsiaTheme="minorEastAsia" w:hAnsiTheme="minorHAnsi" w:cstheme="minorBidi"/>
          <w:kern w:val="2"/>
          <w:lang w:eastAsia="pt-PT"/>
          <w14:ligatures w14:val="standardContextual"/>
        </w:rPr>
      </w:pPr>
      <w:hyperlink w:anchor="_Toc194761345" w:history="1">
        <w:r w:rsidRPr="00740BFC">
          <w:rPr>
            <w:rStyle w:val="Hiperligao"/>
          </w:rPr>
          <w:t>Figura 13. Diagrama do processo “Logística e Entrega de Pedidos”.</w:t>
        </w:r>
        <w:r w:rsidRPr="00740BFC">
          <w:rPr>
            <w:webHidden/>
          </w:rPr>
          <w:tab/>
        </w:r>
        <w:r w:rsidRPr="00740BFC">
          <w:rPr>
            <w:webHidden/>
          </w:rPr>
          <w:fldChar w:fldCharType="begin"/>
        </w:r>
        <w:r w:rsidRPr="00740BFC">
          <w:rPr>
            <w:webHidden/>
          </w:rPr>
          <w:instrText xml:space="preserve"> PAGEREF _Toc194761345 \h </w:instrText>
        </w:r>
        <w:r w:rsidRPr="00740BFC">
          <w:rPr>
            <w:webHidden/>
          </w:rPr>
        </w:r>
        <w:r w:rsidRPr="00740BFC">
          <w:rPr>
            <w:webHidden/>
          </w:rPr>
          <w:fldChar w:fldCharType="separate"/>
        </w:r>
        <w:r w:rsidRPr="00740BFC">
          <w:rPr>
            <w:webHidden/>
          </w:rPr>
          <w:t>55</w:t>
        </w:r>
        <w:r w:rsidRPr="00740BFC">
          <w:rPr>
            <w:webHidden/>
          </w:rPr>
          <w:fldChar w:fldCharType="end"/>
        </w:r>
      </w:hyperlink>
    </w:p>
    <w:p w14:paraId="46945C29" w14:textId="747FCEB2" w:rsidR="001B1928" w:rsidRPr="00740BFC" w:rsidRDefault="001B1928" w:rsidP="538E812A">
      <w:pPr>
        <w:pStyle w:val="ndicedeilustraes"/>
        <w:tabs>
          <w:tab w:val="right" w:leader="dot" w:pos="8898"/>
        </w:tabs>
        <w:rPr>
          <w:rFonts w:asciiTheme="minorHAnsi" w:eastAsiaTheme="minorEastAsia" w:hAnsiTheme="minorHAnsi" w:cstheme="minorBidi"/>
          <w:kern w:val="2"/>
          <w:lang w:eastAsia="pt-PT"/>
          <w14:ligatures w14:val="standardContextual"/>
        </w:rPr>
      </w:pPr>
      <w:hyperlink w:anchor="_Toc194761346" w:history="1">
        <w:r w:rsidRPr="00740BFC">
          <w:rPr>
            <w:rStyle w:val="Hiperligao"/>
          </w:rPr>
          <w:t>Figura 14. Diagrama do processo “Gestão de Ocorrências”.</w:t>
        </w:r>
        <w:r w:rsidRPr="00740BFC">
          <w:rPr>
            <w:webHidden/>
          </w:rPr>
          <w:tab/>
        </w:r>
        <w:r w:rsidRPr="00740BFC">
          <w:rPr>
            <w:webHidden/>
          </w:rPr>
          <w:fldChar w:fldCharType="begin"/>
        </w:r>
        <w:r w:rsidRPr="00740BFC">
          <w:rPr>
            <w:webHidden/>
          </w:rPr>
          <w:instrText xml:space="preserve"> PAGEREF _Toc194761346 \h </w:instrText>
        </w:r>
        <w:r w:rsidRPr="00740BFC">
          <w:rPr>
            <w:webHidden/>
          </w:rPr>
        </w:r>
        <w:r w:rsidRPr="00740BFC">
          <w:rPr>
            <w:webHidden/>
          </w:rPr>
          <w:fldChar w:fldCharType="separate"/>
        </w:r>
        <w:r w:rsidRPr="00740BFC">
          <w:rPr>
            <w:webHidden/>
          </w:rPr>
          <w:t>56</w:t>
        </w:r>
        <w:r w:rsidRPr="00740BFC">
          <w:rPr>
            <w:webHidden/>
          </w:rPr>
          <w:fldChar w:fldCharType="end"/>
        </w:r>
      </w:hyperlink>
    </w:p>
    <w:p w14:paraId="44A063D7" w14:textId="5F6E85DE" w:rsidR="001B1928" w:rsidRPr="00740BFC" w:rsidRDefault="001B1928" w:rsidP="538E812A">
      <w:pPr>
        <w:pStyle w:val="ndicedeilustraes"/>
        <w:tabs>
          <w:tab w:val="right" w:leader="dot" w:pos="8898"/>
        </w:tabs>
        <w:rPr>
          <w:rFonts w:asciiTheme="minorHAnsi" w:eastAsiaTheme="minorEastAsia" w:hAnsiTheme="minorHAnsi" w:cstheme="minorBidi"/>
          <w:kern w:val="2"/>
          <w:lang w:eastAsia="pt-PT"/>
          <w14:ligatures w14:val="standardContextual"/>
        </w:rPr>
      </w:pPr>
      <w:hyperlink w:anchor="_Toc194761347" w:history="1">
        <w:r w:rsidRPr="00740BFC">
          <w:rPr>
            <w:rStyle w:val="Hiperligao"/>
          </w:rPr>
          <w:t>Figura 15. Diagrama do processo "Gestão de Promoções e Campanhas de Marketing”.</w:t>
        </w:r>
        <w:r w:rsidRPr="00740BFC">
          <w:rPr>
            <w:webHidden/>
          </w:rPr>
          <w:tab/>
        </w:r>
        <w:r w:rsidRPr="00740BFC">
          <w:rPr>
            <w:webHidden/>
          </w:rPr>
          <w:fldChar w:fldCharType="begin"/>
        </w:r>
        <w:r w:rsidRPr="00740BFC">
          <w:rPr>
            <w:webHidden/>
          </w:rPr>
          <w:instrText xml:space="preserve"> PAGEREF _Toc194761347 \h </w:instrText>
        </w:r>
        <w:r w:rsidRPr="00740BFC">
          <w:rPr>
            <w:webHidden/>
          </w:rPr>
        </w:r>
        <w:r w:rsidRPr="00740BFC">
          <w:rPr>
            <w:webHidden/>
          </w:rPr>
          <w:fldChar w:fldCharType="separate"/>
        </w:r>
        <w:r w:rsidRPr="00740BFC">
          <w:rPr>
            <w:webHidden/>
          </w:rPr>
          <w:t>57</w:t>
        </w:r>
        <w:r w:rsidRPr="00740BFC">
          <w:rPr>
            <w:webHidden/>
          </w:rPr>
          <w:fldChar w:fldCharType="end"/>
        </w:r>
      </w:hyperlink>
    </w:p>
    <w:p w14:paraId="58230BDE" w14:textId="2F58FF81" w:rsidR="001B1928" w:rsidRPr="00740BFC" w:rsidRDefault="001B1928" w:rsidP="538E812A">
      <w:pPr>
        <w:pStyle w:val="ndicedeilustraes"/>
        <w:tabs>
          <w:tab w:val="right" w:leader="dot" w:pos="8898"/>
        </w:tabs>
        <w:rPr>
          <w:rFonts w:asciiTheme="minorHAnsi" w:eastAsiaTheme="minorEastAsia" w:hAnsiTheme="minorHAnsi" w:cstheme="minorBidi"/>
          <w:kern w:val="2"/>
          <w:lang w:eastAsia="pt-PT"/>
          <w14:ligatures w14:val="standardContextual"/>
        </w:rPr>
      </w:pPr>
      <w:hyperlink w:anchor="_Toc194761348" w:history="1">
        <w:r w:rsidRPr="00740BFC">
          <w:rPr>
            <w:rStyle w:val="Hiperligao"/>
          </w:rPr>
          <w:t>Figura 16. Diagrama do processo “Gestão de Stocks”.</w:t>
        </w:r>
        <w:r w:rsidRPr="00740BFC">
          <w:rPr>
            <w:webHidden/>
          </w:rPr>
          <w:tab/>
        </w:r>
        <w:r w:rsidRPr="00740BFC">
          <w:rPr>
            <w:webHidden/>
          </w:rPr>
          <w:fldChar w:fldCharType="begin"/>
        </w:r>
        <w:r w:rsidRPr="00740BFC">
          <w:rPr>
            <w:webHidden/>
          </w:rPr>
          <w:instrText xml:space="preserve"> PAGEREF _Toc194761348 \h </w:instrText>
        </w:r>
        <w:r w:rsidRPr="00740BFC">
          <w:rPr>
            <w:webHidden/>
          </w:rPr>
        </w:r>
        <w:r w:rsidRPr="00740BFC">
          <w:rPr>
            <w:webHidden/>
          </w:rPr>
          <w:fldChar w:fldCharType="separate"/>
        </w:r>
        <w:r w:rsidRPr="00740BFC">
          <w:rPr>
            <w:webHidden/>
          </w:rPr>
          <w:t>57</w:t>
        </w:r>
        <w:r w:rsidRPr="00740BFC">
          <w:rPr>
            <w:webHidden/>
          </w:rPr>
          <w:fldChar w:fldCharType="end"/>
        </w:r>
      </w:hyperlink>
    </w:p>
    <w:p w14:paraId="538B188B" w14:textId="213EFC7E" w:rsidR="001B1928" w:rsidRPr="00740BFC" w:rsidRDefault="001B1928" w:rsidP="538E812A">
      <w:pPr>
        <w:pStyle w:val="ndicedeilustraes"/>
        <w:tabs>
          <w:tab w:val="right" w:leader="dot" w:pos="8898"/>
        </w:tabs>
        <w:rPr>
          <w:rFonts w:asciiTheme="minorHAnsi" w:eastAsiaTheme="minorEastAsia" w:hAnsiTheme="minorHAnsi" w:cstheme="minorBidi"/>
          <w:kern w:val="2"/>
          <w:lang w:eastAsia="pt-PT"/>
          <w14:ligatures w14:val="standardContextual"/>
        </w:rPr>
      </w:pPr>
      <w:hyperlink w:anchor="_Toc194761349" w:history="1">
        <w:r w:rsidRPr="00740BFC">
          <w:rPr>
            <w:rStyle w:val="Hiperligao"/>
          </w:rPr>
          <w:t>Figura 17. FrontOffice - Diagrama de navegação.</w:t>
        </w:r>
        <w:r w:rsidRPr="00740BFC">
          <w:rPr>
            <w:webHidden/>
          </w:rPr>
          <w:tab/>
        </w:r>
        <w:r w:rsidRPr="00740BFC">
          <w:rPr>
            <w:webHidden/>
          </w:rPr>
          <w:fldChar w:fldCharType="begin"/>
        </w:r>
        <w:r w:rsidRPr="00740BFC">
          <w:rPr>
            <w:webHidden/>
          </w:rPr>
          <w:instrText xml:space="preserve"> PAGEREF _Toc194761349 \h </w:instrText>
        </w:r>
        <w:r w:rsidRPr="00740BFC">
          <w:rPr>
            <w:webHidden/>
          </w:rPr>
        </w:r>
        <w:r w:rsidRPr="00740BFC">
          <w:rPr>
            <w:webHidden/>
          </w:rPr>
          <w:fldChar w:fldCharType="separate"/>
        </w:r>
        <w:r w:rsidRPr="00740BFC">
          <w:rPr>
            <w:webHidden/>
          </w:rPr>
          <w:t>59</w:t>
        </w:r>
        <w:r w:rsidRPr="00740BFC">
          <w:rPr>
            <w:webHidden/>
          </w:rPr>
          <w:fldChar w:fldCharType="end"/>
        </w:r>
      </w:hyperlink>
    </w:p>
    <w:p w14:paraId="1A395E9F" w14:textId="3B969D93" w:rsidR="001B1928" w:rsidRPr="00740BFC" w:rsidRDefault="001B1928" w:rsidP="538E812A">
      <w:pPr>
        <w:pStyle w:val="ndicedeilustraes"/>
        <w:tabs>
          <w:tab w:val="right" w:leader="dot" w:pos="8898"/>
        </w:tabs>
        <w:rPr>
          <w:rFonts w:asciiTheme="minorHAnsi" w:eastAsiaTheme="minorEastAsia" w:hAnsiTheme="minorHAnsi" w:cstheme="minorBidi"/>
          <w:kern w:val="2"/>
          <w:lang w:eastAsia="pt-PT"/>
          <w14:ligatures w14:val="standardContextual"/>
        </w:rPr>
      </w:pPr>
      <w:hyperlink w:anchor="_Toc194761350" w:history="1">
        <w:r w:rsidRPr="00740BFC">
          <w:rPr>
            <w:rStyle w:val="Hiperligao"/>
          </w:rPr>
          <w:t>Figura 18. FrontOffice - Diagrama de navegação.</w:t>
        </w:r>
        <w:r w:rsidRPr="00740BFC">
          <w:rPr>
            <w:webHidden/>
          </w:rPr>
          <w:tab/>
        </w:r>
        <w:r w:rsidRPr="00740BFC">
          <w:rPr>
            <w:webHidden/>
          </w:rPr>
          <w:fldChar w:fldCharType="begin"/>
        </w:r>
        <w:r w:rsidRPr="00740BFC">
          <w:rPr>
            <w:webHidden/>
          </w:rPr>
          <w:instrText xml:space="preserve"> PAGEREF _Toc194761350 \h </w:instrText>
        </w:r>
        <w:r w:rsidRPr="00740BFC">
          <w:rPr>
            <w:webHidden/>
          </w:rPr>
        </w:r>
        <w:r w:rsidRPr="00740BFC">
          <w:rPr>
            <w:webHidden/>
          </w:rPr>
          <w:fldChar w:fldCharType="separate"/>
        </w:r>
        <w:r w:rsidRPr="00740BFC">
          <w:rPr>
            <w:webHidden/>
          </w:rPr>
          <w:t>60</w:t>
        </w:r>
        <w:r w:rsidRPr="00740BFC">
          <w:rPr>
            <w:webHidden/>
          </w:rPr>
          <w:fldChar w:fldCharType="end"/>
        </w:r>
      </w:hyperlink>
    </w:p>
    <w:p w14:paraId="25EFB03D" w14:textId="12D553B1" w:rsidR="001B1928" w:rsidRPr="00740BFC" w:rsidRDefault="001B1928" w:rsidP="538E812A">
      <w:pPr>
        <w:pStyle w:val="ndicedeilustraes"/>
        <w:tabs>
          <w:tab w:val="right" w:leader="dot" w:pos="8898"/>
        </w:tabs>
        <w:rPr>
          <w:rFonts w:asciiTheme="minorHAnsi" w:eastAsiaTheme="minorEastAsia" w:hAnsiTheme="minorHAnsi" w:cstheme="minorBidi"/>
          <w:kern w:val="2"/>
          <w:lang w:eastAsia="pt-PT"/>
          <w14:ligatures w14:val="standardContextual"/>
        </w:rPr>
      </w:pPr>
      <w:hyperlink w:anchor="_Toc194761351" w:history="1">
        <w:r w:rsidRPr="00740BFC">
          <w:rPr>
            <w:rStyle w:val="Hiperligao"/>
          </w:rPr>
          <w:t>Figura 19. FrontOffice - Diagrama de navegação.</w:t>
        </w:r>
        <w:r w:rsidRPr="00740BFC">
          <w:rPr>
            <w:webHidden/>
          </w:rPr>
          <w:tab/>
        </w:r>
        <w:r w:rsidRPr="00740BFC">
          <w:rPr>
            <w:webHidden/>
          </w:rPr>
          <w:fldChar w:fldCharType="begin"/>
        </w:r>
        <w:r w:rsidRPr="00740BFC">
          <w:rPr>
            <w:webHidden/>
          </w:rPr>
          <w:instrText xml:space="preserve"> PAGEREF _Toc194761351 \h </w:instrText>
        </w:r>
        <w:r w:rsidRPr="00740BFC">
          <w:rPr>
            <w:webHidden/>
          </w:rPr>
        </w:r>
        <w:r w:rsidRPr="00740BFC">
          <w:rPr>
            <w:webHidden/>
          </w:rPr>
          <w:fldChar w:fldCharType="separate"/>
        </w:r>
        <w:r w:rsidRPr="00740BFC">
          <w:rPr>
            <w:webHidden/>
          </w:rPr>
          <w:t>61</w:t>
        </w:r>
        <w:r w:rsidRPr="00740BFC">
          <w:rPr>
            <w:webHidden/>
          </w:rPr>
          <w:fldChar w:fldCharType="end"/>
        </w:r>
      </w:hyperlink>
    </w:p>
    <w:p w14:paraId="7748C9A8" w14:textId="4E2255CA" w:rsidR="001B1928" w:rsidRPr="00740BFC" w:rsidRDefault="001B1928" w:rsidP="538E812A">
      <w:pPr>
        <w:pStyle w:val="ndicedeilustraes"/>
        <w:tabs>
          <w:tab w:val="right" w:leader="dot" w:pos="8898"/>
        </w:tabs>
        <w:rPr>
          <w:rFonts w:asciiTheme="minorHAnsi" w:eastAsiaTheme="minorEastAsia" w:hAnsiTheme="minorHAnsi" w:cstheme="minorBidi"/>
          <w:kern w:val="2"/>
          <w:lang w:eastAsia="pt-PT"/>
          <w14:ligatures w14:val="standardContextual"/>
        </w:rPr>
      </w:pPr>
      <w:hyperlink w:anchor="_Toc194761352" w:history="1">
        <w:r w:rsidRPr="00740BFC">
          <w:rPr>
            <w:rStyle w:val="Hiperligao"/>
          </w:rPr>
          <w:t>Figura 20. FrontOffice - Diagrama de navegação.</w:t>
        </w:r>
        <w:r w:rsidRPr="00740BFC">
          <w:rPr>
            <w:webHidden/>
          </w:rPr>
          <w:tab/>
        </w:r>
        <w:r w:rsidRPr="00740BFC">
          <w:rPr>
            <w:webHidden/>
          </w:rPr>
          <w:fldChar w:fldCharType="begin"/>
        </w:r>
        <w:r w:rsidRPr="00740BFC">
          <w:rPr>
            <w:webHidden/>
          </w:rPr>
          <w:instrText xml:space="preserve"> PAGEREF _Toc194761352 \h </w:instrText>
        </w:r>
        <w:r w:rsidRPr="00740BFC">
          <w:rPr>
            <w:webHidden/>
          </w:rPr>
        </w:r>
        <w:r w:rsidRPr="00740BFC">
          <w:rPr>
            <w:webHidden/>
          </w:rPr>
          <w:fldChar w:fldCharType="separate"/>
        </w:r>
        <w:r w:rsidRPr="00740BFC">
          <w:rPr>
            <w:webHidden/>
          </w:rPr>
          <w:t>62</w:t>
        </w:r>
        <w:r w:rsidRPr="00740BFC">
          <w:rPr>
            <w:webHidden/>
          </w:rPr>
          <w:fldChar w:fldCharType="end"/>
        </w:r>
      </w:hyperlink>
    </w:p>
    <w:p w14:paraId="3E6D2665" w14:textId="35823A28" w:rsidR="001B1928" w:rsidRPr="00740BFC" w:rsidRDefault="001B1928" w:rsidP="538E812A">
      <w:pPr>
        <w:pStyle w:val="ndicedeilustraes"/>
        <w:tabs>
          <w:tab w:val="right" w:leader="dot" w:pos="8898"/>
        </w:tabs>
        <w:rPr>
          <w:rFonts w:asciiTheme="minorHAnsi" w:eastAsiaTheme="minorEastAsia" w:hAnsiTheme="minorHAnsi" w:cstheme="minorBidi"/>
          <w:kern w:val="2"/>
          <w:lang w:eastAsia="pt-PT"/>
          <w14:ligatures w14:val="standardContextual"/>
        </w:rPr>
      </w:pPr>
      <w:hyperlink w:anchor="_Toc194761353" w:history="1">
        <w:r w:rsidRPr="00740BFC">
          <w:rPr>
            <w:rStyle w:val="Hiperligao"/>
          </w:rPr>
          <w:t>Figura 21.FrontOffice - Diagrama de navegação.</w:t>
        </w:r>
        <w:r w:rsidRPr="00740BFC">
          <w:rPr>
            <w:webHidden/>
          </w:rPr>
          <w:tab/>
        </w:r>
        <w:r w:rsidRPr="00740BFC">
          <w:rPr>
            <w:webHidden/>
          </w:rPr>
          <w:fldChar w:fldCharType="begin"/>
        </w:r>
        <w:r w:rsidRPr="00740BFC">
          <w:rPr>
            <w:webHidden/>
          </w:rPr>
          <w:instrText xml:space="preserve"> PAGEREF _Toc194761353 \h </w:instrText>
        </w:r>
        <w:r w:rsidRPr="00740BFC">
          <w:rPr>
            <w:webHidden/>
          </w:rPr>
        </w:r>
        <w:r w:rsidRPr="00740BFC">
          <w:rPr>
            <w:webHidden/>
          </w:rPr>
          <w:fldChar w:fldCharType="separate"/>
        </w:r>
        <w:r w:rsidRPr="00740BFC">
          <w:rPr>
            <w:webHidden/>
          </w:rPr>
          <w:t>62</w:t>
        </w:r>
        <w:r w:rsidRPr="00740BFC">
          <w:rPr>
            <w:webHidden/>
          </w:rPr>
          <w:fldChar w:fldCharType="end"/>
        </w:r>
      </w:hyperlink>
    </w:p>
    <w:p w14:paraId="7C66CDF9" w14:textId="39311645" w:rsidR="001B1928" w:rsidRPr="00740BFC" w:rsidRDefault="001B1928" w:rsidP="538E812A">
      <w:pPr>
        <w:pStyle w:val="ndicedeilustraes"/>
        <w:tabs>
          <w:tab w:val="right" w:leader="dot" w:pos="8898"/>
        </w:tabs>
        <w:rPr>
          <w:rFonts w:asciiTheme="minorHAnsi" w:eastAsiaTheme="minorEastAsia" w:hAnsiTheme="minorHAnsi" w:cstheme="minorBidi"/>
          <w:kern w:val="2"/>
          <w:lang w:eastAsia="pt-PT"/>
          <w14:ligatures w14:val="standardContextual"/>
        </w:rPr>
      </w:pPr>
      <w:hyperlink w:anchor="_Toc194761354" w:history="1">
        <w:r w:rsidRPr="00740BFC">
          <w:rPr>
            <w:rStyle w:val="Hiperligao"/>
          </w:rPr>
          <w:t xml:space="preserve">Figura 22. </w:t>
        </w:r>
        <w:r w:rsidRPr="00740BFC">
          <w:rPr>
            <w:rStyle w:val="Hiperligao"/>
            <w:rFonts w:eastAsia="Calibri"/>
          </w:rPr>
          <w:t xml:space="preserve"> FrontOffice - Diagrama de navegação.</w:t>
        </w:r>
        <w:r w:rsidRPr="00740BFC">
          <w:rPr>
            <w:webHidden/>
          </w:rPr>
          <w:tab/>
        </w:r>
        <w:r w:rsidRPr="00740BFC">
          <w:rPr>
            <w:webHidden/>
          </w:rPr>
          <w:fldChar w:fldCharType="begin"/>
        </w:r>
        <w:r w:rsidRPr="00740BFC">
          <w:rPr>
            <w:webHidden/>
          </w:rPr>
          <w:instrText xml:space="preserve"> PAGEREF _Toc194761354 \h </w:instrText>
        </w:r>
        <w:r w:rsidRPr="00740BFC">
          <w:rPr>
            <w:webHidden/>
          </w:rPr>
        </w:r>
        <w:r w:rsidRPr="00740BFC">
          <w:rPr>
            <w:webHidden/>
          </w:rPr>
          <w:fldChar w:fldCharType="separate"/>
        </w:r>
        <w:r w:rsidRPr="00740BFC">
          <w:rPr>
            <w:webHidden/>
          </w:rPr>
          <w:t>63</w:t>
        </w:r>
        <w:r w:rsidRPr="00740BFC">
          <w:rPr>
            <w:webHidden/>
          </w:rPr>
          <w:fldChar w:fldCharType="end"/>
        </w:r>
      </w:hyperlink>
    </w:p>
    <w:p w14:paraId="0EF8CF22" w14:textId="60D80508" w:rsidR="001B1928" w:rsidRPr="00740BFC" w:rsidRDefault="001B1928" w:rsidP="538E812A">
      <w:pPr>
        <w:pStyle w:val="ndicedeilustraes"/>
        <w:tabs>
          <w:tab w:val="right" w:leader="dot" w:pos="8898"/>
        </w:tabs>
        <w:rPr>
          <w:rFonts w:asciiTheme="minorHAnsi" w:eastAsiaTheme="minorEastAsia" w:hAnsiTheme="minorHAnsi" w:cstheme="minorBidi"/>
          <w:kern w:val="2"/>
          <w:lang w:eastAsia="pt-PT"/>
          <w14:ligatures w14:val="standardContextual"/>
        </w:rPr>
      </w:pPr>
      <w:hyperlink w:anchor="_Toc194761355" w:history="1">
        <w:r w:rsidRPr="00740BFC">
          <w:rPr>
            <w:rStyle w:val="Hiperligao"/>
          </w:rPr>
          <w:t xml:space="preserve">Figura 23. </w:t>
        </w:r>
        <w:r w:rsidRPr="00740BFC">
          <w:rPr>
            <w:rStyle w:val="Hiperligao"/>
            <w:rFonts w:eastAsia="Calibri"/>
          </w:rPr>
          <w:t xml:space="preserve"> FrontOffice - Diagrama de navegação.</w:t>
        </w:r>
        <w:r w:rsidRPr="00740BFC">
          <w:rPr>
            <w:webHidden/>
          </w:rPr>
          <w:tab/>
        </w:r>
        <w:r w:rsidRPr="00740BFC">
          <w:rPr>
            <w:webHidden/>
          </w:rPr>
          <w:fldChar w:fldCharType="begin"/>
        </w:r>
        <w:r w:rsidRPr="00740BFC">
          <w:rPr>
            <w:webHidden/>
          </w:rPr>
          <w:instrText xml:space="preserve"> PAGEREF _Toc194761355 \h </w:instrText>
        </w:r>
        <w:r w:rsidRPr="00740BFC">
          <w:rPr>
            <w:webHidden/>
          </w:rPr>
        </w:r>
        <w:r w:rsidRPr="00740BFC">
          <w:rPr>
            <w:webHidden/>
          </w:rPr>
          <w:fldChar w:fldCharType="separate"/>
        </w:r>
        <w:r w:rsidRPr="00740BFC">
          <w:rPr>
            <w:webHidden/>
          </w:rPr>
          <w:t>63</w:t>
        </w:r>
        <w:r w:rsidRPr="00740BFC">
          <w:rPr>
            <w:webHidden/>
          </w:rPr>
          <w:fldChar w:fldCharType="end"/>
        </w:r>
      </w:hyperlink>
    </w:p>
    <w:p w14:paraId="7A2F009F" w14:textId="6D6B4DA9" w:rsidR="001B1928" w:rsidRPr="00740BFC" w:rsidRDefault="001B1928" w:rsidP="538E812A">
      <w:pPr>
        <w:pStyle w:val="ndicedeilustraes"/>
        <w:tabs>
          <w:tab w:val="right" w:leader="dot" w:pos="8898"/>
        </w:tabs>
        <w:rPr>
          <w:rFonts w:asciiTheme="minorHAnsi" w:eastAsiaTheme="minorEastAsia" w:hAnsiTheme="minorHAnsi" w:cstheme="minorBidi"/>
          <w:kern w:val="2"/>
          <w:lang w:eastAsia="pt-PT"/>
          <w14:ligatures w14:val="standardContextual"/>
        </w:rPr>
      </w:pPr>
      <w:hyperlink w:anchor="_Toc194761356" w:history="1">
        <w:r w:rsidRPr="00740BFC">
          <w:rPr>
            <w:rStyle w:val="Hiperligao"/>
          </w:rPr>
          <w:t>Figura 24.  FrontOffice - Diagrama de navegação.</w:t>
        </w:r>
        <w:r w:rsidRPr="00740BFC">
          <w:rPr>
            <w:webHidden/>
          </w:rPr>
          <w:tab/>
        </w:r>
        <w:r w:rsidRPr="00740BFC">
          <w:rPr>
            <w:webHidden/>
          </w:rPr>
          <w:fldChar w:fldCharType="begin"/>
        </w:r>
        <w:r w:rsidRPr="00740BFC">
          <w:rPr>
            <w:webHidden/>
          </w:rPr>
          <w:instrText xml:space="preserve"> PAGEREF _Toc194761356 \h </w:instrText>
        </w:r>
        <w:r w:rsidRPr="00740BFC">
          <w:rPr>
            <w:webHidden/>
          </w:rPr>
        </w:r>
        <w:r w:rsidRPr="00740BFC">
          <w:rPr>
            <w:webHidden/>
          </w:rPr>
          <w:fldChar w:fldCharType="separate"/>
        </w:r>
        <w:r w:rsidRPr="00740BFC">
          <w:rPr>
            <w:webHidden/>
          </w:rPr>
          <w:t>63</w:t>
        </w:r>
        <w:r w:rsidRPr="00740BFC">
          <w:rPr>
            <w:webHidden/>
          </w:rPr>
          <w:fldChar w:fldCharType="end"/>
        </w:r>
      </w:hyperlink>
    </w:p>
    <w:p w14:paraId="7837D995" w14:textId="1D855F05" w:rsidR="001B1928" w:rsidRPr="00740BFC" w:rsidRDefault="001B1928" w:rsidP="538E812A">
      <w:pPr>
        <w:pStyle w:val="ndicedeilustraes"/>
        <w:tabs>
          <w:tab w:val="right" w:leader="dot" w:pos="8898"/>
        </w:tabs>
        <w:rPr>
          <w:rFonts w:asciiTheme="minorHAnsi" w:eastAsiaTheme="minorEastAsia" w:hAnsiTheme="minorHAnsi" w:cstheme="minorBidi"/>
          <w:kern w:val="2"/>
          <w:lang w:eastAsia="pt-PT"/>
          <w14:ligatures w14:val="standardContextual"/>
        </w:rPr>
      </w:pPr>
      <w:hyperlink w:anchor="_Toc194761357" w:history="1">
        <w:r w:rsidRPr="00740BFC">
          <w:rPr>
            <w:rStyle w:val="Hiperligao"/>
          </w:rPr>
          <w:t>Figura 25.  FrontOffice - Diagrama de navegação.</w:t>
        </w:r>
        <w:r w:rsidRPr="00740BFC">
          <w:rPr>
            <w:webHidden/>
          </w:rPr>
          <w:tab/>
        </w:r>
        <w:r w:rsidRPr="00740BFC">
          <w:rPr>
            <w:webHidden/>
          </w:rPr>
          <w:fldChar w:fldCharType="begin"/>
        </w:r>
        <w:r w:rsidRPr="00740BFC">
          <w:rPr>
            <w:webHidden/>
          </w:rPr>
          <w:instrText xml:space="preserve"> PAGEREF _Toc194761357 \h </w:instrText>
        </w:r>
        <w:r w:rsidRPr="00740BFC">
          <w:rPr>
            <w:webHidden/>
          </w:rPr>
        </w:r>
        <w:r w:rsidRPr="00740BFC">
          <w:rPr>
            <w:webHidden/>
          </w:rPr>
          <w:fldChar w:fldCharType="separate"/>
        </w:r>
        <w:r w:rsidRPr="00740BFC">
          <w:rPr>
            <w:webHidden/>
          </w:rPr>
          <w:t>64</w:t>
        </w:r>
        <w:r w:rsidRPr="00740BFC">
          <w:rPr>
            <w:webHidden/>
          </w:rPr>
          <w:fldChar w:fldCharType="end"/>
        </w:r>
      </w:hyperlink>
    </w:p>
    <w:p w14:paraId="11A312DB" w14:textId="3ADC94CF" w:rsidR="001B1928" w:rsidRPr="00740BFC" w:rsidRDefault="001B1928" w:rsidP="538E812A">
      <w:pPr>
        <w:pStyle w:val="ndicedeilustraes"/>
        <w:tabs>
          <w:tab w:val="right" w:leader="dot" w:pos="8898"/>
        </w:tabs>
        <w:rPr>
          <w:rFonts w:asciiTheme="minorHAnsi" w:eastAsiaTheme="minorEastAsia" w:hAnsiTheme="minorHAnsi" w:cstheme="minorBidi"/>
          <w:kern w:val="2"/>
          <w:lang w:eastAsia="pt-PT"/>
          <w14:ligatures w14:val="standardContextual"/>
        </w:rPr>
      </w:pPr>
      <w:hyperlink w:anchor="_Toc194761358" w:history="1">
        <w:r w:rsidRPr="00740BFC">
          <w:rPr>
            <w:rStyle w:val="Hiperligao"/>
          </w:rPr>
          <w:t>Figura 26. FrontOffice - Diagrama de navegação.</w:t>
        </w:r>
        <w:r w:rsidRPr="00740BFC">
          <w:rPr>
            <w:webHidden/>
          </w:rPr>
          <w:tab/>
        </w:r>
        <w:r w:rsidRPr="00740BFC">
          <w:rPr>
            <w:webHidden/>
          </w:rPr>
          <w:fldChar w:fldCharType="begin"/>
        </w:r>
        <w:r w:rsidRPr="00740BFC">
          <w:rPr>
            <w:webHidden/>
          </w:rPr>
          <w:instrText xml:space="preserve"> PAGEREF _Toc194761358 \h </w:instrText>
        </w:r>
        <w:r w:rsidRPr="00740BFC">
          <w:rPr>
            <w:webHidden/>
          </w:rPr>
        </w:r>
        <w:r w:rsidRPr="00740BFC">
          <w:rPr>
            <w:webHidden/>
          </w:rPr>
          <w:fldChar w:fldCharType="separate"/>
        </w:r>
        <w:r w:rsidRPr="00740BFC">
          <w:rPr>
            <w:webHidden/>
          </w:rPr>
          <w:t>64</w:t>
        </w:r>
        <w:r w:rsidRPr="00740BFC">
          <w:rPr>
            <w:webHidden/>
          </w:rPr>
          <w:fldChar w:fldCharType="end"/>
        </w:r>
      </w:hyperlink>
    </w:p>
    <w:p w14:paraId="38171A6D" w14:textId="6A8686B7" w:rsidR="001B1928" w:rsidRPr="00740BFC" w:rsidRDefault="001B1928" w:rsidP="538E812A">
      <w:pPr>
        <w:pStyle w:val="ndicedeilustraes"/>
        <w:tabs>
          <w:tab w:val="right" w:leader="dot" w:pos="8898"/>
        </w:tabs>
        <w:rPr>
          <w:rFonts w:asciiTheme="minorHAnsi" w:eastAsiaTheme="minorEastAsia" w:hAnsiTheme="minorHAnsi" w:cstheme="minorBidi"/>
          <w:kern w:val="2"/>
          <w:lang w:eastAsia="pt-PT"/>
          <w14:ligatures w14:val="standardContextual"/>
        </w:rPr>
      </w:pPr>
      <w:hyperlink w:anchor="_Toc194761359" w:history="1">
        <w:r w:rsidRPr="00740BFC">
          <w:rPr>
            <w:rStyle w:val="Hiperligao"/>
          </w:rPr>
          <w:t>Figura 27.  FrontOffice - Diagrama de navegação.</w:t>
        </w:r>
        <w:r w:rsidRPr="00740BFC">
          <w:rPr>
            <w:webHidden/>
          </w:rPr>
          <w:tab/>
        </w:r>
        <w:r w:rsidRPr="00740BFC">
          <w:rPr>
            <w:webHidden/>
          </w:rPr>
          <w:fldChar w:fldCharType="begin"/>
        </w:r>
        <w:r w:rsidRPr="00740BFC">
          <w:rPr>
            <w:webHidden/>
          </w:rPr>
          <w:instrText xml:space="preserve"> PAGEREF _Toc194761359 \h </w:instrText>
        </w:r>
        <w:r w:rsidRPr="00740BFC">
          <w:rPr>
            <w:webHidden/>
          </w:rPr>
        </w:r>
        <w:r w:rsidRPr="00740BFC">
          <w:rPr>
            <w:webHidden/>
          </w:rPr>
          <w:fldChar w:fldCharType="separate"/>
        </w:r>
        <w:r w:rsidRPr="00740BFC">
          <w:rPr>
            <w:webHidden/>
          </w:rPr>
          <w:t>65</w:t>
        </w:r>
        <w:r w:rsidRPr="00740BFC">
          <w:rPr>
            <w:webHidden/>
          </w:rPr>
          <w:fldChar w:fldCharType="end"/>
        </w:r>
      </w:hyperlink>
    </w:p>
    <w:p w14:paraId="695D8A48" w14:textId="5CEF791D" w:rsidR="001B1928" w:rsidRPr="00740BFC" w:rsidRDefault="001B1928" w:rsidP="538E812A">
      <w:pPr>
        <w:pStyle w:val="ndicedeilustraes"/>
        <w:tabs>
          <w:tab w:val="right" w:leader="dot" w:pos="8898"/>
        </w:tabs>
        <w:rPr>
          <w:rFonts w:asciiTheme="minorHAnsi" w:eastAsiaTheme="minorEastAsia" w:hAnsiTheme="minorHAnsi" w:cstheme="minorBidi"/>
          <w:kern w:val="2"/>
          <w:lang w:eastAsia="pt-PT"/>
          <w14:ligatures w14:val="standardContextual"/>
        </w:rPr>
      </w:pPr>
      <w:hyperlink w:anchor="_Toc194761360" w:history="1">
        <w:r w:rsidRPr="00740BFC">
          <w:rPr>
            <w:rStyle w:val="Hiperligao"/>
          </w:rPr>
          <w:t>Figura 28.   FrontOffice - Diagrama de navegação.</w:t>
        </w:r>
        <w:r w:rsidRPr="00740BFC">
          <w:rPr>
            <w:webHidden/>
          </w:rPr>
          <w:tab/>
        </w:r>
        <w:r w:rsidRPr="00740BFC">
          <w:rPr>
            <w:webHidden/>
          </w:rPr>
          <w:fldChar w:fldCharType="begin"/>
        </w:r>
        <w:r w:rsidRPr="00740BFC">
          <w:rPr>
            <w:webHidden/>
          </w:rPr>
          <w:instrText xml:space="preserve"> PAGEREF _Toc194761360 \h </w:instrText>
        </w:r>
        <w:r w:rsidRPr="00740BFC">
          <w:rPr>
            <w:webHidden/>
          </w:rPr>
        </w:r>
        <w:r w:rsidRPr="00740BFC">
          <w:rPr>
            <w:webHidden/>
          </w:rPr>
          <w:fldChar w:fldCharType="separate"/>
        </w:r>
        <w:r w:rsidRPr="00740BFC">
          <w:rPr>
            <w:webHidden/>
          </w:rPr>
          <w:t>65</w:t>
        </w:r>
        <w:r w:rsidRPr="00740BFC">
          <w:rPr>
            <w:webHidden/>
          </w:rPr>
          <w:fldChar w:fldCharType="end"/>
        </w:r>
      </w:hyperlink>
    </w:p>
    <w:p w14:paraId="448EDF52" w14:textId="5D9AA76F" w:rsidR="001B1928" w:rsidRPr="00740BFC" w:rsidRDefault="001B1928" w:rsidP="538E812A">
      <w:pPr>
        <w:pStyle w:val="ndicedeilustraes"/>
        <w:tabs>
          <w:tab w:val="right" w:leader="dot" w:pos="8898"/>
        </w:tabs>
        <w:rPr>
          <w:rFonts w:asciiTheme="minorHAnsi" w:eastAsiaTheme="minorEastAsia" w:hAnsiTheme="minorHAnsi" w:cstheme="minorBidi"/>
          <w:kern w:val="2"/>
          <w:lang w:eastAsia="pt-PT"/>
          <w14:ligatures w14:val="standardContextual"/>
        </w:rPr>
      </w:pPr>
      <w:hyperlink w:anchor="_Toc194761361" w:history="1">
        <w:r w:rsidRPr="00740BFC">
          <w:rPr>
            <w:rStyle w:val="Hiperligao"/>
          </w:rPr>
          <w:t>Figura 29. FrontOffice - Mockup das funcionalidades da página principal.</w:t>
        </w:r>
        <w:r w:rsidRPr="00740BFC">
          <w:rPr>
            <w:webHidden/>
          </w:rPr>
          <w:tab/>
        </w:r>
        <w:r w:rsidRPr="00740BFC">
          <w:rPr>
            <w:webHidden/>
          </w:rPr>
          <w:fldChar w:fldCharType="begin"/>
        </w:r>
        <w:r w:rsidRPr="00740BFC">
          <w:rPr>
            <w:webHidden/>
          </w:rPr>
          <w:instrText xml:space="preserve"> PAGEREF _Toc194761361 \h </w:instrText>
        </w:r>
        <w:r w:rsidRPr="00740BFC">
          <w:rPr>
            <w:webHidden/>
          </w:rPr>
        </w:r>
        <w:r w:rsidRPr="00740BFC">
          <w:rPr>
            <w:webHidden/>
          </w:rPr>
          <w:fldChar w:fldCharType="separate"/>
        </w:r>
        <w:r w:rsidRPr="00740BFC">
          <w:rPr>
            <w:webHidden/>
          </w:rPr>
          <w:t>67</w:t>
        </w:r>
        <w:r w:rsidRPr="00740BFC">
          <w:rPr>
            <w:webHidden/>
          </w:rPr>
          <w:fldChar w:fldCharType="end"/>
        </w:r>
      </w:hyperlink>
    </w:p>
    <w:p w14:paraId="381A2D99" w14:textId="2C986AAE" w:rsidR="001B1928" w:rsidRPr="00740BFC" w:rsidRDefault="001B1928" w:rsidP="538E812A">
      <w:pPr>
        <w:pStyle w:val="ndicedeilustraes"/>
        <w:tabs>
          <w:tab w:val="right" w:leader="dot" w:pos="8898"/>
        </w:tabs>
        <w:rPr>
          <w:rFonts w:asciiTheme="minorHAnsi" w:eastAsiaTheme="minorEastAsia" w:hAnsiTheme="minorHAnsi" w:cstheme="minorBidi"/>
          <w:kern w:val="2"/>
          <w:lang w:eastAsia="pt-PT"/>
          <w14:ligatures w14:val="standardContextual"/>
        </w:rPr>
      </w:pPr>
      <w:hyperlink w:anchor="_Toc194761362" w:history="1">
        <w:r w:rsidRPr="00740BFC">
          <w:rPr>
            <w:rStyle w:val="Hiperligao"/>
          </w:rPr>
          <w:t>Figura 30. FrontOffice - Mockup da funcionalidade catálogo de vinhos.</w:t>
        </w:r>
        <w:r w:rsidRPr="00740BFC">
          <w:rPr>
            <w:webHidden/>
          </w:rPr>
          <w:tab/>
        </w:r>
        <w:r w:rsidRPr="00740BFC">
          <w:rPr>
            <w:webHidden/>
          </w:rPr>
          <w:fldChar w:fldCharType="begin"/>
        </w:r>
        <w:r w:rsidRPr="00740BFC">
          <w:rPr>
            <w:webHidden/>
          </w:rPr>
          <w:instrText xml:space="preserve"> PAGEREF _Toc194761362 \h </w:instrText>
        </w:r>
        <w:r w:rsidRPr="00740BFC">
          <w:rPr>
            <w:webHidden/>
          </w:rPr>
        </w:r>
        <w:r w:rsidRPr="00740BFC">
          <w:rPr>
            <w:webHidden/>
          </w:rPr>
          <w:fldChar w:fldCharType="separate"/>
        </w:r>
        <w:r w:rsidRPr="00740BFC">
          <w:rPr>
            <w:webHidden/>
          </w:rPr>
          <w:t>70</w:t>
        </w:r>
        <w:r w:rsidRPr="00740BFC">
          <w:rPr>
            <w:webHidden/>
          </w:rPr>
          <w:fldChar w:fldCharType="end"/>
        </w:r>
      </w:hyperlink>
    </w:p>
    <w:p w14:paraId="5F541422" w14:textId="7D8EA529" w:rsidR="001B1928" w:rsidRPr="00740BFC" w:rsidRDefault="001B1928" w:rsidP="538E812A">
      <w:pPr>
        <w:pStyle w:val="ndicedeilustraes"/>
        <w:tabs>
          <w:tab w:val="right" w:leader="dot" w:pos="8898"/>
        </w:tabs>
        <w:rPr>
          <w:rFonts w:asciiTheme="minorHAnsi" w:eastAsiaTheme="minorEastAsia" w:hAnsiTheme="minorHAnsi" w:cstheme="minorBidi"/>
          <w:kern w:val="2"/>
          <w:lang w:eastAsia="pt-PT"/>
          <w14:ligatures w14:val="standardContextual"/>
        </w:rPr>
      </w:pPr>
      <w:hyperlink w:anchor="_Toc194761363" w:history="1">
        <w:r w:rsidRPr="00740BFC">
          <w:rPr>
            <w:rStyle w:val="Hiperligao"/>
          </w:rPr>
          <w:t>Figura 31. FrontOffice - Mockup da funcionalidade filtros.</w:t>
        </w:r>
        <w:r w:rsidRPr="00740BFC">
          <w:rPr>
            <w:webHidden/>
          </w:rPr>
          <w:tab/>
        </w:r>
        <w:r w:rsidRPr="00740BFC">
          <w:rPr>
            <w:webHidden/>
          </w:rPr>
          <w:fldChar w:fldCharType="begin"/>
        </w:r>
        <w:r w:rsidRPr="00740BFC">
          <w:rPr>
            <w:webHidden/>
          </w:rPr>
          <w:instrText xml:space="preserve"> PAGEREF _Toc194761363 \h </w:instrText>
        </w:r>
        <w:r w:rsidRPr="00740BFC">
          <w:rPr>
            <w:webHidden/>
          </w:rPr>
        </w:r>
        <w:r w:rsidRPr="00740BFC">
          <w:rPr>
            <w:webHidden/>
          </w:rPr>
          <w:fldChar w:fldCharType="separate"/>
        </w:r>
        <w:r w:rsidRPr="00740BFC">
          <w:rPr>
            <w:webHidden/>
          </w:rPr>
          <w:t>71</w:t>
        </w:r>
        <w:r w:rsidRPr="00740BFC">
          <w:rPr>
            <w:webHidden/>
          </w:rPr>
          <w:fldChar w:fldCharType="end"/>
        </w:r>
      </w:hyperlink>
    </w:p>
    <w:p w14:paraId="3795361E" w14:textId="078B8C1C" w:rsidR="001B1928" w:rsidRPr="00740BFC" w:rsidRDefault="001B1928" w:rsidP="538E812A">
      <w:pPr>
        <w:pStyle w:val="ndicedeilustraes"/>
        <w:tabs>
          <w:tab w:val="right" w:leader="dot" w:pos="8898"/>
        </w:tabs>
        <w:rPr>
          <w:rFonts w:asciiTheme="minorHAnsi" w:eastAsiaTheme="minorEastAsia" w:hAnsiTheme="minorHAnsi" w:cstheme="minorBidi"/>
          <w:kern w:val="2"/>
          <w:lang w:eastAsia="pt-PT"/>
          <w14:ligatures w14:val="standardContextual"/>
        </w:rPr>
      </w:pPr>
      <w:hyperlink w:anchor="_Toc194761364" w:history="1">
        <w:r w:rsidRPr="00740BFC">
          <w:rPr>
            <w:rStyle w:val="Hiperligao"/>
          </w:rPr>
          <w:t>Figura 32. Backoffice - Diagrama de navegação.</w:t>
        </w:r>
        <w:r w:rsidRPr="00740BFC">
          <w:rPr>
            <w:webHidden/>
          </w:rPr>
          <w:tab/>
        </w:r>
        <w:r w:rsidRPr="00740BFC">
          <w:rPr>
            <w:webHidden/>
          </w:rPr>
          <w:fldChar w:fldCharType="begin"/>
        </w:r>
        <w:r w:rsidRPr="00740BFC">
          <w:rPr>
            <w:webHidden/>
          </w:rPr>
          <w:instrText xml:space="preserve"> PAGEREF _Toc194761364 \h </w:instrText>
        </w:r>
        <w:r w:rsidRPr="00740BFC">
          <w:rPr>
            <w:webHidden/>
          </w:rPr>
        </w:r>
        <w:r w:rsidRPr="00740BFC">
          <w:rPr>
            <w:webHidden/>
          </w:rPr>
          <w:fldChar w:fldCharType="separate"/>
        </w:r>
        <w:r w:rsidRPr="00740BFC">
          <w:rPr>
            <w:webHidden/>
          </w:rPr>
          <w:t>72</w:t>
        </w:r>
        <w:r w:rsidRPr="00740BFC">
          <w:rPr>
            <w:webHidden/>
          </w:rPr>
          <w:fldChar w:fldCharType="end"/>
        </w:r>
      </w:hyperlink>
    </w:p>
    <w:p w14:paraId="7249E799" w14:textId="4757BD7D" w:rsidR="001B1928" w:rsidRPr="00740BFC" w:rsidRDefault="001B1928" w:rsidP="538E812A">
      <w:pPr>
        <w:pStyle w:val="ndicedeilustraes"/>
        <w:tabs>
          <w:tab w:val="right" w:leader="dot" w:pos="8898"/>
        </w:tabs>
        <w:rPr>
          <w:rFonts w:asciiTheme="minorHAnsi" w:eastAsiaTheme="minorEastAsia" w:hAnsiTheme="minorHAnsi" w:cstheme="minorBidi"/>
          <w:kern w:val="2"/>
          <w:lang w:eastAsia="pt-PT"/>
          <w14:ligatures w14:val="standardContextual"/>
        </w:rPr>
      </w:pPr>
      <w:hyperlink w:anchor="_Toc194761365" w:history="1">
        <w:r w:rsidRPr="00740BFC">
          <w:rPr>
            <w:rStyle w:val="Hiperligao"/>
          </w:rPr>
          <w:t>Figura 33.  Backoffice - Diagrama de navegação.</w:t>
        </w:r>
        <w:r w:rsidRPr="00740BFC">
          <w:rPr>
            <w:webHidden/>
          </w:rPr>
          <w:tab/>
        </w:r>
        <w:r w:rsidRPr="00740BFC">
          <w:rPr>
            <w:webHidden/>
          </w:rPr>
          <w:fldChar w:fldCharType="begin"/>
        </w:r>
        <w:r w:rsidRPr="00740BFC">
          <w:rPr>
            <w:webHidden/>
          </w:rPr>
          <w:instrText xml:space="preserve"> PAGEREF _Toc194761365 \h </w:instrText>
        </w:r>
        <w:r w:rsidRPr="00740BFC">
          <w:rPr>
            <w:webHidden/>
          </w:rPr>
        </w:r>
        <w:r w:rsidRPr="00740BFC">
          <w:rPr>
            <w:webHidden/>
          </w:rPr>
          <w:fldChar w:fldCharType="separate"/>
        </w:r>
        <w:r w:rsidRPr="00740BFC">
          <w:rPr>
            <w:webHidden/>
          </w:rPr>
          <w:t>73</w:t>
        </w:r>
        <w:r w:rsidRPr="00740BFC">
          <w:rPr>
            <w:webHidden/>
          </w:rPr>
          <w:fldChar w:fldCharType="end"/>
        </w:r>
      </w:hyperlink>
    </w:p>
    <w:p w14:paraId="1846DC75" w14:textId="6FDF4C7D" w:rsidR="001B1928" w:rsidRPr="00740BFC" w:rsidRDefault="001B1928" w:rsidP="538E812A">
      <w:pPr>
        <w:pStyle w:val="ndicedeilustraes"/>
        <w:tabs>
          <w:tab w:val="right" w:leader="dot" w:pos="8898"/>
        </w:tabs>
        <w:rPr>
          <w:rFonts w:asciiTheme="minorHAnsi" w:eastAsiaTheme="minorEastAsia" w:hAnsiTheme="minorHAnsi" w:cstheme="minorBidi"/>
          <w:kern w:val="2"/>
          <w:lang w:eastAsia="pt-PT"/>
          <w14:ligatures w14:val="standardContextual"/>
        </w:rPr>
      </w:pPr>
      <w:hyperlink w:anchor="_Toc194761366" w:history="1">
        <w:r w:rsidRPr="00740BFC">
          <w:rPr>
            <w:rStyle w:val="Hiperligao"/>
          </w:rPr>
          <w:t>Figura 34. Backoffice - Diagrama de navegação.</w:t>
        </w:r>
        <w:r w:rsidRPr="00740BFC">
          <w:rPr>
            <w:webHidden/>
          </w:rPr>
          <w:tab/>
        </w:r>
        <w:r w:rsidRPr="00740BFC">
          <w:rPr>
            <w:webHidden/>
          </w:rPr>
          <w:fldChar w:fldCharType="begin"/>
        </w:r>
        <w:r w:rsidRPr="00740BFC">
          <w:rPr>
            <w:webHidden/>
          </w:rPr>
          <w:instrText xml:space="preserve"> PAGEREF _Toc194761366 \h </w:instrText>
        </w:r>
        <w:r w:rsidRPr="00740BFC">
          <w:rPr>
            <w:webHidden/>
          </w:rPr>
        </w:r>
        <w:r w:rsidRPr="00740BFC">
          <w:rPr>
            <w:webHidden/>
          </w:rPr>
          <w:fldChar w:fldCharType="separate"/>
        </w:r>
        <w:r w:rsidRPr="00740BFC">
          <w:rPr>
            <w:webHidden/>
          </w:rPr>
          <w:t>73</w:t>
        </w:r>
        <w:r w:rsidRPr="00740BFC">
          <w:rPr>
            <w:webHidden/>
          </w:rPr>
          <w:fldChar w:fldCharType="end"/>
        </w:r>
      </w:hyperlink>
    </w:p>
    <w:p w14:paraId="7184425A" w14:textId="59888FC2" w:rsidR="001B1928" w:rsidRPr="00740BFC" w:rsidRDefault="001B1928" w:rsidP="538E812A">
      <w:pPr>
        <w:pStyle w:val="ndicedeilustraes"/>
        <w:tabs>
          <w:tab w:val="right" w:leader="dot" w:pos="8898"/>
        </w:tabs>
        <w:rPr>
          <w:rFonts w:asciiTheme="minorHAnsi" w:eastAsiaTheme="minorEastAsia" w:hAnsiTheme="minorHAnsi" w:cstheme="minorBidi"/>
          <w:kern w:val="2"/>
          <w:lang w:eastAsia="pt-PT"/>
          <w14:ligatures w14:val="standardContextual"/>
        </w:rPr>
      </w:pPr>
      <w:hyperlink w:anchor="_Toc194761367" w:history="1">
        <w:r w:rsidRPr="00740BFC">
          <w:rPr>
            <w:rStyle w:val="Hiperligao"/>
          </w:rPr>
          <w:t>Figura 35. Backoffice - Diagrama de navegação.</w:t>
        </w:r>
        <w:r w:rsidRPr="00740BFC">
          <w:rPr>
            <w:webHidden/>
          </w:rPr>
          <w:tab/>
        </w:r>
        <w:r w:rsidRPr="00740BFC">
          <w:rPr>
            <w:webHidden/>
          </w:rPr>
          <w:fldChar w:fldCharType="begin"/>
        </w:r>
        <w:r w:rsidRPr="00740BFC">
          <w:rPr>
            <w:webHidden/>
          </w:rPr>
          <w:instrText xml:space="preserve"> PAGEREF _Toc194761367 \h </w:instrText>
        </w:r>
        <w:r w:rsidRPr="00740BFC">
          <w:rPr>
            <w:webHidden/>
          </w:rPr>
        </w:r>
        <w:r w:rsidRPr="00740BFC">
          <w:rPr>
            <w:webHidden/>
          </w:rPr>
          <w:fldChar w:fldCharType="separate"/>
        </w:r>
        <w:r w:rsidRPr="00740BFC">
          <w:rPr>
            <w:webHidden/>
          </w:rPr>
          <w:t>74</w:t>
        </w:r>
        <w:r w:rsidRPr="00740BFC">
          <w:rPr>
            <w:webHidden/>
          </w:rPr>
          <w:fldChar w:fldCharType="end"/>
        </w:r>
      </w:hyperlink>
    </w:p>
    <w:p w14:paraId="79F26C54" w14:textId="4CE39231" w:rsidR="001B1928" w:rsidRPr="00740BFC" w:rsidRDefault="001B1928" w:rsidP="538E812A">
      <w:pPr>
        <w:pStyle w:val="ndicedeilustraes"/>
        <w:tabs>
          <w:tab w:val="right" w:leader="dot" w:pos="8898"/>
        </w:tabs>
        <w:rPr>
          <w:rFonts w:asciiTheme="minorHAnsi" w:eastAsiaTheme="minorEastAsia" w:hAnsiTheme="minorHAnsi" w:cstheme="minorBidi"/>
          <w:kern w:val="2"/>
          <w:lang w:eastAsia="pt-PT"/>
          <w14:ligatures w14:val="standardContextual"/>
        </w:rPr>
      </w:pPr>
      <w:hyperlink w:anchor="_Toc194761368" w:history="1">
        <w:r w:rsidRPr="00740BFC">
          <w:rPr>
            <w:rStyle w:val="Hiperligao"/>
          </w:rPr>
          <w:t>Figura 36. Backoffice - Diagrama de navegação.</w:t>
        </w:r>
        <w:r w:rsidRPr="00740BFC">
          <w:rPr>
            <w:webHidden/>
          </w:rPr>
          <w:tab/>
        </w:r>
        <w:r w:rsidRPr="00740BFC">
          <w:rPr>
            <w:webHidden/>
          </w:rPr>
          <w:fldChar w:fldCharType="begin"/>
        </w:r>
        <w:r w:rsidRPr="00740BFC">
          <w:rPr>
            <w:webHidden/>
          </w:rPr>
          <w:instrText xml:space="preserve"> PAGEREF _Toc194761368 \h </w:instrText>
        </w:r>
        <w:r w:rsidRPr="00740BFC">
          <w:rPr>
            <w:webHidden/>
          </w:rPr>
        </w:r>
        <w:r w:rsidRPr="00740BFC">
          <w:rPr>
            <w:webHidden/>
          </w:rPr>
          <w:fldChar w:fldCharType="separate"/>
        </w:r>
        <w:r w:rsidRPr="00740BFC">
          <w:rPr>
            <w:webHidden/>
          </w:rPr>
          <w:t>74</w:t>
        </w:r>
        <w:r w:rsidRPr="00740BFC">
          <w:rPr>
            <w:webHidden/>
          </w:rPr>
          <w:fldChar w:fldCharType="end"/>
        </w:r>
      </w:hyperlink>
    </w:p>
    <w:p w14:paraId="6432D99C" w14:textId="134A3880" w:rsidR="001B1928" w:rsidRPr="00740BFC" w:rsidRDefault="001B1928" w:rsidP="538E812A">
      <w:pPr>
        <w:pStyle w:val="ndicedeilustraes"/>
        <w:tabs>
          <w:tab w:val="right" w:leader="dot" w:pos="8898"/>
        </w:tabs>
        <w:rPr>
          <w:rFonts w:asciiTheme="minorHAnsi" w:eastAsiaTheme="minorEastAsia" w:hAnsiTheme="minorHAnsi" w:cstheme="minorBidi"/>
          <w:kern w:val="2"/>
          <w:lang w:eastAsia="pt-PT"/>
          <w14:ligatures w14:val="standardContextual"/>
        </w:rPr>
      </w:pPr>
      <w:hyperlink w:anchor="_Toc194761369" w:history="1">
        <w:r w:rsidRPr="00740BFC">
          <w:rPr>
            <w:rStyle w:val="Hiperligao"/>
          </w:rPr>
          <w:t>Figura 37. Backoffice - Diagrama de navegação.</w:t>
        </w:r>
        <w:r w:rsidRPr="00740BFC">
          <w:rPr>
            <w:webHidden/>
          </w:rPr>
          <w:tab/>
        </w:r>
        <w:r w:rsidRPr="00740BFC">
          <w:rPr>
            <w:webHidden/>
          </w:rPr>
          <w:fldChar w:fldCharType="begin"/>
        </w:r>
        <w:r w:rsidRPr="00740BFC">
          <w:rPr>
            <w:webHidden/>
          </w:rPr>
          <w:instrText xml:space="preserve"> PAGEREF _Toc194761369 \h </w:instrText>
        </w:r>
        <w:r w:rsidRPr="00740BFC">
          <w:rPr>
            <w:webHidden/>
          </w:rPr>
        </w:r>
        <w:r w:rsidRPr="00740BFC">
          <w:rPr>
            <w:webHidden/>
          </w:rPr>
          <w:fldChar w:fldCharType="separate"/>
        </w:r>
        <w:r w:rsidRPr="00740BFC">
          <w:rPr>
            <w:webHidden/>
          </w:rPr>
          <w:t>75</w:t>
        </w:r>
        <w:r w:rsidRPr="00740BFC">
          <w:rPr>
            <w:webHidden/>
          </w:rPr>
          <w:fldChar w:fldCharType="end"/>
        </w:r>
      </w:hyperlink>
    </w:p>
    <w:p w14:paraId="0DD322B2" w14:textId="708A35A4" w:rsidR="001B1928" w:rsidRPr="00740BFC" w:rsidRDefault="001B1928" w:rsidP="538E812A">
      <w:pPr>
        <w:pStyle w:val="ndicedeilustraes"/>
        <w:tabs>
          <w:tab w:val="right" w:leader="dot" w:pos="8898"/>
        </w:tabs>
        <w:rPr>
          <w:rFonts w:asciiTheme="minorHAnsi" w:eastAsiaTheme="minorEastAsia" w:hAnsiTheme="minorHAnsi" w:cstheme="minorBidi"/>
          <w:kern w:val="2"/>
          <w:lang w:eastAsia="pt-PT"/>
          <w14:ligatures w14:val="standardContextual"/>
        </w:rPr>
      </w:pPr>
      <w:hyperlink w:anchor="_Toc194761370" w:history="1">
        <w:r w:rsidRPr="00740BFC">
          <w:rPr>
            <w:rStyle w:val="Hiperligao"/>
          </w:rPr>
          <w:t>Figura 38. Backoffice - Diagrama de navegação.</w:t>
        </w:r>
        <w:r w:rsidRPr="00740BFC">
          <w:rPr>
            <w:webHidden/>
          </w:rPr>
          <w:tab/>
        </w:r>
        <w:r w:rsidRPr="00740BFC">
          <w:rPr>
            <w:webHidden/>
          </w:rPr>
          <w:fldChar w:fldCharType="begin"/>
        </w:r>
        <w:r w:rsidRPr="00740BFC">
          <w:rPr>
            <w:webHidden/>
          </w:rPr>
          <w:instrText xml:space="preserve"> PAGEREF _Toc194761370 \h </w:instrText>
        </w:r>
        <w:r w:rsidRPr="00740BFC">
          <w:rPr>
            <w:webHidden/>
          </w:rPr>
        </w:r>
        <w:r w:rsidRPr="00740BFC">
          <w:rPr>
            <w:webHidden/>
          </w:rPr>
          <w:fldChar w:fldCharType="separate"/>
        </w:r>
        <w:r w:rsidRPr="00740BFC">
          <w:rPr>
            <w:webHidden/>
          </w:rPr>
          <w:t>75</w:t>
        </w:r>
        <w:r w:rsidRPr="00740BFC">
          <w:rPr>
            <w:webHidden/>
          </w:rPr>
          <w:fldChar w:fldCharType="end"/>
        </w:r>
      </w:hyperlink>
    </w:p>
    <w:p w14:paraId="77E6C527" w14:textId="0B90A826" w:rsidR="001B1928" w:rsidRPr="00740BFC" w:rsidRDefault="001B1928" w:rsidP="538E812A">
      <w:pPr>
        <w:pStyle w:val="ndicedeilustraes"/>
        <w:tabs>
          <w:tab w:val="right" w:leader="dot" w:pos="8898"/>
        </w:tabs>
        <w:rPr>
          <w:rFonts w:asciiTheme="minorHAnsi" w:eastAsiaTheme="minorEastAsia" w:hAnsiTheme="minorHAnsi" w:cstheme="minorBidi"/>
          <w:kern w:val="2"/>
          <w:lang w:eastAsia="pt-PT"/>
          <w14:ligatures w14:val="standardContextual"/>
        </w:rPr>
      </w:pPr>
      <w:hyperlink w:anchor="_Toc194761371" w:history="1">
        <w:r w:rsidRPr="00740BFC">
          <w:rPr>
            <w:rStyle w:val="Hiperligao"/>
          </w:rPr>
          <w:t>Figura 39. Backoffice - Diagrama de navegação.</w:t>
        </w:r>
        <w:r w:rsidRPr="00740BFC">
          <w:rPr>
            <w:webHidden/>
          </w:rPr>
          <w:tab/>
        </w:r>
        <w:r w:rsidRPr="00740BFC">
          <w:rPr>
            <w:webHidden/>
          </w:rPr>
          <w:fldChar w:fldCharType="begin"/>
        </w:r>
        <w:r w:rsidRPr="00740BFC">
          <w:rPr>
            <w:webHidden/>
          </w:rPr>
          <w:instrText xml:space="preserve"> PAGEREF _Toc194761371 \h </w:instrText>
        </w:r>
        <w:r w:rsidRPr="00740BFC">
          <w:rPr>
            <w:webHidden/>
          </w:rPr>
        </w:r>
        <w:r w:rsidRPr="00740BFC">
          <w:rPr>
            <w:webHidden/>
          </w:rPr>
          <w:fldChar w:fldCharType="separate"/>
        </w:r>
        <w:r w:rsidRPr="00740BFC">
          <w:rPr>
            <w:webHidden/>
          </w:rPr>
          <w:t>76</w:t>
        </w:r>
        <w:r w:rsidRPr="00740BFC">
          <w:rPr>
            <w:webHidden/>
          </w:rPr>
          <w:fldChar w:fldCharType="end"/>
        </w:r>
      </w:hyperlink>
    </w:p>
    <w:p w14:paraId="6B2655BD" w14:textId="7D0C7468" w:rsidR="001B1928" w:rsidRPr="00740BFC" w:rsidRDefault="001B1928" w:rsidP="538E812A">
      <w:pPr>
        <w:pStyle w:val="ndicedeilustraes"/>
        <w:tabs>
          <w:tab w:val="right" w:leader="dot" w:pos="8898"/>
        </w:tabs>
        <w:rPr>
          <w:rFonts w:asciiTheme="minorHAnsi" w:eastAsiaTheme="minorEastAsia" w:hAnsiTheme="minorHAnsi" w:cstheme="minorBidi"/>
          <w:kern w:val="2"/>
          <w:lang w:eastAsia="pt-PT"/>
          <w14:ligatures w14:val="standardContextual"/>
        </w:rPr>
      </w:pPr>
      <w:hyperlink w:anchor="_Toc194761372" w:history="1">
        <w:r w:rsidRPr="00740BFC">
          <w:rPr>
            <w:rStyle w:val="Hiperligao"/>
          </w:rPr>
          <w:t>Figura 40. Backoffice - Diagrama de navegação.</w:t>
        </w:r>
        <w:r w:rsidRPr="00740BFC">
          <w:rPr>
            <w:webHidden/>
          </w:rPr>
          <w:tab/>
        </w:r>
        <w:r w:rsidRPr="00740BFC">
          <w:rPr>
            <w:webHidden/>
          </w:rPr>
          <w:fldChar w:fldCharType="begin"/>
        </w:r>
        <w:r w:rsidRPr="00740BFC">
          <w:rPr>
            <w:webHidden/>
          </w:rPr>
          <w:instrText xml:space="preserve"> PAGEREF _Toc194761372 \h </w:instrText>
        </w:r>
        <w:r w:rsidRPr="00740BFC">
          <w:rPr>
            <w:webHidden/>
          </w:rPr>
        </w:r>
        <w:r w:rsidRPr="00740BFC">
          <w:rPr>
            <w:webHidden/>
          </w:rPr>
          <w:fldChar w:fldCharType="separate"/>
        </w:r>
        <w:r w:rsidRPr="00740BFC">
          <w:rPr>
            <w:webHidden/>
          </w:rPr>
          <w:t>76</w:t>
        </w:r>
        <w:r w:rsidRPr="00740BFC">
          <w:rPr>
            <w:webHidden/>
          </w:rPr>
          <w:fldChar w:fldCharType="end"/>
        </w:r>
      </w:hyperlink>
    </w:p>
    <w:p w14:paraId="38B41525" w14:textId="337674B0" w:rsidR="001B1928" w:rsidRPr="00740BFC" w:rsidRDefault="001B1928" w:rsidP="538E812A">
      <w:pPr>
        <w:pStyle w:val="ndicedeilustraes"/>
        <w:tabs>
          <w:tab w:val="right" w:leader="dot" w:pos="8898"/>
        </w:tabs>
        <w:rPr>
          <w:rFonts w:asciiTheme="minorHAnsi" w:eastAsiaTheme="minorEastAsia" w:hAnsiTheme="minorHAnsi" w:cstheme="minorBidi"/>
          <w:kern w:val="2"/>
          <w:lang w:eastAsia="pt-PT"/>
          <w14:ligatures w14:val="standardContextual"/>
        </w:rPr>
      </w:pPr>
      <w:hyperlink w:anchor="_Toc194761373" w:history="1">
        <w:r w:rsidRPr="00740BFC">
          <w:rPr>
            <w:rStyle w:val="Hiperligao"/>
          </w:rPr>
          <w:t>Figura 41. BackOffice – Mockup da funcionalidade Iniciar sessão</w:t>
        </w:r>
        <w:r w:rsidRPr="00740BFC">
          <w:rPr>
            <w:webHidden/>
          </w:rPr>
          <w:tab/>
        </w:r>
        <w:r w:rsidRPr="00740BFC">
          <w:rPr>
            <w:webHidden/>
          </w:rPr>
          <w:fldChar w:fldCharType="begin"/>
        </w:r>
        <w:r w:rsidRPr="00740BFC">
          <w:rPr>
            <w:webHidden/>
          </w:rPr>
          <w:instrText xml:space="preserve"> PAGEREF _Toc194761373 \h </w:instrText>
        </w:r>
        <w:r w:rsidRPr="00740BFC">
          <w:rPr>
            <w:webHidden/>
          </w:rPr>
        </w:r>
        <w:r w:rsidRPr="00740BFC">
          <w:rPr>
            <w:webHidden/>
          </w:rPr>
          <w:fldChar w:fldCharType="separate"/>
        </w:r>
        <w:r w:rsidRPr="00740BFC">
          <w:rPr>
            <w:webHidden/>
          </w:rPr>
          <w:t>78</w:t>
        </w:r>
        <w:r w:rsidRPr="00740BFC">
          <w:rPr>
            <w:webHidden/>
          </w:rPr>
          <w:fldChar w:fldCharType="end"/>
        </w:r>
      </w:hyperlink>
    </w:p>
    <w:p w14:paraId="6F9BEC0E" w14:textId="57EE24D4" w:rsidR="001B1928" w:rsidRPr="00740BFC" w:rsidRDefault="001B1928" w:rsidP="538E812A">
      <w:pPr>
        <w:pStyle w:val="ndicedeilustraes"/>
        <w:tabs>
          <w:tab w:val="right" w:leader="dot" w:pos="8898"/>
        </w:tabs>
        <w:rPr>
          <w:rFonts w:asciiTheme="minorHAnsi" w:eastAsiaTheme="minorEastAsia" w:hAnsiTheme="minorHAnsi" w:cstheme="minorBidi"/>
          <w:kern w:val="2"/>
          <w:lang w:eastAsia="pt-PT"/>
          <w14:ligatures w14:val="standardContextual"/>
        </w:rPr>
      </w:pPr>
      <w:hyperlink w:anchor="_Toc194761374" w:history="1">
        <w:r w:rsidRPr="00740BFC">
          <w:rPr>
            <w:rStyle w:val="Hiperligao"/>
          </w:rPr>
          <w:t>Figura 42. BackOffice – Mockup da funcionalidade Página principal.</w:t>
        </w:r>
        <w:r w:rsidRPr="00740BFC">
          <w:rPr>
            <w:webHidden/>
          </w:rPr>
          <w:tab/>
        </w:r>
        <w:r w:rsidRPr="00740BFC">
          <w:rPr>
            <w:webHidden/>
          </w:rPr>
          <w:fldChar w:fldCharType="begin"/>
        </w:r>
        <w:r w:rsidRPr="00740BFC">
          <w:rPr>
            <w:webHidden/>
          </w:rPr>
          <w:instrText xml:space="preserve"> PAGEREF _Toc194761374 \h </w:instrText>
        </w:r>
        <w:r w:rsidRPr="00740BFC">
          <w:rPr>
            <w:webHidden/>
          </w:rPr>
        </w:r>
        <w:r w:rsidRPr="00740BFC">
          <w:rPr>
            <w:webHidden/>
          </w:rPr>
          <w:fldChar w:fldCharType="separate"/>
        </w:r>
        <w:r w:rsidRPr="00740BFC">
          <w:rPr>
            <w:webHidden/>
          </w:rPr>
          <w:t>79</w:t>
        </w:r>
        <w:r w:rsidRPr="00740BFC">
          <w:rPr>
            <w:webHidden/>
          </w:rPr>
          <w:fldChar w:fldCharType="end"/>
        </w:r>
      </w:hyperlink>
    </w:p>
    <w:p w14:paraId="4BBBB717" w14:textId="20561F5F" w:rsidR="001B1928" w:rsidRPr="00740BFC" w:rsidRDefault="001B1928" w:rsidP="538E812A">
      <w:pPr>
        <w:pStyle w:val="ndicedeilustraes"/>
        <w:tabs>
          <w:tab w:val="right" w:leader="dot" w:pos="8898"/>
        </w:tabs>
        <w:rPr>
          <w:rFonts w:asciiTheme="minorHAnsi" w:eastAsiaTheme="minorEastAsia" w:hAnsiTheme="minorHAnsi" w:cstheme="minorBidi"/>
          <w:kern w:val="2"/>
          <w:lang w:eastAsia="pt-PT"/>
          <w14:ligatures w14:val="standardContextual"/>
        </w:rPr>
      </w:pPr>
      <w:hyperlink w:anchor="_Toc194761375" w:history="1">
        <w:r w:rsidRPr="00740BFC">
          <w:rPr>
            <w:rStyle w:val="Hiperligao"/>
          </w:rPr>
          <w:t>Figura 43. BackOffice – Mockup da funcionalidade Perfil.</w:t>
        </w:r>
        <w:r w:rsidRPr="00740BFC">
          <w:rPr>
            <w:webHidden/>
          </w:rPr>
          <w:tab/>
        </w:r>
        <w:r w:rsidRPr="00740BFC">
          <w:rPr>
            <w:webHidden/>
          </w:rPr>
          <w:fldChar w:fldCharType="begin"/>
        </w:r>
        <w:r w:rsidRPr="00740BFC">
          <w:rPr>
            <w:webHidden/>
          </w:rPr>
          <w:instrText xml:space="preserve"> PAGEREF _Toc194761375 \h </w:instrText>
        </w:r>
        <w:r w:rsidRPr="00740BFC">
          <w:rPr>
            <w:webHidden/>
          </w:rPr>
        </w:r>
        <w:r w:rsidRPr="00740BFC">
          <w:rPr>
            <w:webHidden/>
          </w:rPr>
          <w:fldChar w:fldCharType="separate"/>
        </w:r>
        <w:r w:rsidRPr="00740BFC">
          <w:rPr>
            <w:webHidden/>
          </w:rPr>
          <w:t>80</w:t>
        </w:r>
        <w:r w:rsidRPr="00740BFC">
          <w:rPr>
            <w:webHidden/>
          </w:rPr>
          <w:fldChar w:fldCharType="end"/>
        </w:r>
      </w:hyperlink>
    </w:p>
    <w:p w14:paraId="7B6BDDAB" w14:textId="221F5535" w:rsidR="001B1928" w:rsidRPr="00740BFC" w:rsidRDefault="001B1928" w:rsidP="538E812A">
      <w:pPr>
        <w:pStyle w:val="ndicedeilustraes"/>
        <w:tabs>
          <w:tab w:val="right" w:leader="dot" w:pos="8898"/>
        </w:tabs>
        <w:rPr>
          <w:rFonts w:asciiTheme="minorHAnsi" w:eastAsiaTheme="minorEastAsia" w:hAnsiTheme="minorHAnsi" w:cstheme="minorBidi"/>
          <w:kern w:val="2"/>
          <w:lang w:eastAsia="pt-PT"/>
          <w14:ligatures w14:val="standardContextual"/>
        </w:rPr>
      </w:pPr>
      <w:hyperlink w:anchor="_Toc194761376" w:history="1">
        <w:r w:rsidRPr="00740BFC">
          <w:rPr>
            <w:rStyle w:val="Hiperligao"/>
          </w:rPr>
          <w:t>Figura 44. BackOffice – Mockup da funcionalidade Stock.</w:t>
        </w:r>
        <w:r w:rsidRPr="00740BFC">
          <w:rPr>
            <w:webHidden/>
          </w:rPr>
          <w:tab/>
        </w:r>
        <w:r w:rsidRPr="00740BFC">
          <w:rPr>
            <w:webHidden/>
          </w:rPr>
          <w:fldChar w:fldCharType="begin"/>
        </w:r>
        <w:r w:rsidRPr="00740BFC">
          <w:rPr>
            <w:webHidden/>
          </w:rPr>
          <w:instrText xml:space="preserve"> PAGEREF _Toc194761376 \h </w:instrText>
        </w:r>
        <w:r w:rsidRPr="00740BFC">
          <w:rPr>
            <w:webHidden/>
          </w:rPr>
        </w:r>
        <w:r w:rsidRPr="00740BFC">
          <w:rPr>
            <w:webHidden/>
          </w:rPr>
          <w:fldChar w:fldCharType="separate"/>
        </w:r>
        <w:r w:rsidRPr="00740BFC">
          <w:rPr>
            <w:webHidden/>
          </w:rPr>
          <w:t>81</w:t>
        </w:r>
        <w:r w:rsidRPr="00740BFC">
          <w:rPr>
            <w:webHidden/>
          </w:rPr>
          <w:fldChar w:fldCharType="end"/>
        </w:r>
      </w:hyperlink>
    </w:p>
    <w:p w14:paraId="7423F409" w14:textId="39E4181B" w:rsidR="001B1928" w:rsidRPr="00740BFC" w:rsidRDefault="001B1928" w:rsidP="538E812A">
      <w:pPr>
        <w:pStyle w:val="ndicedeilustraes"/>
        <w:tabs>
          <w:tab w:val="right" w:leader="dot" w:pos="8898"/>
        </w:tabs>
        <w:rPr>
          <w:rFonts w:asciiTheme="minorHAnsi" w:eastAsiaTheme="minorEastAsia" w:hAnsiTheme="minorHAnsi" w:cstheme="minorBidi"/>
          <w:kern w:val="2"/>
          <w:lang w:eastAsia="pt-PT"/>
          <w14:ligatures w14:val="standardContextual"/>
        </w:rPr>
      </w:pPr>
      <w:hyperlink w:anchor="_Toc194761377" w:history="1">
        <w:r w:rsidRPr="00740BFC">
          <w:rPr>
            <w:rStyle w:val="Hiperligao"/>
          </w:rPr>
          <w:t>Figura 45. BackOffice – Mockup da funcionalidade Expedição.</w:t>
        </w:r>
        <w:r w:rsidRPr="00740BFC">
          <w:rPr>
            <w:webHidden/>
          </w:rPr>
          <w:tab/>
        </w:r>
        <w:r w:rsidRPr="00740BFC">
          <w:rPr>
            <w:webHidden/>
          </w:rPr>
          <w:fldChar w:fldCharType="begin"/>
        </w:r>
        <w:r w:rsidRPr="00740BFC">
          <w:rPr>
            <w:webHidden/>
          </w:rPr>
          <w:instrText xml:space="preserve"> PAGEREF _Toc194761377 \h </w:instrText>
        </w:r>
        <w:r w:rsidRPr="00740BFC">
          <w:rPr>
            <w:webHidden/>
          </w:rPr>
        </w:r>
        <w:r w:rsidRPr="00740BFC">
          <w:rPr>
            <w:webHidden/>
          </w:rPr>
          <w:fldChar w:fldCharType="separate"/>
        </w:r>
        <w:r w:rsidRPr="00740BFC">
          <w:rPr>
            <w:webHidden/>
          </w:rPr>
          <w:t>83</w:t>
        </w:r>
        <w:r w:rsidRPr="00740BFC">
          <w:rPr>
            <w:webHidden/>
          </w:rPr>
          <w:fldChar w:fldCharType="end"/>
        </w:r>
      </w:hyperlink>
    </w:p>
    <w:p w14:paraId="2255F47C" w14:textId="6C3E131C" w:rsidR="001B1928" w:rsidRPr="00740BFC" w:rsidRDefault="001B1928" w:rsidP="538E812A">
      <w:pPr>
        <w:pStyle w:val="ndicedeilustraes"/>
        <w:tabs>
          <w:tab w:val="right" w:leader="dot" w:pos="8898"/>
        </w:tabs>
        <w:rPr>
          <w:rFonts w:asciiTheme="minorHAnsi" w:eastAsiaTheme="minorEastAsia" w:hAnsiTheme="minorHAnsi" w:cstheme="minorBidi"/>
          <w:kern w:val="2"/>
          <w:lang w:eastAsia="pt-PT"/>
          <w14:ligatures w14:val="standardContextual"/>
        </w:rPr>
      </w:pPr>
      <w:hyperlink w:anchor="_Toc194761378" w:history="1">
        <w:r w:rsidRPr="00740BFC">
          <w:rPr>
            <w:rStyle w:val="Hiperligao"/>
          </w:rPr>
          <w:t>Figura 46. BackOffice – Mockup da funcionalidade Ocorrências.</w:t>
        </w:r>
        <w:r w:rsidRPr="00740BFC">
          <w:rPr>
            <w:webHidden/>
          </w:rPr>
          <w:tab/>
        </w:r>
        <w:r w:rsidRPr="00740BFC">
          <w:rPr>
            <w:webHidden/>
          </w:rPr>
          <w:fldChar w:fldCharType="begin"/>
        </w:r>
        <w:r w:rsidRPr="00740BFC">
          <w:rPr>
            <w:webHidden/>
          </w:rPr>
          <w:instrText xml:space="preserve"> PAGEREF _Toc194761378 \h </w:instrText>
        </w:r>
        <w:r w:rsidRPr="00740BFC">
          <w:rPr>
            <w:webHidden/>
          </w:rPr>
        </w:r>
        <w:r w:rsidRPr="00740BFC">
          <w:rPr>
            <w:webHidden/>
          </w:rPr>
          <w:fldChar w:fldCharType="separate"/>
        </w:r>
        <w:r w:rsidRPr="00740BFC">
          <w:rPr>
            <w:webHidden/>
          </w:rPr>
          <w:t>84</w:t>
        </w:r>
        <w:r w:rsidRPr="00740BFC">
          <w:rPr>
            <w:webHidden/>
          </w:rPr>
          <w:fldChar w:fldCharType="end"/>
        </w:r>
      </w:hyperlink>
    </w:p>
    <w:p w14:paraId="5690EC39" w14:textId="2523B878" w:rsidR="001B1928" w:rsidRPr="00740BFC" w:rsidRDefault="001B1928" w:rsidP="538E812A">
      <w:pPr>
        <w:pStyle w:val="ndicedeilustraes"/>
        <w:tabs>
          <w:tab w:val="right" w:leader="dot" w:pos="8898"/>
        </w:tabs>
        <w:rPr>
          <w:rFonts w:asciiTheme="minorHAnsi" w:eastAsiaTheme="minorEastAsia" w:hAnsiTheme="minorHAnsi" w:cstheme="minorBidi"/>
          <w:kern w:val="2"/>
          <w:lang w:eastAsia="pt-PT"/>
          <w14:ligatures w14:val="standardContextual"/>
        </w:rPr>
      </w:pPr>
      <w:hyperlink w:anchor="_Toc194761379" w:history="1">
        <w:r w:rsidRPr="00740BFC">
          <w:rPr>
            <w:rStyle w:val="Hiperligao"/>
          </w:rPr>
          <w:t>Figura 47. BackOffice – Mockup da funcionalidade Promoções e Campanhas.</w:t>
        </w:r>
        <w:r w:rsidRPr="00740BFC">
          <w:rPr>
            <w:webHidden/>
          </w:rPr>
          <w:tab/>
        </w:r>
        <w:r w:rsidRPr="00740BFC">
          <w:rPr>
            <w:webHidden/>
          </w:rPr>
          <w:fldChar w:fldCharType="begin"/>
        </w:r>
        <w:r w:rsidRPr="00740BFC">
          <w:rPr>
            <w:webHidden/>
          </w:rPr>
          <w:instrText xml:space="preserve"> PAGEREF _Toc194761379 \h </w:instrText>
        </w:r>
        <w:r w:rsidRPr="00740BFC">
          <w:rPr>
            <w:webHidden/>
          </w:rPr>
        </w:r>
        <w:r w:rsidRPr="00740BFC">
          <w:rPr>
            <w:webHidden/>
          </w:rPr>
          <w:fldChar w:fldCharType="separate"/>
        </w:r>
        <w:r w:rsidRPr="00740BFC">
          <w:rPr>
            <w:webHidden/>
          </w:rPr>
          <w:t>85</w:t>
        </w:r>
        <w:r w:rsidRPr="00740BFC">
          <w:rPr>
            <w:webHidden/>
          </w:rPr>
          <w:fldChar w:fldCharType="end"/>
        </w:r>
      </w:hyperlink>
    </w:p>
    <w:p w14:paraId="10C322DF" w14:textId="0FC19034" w:rsidR="001B1928" w:rsidRPr="00740BFC" w:rsidRDefault="001B1928" w:rsidP="538E812A">
      <w:pPr>
        <w:pStyle w:val="ndicedeilustraes"/>
        <w:tabs>
          <w:tab w:val="right" w:leader="dot" w:pos="8898"/>
        </w:tabs>
        <w:rPr>
          <w:rFonts w:asciiTheme="minorHAnsi" w:eastAsiaTheme="minorEastAsia" w:hAnsiTheme="minorHAnsi" w:cstheme="minorBidi"/>
          <w:kern w:val="2"/>
          <w:lang w:eastAsia="pt-PT"/>
          <w14:ligatures w14:val="standardContextual"/>
        </w:rPr>
      </w:pPr>
      <w:hyperlink w:anchor="_Toc194761380" w:history="1">
        <w:r w:rsidRPr="00740BFC">
          <w:rPr>
            <w:rStyle w:val="Hiperligao"/>
          </w:rPr>
          <w:t>Figura 48. BackOffice – Mockup da funcionalidade Entradas de Armazém.</w:t>
        </w:r>
        <w:r w:rsidRPr="00740BFC">
          <w:rPr>
            <w:webHidden/>
          </w:rPr>
          <w:tab/>
        </w:r>
        <w:r w:rsidRPr="00740BFC">
          <w:rPr>
            <w:webHidden/>
          </w:rPr>
          <w:fldChar w:fldCharType="begin"/>
        </w:r>
        <w:r w:rsidRPr="00740BFC">
          <w:rPr>
            <w:webHidden/>
          </w:rPr>
          <w:instrText xml:space="preserve"> PAGEREF _Toc194761380 \h </w:instrText>
        </w:r>
        <w:r w:rsidRPr="00740BFC">
          <w:rPr>
            <w:webHidden/>
          </w:rPr>
        </w:r>
        <w:r w:rsidRPr="00740BFC">
          <w:rPr>
            <w:webHidden/>
          </w:rPr>
          <w:fldChar w:fldCharType="separate"/>
        </w:r>
        <w:r w:rsidRPr="00740BFC">
          <w:rPr>
            <w:webHidden/>
          </w:rPr>
          <w:t>86</w:t>
        </w:r>
        <w:r w:rsidRPr="00740BFC">
          <w:rPr>
            <w:webHidden/>
          </w:rPr>
          <w:fldChar w:fldCharType="end"/>
        </w:r>
      </w:hyperlink>
    </w:p>
    <w:p w14:paraId="291D8886" w14:textId="5AB27290" w:rsidR="001B1928" w:rsidRPr="00740BFC" w:rsidRDefault="001B1928" w:rsidP="538E812A">
      <w:pPr>
        <w:pStyle w:val="ndicedeilustraes"/>
        <w:tabs>
          <w:tab w:val="right" w:leader="dot" w:pos="8898"/>
        </w:tabs>
        <w:rPr>
          <w:rFonts w:asciiTheme="minorHAnsi" w:eastAsiaTheme="minorEastAsia" w:hAnsiTheme="minorHAnsi" w:cstheme="minorBidi"/>
          <w:kern w:val="2"/>
          <w:lang w:eastAsia="pt-PT"/>
          <w14:ligatures w14:val="standardContextual"/>
        </w:rPr>
      </w:pPr>
      <w:hyperlink w:anchor="_Toc194761381" w:history="1">
        <w:r w:rsidRPr="00740BFC">
          <w:rPr>
            <w:rStyle w:val="Hiperligao"/>
          </w:rPr>
          <w:t>Figura 49. BackOffice – Mockup da funcionalidade Clientes.</w:t>
        </w:r>
        <w:r w:rsidRPr="00740BFC">
          <w:rPr>
            <w:webHidden/>
          </w:rPr>
          <w:tab/>
        </w:r>
        <w:r w:rsidRPr="00740BFC">
          <w:rPr>
            <w:webHidden/>
          </w:rPr>
          <w:fldChar w:fldCharType="begin"/>
        </w:r>
        <w:r w:rsidRPr="00740BFC">
          <w:rPr>
            <w:webHidden/>
          </w:rPr>
          <w:instrText xml:space="preserve"> PAGEREF _Toc194761381 \h </w:instrText>
        </w:r>
        <w:r w:rsidRPr="00740BFC">
          <w:rPr>
            <w:webHidden/>
          </w:rPr>
        </w:r>
        <w:r w:rsidRPr="00740BFC">
          <w:rPr>
            <w:webHidden/>
          </w:rPr>
          <w:fldChar w:fldCharType="separate"/>
        </w:r>
        <w:r w:rsidRPr="00740BFC">
          <w:rPr>
            <w:webHidden/>
          </w:rPr>
          <w:t>87</w:t>
        </w:r>
        <w:r w:rsidRPr="00740BFC">
          <w:rPr>
            <w:webHidden/>
          </w:rPr>
          <w:fldChar w:fldCharType="end"/>
        </w:r>
      </w:hyperlink>
    </w:p>
    <w:p w14:paraId="6BDFD470" w14:textId="6D0B4967" w:rsidR="00BC4591" w:rsidRPr="00740BFC" w:rsidRDefault="008D0FC6" w:rsidP="538E812A">
      <w:pPr>
        <w:rPr>
          <w:b/>
          <w:bCs/>
          <w:color w:val="2F5496" w:themeColor="accent1" w:themeShade="BF"/>
          <w:sz w:val="32"/>
          <w:szCs w:val="32"/>
        </w:rPr>
      </w:pPr>
      <w:r w:rsidRPr="538E812A">
        <w:rPr>
          <w:b/>
          <w:bCs/>
          <w:color w:val="2F5496" w:themeColor="accent1" w:themeShade="BF"/>
          <w:sz w:val="32"/>
          <w:szCs w:val="32"/>
        </w:rPr>
        <w:fldChar w:fldCharType="end"/>
      </w:r>
      <w:r w:rsidRPr="538E812A">
        <w:rPr>
          <w:b/>
          <w:bCs/>
          <w:color w:val="2F5496" w:themeColor="accent1" w:themeShade="BF"/>
          <w:sz w:val="32"/>
          <w:szCs w:val="32"/>
        </w:rPr>
        <w:br w:type="page"/>
      </w:r>
    </w:p>
    <w:p w14:paraId="4CECE299" w14:textId="62B593A2" w:rsidR="00422A9D" w:rsidRPr="00740BFC" w:rsidRDefault="538E812A" w:rsidP="538E812A">
      <w:pPr>
        <w:rPr>
          <w:rFonts w:ascii="Courier New" w:hAnsi="Courier New" w:cs="Courier New"/>
          <w:b/>
          <w:bCs/>
          <w:sz w:val="28"/>
          <w:szCs w:val="28"/>
          <w:u w:val="single"/>
        </w:rPr>
      </w:pPr>
      <w:r w:rsidRPr="538E812A">
        <w:rPr>
          <w:b/>
          <w:bCs/>
          <w:color w:val="2F5496" w:themeColor="accent1" w:themeShade="BF"/>
          <w:sz w:val="32"/>
          <w:szCs w:val="32"/>
        </w:rPr>
        <w:lastRenderedPageBreak/>
        <w:t>Índice de tabelas</w:t>
      </w:r>
    </w:p>
    <w:p w14:paraId="66F4574E" w14:textId="53043B5F" w:rsidR="00DE1392" w:rsidRDefault="004A0FD8">
      <w:pPr>
        <w:pStyle w:val="ndicedeilustraes"/>
        <w:tabs>
          <w:tab w:val="right" w:leader="dot" w:pos="8898"/>
        </w:tabs>
        <w:rPr>
          <w:rFonts w:asciiTheme="minorHAnsi" w:eastAsiaTheme="minorEastAsia" w:hAnsiTheme="minorHAnsi" w:cstheme="minorBidi"/>
          <w:noProof/>
          <w:kern w:val="2"/>
          <w:lang w:eastAsia="pt-PT"/>
          <w14:ligatures w14:val="standardContextual"/>
        </w:rPr>
      </w:pPr>
      <w:r>
        <w:fldChar w:fldCharType="begin"/>
      </w:r>
      <w:r w:rsidRPr="00740BFC">
        <w:instrText xml:space="preserve"> TOC \h \z \c "Tabela" </w:instrText>
      </w:r>
      <w:r>
        <w:fldChar w:fldCharType="separate"/>
      </w:r>
      <w:hyperlink w:anchor="_Toc199624847" w:history="1">
        <w:r w:rsidR="00DE1392" w:rsidRPr="00E76905">
          <w:rPr>
            <w:rStyle w:val="Hiperligao"/>
            <w:noProof/>
          </w:rPr>
          <w:t>Tabela 1. Identificação dos membros do grupo autor da fase 1.</w:t>
        </w:r>
        <w:r w:rsidR="00DE1392">
          <w:rPr>
            <w:noProof/>
            <w:webHidden/>
          </w:rPr>
          <w:tab/>
        </w:r>
        <w:r w:rsidR="00DE1392">
          <w:rPr>
            <w:noProof/>
            <w:webHidden/>
          </w:rPr>
          <w:fldChar w:fldCharType="begin"/>
        </w:r>
        <w:r w:rsidR="00DE1392">
          <w:rPr>
            <w:noProof/>
            <w:webHidden/>
          </w:rPr>
          <w:instrText xml:space="preserve"> PAGEREF _Toc199624847 \h </w:instrText>
        </w:r>
        <w:r w:rsidR="00DE1392">
          <w:rPr>
            <w:noProof/>
            <w:webHidden/>
          </w:rPr>
        </w:r>
        <w:r w:rsidR="00DE1392">
          <w:rPr>
            <w:noProof/>
            <w:webHidden/>
          </w:rPr>
          <w:fldChar w:fldCharType="separate"/>
        </w:r>
        <w:r w:rsidR="00DE1392">
          <w:rPr>
            <w:noProof/>
            <w:webHidden/>
          </w:rPr>
          <w:t>12</w:t>
        </w:r>
        <w:r w:rsidR="00DE1392">
          <w:rPr>
            <w:noProof/>
            <w:webHidden/>
          </w:rPr>
          <w:fldChar w:fldCharType="end"/>
        </w:r>
      </w:hyperlink>
    </w:p>
    <w:p w14:paraId="46C64ACA" w14:textId="08999263" w:rsidR="00DE1392" w:rsidRDefault="00DE139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9624848" w:history="1">
        <w:r w:rsidRPr="00E76905">
          <w:rPr>
            <w:rStyle w:val="Hiperligao"/>
            <w:noProof/>
          </w:rPr>
          <w:t>Tabela 2. Identificação das atividades realizadas na fase 1.</w:t>
        </w:r>
        <w:r>
          <w:rPr>
            <w:noProof/>
            <w:webHidden/>
          </w:rPr>
          <w:tab/>
        </w:r>
        <w:r>
          <w:rPr>
            <w:noProof/>
            <w:webHidden/>
          </w:rPr>
          <w:fldChar w:fldCharType="begin"/>
        </w:r>
        <w:r>
          <w:rPr>
            <w:noProof/>
            <w:webHidden/>
          </w:rPr>
          <w:instrText xml:space="preserve"> PAGEREF _Toc199624848 \h </w:instrText>
        </w:r>
        <w:r>
          <w:rPr>
            <w:noProof/>
            <w:webHidden/>
          </w:rPr>
        </w:r>
        <w:r>
          <w:rPr>
            <w:noProof/>
            <w:webHidden/>
          </w:rPr>
          <w:fldChar w:fldCharType="separate"/>
        </w:r>
        <w:r>
          <w:rPr>
            <w:noProof/>
            <w:webHidden/>
          </w:rPr>
          <w:t>13</w:t>
        </w:r>
        <w:r>
          <w:rPr>
            <w:noProof/>
            <w:webHidden/>
          </w:rPr>
          <w:fldChar w:fldCharType="end"/>
        </w:r>
      </w:hyperlink>
    </w:p>
    <w:p w14:paraId="40300019" w14:textId="39D33316" w:rsidR="00DE1392" w:rsidRDefault="00DE139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9624849" w:history="1">
        <w:r w:rsidRPr="00E76905">
          <w:rPr>
            <w:rStyle w:val="Hiperligao"/>
            <w:noProof/>
          </w:rPr>
          <w:t>Tabela 3. Identificação das eventuais dificuldades encontradas na fase 1.</w:t>
        </w:r>
        <w:r>
          <w:rPr>
            <w:noProof/>
            <w:webHidden/>
          </w:rPr>
          <w:tab/>
        </w:r>
        <w:r>
          <w:rPr>
            <w:noProof/>
            <w:webHidden/>
          </w:rPr>
          <w:fldChar w:fldCharType="begin"/>
        </w:r>
        <w:r>
          <w:rPr>
            <w:noProof/>
            <w:webHidden/>
          </w:rPr>
          <w:instrText xml:space="preserve"> PAGEREF _Toc199624849 \h </w:instrText>
        </w:r>
        <w:r>
          <w:rPr>
            <w:noProof/>
            <w:webHidden/>
          </w:rPr>
        </w:r>
        <w:r>
          <w:rPr>
            <w:noProof/>
            <w:webHidden/>
          </w:rPr>
          <w:fldChar w:fldCharType="separate"/>
        </w:r>
        <w:r>
          <w:rPr>
            <w:noProof/>
            <w:webHidden/>
          </w:rPr>
          <w:t>14</w:t>
        </w:r>
        <w:r>
          <w:rPr>
            <w:noProof/>
            <w:webHidden/>
          </w:rPr>
          <w:fldChar w:fldCharType="end"/>
        </w:r>
      </w:hyperlink>
    </w:p>
    <w:p w14:paraId="0C809B52" w14:textId="7687E7A3" w:rsidR="00DE1392" w:rsidRDefault="00DE139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9624850" w:history="1">
        <w:r w:rsidRPr="00E76905">
          <w:rPr>
            <w:rStyle w:val="Hiperligao"/>
            <w:noProof/>
          </w:rPr>
          <w:t>Tabela 4. Identificação dos membros do grupo autor da fase 2.</w:t>
        </w:r>
        <w:r>
          <w:rPr>
            <w:noProof/>
            <w:webHidden/>
          </w:rPr>
          <w:tab/>
        </w:r>
        <w:r>
          <w:rPr>
            <w:noProof/>
            <w:webHidden/>
          </w:rPr>
          <w:fldChar w:fldCharType="begin"/>
        </w:r>
        <w:r>
          <w:rPr>
            <w:noProof/>
            <w:webHidden/>
          </w:rPr>
          <w:instrText xml:space="preserve"> PAGEREF _Toc199624850 \h </w:instrText>
        </w:r>
        <w:r>
          <w:rPr>
            <w:noProof/>
            <w:webHidden/>
          </w:rPr>
        </w:r>
        <w:r>
          <w:rPr>
            <w:noProof/>
            <w:webHidden/>
          </w:rPr>
          <w:fldChar w:fldCharType="separate"/>
        </w:r>
        <w:r>
          <w:rPr>
            <w:noProof/>
            <w:webHidden/>
          </w:rPr>
          <w:t>15</w:t>
        </w:r>
        <w:r>
          <w:rPr>
            <w:noProof/>
            <w:webHidden/>
          </w:rPr>
          <w:fldChar w:fldCharType="end"/>
        </w:r>
      </w:hyperlink>
    </w:p>
    <w:p w14:paraId="3CD36345" w14:textId="3AB2C21C" w:rsidR="00DE1392" w:rsidRDefault="00DE139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9624851" w:history="1">
        <w:r w:rsidRPr="00E76905">
          <w:rPr>
            <w:rStyle w:val="Hiperligao"/>
            <w:noProof/>
          </w:rPr>
          <w:t>Tabela 5. Identificação das atividades realizadas na fase 2.</w:t>
        </w:r>
        <w:r>
          <w:rPr>
            <w:noProof/>
            <w:webHidden/>
          </w:rPr>
          <w:tab/>
        </w:r>
        <w:r>
          <w:rPr>
            <w:noProof/>
            <w:webHidden/>
          </w:rPr>
          <w:fldChar w:fldCharType="begin"/>
        </w:r>
        <w:r>
          <w:rPr>
            <w:noProof/>
            <w:webHidden/>
          </w:rPr>
          <w:instrText xml:space="preserve"> PAGEREF _Toc199624851 \h </w:instrText>
        </w:r>
        <w:r>
          <w:rPr>
            <w:noProof/>
            <w:webHidden/>
          </w:rPr>
        </w:r>
        <w:r>
          <w:rPr>
            <w:noProof/>
            <w:webHidden/>
          </w:rPr>
          <w:fldChar w:fldCharType="separate"/>
        </w:r>
        <w:r>
          <w:rPr>
            <w:noProof/>
            <w:webHidden/>
          </w:rPr>
          <w:t>16</w:t>
        </w:r>
        <w:r>
          <w:rPr>
            <w:noProof/>
            <w:webHidden/>
          </w:rPr>
          <w:fldChar w:fldCharType="end"/>
        </w:r>
      </w:hyperlink>
    </w:p>
    <w:p w14:paraId="149416AD" w14:textId="7BED5BA2" w:rsidR="00DE1392" w:rsidRDefault="00DE139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9624852" w:history="1">
        <w:r w:rsidRPr="00E76905">
          <w:rPr>
            <w:rStyle w:val="Hiperligao"/>
            <w:noProof/>
          </w:rPr>
          <w:t>Tabela 6. Identificação das eventuais dificuldades encontradas na fase 2.</w:t>
        </w:r>
        <w:r>
          <w:rPr>
            <w:noProof/>
            <w:webHidden/>
          </w:rPr>
          <w:tab/>
        </w:r>
        <w:r>
          <w:rPr>
            <w:noProof/>
            <w:webHidden/>
          </w:rPr>
          <w:fldChar w:fldCharType="begin"/>
        </w:r>
        <w:r>
          <w:rPr>
            <w:noProof/>
            <w:webHidden/>
          </w:rPr>
          <w:instrText xml:space="preserve"> PAGEREF _Toc199624852 \h </w:instrText>
        </w:r>
        <w:r>
          <w:rPr>
            <w:noProof/>
            <w:webHidden/>
          </w:rPr>
        </w:r>
        <w:r>
          <w:rPr>
            <w:noProof/>
            <w:webHidden/>
          </w:rPr>
          <w:fldChar w:fldCharType="separate"/>
        </w:r>
        <w:r>
          <w:rPr>
            <w:noProof/>
            <w:webHidden/>
          </w:rPr>
          <w:t>17</w:t>
        </w:r>
        <w:r>
          <w:rPr>
            <w:noProof/>
            <w:webHidden/>
          </w:rPr>
          <w:fldChar w:fldCharType="end"/>
        </w:r>
      </w:hyperlink>
    </w:p>
    <w:p w14:paraId="10369EB4" w14:textId="01E1F399" w:rsidR="00DE1392" w:rsidRDefault="00DE139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9624853" w:history="1">
        <w:r w:rsidRPr="00E76905">
          <w:rPr>
            <w:rStyle w:val="Hiperligao"/>
            <w:noProof/>
          </w:rPr>
          <w:t>Tabela 7. Identificação dos membros do grupo autor da fase 3.</w:t>
        </w:r>
        <w:r>
          <w:rPr>
            <w:noProof/>
            <w:webHidden/>
          </w:rPr>
          <w:tab/>
        </w:r>
        <w:r>
          <w:rPr>
            <w:noProof/>
            <w:webHidden/>
          </w:rPr>
          <w:fldChar w:fldCharType="begin"/>
        </w:r>
        <w:r>
          <w:rPr>
            <w:noProof/>
            <w:webHidden/>
          </w:rPr>
          <w:instrText xml:space="preserve"> PAGEREF _Toc199624853 \h </w:instrText>
        </w:r>
        <w:r>
          <w:rPr>
            <w:noProof/>
            <w:webHidden/>
          </w:rPr>
        </w:r>
        <w:r>
          <w:rPr>
            <w:noProof/>
            <w:webHidden/>
          </w:rPr>
          <w:fldChar w:fldCharType="separate"/>
        </w:r>
        <w:r>
          <w:rPr>
            <w:noProof/>
            <w:webHidden/>
          </w:rPr>
          <w:t>19</w:t>
        </w:r>
        <w:r>
          <w:rPr>
            <w:noProof/>
            <w:webHidden/>
          </w:rPr>
          <w:fldChar w:fldCharType="end"/>
        </w:r>
      </w:hyperlink>
    </w:p>
    <w:p w14:paraId="1A73072E" w14:textId="6B75E157" w:rsidR="00DE1392" w:rsidRDefault="00DE139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9624854" w:history="1">
        <w:r w:rsidRPr="00E76905">
          <w:rPr>
            <w:rStyle w:val="Hiperligao"/>
            <w:noProof/>
          </w:rPr>
          <w:t>Tabela 8. Identificação das atividades realizadas na fase 3.</w:t>
        </w:r>
        <w:r>
          <w:rPr>
            <w:noProof/>
            <w:webHidden/>
          </w:rPr>
          <w:tab/>
        </w:r>
        <w:r>
          <w:rPr>
            <w:noProof/>
            <w:webHidden/>
          </w:rPr>
          <w:fldChar w:fldCharType="begin"/>
        </w:r>
        <w:r>
          <w:rPr>
            <w:noProof/>
            <w:webHidden/>
          </w:rPr>
          <w:instrText xml:space="preserve"> PAGEREF _Toc199624854 \h </w:instrText>
        </w:r>
        <w:r>
          <w:rPr>
            <w:noProof/>
            <w:webHidden/>
          </w:rPr>
        </w:r>
        <w:r>
          <w:rPr>
            <w:noProof/>
            <w:webHidden/>
          </w:rPr>
          <w:fldChar w:fldCharType="separate"/>
        </w:r>
        <w:r>
          <w:rPr>
            <w:noProof/>
            <w:webHidden/>
          </w:rPr>
          <w:t>19</w:t>
        </w:r>
        <w:r>
          <w:rPr>
            <w:noProof/>
            <w:webHidden/>
          </w:rPr>
          <w:fldChar w:fldCharType="end"/>
        </w:r>
      </w:hyperlink>
    </w:p>
    <w:p w14:paraId="49E7347F" w14:textId="4BA3FFE3" w:rsidR="00DE1392" w:rsidRDefault="00DE139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9624855" w:history="1">
        <w:r w:rsidRPr="00E76905">
          <w:rPr>
            <w:rStyle w:val="Hiperligao"/>
            <w:noProof/>
          </w:rPr>
          <w:t>Tabela 9. Identificação das eventuais dificuldades encontradas na fase 3.</w:t>
        </w:r>
        <w:r>
          <w:rPr>
            <w:noProof/>
            <w:webHidden/>
          </w:rPr>
          <w:tab/>
        </w:r>
        <w:r>
          <w:rPr>
            <w:noProof/>
            <w:webHidden/>
          </w:rPr>
          <w:fldChar w:fldCharType="begin"/>
        </w:r>
        <w:r>
          <w:rPr>
            <w:noProof/>
            <w:webHidden/>
          </w:rPr>
          <w:instrText xml:space="preserve"> PAGEREF _Toc199624855 \h </w:instrText>
        </w:r>
        <w:r>
          <w:rPr>
            <w:noProof/>
            <w:webHidden/>
          </w:rPr>
        </w:r>
        <w:r>
          <w:rPr>
            <w:noProof/>
            <w:webHidden/>
          </w:rPr>
          <w:fldChar w:fldCharType="separate"/>
        </w:r>
        <w:r>
          <w:rPr>
            <w:noProof/>
            <w:webHidden/>
          </w:rPr>
          <w:t>19</w:t>
        </w:r>
        <w:r>
          <w:rPr>
            <w:noProof/>
            <w:webHidden/>
          </w:rPr>
          <w:fldChar w:fldCharType="end"/>
        </w:r>
      </w:hyperlink>
    </w:p>
    <w:p w14:paraId="45D5BC3C" w14:textId="68086A38" w:rsidR="00DE1392" w:rsidRDefault="00DE139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9624856" w:history="1">
        <w:r w:rsidRPr="00E76905">
          <w:rPr>
            <w:rStyle w:val="Hiperligao"/>
            <w:noProof/>
          </w:rPr>
          <w:t>Tabela 10. Descrição dos campos da tabela Fornecedor.</w:t>
        </w:r>
        <w:r>
          <w:rPr>
            <w:noProof/>
            <w:webHidden/>
          </w:rPr>
          <w:tab/>
        </w:r>
        <w:r>
          <w:rPr>
            <w:noProof/>
            <w:webHidden/>
          </w:rPr>
          <w:fldChar w:fldCharType="begin"/>
        </w:r>
        <w:r>
          <w:rPr>
            <w:noProof/>
            <w:webHidden/>
          </w:rPr>
          <w:instrText xml:space="preserve"> PAGEREF _Toc199624856 \h </w:instrText>
        </w:r>
        <w:r>
          <w:rPr>
            <w:noProof/>
            <w:webHidden/>
          </w:rPr>
        </w:r>
        <w:r>
          <w:rPr>
            <w:noProof/>
            <w:webHidden/>
          </w:rPr>
          <w:fldChar w:fldCharType="separate"/>
        </w:r>
        <w:r>
          <w:rPr>
            <w:noProof/>
            <w:webHidden/>
          </w:rPr>
          <w:t>23</w:t>
        </w:r>
        <w:r>
          <w:rPr>
            <w:noProof/>
            <w:webHidden/>
          </w:rPr>
          <w:fldChar w:fldCharType="end"/>
        </w:r>
      </w:hyperlink>
    </w:p>
    <w:p w14:paraId="33A32A4E" w14:textId="097D3D34" w:rsidR="00DE1392" w:rsidRDefault="00DE139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9624857" w:history="1">
        <w:r w:rsidRPr="00E76905">
          <w:rPr>
            <w:rStyle w:val="Hiperligao"/>
            <w:noProof/>
          </w:rPr>
          <w:t>Tabela 11. Descrição dos campos da tabela Regiao.</w:t>
        </w:r>
        <w:r>
          <w:rPr>
            <w:noProof/>
            <w:webHidden/>
          </w:rPr>
          <w:tab/>
        </w:r>
        <w:r>
          <w:rPr>
            <w:noProof/>
            <w:webHidden/>
          </w:rPr>
          <w:fldChar w:fldCharType="begin"/>
        </w:r>
        <w:r>
          <w:rPr>
            <w:noProof/>
            <w:webHidden/>
          </w:rPr>
          <w:instrText xml:space="preserve"> PAGEREF _Toc199624857 \h </w:instrText>
        </w:r>
        <w:r>
          <w:rPr>
            <w:noProof/>
            <w:webHidden/>
          </w:rPr>
        </w:r>
        <w:r>
          <w:rPr>
            <w:noProof/>
            <w:webHidden/>
          </w:rPr>
          <w:fldChar w:fldCharType="separate"/>
        </w:r>
        <w:r>
          <w:rPr>
            <w:noProof/>
            <w:webHidden/>
          </w:rPr>
          <w:t>23</w:t>
        </w:r>
        <w:r>
          <w:rPr>
            <w:noProof/>
            <w:webHidden/>
          </w:rPr>
          <w:fldChar w:fldCharType="end"/>
        </w:r>
      </w:hyperlink>
    </w:p>
    <w:p w14:paraId="159ACA61" w14:textId="39F4B8BF" w:rsidR="00DE1392" w:rsidRDefault="00DE139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9624858" w:history="1">
        <w:r w:rsidRPr="00E76905">
          <w:rPr>
            <w:rStyle w:val="Hiperligao"/>
            <w:noProof/>
          </w:rPr>
          <w:t>Tabela 12. Descrição dos campos da tabela StockProduto.</w:t>
        </w:r>
        <w:r>
          <w:rPr>
            <w:noProof/>
            <w:webHidden/>
          </w:rPr>
          <w:tab/>
        </w:r>
        <w:r>
          <w:rPr>
            <w:noProof/>
            <w:webHidden/>
          </w:rPr>
          <w:fldChar w:fldCharType="begin"/>
        </w:r>
        <w:r>
          <w:rPr>
            <w:noProof/>
            <w:webHidden/>
          </w:rPr>
          <w:instrText xml:space="preserve"> PAGEREF _Toc199624858 \h </w:instrText>
        </w:r>
        <w:r>
          <w:rPr>
            <w:noProof/>
            <w:webHidden/>
          </w:rPr>
        </w:r>
        <w:r>
          <w:rPr>
            <w:noProof/>
            <w:webHidden/>
          </w:rPr>
          <w:fldChar w:fldCharType="separate"/>
        </w:r>
        <w:r>
          <w:rPr>
            <w:noProof/>
            <w:webHidden/>
          </w:rPr>
          <w:t>24</w:t>
        </w:r>
        <w:r>
          <w:rPr>
            <w:noProof/>
            <w:webHidden/>
          </w:rPr>
          <w:fldChar w:fldCharType="end"/>
        </w:r>
      </w:hyperlink>
    </w:p>
    <w:p w14:paraId="6E52AF1F" w14:textId="65C311BF" w:rsidR="00DE1392" w:rsidRDefault="00DE139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9624859" w:history="1">
        <w:r w:rsidRPr="00E76905">
          <w:rPr>
            <w:rStyle w:val="Hiperligao"/>
            <w:noProof/>
          </w:rPr>
          <w:t>Tabela 13. Descrição dos campos da tabela Armazem.</w:t>
        </w:r>
        <w:r>
          <w:rPr>
            <w:noProof/>
            <w:webHidden/>
          </w:rPr>
          <w:tab/>
        </w:r>
        <w:r>
          <w:rPr>
            <w:noProof/>
            <w:webHidden/>
          </w:rPr>
          <w:fldChar w:fldCharType="begin"/>
        </w:r>
        <w:r>
          <w:rPr>
            <w:noProof/>
            <w:webHidden/>
          </w:rPr>
          <w:instrText xml:space="preserve"> PAGEREF _Toc199624859 \h </w:instrText>
        </w:r>
        <w:r>
          <w:rPr>
            <w:noProof/>
            <w:webHidden/>
          </w:rPr>
        </w:r>
        <w:r>
          <w:rPr>
            <w:noProof/>
            <w:webHidden/>
          </w:rPr>
          <w:fldChar w:fldCharType="separate"/>
        </w:r>
        <w:r>
          <w:rPr>
            <w:noProof/>
            <w:webHidden/>
          </w:rPr>
          <w:t>25</w:t>
        </w:r>
        <w:r>
          <w:rPr>
            <w:noProof/>
            <w:webHidden/>
          </w:rPr>
          <w:fldChar w:fldCharType="end"/>
        </w:r>
      </w:hyperlink>
    </w:p>
    <w:p w14:paraId="751527D4" w14:textId="76306A86" w:rsidR="00DE1392" w:rsidRDefault="00DE139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9624860" w:history="1">
        <w:r w:rsidRPr="00E76905">
          <w:rPr>
            <w:rStyle w:val="Hiperligao"/>
            <w:noProof/>
          </w:rPr>
          <w:t>Tabela 14. Descrição dos campos da tabela EmpregadoArmazem.</w:t>
        </w:r>
        <w:r>
          <w:rPr>
            <w:noProof/>
            <w:webHidden/>
          </w:rPr>
          <w:tab/>
        </w:r>
        <w:r>
          <w:rPr>
            <w:noProof/>
            <w:webHidden/>
          </w:rPr>
          <w:fldChar w:fldCharType="begin"/>
        </w:r>
        <w:r>
          <w:rPr>
            <w:noProof/>
            <w:webHidden/>
          </w:rPr>
          <w:instrText xml:space="preserve"> PAGEREF _Toc199624860 \h </w:instrText>
        </w:r>
        <w:r>
          <w:rPr>
            <w:noProof/>
            <w:webHidden/>
          </w:rPr>
        </w:r>
        <w:r>
          <w:rPr>
            <w:noProof/>
            <w:webHidden/>
          </w:rPr>
          <w:fldChar w:fldCharType="separate"/>
        </w:r>
        <w:r>
          <w:rPr>
            <w:noProof/>
            <w:webHidden/>
          </w:rPr>
          <w:t>26</w:t>
        </w:r>
        <w:r>
          <w:rPr>
            <w:noProof/>
            <w:webHidden/>
          </w:rPr>
          <w:fldChar w:fldCharType="end"/>
        </w:r>
      </w:hyperlink>
    </w:p>
    <w:p w14:paraId="47A5DBB0" w14:textId="44CE81B0" w:rsidR="00DE1392" w:rsidRDefault="00DE139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9624861" w:history="1">
        <w:r w:rsidRPr="00E76905">
          <w:rPr>
            <w:rStyle w:val="Hiperligao"/>
            <w:noProof/>
          </w:rPr>
          <w:t>Tabela 15. Descrição dos campos da tabela Empregado.</w:t>
        </w:r>
        <w:r>
          <w:rPr>
            <w:noProof/>
            <w:webHidden/>
          </w:rPr>
          <w:tab/>
        </w:r>
        <w:r>
          <w:rPr>
            <w:noProof/>
            <w:webHidden/>
          </w:rPr>
          <w:fldChar w:fldCharType="begin"/>
        </w:r>
        <w:r>
          <w:rPr>
            <w:noProof/>
            <w:webHidden/>
          </w:rPr>
          <w:instrText xml:space="preserve"> PAGEREF _Toc199624861 \h </w:instrText>
        </w:r>
        <w:r>
          <w:rPr>
            <w:noProof/>
            <w:webHidden/>
          </w:rPr>
        </w:r>
        <w:r>
          <w:rPr>
            <w:noProof/>
            <w:webHidden/>
          </w:rPr>
          <w:fldChar w:fldCharType="separate"/>
        </w:r>
        <w:r>
          <w:rPr>
            <w:noProof/>
            <w:webHidden/>
          </w:rPr>
          <w:t>26</w:t>
        </w:r>
        <w:r>
          <w:rPr>
            <w:noProof/>
            <w:webHidden/>
          </w:rPr>
          <w:fldChar w:fldCharType="end"/>
        </w:r>
      </w:hyperlink>
    </w:p>
    <w:p w14:paraId="40E9C987" w14:textId="232DEA61" w:rsidR="00DE1392" w:rsidRDefault="00DE139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9624862" w:history="1">
        <w:r w:rsidRPr="00E76905">
          <w:rPr>
            <w:rStyle w:val="Hiperligao"/>
            <w:noProof/>
          </w:rPr>
          <w:t>Tabela 16. Descrição dos campos da tabela Genero.</w:t>
        </w:r>
        <w:r>
          <w:rPr>
            <w:noProof/>
            <w:webHidden/>
          </w:rPr>
          <w:tab/>
        </w:r>
        <w:r>
          <w:rPr>
            <w:noProof/>
            <w:webHidden/>
          </w:rPr>
          <w:fldChar w:fldCharType="begin"/>
        </w:r>
        <w:r>
          <w:rPr>
            <w:noProof/>
            <w:webHidden/>
          </w:rPr>
          <w:instrText xml:space="preserve"> PAGEREF _Toc199624862 \h </w:instrText>
        </w:r>
        <w:r>
          <w:rPr>
            <w:noProof/>
            <w:webHidden/>
          </w:rPr>
        </w:r>
        <w:r>
          <w:rPr>
            <w:noProof/>
            <w:webHidden/>
          </w:rPr>
          <w:fldChar w:fldCharType="separate"/>
        </w:r>
        <w:r>
          <w:rPr>
            <w:noProof/>
            <w:webHidden/>
          </w:rPr>
          <w:t>27</w:t>
        </w:r>
        <w:r>
          <w:rPr>
            <w:noProof/>
            <w:webHidden/>
          </w:rPr>
          <w:fldChar w:fldCharType="end"/>
        </w:r>
      </w:hyperlink>
    </w:p>
    <w:p w14:paraId="63E50AAB" w14:textId="5ADCD1C3" w:rsidR="00DE1392" w:rsidRDefault="00DE139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9624863" w:history="1">
        <w:r w:rsidRPr="00E76905">
          <w:rPr>
            <w:rStyle w:val="Hiperligao"/>
            <w:noProof/>
          </w:rPr>
          <w:t>Tabela 17. Descrição dos campos da tabela CategoriaFuncional.</w:t>
        </w:r>
        <w:r>
          <w:rPr>
            <w:noProof/>
            <w:webHidden/>
          </w:rPr>
          <w:tab/>
        </w:r>
        <w:r>
          <w:rPr>
            <w:noProof/>
            <w:webHidden/>
          </w:rPr>
          <w:fldChar w:fldCharType="begin"/>
        </w:r>
        <w:r>
          <w:rPr>
            <w:noProof/>
            <w:webHidden/>
          </w:rPr>
          <w:instrText xml:space="preserve"> PAGEREF _Toc199624863 \h </w:instrText>
        </w:r>
        <w:r>
          <w:rPr>
            <w:noProof/>
            <w:webHidden/>
          </w:rPr>
        </w:r>
        <w:r>
          <w:rPr>
            <w:noProof/>
            <w:webHidden/>
          </w:rPr>
          <w:fldChar w:fldCharType="separate"/>
        </w:r>
        <w:r>
          <w:rPr>
            <w:noProof/>
            <w:webHidden/>
          </w:rPr>
          <w:t>28</w:t>
        </w:r>
        <w:r>
          <w:rPr>
            <w:noProof/>
            <w:webHidden/>
          </w:rPr>
          <w:fldChar w:fldCharType="end"/>
        </w:r>
      </w:hyperlink>
    </w:p>
    <w:p w14:paraId="64D73F06" w14:textId="7E534276" w:rsidR="00DE1392" w:rsidRDefault="00DE139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9624864" w:history="1">
        <w:r w:rsidRPr="00E76905">
          <w:rPr>
            <w:rStyle w:val="Hiperligao"/>
            <w:noProof/>
          </w:rPr>
          <w:t>Tabela 18. Descrição dos campos da tabela EstadoFaturaVenda.</w:t>
        </w:r>
        <w:r>
          <w:rPr>
            <w:noProof/>
            <w:webHidden/>
          </w:rPr>
          <w:tab/>
        </w:r>
        <w:r>
          <w:rPr>
            <w:noProof/>
            <w:webHidden/>
          </w:rPr>
          <w:fldChar w:fldCharType="begin"/>
        </w:r>
        <w:r>
          <w:rPr>
            <w:noProof/>
            <w:webHidden/>
          </w:rPr>
          <w:instrText xml:space="preserve"> PAGEREF _Toc199624864 \h </w:instrText>
        </w:r>
        <w:r>
          <w:rPr>
            <w:noProof/>
            <w:webHidden/>
          </w:rPr>
        </w:r>
        <w:r>
          <w:rPr>
            <w:noProof/>
            <w:webHidden/>
          </w:rPr>
          <w:fldChar w:fldCharType="separate"/>
        </w:r>
        <w:r>
          <w:rPr>
            <w:noProof/>
            <w:webHidden/>
          </w:rPr>
          <w:t>28</w:t>
        </w:r>
        <w:r>
          <w:rPr>
            <w:noProof/>
            <w:webHidden/>
          </w:rPr>
          <w:fldChar w:fldCharType="end"/>
        </w:r>
      </w:hyperlink>
    </w:p>
    <w:p w14:paraId="3099C184" w14:textId="43A1F08A" w:rsidR="00DE1392" w:rsidRDefault="00DE139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9624865" w:history="1">
        <w:r w:rsidRPr="00E76905">
          <w:rPr>
            <w:rStyle w:val="Hiperligao"/>
            <w:noProof/>
          </w:rPr>
          <w:t>Tabela 19. Descrição dos campos da tabela FornecedorProduto.</w:t>
        </w:r>
        <w:r>
          <w:rPr>
            <w:noProof/>
            <w:webHidden/>
          </w:rPr>
          <w:tab/>
        </w:r>
        <w:r>
          <w:rPr>
            <w:noProof/>
            <w:webHidden/>
          </w:rPr>
          <w:fldChar w:fldCharType="begin"/>
        </w:r>
        <w:r>
          <w:rPr>
            <w:noProof/>
            <w:webHidden/>
          </w:rPr>
          <w:instrText xml:space="preserve"> PAGEREF _Toc199624865 \h </w:instrText>
        </w:r>
        <w:r>
          <w:rPr>
            <w:noProof/>
            <w:webHidden/>
          </w:rPr>
        </w:r>
        <w:r>
          <w:rPr>
            <w:noProof/>
            <w:webHidden/>
          </w:rPr>
          <w:fldChar w:fldCharType="separate"/>
        </w:r>
        <w:r>
          <w:rPr>
            <w:noProof/>
            <w:webHidden/>
          </w:rPr>
          <w:t>29</w:t>
        </w:r>
        <w:r>
          <w:rPr>
            <w:noProof/>
            <w:webHidden/>
          </w:rPr>
          <w:fldChar w:fldCharType="end"/>
        </w:r>
      </w:hyperlink>
    </w:p>
    <w:p w14:paraId="15A1B3DB" w14:textId="4DD7CD5A" w:rsidR="00DE1392" w:rsidRDefault="00DE139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9624866" w:history="1">
        <w:r w:rsidRPr="00E76905">
          <w:rPr>
            <w:rStyle w:val="Hiperligao"/>
            <w:noProof/>
          </w:rPr>
          <w:t>Tabela 20. Descrição dos campos da tabela Produto.</w:t>
        </w:r>
        <w:r>
          <w:rPr>
            <w:noProof/>
            <w:webHidden/>
          </w:rPr>
          <w:tab/>
        </w:r>
        <w:r>
          <w:rPr>
            <w:noProof/>
            <w:webHidden/>
          </w:rPr>
          <w:fldChar w:fldCharType="begin"/>
        </w:r>
        <w:r>
          <w:rPr>
            <w:noProof/>
            <w:webHidden/>
          </w:rPr>
          <w:instrText xml:space="preserve"> PAGEREF _Toc199624866 \h </w:instrText>
        </w:r>
        <w:r>
          <w:rPr>
            <w:noProof/>
            <w:webHidden/>
          </w:rPr>
        </w:r>
        <w:r>
          <w:rPr>
            <w:noProof/>
            <w:webHidden/>
          </w:rPr>
          <w:fldChar w:fldCharType="separate"/>
        </w:r>
        <w:r>
          <w:rPr>
            <w:noProof/>
            <w:webHidden/>
          </w:rPr>
          <w:t>30</w:t>
        </w:r>
        <w:r>
          <w:rPr>
            <w:noProof/>
            <w:webHidden/>
          </w:rPr>
          <w:fldChar w:fldCharType="end"/>
        </w:r>
      </w:hyperlink>
    </w:p>
    <w:p w14:paraId="777D964C" w14:textId="52D19C52" w:rsidR="00DE1392" w:rsidRDefault="00DE139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9624867" w:history="1">
        <w:r w:rsidRPr="00E76905">
          <w:rPr>
            <w:rStyle w:val="Hiperligao"/>
            <w:noProof/>
          </w:rPr>
          <w:t>Tabela 21. Descrição dos campos da tabela PromocaoProduto.</w:t>
        </w:r>
        <w:r>
          <w:rPr>
            <w:noProof/>
            <w:webHidden/>
          </w:rPr>
          <w:tab/>
        </w:r>
        <w:r>
          <w:rPr>
            <w:noProof/>
            <w:webHidden/>
          </w:rPr>
          <w:fldChar w:fldCharType="begin"/>
        </w:r>
        <w:r>
          <w:rPr>
            <w:noProof/>
            <w:webHidden/>
          </w:rPr>
          <w:instrText xml:space="preserve"> PAGEREF _Toc199624867 \h </w:instrText>
        </w:r>
        <w:r>
          <w:rPr>
            <w:noProof/>
            <w:webHidden/>
          </w:rPr>
        </w:r>
        <w:r>
          <w:rPr>
            <w:noProof/>
            <w:webHidden/>
          </w:rPr>
          <w:fldChar w:fldCharType="separate"/>
        </w:r>
        <w:r>
          <w:rPr>
            <w:noProof/>
            <w:webHidden/>
          </w:rPr>
          <w:t>31</w:t>
        </w:r>
        <w:r>
          <w:rPr>
            <w:noProof/>
            <w:webHidden/>
          </w:rPr>
          <w:fldChar w:fldCharType="end"/>
        </w:r>
      </w:hyperlink>
    </w:p>
    <w:p w14:paraId="27FBD53A" w14:textId="446F110C" w:rsidR="00DE1392" w:rsidRDefault="00DE139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9624868" w:history="1">
        <w:r w:rsidRPr="00E76905">
          <w:rPr>
            <w:rStyle w:val="Hiperligao"/>
            <w:noProof/>
          </w:rPr>
          <w:t>Tabela 22. Descrição dos campos da tabela Promocao.</w:t>
        </w:r>
        <w:r>
          <w:rPr>
            <w:noProof/>
            <w:webHidden/>
          </w:rPr>
          <w:tab/>
        </w:r>
        <w:r>
          <w:rPr>
            <w:noProof/>
            <w:webHidden/>
          </w:rPr>
          <w:fldChar w:fldCharType="begin"/>
        </w:r>
        <w:r>
          <w:rPr>
            <w:noProof/>
            <w:webHidden/>
          </w:rPr>
          <w:instrText xml:space="preserve"> PAGEREF _Toc199624868 \h </w:instrText>
        </w:r>
        <w:r>
          <w:rPr>
            <w:noProof/>
            <w:webHidden/>
          </w:rPr>
        </w:r>
        <w:r>
          <w:rPr>
            <w:noProof/>
            <w:webHidden/>
          </w:rPr>
          <w:fldChar w:fldCharType="separate"/>
        </w:r>
        <w:r>
          <w:rPr>
            <w:noProof/>
            <w:webHidden/>
          </w:rPr>
          <w:t>31</w:t>
        </w:r>
        <w:r>
          <w:rPr>
            <w:noProof/>
            <w:webHidden/>
          </w:rPr>
          <w:fldChar w:fldCharType="end"/>
        </w:r>
      </w:hyperlink>
    </w:p>
    <w:p w14:paraId="032FD00A" w14:textId="5F15DAB2" w:rsidR="00DE1392" w:rsidRDefault="00DE139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9624869" w:history="1">
        <w:r w:rsidRPr="00E76905">
          <w:rPr>
            <w:rStyle w:val="Hiperligao"/>
            <w:noProof/>
          </w:rPr>
          <w:t>Tabela 23. Descrição dos campos da tabela EstadoPromocao.</w:t>
        </w:r>
        <w:r>
          <w:rPr>
            <w:noProof/>
            <w:webHidden/>
          </w:rPr>
          <w:tab/>
        </w:r>
        <w:r>
          <w:rPr>
            <w:noProof/>
            <w:webHidden/>
          </w:rPr>
          <w:fldChar w:fldCharType="begin"/>
        </w:r>
        <w:r>
          <w:rPr>
            <w:noProof/>
            <w:webHidden/>
          </w:rPr>
          <w:instrText xml:space="preserve"> PAGEREF _Toc199624869 \h </w:instrText>
        </w:r>
        <w:r>
          <w:rPr>
            <w:noProof/>
            <w:webHidden/>
          </w:rPr>
        </w:r>
        <w:r>
          <w:rPr>
            <w:noProof/>
            <w:webHidden/>
          </w:rPr>
          <w:fldChar w:fldCharType="separate"/>
        </w:r>
        <w:r>
          <w:rPr>
            <w:noProof/>
            <w:webHidden/>
          </w:rPr>
          <w:t>32</w:t>
        </w:r>
        <w:r>
          <w:rPr>
            <w:noProof/>
            <w:webHidden/>
          </w:rPr>
          <w:fldChar w:fldCharType="end"/>
        </w:r>
      </w:hyperlink>
    </w:p>
    <w:p w14:paraId="5C4CCB6D" w14:textId="68187508" w:rsidR="00DE1392" w:rsidRDefault="00DE139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9624870" w:history="1">
        <w:r w:rsidRPr="00E76905">
          <w:rPr>
            <w:rStyle w:val="Hiperligao"/>
            <w:noProof/>
          </w:rPr>
          <w:t>Tabela 24. Descrição dos campos da tabela Nacionalidade.</w:t>
        </w:r>
        <w:r>
          <w:rPr>
            <w:noProof/>
            <w:webHidden/>
          </w:rPr>
          <w:tab/>
        </w:r>
        <w:r>
          <w:rPr>
            <w:noProof/>
            <w:webHidden/>
          </w:rPr>
          <w:fldChar w:fldCharType="begin"/>
        </w:r>
        <w:r>
          <w:rPr>
            <w:noProof/>
            <w:webHidden/>
          </w:rPr>
          <w:instrText xml:space="preserve"> PAGEREF _Toc199624870 \h </w:instrText>
        </w:r>
        <w:r>
          <w:rPr>
            <w:noProof/>
            <w:webHidden/>
          </w:rPr>
        </w:r>
        <w:r>
          <w:rPr>
            <w:noProof/>
            <w:webHidden/>
          </w:rPr>
          <w:fldChar w:fldCharType="separate"/>
        </w:r>
        <w:r>
          <w:rPr>
            <w:noProof/>
            <w:webHidden/>
          </w:rPr>
          <w:t>33</w:t>
        </w:r>
        <w:r>
          <w:rPr>
            <w:noProof/>
            <w:webHidden/>
          </w:rPr>
          <w:fldChar w:fldCharType="end"/>
        </w:r>
      </w:hyperlink>
    </w:p>
    <w:p w14:paraId="0924EC7F" w14:textId="4B446B18" w:rsidR="00DE1392" w:rsidRDefault="00DE139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9624871" w:history="1">
        <w:r w:rsidRPr="00E76905">
          <w:rPr>
            <w:rStyle w:val="Hiperligao"/>
            <w:noProof/>
          </w:rPr>
          <w:t>Tabela 25. Descrição dos campos da tabela FaturaVenda.</w:t>
        </w:r>
        <w:r>
          <w:rPr>
            <w:noProof/>
            <w:webHidden/>
          </w:rPr>
          <w:tab/>
        </w:r>
        <w:r>
          <w:rPr>
            <w:noProof/>
            <w:webHidden/>
          </w:rPr>
          <w:fldChar w:fldCharType="begin"/>
        </w:r>
        <w:r>
          <w:rPr>
            <w:noProof/>
            <w:webHidden/>
          </w:rPr>
          <w:instrText xml:space="preserve"> PAGEREF _Toc199624871 \h </w:instrText>
        </w:r>
        <w:r>
          <w:rPr>
            <w:noProof/>
            <w:webHidden/>
          </w:rPr>
        </w:r>
        <w:r>
          <w:rPr>
            <w:noProof/>
            <w:webHidden/>
          </w:rPr>
          <w:fldChar w:fldCharType="separate"/>
        </w:r>
        <w:r>
          <w:rPr>
            <w:noProof/>
            <w:webHidden/>
          </w:rPr>
          <w:t>33</w:t>
        </w:r>
        <w:r>
          <w:rPr>
            <w:noProof/>
            <w:webHidden/>
          </w:rPr>
          <w:fldChar w:fldCharType="end"/>
        </w:r>
      </w:hyperlink>
    </w:p>
    <w:p w14:paraId="68916AB9" w14:textId="6F85155B" w:rsidR="00DE1392" w:rsidRDefault="00DE139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9624872" w:history="1">
        <w:r w:rsidRPr="00E76905">
          <w:rPr>
            <w:rStyle w:val="Hiperligao"/>
            <w:noProof/>
          </w:rPr>
          <w:t>Tabela 26. Descrição dos campos da tabela LinhaEncomendaFornecedor.</w:t>
        </w:r>
        <w:r>
          <w:rPr>
            <w:noProof/>
            <w:webHidden/>
          </w:rPr>
          <w:tab/>
        </w:r>
        <w:r>
          <w:rPr>
            <w:noProof/>
            <w:webHidden/>
          </w:rPr>
          <w:fldChar w:fldCharType="begin"/>
        </w:r>
        <w:r>
          <w:rPr>
            <w:noProof/>
            <w:webHidden/>
          </w:rPr>
          <w:instrText xml:space="preserve"> PAGEREF _Toc199624872 \h </w:instrText>
        </w:r>
        <w:r>
          <w:rPr>
            <w:noProof/>
            <w:webHidden/>
          </w:rPr>
        </w:r>
        <w:r>
          <w:rPr>
            <w:noProof/>
            <w:webHidden/>
          </w:rPr>
          <w:fldChar w:fldCharType="separate"/>
        </w:r>
        <w:r>
          <w:rPr>
            <w:noProof/>
            <w:webHidden/>
          </w:rPr>
          <w:t>34</w:t>
        </w:r>
        <w:r>
          <w:rPr>
            <w:noProof/>
            <w:webHidden/>
          </w:rPr>
          <w:fldChar w:fldCharType="end"/>
        </w:r>
      </w:hyperlink>
    </w:p>
    <w:p w14:paraId="2DB829F4" w14:textId="30B6344E" w:rsidR="00DE1392" w:rsidRDefault="00DE139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9624873" w:history="1">
        <w:r w:rsidRPr="00E76905">
          <w:rPr>
            <w:rStyle w:val="Hiperligao"/>
            <w:noProof/>
          </w:rPr>
          <w:t>Tabela 27. Descrição dos campos da tabela LinhaEncomendaCliente.</w:t>
        </w:r>
        <w:r>
          <w:rPr>
            <w:noProof/>
            <w:webHidden/>
          </w:rPr>
          <w:tab/>
        </w:r>
        <w:r>
          <w:rPr>
            <w:noProof/>
            <w:webHidden/>
          </w:rPr>
          <w:fldChar w:fldCharType="begin"/>
        </w:r>
        <w:r>
          <w:rPr>
            <w:noProof/>
            <w:webHidden/>
          </w:rPr>
          <w:instrText xml:space="preserve"> PAGEREF _Toc199624873 \h </w:instrText>
        </w:r>
        <w:r>
          <w:rPr>
            <w:noProof/>
            <w:webHidden/>
          </w:rPr>
        </w:r>
        <w:r>
          <w:rPr>
            <w:noProof/>
            <w:webHidden/>
          </w:rPr>
          <w:fldChar w:fldCharType="separate"/>
        </w:r>
        <w:r>
          <w:rPr>
            <w:noProof/>
            <w:webHidden/>
          </w:rPr>
          <w:t>35</w:t>
        </w:r>
        <w:r>
          <w:rPr>
            <w:noProof/>
            <w:webHidden/>
          </w:rPr>
          <w:fldChar w:fldCharType="end"/>
        </w:r>
      </w:hyperlink>
    </w:p>
    <w:p w14:paraId="0D2E3AF4" w14:textId="438F2203" w:rsidR="00DE1392" w:rsidRDefault="00DE139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9624874" w:history="1">
        <w:r w:rsidRPr="00E76905">
          <w:rPr>
            <w:rStyle w:val="Hiperligao"/>
            <w:noProof/>
          </w:rPr>
          <w:t>Tabela 28. Descrição dos campos da tabela CastaProduto.</w:t>
        </w:r>
        <w:r>
          <w:rPr>
            <w:noProof/>
            <w:webHidden/>
          </w:rPr>
          <w:tab/>
        </w:r>
        <w:r>
          <w:rPr>
            <w:noProof/>
            <w:webHidden/>
          </w:rPr>
          <w:fldChar w:fldCharType="begin"/>
        </w:r>
        <w:r>
          <w:rPr>
            <w:noProof/>
            <w:webHidden/>
          </w:rPr>
          <w:instrText xml:space="preserve"> PAGEREF _Toc199624874 \h </w:instrText>
        </w:r>
        <w:r>
          <w:rPr>
            <w:noProof/>
            <w:webHidden/>
          </w:rPr>
        </w:r>
        <w:r>
          <w:rPr>
            <w:noProof/>
            <w:webHidden/>
          </w:rPr>
          <w:fldChar w:fldCharType="separate"/>
        </w:r>
        <w:r>
          <w:rPr>
            <w:noProof/>
            <w:webHidden/>
          </w:rPr>
          <w:t>36</w:t>
        </w:r>
        <w:r>
          <w:rPr>
            <w:noProof/>
            <w:webHidden/>
          </w:rPr>
          <w:fldChar w:fldCharType="end"/>
        </w:r>
      </w:hyperlink>
    </w:p>
    <w:p w14:paraId="419856CA" w14:textId="7B790CC1" w:rsidR="00DE1392" w:rsidRDefault="00DE139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9624875" w:history="1">
        <w:r w:rsidRPr="00E76905">
          <w:rPr>
            <w:rStyle w:val="Hiperligao"/>
            <w:noProof/>
          </w:rPr>
          <w:t>Tabela 29. Descrição dos campos da tabela Castas.</w:t>
        </w:r>
        <w:r>
          <w:rPr>
            <w:noProof/>
            <w:webHidden/>
          </w:rPr>
          <w:tab/>
        </w:r>
        <w:r>
          <w:rPr>
            <w:noProof/>
            <w:webHidden/>
          </w:rPr>
          <w:fldChar w:fldCharType="begin"/>
        </w:r>
        <w:r>
          <w:rPr>
            <w:noProof/>
            <w:webHidden/>
          </w:rPr>
          <w:instrText xml:space="preserve"> PAGEREF _Toc199624875 \h </w:instrText>
        </w:r>
        <w:r>
          <w:rPr>
            <w:noProof/>
            <w:webHidden/>
          </w:rPr>
        </w:r>
        <w:r>
          <w:rPr>
            <w:noProof/>
            <w:webHidden/>
          </w:rPr>
          <w:fldChar w:fldCharType="separate"/>
        </w:r>
        <w:r>
          <w:rPr>
            <w:noProof/>
            <w:webHidden/>
          </w:rPr>
          <w:t>37</w:t>
        </w:r>
        <w:r>
          <w:rPr>
            <w:noProof/>
            <w:webHidden/>
          </w:rPr>
          <w:fldChar w:fldCharType="end"/>
        </w:r>
      </w:hyperlink>
    </w:p>
    <w:p w14:paraId="0C466D69" w14:textId="5BB15539" w:rsidR="00DE1392" w:rsidRDefault="00DE139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9624876" w:history="1">
        <w:r w:rsidRPr="00E76905">
          <w:rPr>
            <w:rStyle w:val="Hiperligao"/>
            <w:noProof/>
          </w:rPr>
          <w:t>Tabela 30. Descrição dos campos da tabela EncomendaCliente.</w:t>
        </w:r>
        <w:r>
          <w:rPr>
            <w:noProof/>
            <w:webHidden/>
          </w:rPr>
          <w:tab/>
        </w:r>
        <w:r>
          <w:rPr>
            <w:noProof/>
            <w:webHidden/>
          </w:rPr>
          <w:fldChar w:fldCharType="begin"/>
        </w:r>
        <w:r>
          <w:rPr>
            <w:noProof/>
            <w:webHidden/>
          </w:rPr>
          <w:instrText xml:space="preserve"> PAGEREF _Toc199624876 \h </w:instrText>
        </w:r>
        <w:r>
          <w:rPr>
            <w:noProof/>
            <w:webHidden/>
          </w:rPr>
        </w:r>
        <w:r>
          <w:rPr>
            <w:noProof/>
            <w:webHidden/>
          </w:rPr>
          <w:fldChar w:fldCharType="separate"/>
        </w:r>
        <w:r>
          <w:rPr>
            <w:noProof/>
            <w:webHidden/>
          </w:rPr>
          <w:t>37</w:t>
        </w:r>
        <w:r>
          <w:rPr>
            <w:noProof/>
            <w:webHidden/>
          </w:rPr>
          <w:fldChar w:fldCharType="end"/>
        </w:r>
      </w:hyperlink>
    </w:p>
    <w:p w14:paraId="04E00973" w14:textId="0E66BB90" w:rsidR="00DE1392" w:rsidRDefault="00DE139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9624877" w:history="1">
        <w:r w:rsidRPr="00E76905">
          <w:rPr>
            <w:rStyle w:val="Hiperligao"/>
            <w:noProof/>
          </w:rPr>
          <w:t>Tabela 31. Descrição dos campos da tabela EstadoEncomendaCliente.</w:t>
        </w:r>
        <w:r>
          <w:rPr>
            <w:noProof/>
            <w:webHidden/>
          </w:rPr>
          <w:tab/>
        </w:r>
        <w:r>
          <w:rPr>
            <w:noProof/>
            <w:webHidden/>
          </w:rPr>
          <w:fldChar w:fldCharType="begin"/>
        </w:r>
        <w:r>
          <w:rPr>
            <w:noProof/>
            <w:webHidden/>
          </w:rPr>
          <w:instrText xml:space="preserve"> PAGEREF _Toc199624877 \h </w:instrText>
        </w:r>
        <w:r>
          <w:rPr>
            <w:noProof/>
            <w:webHidden/>
          </w:rPr>
        </w:r>
        <w:r>
          <w:rPr>
            <w:noProof/>
            <w:webHidden/>
          </w:rPr>
          <w:fldChar w:fldCharType="separate"/>
        </w:r>
        <w:r>
          <w:rPr>
            <w:noProof/>
            <w:webHidden/>
          </w:rPr>
          <w:t>39</w:t>
        </w:r>
        <w:r>
          <w:rPr>
            <w:noProof/>
            <w:webHidden/>
          </w:rPr>
          <w:fldChar w:fldCharType="end"/>
        </w:r>
      </w:hyperlink>
    </w:p>
    <w:p w14:paraId="21D72C03" w14:textId="3CD0BF13" w:rsidR="00DE1392" w:rsidRDefault="00DE139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9624878" w:history="1">
        <w:r w:rsidRPr="00E76905">
          <w:rPr>
            <w:rStyle w:val="Hiperligao"/>
            <w:noProof/>
          </w:rPr>
          <w:t>Tabela 32. Descrição dos campos da tabela EstadoTransporte.</w:t>
        </w:r>
        <w:r>
          <w:rPr>
            <w:noProof/>
            <w:webHidden/>
          </w:rPr>
          <w:tab/>
        </w:r>
        <w:r>
          <w:rPr>
            <w:noProof/>
            <w:webHidden/>
          </w:rPr>
          <w:fldChar w:fldCharType="begin"/>
        </w:r>
        <w:r>
          <w:rPr>
            <w:noProof/>
            <w:webHidden/>
          </w:rPr>
          <w:instrText xml:space="preserve"> PAGEREF _Toc199624878 \h </w:instrText>
        </w:r>
        <w:r>
          <w:rPr>
            <w:noProof/>
            <w:webHidden/>
          </w:rPr>
        </w:r>
        <w:r>
          <w:rPr>
            <w:noProof/>
            <w:webHidden/>
          </w:rPr>
          <w:fldChar w:fldCharType="separate"/>
        </w:r>
        <w:r>
          <w:rPr>
            <w:noProof/>
            <w:webHidden/>
          </w:rPr>
          <w:t>39</w:t>
        </w:r>
        <w:r>
          <w:rPr>
            <w:noProof/>
            <w:webHidden/>
          </w:rPr>
          <w:fldChar w:fldCharType="end"/>
        </w:r>
      </w:hyperlink>
    </w:p>
    <w:p w14:paraId="56C04183" w14:textId="310039FB" w:rsidR="00DE1392" w:rsidRDefault="00DE139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9624879" w:history="1">
        <w:r w:rsidRPr="00E76905">
          <w:rPr>
            <w:rStyle w:val="Hiperligao"/>
            <w:noProof/>
          </w:rPr>
          <w:t>Tabela 33. Descrição dos campos da tabela EncomendaFornecedor.</w:t>
        </w:r>
        <w:r>
          <w:rPr>
            <w:noProof/>
            <w:webHidden/>
          </w:rPr>
          <w:tab/>
        </w:r>
        <w:r>
          <w:rPr>
            <w:noProof/>
            <w:webHidden/>
          </w:rPr>
          <w:fldChar w:fldCharType="begin"/>
        </w:r>
        <w:r>
          <w:rPr>
            <w:noProof/>
            <w:webHidden/>
          </w:rPr>
          <w:instrText xml:space="preserve"> PAGEREF _Toc199624879 \h </w:instrText>
        </w:r>
        <w:r>
          <w:rPr>
            <w:noProof/>
            <w:webHidden/>
          </w:rPr>
        </w:r>
        <w:r>
          <w:rPr>
            <w:noProof/>
            <w:webHidden/>
          </w:rPr>
          <w:fldChar w:fldCharType="separate"/>
        </w:r>
        <w:r>
          <w:rPr>
            <w:noProof/>
            <w:webHidden/>
          </w:rPr>
          <w:t>40</w:t>
        </w:r>
        <w:r>
          <w:rPr>
            <w:noProof/>
            <w:webHidden/>
          </w:rPr>
          <w:fldChar w:fldCharType="end"/>
        </w:r>
      </w:hyperlink>
    </w:p>
    <w:p w14:paraId="289E10F0" w14:textId="6D064F49" w:rsidR="00DE1392" w:rsidRDefault="00DE139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9624880" w:history="1">
        <w:r w:rsidRPr="00E76905">
          <w:rPr>
            <w:rStyle w:val="Hiperligao"/>
            <w:noProof/>
          </w:rPr>
          <w:t>Tabela 34. Descrição dos campos da tabela EstadoEncomendaFornecedor.</w:t>
        </w:r>
        <w:r>
          <w:rPr>
            <w:noProof/>
            <w:webHidden/>
          </w:rPr>
          <w:tab/>
        </w:r>
        <w:r>
          <w:rPr>
            <w:noProof/>
            <w:webHidden/>
          </w:rPr>
          <w:fldChar w:fldCharType="begin"/>
        </w:r>
        <w:r>
          <w:rPr>
            <w:noProof/>
            <w:webHidden/>
          </w:rPr>
          <w:instrText xml:space="preserve"> PAGEREF _Toc199624880 \h </w:instrText>
        </w:r>
        <w:r>
          <w:rPr>
            <w:noProof/>
            <w:webHidden/>
          </w:rPr>
        </w:r>
        <w:r>
          <w:rPr>
            <w:noProof/>
            <w:webHidden/>
          </w:rPr>
          <w:fldChar w:fldCharType="separate"/>
        </w:r>
        <w:r>
          <w:rPr>
            <w:noProof/>
            <w:webHidden/>
          </w:rPr>
          <w:t>41</w:t>
        </w:r>
        <w:r>
          <w:rPr>
            <w:noProof/>
            <w:webHidden/>
          </w:rPr>
          <w:fldChar w:fldCharType="end"/>
        </w:r>
      </w:hyperlink>
    </w:p>
    <w:p w14:paraId="52FC9291" w14:textId="5CDAA248" w:rsidR="00DE1392" w:rsidRDefault="00DE139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9624881" w:history="1">
        <w:r w:rsidRPr="00E76905">
          <w:rPr>
            <w:rStyle w:val="Hiperligao"/>
            <w:noProof/>
          </w:rPr>
          <w:t>Tabela 35. Descrição dos campos da tabela EstadoOcorrencia.</w:t>
        </w:r>
        <w:r>
          <w:rPr>
            <w:noProof/>
            <w:webHidden/>
          </w:rPr>
          <w:tab/>
        </w:r>
        <w:r>
          <w:rPr>
            <w:noProof/>
            <w:webHidden/>
          </w:rPr>
          <w:fldChar w:fldCharType="begin"/>
        </w:r>
        <w:r>
          <w:rPr>
            <w:noProof/>
            <w:webHidden/>
          </w:rPr>
          <w:instrText xml:space="preserve"> PAGEREF _Toc199624881 \h </w:instrText>
        </w:r>
        <w:r>
          <w:rPr>
            <w:noProof/>
            <w:webHidden/>
          </w:rPr>
        </w:r>
        <w:r>
          <w:rPr>
            <w:noProof/>
            <w:webHidden/>
          </w:rPr>
          <w:fldChar w:fldCharType="separate"/>
        </w:r>
        <w:r>
          <w:rPr>
            <w:noProof/>
            <w:webHidden/>
          </w:rPr>
          <w:t>41</w:t>
        </w:r>
        <w:r>
          <w:rPr>
            <w:noProof/>
            <w:webHidden/>
          </w:rPr>
          <w:fldChar w:fldCharType="end"/>
        </w:r>
      </w:hyperlink>
    </w:p>
    <w:p w14:paraId="3E8F942D" w14:textId="02377E32" w:rsidR="00DE1392" w:rsidRDefault="00DE139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9624882" w:history="1">
        <w:r w:rsidRPr="00E76905">
          <w:rPr>
            <w:rStyle w:val="Hiperligao"/>
            <w:noProof/>
          </w:rPr>
          <w:t>Tabela 36. Descrição dos campos da tabela Ocorrencia.</w:t>
        </w:r>
        <w:r>
          <w:rPr>
            <w:noProof/>
            <w:webHidden/>
          </w:rPr>
          <w:tab/>
        </w:r>
        <w:r>
          <w:rPr>
            <w:noProof/>
            <w:webHidden/>
          </w:rPr>
          <w:fldChar w:fldCharType="begin"/>
        </w:r>
        <w:r>
          <w:rPr>
            <w:noProof/>
            <w:webHidden/>
          </w:rPr>
          <w:instrText xml:space="preserve"> PAGEREF _Toc199624882 \h </w:instrText>
        </w:r>
        <w:r>
          <w:rPr>
            <w:noProof/>
            <w:webHidden/>
          </w:rPr>
        </w:r>
        <w:r>
          <w:rPr>
            <w:noProof/>
            <w:webHidden/>
          </w:rPr>
          <w:fldChar w:fldCharType="separate"/>
        </w:r>
        <w:r>
          <w:rPr>
            <w:noProof/>
            <w:webHidden/>
          </w:rPr>
          <w:t>42</w:t>
        </w:r>
        <w:r>
          <w:rPr>
            <w:noProof/>
            <w:webHidden/>
          </w:rPr>
          <w:fldChar w:fldCharType="end"/>
        </w:r>
      </w:hyperlink>
    </w:p>
    <w:p w14:paraId="25345179" w14:textId="763E4010" w:rsidR="00DE1392" w:rsidRDefault="00DE139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9624883" w:history="1">
        <w:r w:rsidRPr="00E76905">
          <w:rPr>
            <w:rStyle w:val="Hiperligao"/>
            <w:noProof/>
          </w:rPr>
          <w:t>Tabela 37. Descrição dos campos da tabela Cliente.</w:t>
        </w:r>
        <w:r>
          <w:rPr>
            <w:noProof/>
            <w:webHidden/>
          </w:rPr>
          <w:tab/>
        </w:r>
        <w:r>
          <w:rPr>
            <w:noProof/>
            <w:webHidden/>
          </w:rPr>
          <w:fldChar w:fldCharType="begin"/>
        </w:r>
        <w:r>
          <w:rPr>
            <w:noProof/>
            <w:webHidden/>
          </w:rPr>
          <w:instrText xml:space="preserve"> PAGEREF _Toc199624883 \h </w:instrText>
        </w:r>
        <w:r>
          <w:rPr>
            <w:noProof/>
            <w:webHidden/>
          </w:rPr>
        </w:r>
        <w:r>
          <w:rPr>
            <w:noProof/>
            <w:webHidden/>
          </w:rPr>
          <w:fldChar w:fldCharType="separate"/>
        </w:r>
        <w:r>
          <w:rPr>
            <w:noProof/>
            <w:webHidden/>
          </w:rPr>
          <w:t>43</w:t>
        </w:r>
        <w:r>
          <w:rPr>
            <w:noProof/>
            <w:webHidden/>
          </w:rPr>
          <w:fldChar w:fldCharType="end"/>
        </w:r>
      </w:hyperlink>
    </w:p>
    <w:p w14:paraId="6326619A" w14:textId="49AEEA0D" w:rsidR="00DE1392" w:rsidRDefault="00DE139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9624884" w:history="1">
        <w:r w:rsidRPr="00E76905">
          <w:rPr>
            <w:rStyle w:val="Hiperligao"/>
            <w:noProof/>
          </w:rPr>
          <w:t>Tabela 38. Descrição dos campos da tabela Transporte.</w:t>
        </w:r>
        <w:r>
          <w:rPr>
            <w:noProof/>
            <w:webHidden/>
          </w:rPr>
          <w:tab/>
        </w:r>
        <w:r>
          <w:rPr>
            <w:noProof/>
            <w:webHidden/>
          </w:rPr>
          <w:fldChar w:fldCharType="begin"/>
        </w:r>
        <w:r>
          <w:rPr>
            <w:noProof/>
            <w:webHidden/>
          </w:rPr>
          <w:instrText xml:space="preserve"> PAGEREF _Toc199624884 \h </w:instrText>
        </w:r>
        <w:r>
          <w:rPr>
            <w:noProof/>
            <w:webHidden/>
          </w:rPr>
        </w:r>
        <w:r>
          <w:rPr>
            <w:noProof/>
            <w:webHidden/>
          </w:rPr>
          <w:fldChar w:fldCharType="separate"/>
        </w:r>
        <w:r>
          <w:rPr>
            <w:noProof/>
            <w:webHidden/>
          </w:rPr>
          <w:t>44</w:t>
        </w:r>
        <w:r>
          <w:rPr>
            <w:noProof/>
            <w:webHidden/>
          </w:rPr>
          <w:fldChar w:fldCharType="end"/>
        </w:r>
      </w:hyperlink>
    </w:p>
    <w:p w14:paraId="527B3832" w14:textId="1132C86A" w:rsidR="00DE1392" w:rsidRDefault="00DE139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9624885" w:history="1">
        <w:r w:rsidRPr="00E76905">
          <w:rPr>
            <w:rStyle w:val="Hiperligao"/>
            <w:noProof/>
          </w:rPr>
          <w:t>Tabela 39. Descrição dos campos da tabela Distrito.</w:t>
        </w:r>
        <w:r>
          <w:rPr>
            <w:noProof/>
            <w:webHidden/>
          </w:rPr>
          <w:tab/>
        </w:r>
        <w:r>
          <w:rPr>
            <w:noProof/>
            <w:webHidden/>
          </w:rPr>
          <w:fldChar w:fldCharType="begin"/>
        </w:r>
        <w:r>
          <w:rPr>
            <w:noProof/>
            <w:webHidden/>
          </w:rPr>
          <w:instrText xml:space="preserve"> PAGEREF _Toc199624885 \h </w:instrText>
        </w:r>
        <w:r>
          <w:rPr>
            <w:noProof/>
            <w:webHidden/>
          </w:rPr>
        </w:r>
        <w:r>
          <w:rPr>
            <w:noProof/>
            <w:webHidden/>
          </w:rPr>
          <w:fldChar w:fldCharType="separate"/>
        </w:r>
        <w:r>
          <w:rPr>
            <w:noProof/>
            <w:webHidden/>
          </w:rPr>
          <w:t>45</w:t>
        </w:r>
        <w:r>
          <w:rPr>
            <w:noProof/>
            <w:webHidden/>
          </w:rPr>
          <w:fldChar w:fldCharType="end"/>
        </w:r>
      </w:hyperlink>
    </w:p>
    <w:p w14:paraId="5C27BB8A" w14:textId="6D170D07" w:rsidR="00DE1392" w:rsidRDefault="00DE139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9624886" w:history="1">
        <w:r w:rsidRPr="00E76905">
          <w:rPr>
            <w:rStyle w:val="Hiperligao"/>
            <w:noProof/>
          </w:rPr>
          <w:t>Tabela 40. Descrição dos campos da tabela FaturaDeFornecedor.</w:t>
        </w:r>
        <w:r>
          <w:rPr>
            <w:noProof/>
            <w:webHidden/>
          </w:rPr>
          <w:tab/>
        </w:r>
        <w:r>
          <w:rPr>
            <w:noProof/>
            <w:webHidden/>
          </w:rPr>
          <w:fldChar w:fldCharType="begin"/>
        </w:r>
        <w:r>
          <w:rPr>
            <w:noProof/>
            <w:webHidden/>
          </w:rPr>
          <w:instrText xml:space="preserve"> PAGEREF _Toc199624886 \h </w:instrText>
        </w:r>
        <w:r>
          <w:rPr>
            <w:noProof/>
            <w:webHidden/>
          </w:rPr>
        </w:r>
        <w:r>
          <w:rPr>
            <w:noProof/>
            <w:webHidden/>
          </w:rPr>
          <w:fldChar w:fldCharType="separate"/>
        </w:r>
        <w:r>
          <w:rPr>
            <w:noProof/>
            <w:webHidden/>
          </w:rPr>
          <w:t>45</w:t>
        </w:r>
        <w:r>
          <w:rPr>
            <w:noProof/>
            <w:webHidden/>
          </w:rPr>
          <w:fldChar w:fldCharType="end"/>
        </w:r>
      </w:hyperlink>
    </w:p>
    <w:p w14:paraId="7B52941E" w14:textId="63E58426" w:rsidR="00DE1392" w:rsidRDefault="00DE139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9624887" w:history="1">
        <w:r w:rsidRPr="00E76905">
          <w:rPr>
            <w:rStyle w:val="Hiperligao"/>
            <w:noProof/>
          </w:rPr>
          <w:t>Tabela 41. Descrição dos campos da tabela EstadoFaturaFornecedor.</w:t>
        </w:r>
        <w:r>
          <w:rPr>
            <w:noProof/>
            <w:webHidden/>
          </w:rPr>
          <w:tab/>
        </w:r>
        <w:r>
          <w:rPr>
            <w:noProof/>
            <w:webHidden/>
          </w:rPr>
          <w:fldChar w:fldCharType="begin"/>
        </w:r>
        <w:r>
          <w:rPr>
            <w:noProof/>
            <w:webHidden/>
          </w:rPr>
          <w:instrText xml:space="preserve"> PAGEREF _Toc199624887 \h </w:instrText>
        </w:r>
        <w:r>
          <w:rPr>
            <w:noProof/>
            <w:webHidden/>
          </w:rPr>
        </w:r>
        <w:r>
          <w:rPr>
            <w:noProof/>
            <w:webHidden/>
          </w:rPr>
          <w:fldChar w:fldCharType="separate"/>
        </w:r>
        <w:r>
          <w:rPr>
            <w:noProof/>
            <w:webHidden/>
          </w:rPr>
          <w:t>46</w:t>
        </w:r>
        <w:r>
          <w:rPr>
            <w:noProof/>
            <w:webHidden/>
          </w:rPr>
          <w:fldChar w:fldCharType="end"/>
        </w:r>
      </w:hyperlink>
    </w:p>
    <w:p w14:paraId="2A092DD3" w14:textId="04F4D097" w:rsidR="00DE1392" w:rsidRDefault="00DE139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9624888" w:history="1">
        <w:r w:rsidRPr="00E76905">
          <w:rPr>
            <w:rStyle w:val="Hiperligao"/>
            <w:noProof/>
          </w:rPr>
          <w:t>Tabela 42. Descrição dos campos da tabela TipoOcorrencia.</w:t>
        </w:r>
        <w:r>
          <w:rPr>
            <w:noProof/>
            <w:webHidden/>
          </w:rPr>
          <w:tab/>
        </w:r>
        <w:r>
          <w:rPr>
            <w:noProof/>
            <w:webHidden/>
          </w:rPr>
          <w:fldChar w:fldCharType="begin"/>
        </w:r>
        <w:r>
          <w:rPr>
            <w:noProof/>
            <w:webHidden/>
          </w:rPr>
          <w:instrText xml:space="preserve"> PAGEREF _Toc199624888 \h </w:instrText>
        </w:r>
        <w:r>
          <w:rPr>
            <w:noProof/>
            <w:webHidden/>
          </w:rPr>
        </w:r>
        <w:r>
          <w:rPr>
            <w:noProof/>
            <w:webHidden/>
          </w:rPr>
          <w:fldChar w:fldCharType="separate"/>
        </w:r>
        <w:r>
          <w:rPr>
            <w:noProof/>
            <w:webHidden/>
          </w:rPr>
          <w:t>47</w:t>
        </w:r>
        <w:r>
          <w:rPr>
            <w:noProof/>
            <w:webHidden/>
          </w:rPr>
          <w:fldChar w:fldCharType="end"/>
        </w:r>
      </w:hyperlink>
    </w:p>
    <w:p w14:paraId="3D2FB2EC" w14:textId="1FD7D257" w:rsidR="00DE1392" w:rsidRDefault="00DE139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9624889" w:history="1">
        <w:r w:rsidRPr="00E76905">
          <w:rPr>
            <w:rStyle w:val="Hiperligao"/>
            <w:noProof/>
          </w:rPr>
          <w:t>Tabela 43. Descrição dos campos da tabela Pais.</w:t>
        </w:r>
        <w:r>
          <w:rPr>
            <w:noProof/>
            <w:webHidden/>
          </w:rPr>
          <w:tab/>
        </w:r>
        <w:r>
          <w:rPr>
            <w:noProof/>
            <w:webHidden/>
          </w:rPr>
          <w:fldChar w:fldCharType="begin"/>
        </w:r>
        <w:r>
          <w:rPr>
            <w:noProof/>
            <w:webHidden/>
          </w:rPr>
          <w:instrText xml:space="preserve"> PAGEREF _Toc199624889 \h </w:instrText>
        </w:r>
        <w:r>
          <w:rPr>
            <w:noProof/>
            <w:webHidden/>
          </w:rPr>
        </w:r>
        <w:r>
          <w:rPr>
            <w:noProof/>
            <w:webHidden/>
          </w:rPr>
          <w:fldChar w:fldCharType="separate"/>
        </w:r>
        <w:r>
          <w:rPr>
            <w:noProof/>
            <w:webHidden/>
          </w:rPr>
          <w:t>47</w:t>
        </w:r>
        <w:r>
          <w:rPr>
            <w:noProof/>
            <w:webHidden/>
          </w:rPr>
          <w:fldChar w:fldCharType="end"/>
        </w:r>
      </w:hyperlink>
    </w:p>
    <w:p w14:paraId="69EFD535" w14:textId="6BFF0CFF" w:rsidR="00DE1392" w:rsidRDefault="00DE139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9624890" w:history="1">
        <w:r w:rsidRPr="00E76905">
          <w:rPr>
            <w:rStyle w:val="Hiperligao"/>
            <w:noProof/>
          </w:rPr>
          <w:t>Tabela 44. Descrição dos campos da tabela Morada.</w:t>
        </w:r>
        <w:r>
          <w:rPr>
            <w:noProof/>
            <w:webHidden/>
          </w:rPr>
          <w:tab/>
        </w:r>
        <w:r>
          <w:rPr>
            <w:noProof/>
            <w:webHidden/>
          </w:rPr>
          <w:fldChar w:fldCharType="begin"/>
        </w:r>
        <w:r>
          <w:rPr>
            <w:noProof/>
            <w:webHidden/>
          </w:rPr>
          <w:instrText xml:space="preserve"> PAGEREF _Toc199624890 \h </w:instrText>
        </w:r>
        <w:r>
          <w:rPr>
            <w:noProof/>
            <w:webHidden/>
          </w:rPr>
        </w:r>
        <w:r>
          <w:rPr>
            <w:noProof/>
            <w:webHidden/>
          </w:rPr>
          <w:fldChar w:fldCharType="separate"/>
        </w:r>
        <w:r>
          <w:rPr>
            <w:noProof/>
            <w:webHidden/>
          </w:rPr>
          <w:t>48</w:t>
        </w:r>
        <w:r>
          <w:rPr>
            <w:noProof/>
            <w:webHidden/>
          </w:rPr>
          <w:fldChar w:fldCharType="end"/>
        </w:r>
      </w:hyperlink>
    </w:p>
    <w:p w14:paraId="30D34B6A" w14:textId="7B424BC0" w:rsidR="00DE1392" w:rsidRDefault="00DE139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9624891" w:history="1">
        <w:r w:rsidRPr="00E76905">
          <w:rPr>
            <w:rStyle w:val="Hiperligao"/>
            <w:noProof/>
          </w:rPr>
          <w:t>Tabela 45. Descrição dos campos da tabela Transportadora.</w:t>
        </w:r>
        <w:r>
          <w:rPr>
            <w:noProof/>
            <w:webHidden/>
          </w:rPr>
          <w:tab/>
        </w:r>
        <w:r>
          <w:rPr>
            <w:noProof/>
            <w:webHidden/>
          </w:rPr>
          <w:fldChar w:fldCharType="begin"/>
        </w:r>
        <w:r>
          <w:rPr>
            <w:noProof/>
            <w:webHidden/>
          </w:rPr>
          <w:instrText xml:space="preserve"> PAGEREF _Toc199624891 \h </w:instrText>
        </w:r>
        <w:r>
          <w:rPr>
            <w:noProof/>
            <w:webHidden/>
          </w:rPr>
        </w:r>
        <w:r>
          <w:rPr>
            <w:noProof/>
            <w:webHidden/>
          </w:rPr>
          <w:fldChar w:fldCharType="separate"/>
        </w:r>
        <w:r>
          <w:rPr>
            <w:noProof/>
            <w:webHidden/>
          </w:rPr>
          <w:t>49</w:t>
        </w:r>
        <w:r>
          <w:rPr>
            <w:noProof/>
            <w:webHidden/>
          </w:rPr>
          <w:fldChar w:fldCharType="end"/>
        </w:r>
      </w:hyperlink>
    </w:p>
    <w:p w14:paraId="3500F055" w14:textId="5A8F84A8" w:rsidR="00DE1392" w:rsidRDefault="00DE139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9624892" w:history="1">
        <w:r w:rsidRPr="00E76905">
          <w:rPr>
            <w:rStyle w:val="Hiperligao"/>
            <w:noProof/>
          </w:rPr>
          <w:t>Tabela 46. Descrição dos campos da tabela DistritoTransportadora.</w:t>
        </w:r>
        <w:r>
          <w:rPr>
            <w:noProof/>
            <w:webHidden/>
          </w:rPr>
          <w:tab/>
        </w:r>
        <w:r>
          <w:rPr>
            <w:noProof/>
            <w:webHidden/>
          </w:rPr>
          <w:fldChar w:fldCharType="begin"/>
        </w:r>
        <w:r>
          <w:rPr>
            <w:noProof/>
            <w:webHidden/>
          </w:rPr>
          <w:instrText xml:space="preserve"> PAGEREF _Toc199624892 \h </w:instrText>
        </w:r>
        <w:r>
          <w:rPr>
            <w:noProof/>
            <w:webHidden/>
          </w:rPr>
        </w:r>
        <w:r>
          <w:rPr>
            <w:noProof/>
            <w:webHidden/>
          </w:rPr>
          <w:fldChar w:fldCharType="separate"/>
        </w:r>
        <w:r>
          <w:rPr>
            <w:noProof/>
            <w:webHidden/>
          </w:rPr>
          <w:t>49</w:t>
        </w:r>
        <w:r>
          <w:rPr>
            <w:noProof/>
            <w:webHidden/>
          </w:rPr>
          <w:fldChar w:fldCharType="end"/>
        </w:r>
      </w:hyperlink>
    </w:p>
    <w:p w14:paraId="0010CA05" w14:textId="79FCF5AA" w:rsidR="00DE1392" w:rsidRDefault="00DE139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9624893" w:history="1">
        <w:r w:rsidRPr="00E76905">
          <w:rPr>
            <w:rStyle w:val="Hiperligao"/>
            <w:noProof/>
          </w:rPr>
          <w:t xml:space="preserve">Tabela 47. </w:t>
        </w:r>
        <w:r w:rsidRPr="00E76905">
          <w:rPr>
            <w:rStyle w:val="Hiperligao"/>
            <w:i/>
            <w:iCs/>
            <w:noProof/>
          </w:rPr>
          <w:t>FrontOffice</w:t>
        </w:r>
        <w:r w:rsidRPr="00E76905">
          <w:rPr>
            <w:rStyle w:val="Hiperligao"/>
            <w:noProof/>
          </w:rPr>
          <w:t xml:space="preserve"> – Lista de funcionalidades.</w:t>
        </w:r>
        <w:r>
          <w:rPr>
            <w:noProof/>
            <w:webHidden/>
          </w:rPr>
          <w:tab/>
        </w:r>
        <w:r>
          <w:rPr>
            <w:noProof/>
            <w:webHidden/>
          </w:rPr>
          <w:fldChar w:fldCharType="begin"/>
        </w:r>
        <w:r>
          <w:rPr>
            <w:noProof/>
            <w:webHidden/>
          </w:rPr>
          <w:instrText xml:space="preserve"> PAGEREF _Toc199624893 \h </w:instrText>
        </w:r>
        <w:r>
          <w:rPr>
            <w:noProof/>
            <w:webHidden/>
          </w:rPr>
        </w:r>
        <w:r>
          <w:rPr>
            <w:noProof/>
            <w:webHidden/>
          </w:rPr>
          <w:fldChar w:fldCharType="separate"/>
        </w:r>
        <w:r>
          <w:rPr>
            <w:noProof/>
            <w:webHidden/>
          </w:rPr>
          <w:t>67</w:t>
        </w:r>
        <w:r>
          <w:rPr>
            <w:noProof/>
            <w:webHidden/>
          </w:rPr>
          <w:fldChar w:fldCharType="end"/>
        </w:r>
      </w:hyperlink>
    </w:p>
    <w:p w14:paraId="1F22CCD4" w14:textId="3CA1787B" w:rsidR="00DE1392" w:rsidRDefault="00DE139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9624894" w:history="1">
        <w:r w:rsidRPr="00E76905">
          <w:rPr>
            <w:rStyle w:val="Hiperligao"/>
            <w:noProof/>
          </w:rPr>
          <w:t xml:space="preserve">Tabela 48. </w:t>
        </w:r>
        <w:r w:rsidRPr="00E76905">
          <w:rPr>
            <w:rStyle w:val="Hiperligao"/>
            <w:i/>
            <w:iCs/>
            <w:noProof/>
          </w:rPr>
          <w:t>FrontOffice</w:t>
        </w:r>
        <w:r w:rsidRPr="00E76905">
          <w:rPr>
            <w:rStyle w:val="Hiperligao"/>
            <w:noProof/>
          </w:rPr>
          <w:t xml:space="preserve"> - Regras de negócio da funcionalidade página principal</w:t>
        </w:r>
        <w:r>
          <w:rPr>
            <w:noProof/>
            <w:webHidden/>
          </w:rPr>
          <w:tab/>
        </w:r>
        <w:r>
          <w:rPr>
            <w:noProof/>
            <w:webHidden/>
          </w:rPr>
          <w:fldChar w:fldCharType="begin"/>
        </w:r>
        <w:r>
          <w:rPr>
            <w:noProof/>
            <w:webHidden/>
          </w:rPr>
          <w:instrText xml:space="preserve"> PAGEREF _Toc199624894 \h </w:instrText>
        </w:r>
        <w:r>
          <w:rPr>
            <w:noProof/>
            <w:webHidden/>
          </w:rPr>
        </w:r>
        <w:r>
          <w:rPr>
            <w:noProof/>
            <w:webHidden/>
          </w:rPr>
          <w:fldChar w:fldCharType="separate"/>
        </w:r>
        <w:r>
          <w:rPr>
            <w:noProof/>
            <w:webHidden/>
          </w:rPr>
          <w:t>69</w:t>
        </w:r>
        <w:r>
          <w:rPr>
            <w:noProof/>
            <w:webHidden/>
          </w:rPr>
          <w:fldChar w:fldCharType="end"/>
        </w:r>
      </w:hyperlink>
    </w:p>
    <w:p w14:paraId="15189E89" w14:textId="3701E4B4" w:rsidR="00DE1392" w:rsidRDefault="00DE139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9624895" w:history="1">
        <w:r w:rsidRPr="00E76905">
          <w:rPr>
            <w:rStyle w:val="Hiperligao"/>
            <w:noProof/>
          </w:rPr>
          <w:t>Tabela 49. FrontOffice - Regras de negócio das funcionalidades catálogo de vinhos</w:t>
        </w:r>
        <w:r>
          <w:rPr>
            <w:noProof/>
            <w:webHidden/>
          </w:rPr>
          <w:tab/>
        </w:r>
        <w:r>
          <w:rPr>
            <w:noProof/>
            <w:webHidden/>
          </w:rPr>
          <w:fldChar w:fldCharType="begin"/>
        </w:r>
        <w:r>
          <w:rPr>
            <w:noProof/>
            <w:webHidden/>
          </w:rPr>
          <w:instrText xml:space="preserve"> PAGEREF _Toc199624895 \h </w:instrText>
        </w:r>
        <w:r>
          <w:rPr>
            <w:noProof/>
            <w:webHidden/>
          </w:rPr>
        </w:r>
        <w:r>
          <w:rPr>
            <w:noProof/>
            <w:webHidden/>
          </w:rPr>
          <w:fldChar w:fldCharType="separate"/>
        </w:r>
        <w:r>
          <w:rPr>
            <w:noProof/>
            <w:webHidden/>
          </w:rPr>
          <w:t>73</w:t>
        </w:r>
        <w:r>
          <w:rPr>
            <w:noProof/>
            <w:webHidden/>
          </w:rPr>
          <w:fldChar w:fldCharType="end"/>
        </w:r>
      </w:hyperlink>
    </w:p>
    <w:p w14:paraId="6C86B3C0" w14:textId="2A7BE92C" w:rsidR="00DE1392" w:rsidRDefault="00DE139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9624896" w:history="1">
        <w:r w:rsidRPr="00E76905">
          <w:rPr>
            <w:rStyle w:val="Hiperligao"/>
            <w:noProof/>
          </w:rPr>
          <w:t>Tabela 50. FrontOffice - Regras de negócio da funcionalidade vinhos</w:t>
        </w:r>
        <w:r>
          <w:rPr>
            <w:noProof/>
            <w:webHidden/>
          </w:rPr>
          <w:tab/>
        </w:r>
        <w:r>
          <w:rPr>
            <w:noProof/>
            <w:webHidden/>
          </w:rPr>
          <w:fldChar w:fldCharType="begin"/>
        </w:r>
        <w:r>
          <w:rPr>
            <w:noProof/>
            <w:webHidden/>
          </w:rPr>
          <w:instrText xml:space="preserve"> PAGEREF _Toc199624896 \h </w:instrText>
        </w:r>
        <w:r>
          <w:rPr>
            <w:noProof/>
            <w:webHidden/>
          </w:rPr>
        </w:r>
        <w:r>
          <w:rPr>
            <w:noProof/>
            <w:webHidden/>
          </w:rPr>
          <w:fldChar w:fldCharType="separate"/>
        </w:r>
        <w:r>
          <w:rPr>
            <w:noProof/>
            <w:webHidden/>
          </w:rPr>
          <w:t>74</w:t>
        </w:r>
        <w:r>
          <w:rPr>
            <w:noProof/>
            <w:webHidden/>
          </w:rPr>
          <w:fldChar w:fldCharType="end"/>
        </w:r>
      </w:hyperlink>
    </w:p>
    <w:p w14:paraId="06AABF9E" w14:textId="45D3DA69" w:rsidR="00DE1392" w:rsidRDefault="00DE139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9624897" w:history="1">
        <w:r w:rsidRPr="00E76905">
          <w:rPr>
            <w:rStyle w:val="Hiperligao"/>
            <w:noProof/>
          </w:rPr>
          <w:t>Tabela 51. FrontOffice - Regras de negócio da funcionalidade Checkout</w:t>
        </w:r>
        <w:r>
          <w:rPr>
            <w:noProof/>
            <w:webHidden/>
          </w:rPr>
          <w:tab/>
        </w:r>
        <w:r>
          <w:rPr>
            <w:noProof/>
            <w:webHidden/>
          </w:rPr>
          <w:fldChar w:fldCharType="begin"/>
        </w:r>
        <w:r>
          <w:rPr>
            <w:noProof/>
            <w:webHidden/>
          </w:rPr>
          <w:instrText xml:space="preserve"> PAGEREF _Toc199624897 \h </w:instrText>
        </w:r>
        <w:r>
          <w:rPr>
            <w:noProof/>
            <w:webHidden/>
          </w:rPr>
        </w:r>
        <w:r>
          <w:rPr>
            <w:noProof/>
            <w:webHidden/>
          </w:rPr>
          <w:fldChar w:fldCharType="separate"/>
        </w:r>
        <w:r>
          <w:rPr>
            <w:noProof/>
            <w:webHidden/>
          </w:rPr>
          <w:t>77</w:t>
        </w:r>
        <w:r>
          <w:rPr>
            <w:noProof/>
            <w:webHidden/>
          </w:rPr>
          <w:fldChar w:fldCharType="end"/>
        </w:r>
      </w:hyperlink>
    </w:p>
    <w:p w14:paraId="5F85D568" w14:textId="756A8E91" w:rsidR="00DE1392" w:rsidRDefault="00DE139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9624898" w:history="1">
        <w:r w:rsidRPr="00E76905">
          <w:rPr>
            <w:rStyle w:val="Hiperligao"/>
            <w:noProof/>
          </w:rPr>
          <w:t>Tabela 52. FrontOffice - Regras de negócio da funcionalidade Conta</w:t>
        </w:r>
        <w:r>
          <w:rPr>
            <w:noProof/>
            <w:webHidden/>
          </w:rPr>
          <w:tab/>
        </w:r>
        <w:r>
          <w:rPr>
            <w:noProof/>
            <w:webHidden/>
          </w:rPr>
          <w:fldChar w:fldCharType="begin"/>
        </w:r>
        <w:r>
          <w:rPr>
            <w:noProof/>
            <w:webHidden/>
          </w:rPr>
          <w:instrText xml:space="preserve"> PAGEREF _Toc199624898 \h </w:instrText>
        </w:r>
        <w:r>
          <w:rPr>
            <w:noProof/>
            <w:webHidden/>
          </w:rPr>
        </w:r>
        <w:r>
          <w:rPr>
            <w:noProof/>
            <w:webHidden/>
          </w:rPr>
          <w:fldChar w:fldCharType="separate"/>
        </w:r>
        <w:r>
          <w:rPr>
            <w:noProof/>
            <w:webHidden/>
          </w:rPr>
          <w:t>82</w:t>
        </w:r>
        <w:r>
          <w:rPr>
            <w:noProof/>
            <w:webHidden/>
          </w:rPr>
          <w:fldChar w:fldCharType="end"/>
        </w:r>
      </w:hyperlink>
    </w:p>
    <w:p w14:paraId="2C58DBC9" w14:textId="336443F0" w:rsidR="00DE1392" w:rsidRDefault="00DE139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9624899" w:history="1">
        <w:r w:rsidRPr="00E76905">
          <w:rPr>
            <w:rStyle w:val="Hiperligao"/>
            <w:noProof/>
          </w:rPr>
          <w:t>Tabela 53. FrontOffice - Regras de negócio da funcionalidade Pedidos</w:t>
        </w:r>
        <w:r>
          <w:rPr>
            <w:noProof/>
            <w:webHidden/>
          </w:rPr>
          <w:tab/>
        </w:r>
        <w:r>
          <w:rPr>
            <w:noProof/>
            <w:webHidden/>
          </w:rPr>
          <w:fldChar w:fldCharType="begin"/>
        </w:r>
        <w:r>
          <w:rPr>
            <w:noProof/>
            <w:webHidden/>
          </w:rPr>
          <w:instrText xml:space="preserve"> PAGEREF _Toc199624899 \h </w:instrText>
        </w:r>
        <w:r>
          <w:rPr>
            <w:noProof/>
            <w:webHidden/>
          </w:rPr>
        </w:r>
        <w:r>
          <w:rPr>
            <w:noProof/>
            <w:webHidden/>
          </w:rPr>
          <w:fldChar w:fldCharType="separate"/>
        </w:r>
        <w:r>
          <w:rPr>
            <w:noProof/>
            <w:webHidden/>
          </w:rPr>
          <w:t>86</w:t>
        </w:r>
        <w:r>
          <w:rPr>
            <w:noProof/>
            <w:webHidden/>
          </w:rPr>
          <w:fldChar w:fldCharType="end"/>
        </w:r>
      </w:hyperlink>
    </w:p>
    <w:p w14:paraId="67F48229" w14:textId="74A7A0B6" w:rsidR="00DE1392" w:rsidRDefault="00DE139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9624900" w:history="1">
        <w:r w:rsidRPr="00E76905">
          <w:rPr>
            <w:rStyle w:val="Hiperligao"/>
            <w:noProof/>
          </w:rPr>
          <w:t xml:space="preserve">Tabela 54. </w:t>
        </w:r>
        <w:r w:rsidRPr="00E76905">
          <w:rPr>
            <w:rStyle w:val="Hiperligao"/>
            <w:i/>
            <w:iCs/>
            <w:noProof/>
          </w:rPr>
          <w:t>BackOffice</w:t>
        </w:r>
        <w:r w:rsidRPr="00E76905">
          <w:rPr>
            <w:rStyle w:val="Hiperligao"/>
            <w:noProof/>
          </w:rPr>
          <w:t xml:space="preserve"> – Lista de funcionalidades.</w:t>
        </w:r>
        <w:r>
          <w:rPr>
            <w:noProof/>
            <w:webHidden/>
          </w:rPr>
          <w:tab/>
        </w:r>
        <w:r>
          <w:rPr>
            <w:noProof/>
            <w:webHidden/>
          </w:rPr>
          <w:fldChar w:fldCharType="begin"/>
        </w:r>
        <w:r>
          <w:rPr>
            <w:noProof/>
            <w:webHidden/>
          </w:rPr>
          <w:instrText xml:space="preserve"> PAGEREF _Toc199624900 \h </w:instrText>
        </w:r>
        <w:r>
          <w:rPr>
            <w:noProof/>
            <w:webHidden/>
          </w:rPr>
        </w:r>
        <w:r>
          <w:rPr>
            <w:noProof/>
            <w:webHidden/>
          </w:rPr>
          <w:fldChar w:fldCharType="separate"/>
        </w:r>
        <w:r>
          <w:rPr>
            <w:noProof/>
            <w:webHidden/>
          </w:rPr>
          <w:t>91</w:t>
        </w:r>
        <w:r>
          <w:rPr>
            <w:noProof/>
            <w:webHidden/>
          </w:rPr>
          <w:fldChar w:fldCharType="end"/>
        </w:r>
      </w:hyperlink>
    </w:p>
    <w:p w14:paraId="2A325E6D" w14:textId="397678AA" w:rsidR="00DE1392" w:rsidRDefault="00DE139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9624901" w:history="1">
        <w:r w:rsidRPr="00E76905">
          <w:rPr>
            <w:rStyle w:val="Hiperligao"/>
            <w:noProof/>
          </w:rPr>
          <w:t xml:space="preserve">Tabela 55. </w:t>
        </w:r>
        <w:r w:rsidRPr="00E76905">
          <w:rPr>
            <w:rStyle w:val="Hiperligao"/>
            <w:i/>
            <w:iCs/>
            <w:noProof/>
          </w:rPr>
          <w:t>BackOffice</w:t>
        </w:r>
        <w:r w:rsidRPr="00E76905">
          <w:rPr>
            <w:rStyle w:val="Hiperligao"/>
            <w:noProof/>
          </w:rPr>
          <w:t xml:space="preserve"> - Regras de negócio da funcionalidade Iniciar sessão.</w:t>
        </w:r>
        <w:r>
          <w:rPr>
            <w:noProof/>
            <w:webHidden/>
          </w:rPr>
          <w:tab/>
        </w:r>
        <w:r>
          <w:rPr>
            <w:noProof/>
            <w:webHidden/>
          </w:rPr>
          <w:fldChar w:fldCharType="begin"/>
        </w:r>
        <w:r>
          <w:rPr>
            <w:noProof/>
            <w:webHidden/>
          </w:rPr>
          <w:instrText xml:space="preserve"> PAGEREF _Toc199624901 \h </w:instrText>
        </w:r>
        <w:r>
          <w:rPr>
            <w:noProof/>
            <w:webHidden/>
          </w:rPr>
        </w:r>
        <w:r>
          <w:rPr>
            <w:noProof/>
            <w:webHidden/>
          </w:rPr>
          <w:fldChar w:fldCharType="separate"/>
        </w:r>
        <w:r>
          <w:rPr>
            <w:noProof/>
            <w:webHidden/>
          </w:rPr>
          <w:t>93</w:t>
        </w:r>
        <w:r>
          <w:rPr>
            <w:noProof/>
            <w:webHidden/>
          </w:rPr>
          <w:fldChar w:fldCharType="end"/>
        </w:r>
      </w:hyperlink>
    </w:p>
    <w:p w14:paraId="695D34EA" w14:textId="1CB6EA5B" w:rsidR="00DE1392" w:rsidRDefault="00DE139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9624902" w:history="1">
        <w:r w:rsidRPr="00E76905">
          <w:rPr>
            <w:rStyle w:val="Hiperligao"/>
            <w:noProof/>
          </w:rPr>
          <w:t xml:space="preserve">Tabela 56. </w:t>
        </w:r>
        <w:r w:rsidRPr="00E76905">
          <w:rPr>
            <w:rStyle w:val="Hiperligao"/>
            <w:i/>
            <w:iCs/>
            <w:noProof/>
          </w:rPr>
          <w:t>BackOffice</w:t>
        </w:r>
        <w:r w:rsidRPr="00E76905">
          <w:rPr>
            <w:rStyle w:val="Hiperligao"/>
            <w:noProof/>
          </w:rPr>
          <w:t xml:space="preserve"> - Regras de negócio da funcionalidade P</w:t>
        </w:r>
        <w:r w:rsidRPr="00E76905">
          <w:rPr>
            <w:rStyle w:val="Hiperligao"/>
            <w:i/>
            <w:iCs/>
            <w:noProof/>
          </w:rPr>
          <w:t>ágina principal.</w:t>
        </w:r>
        <w:r>
          <w:rPr>
            <w:noProof/>
            <w:webHidden/>
          </w:rPr>
          <w:tab/>
        </w:r>
        <w:r>
          <w:rPr>
            <w:noProof/>
            <w:webHidden/>
          </w:rPr>
          <w:fldChar w:fldCharType="begin"/>
        </w:r>
        <w:r>
          <w:rPr>
            <w:noProof/>
            <w:webHidden/>
          </w:rPr>
          <w:instrText xml:space="preserve"> PAGEREF _Toc199624902 \h </w:instrText>
        </w:r>
        <w:r>
          <w:rPr>
            <w:noProof/>
            <w:webHidden/>
          </w:rPr>
        </w:r>
        <w:r>
          <w:rPr>
            <w:noProof/>
            <w:webHidden/>
          </w:rPr>
          <w:fldChar w:fldCharType="separate"/>
        </w:r>
        <w:r>
          <w:rPr>
            <w:noProof/>
            <w:webHidden/>
          </w:rPr>
          <w:t>94</w:t>
        </w:r>
        <w:r>
          <w:rPr>
            <w:noProof/>
            <w:webHidden/>
          </w:rPr>
          <w:fldChar w:fldCharType="end"/>
        </w:r>
      </w:hyperlink>
    </w:p>
    <w:p w14:paraId="37C3F37D" w14:textId="6BD2731C" w:rsidR="00DE1392" w:rsidRDefault="00DE139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9624903" w:history="1">
        <w:r w:rsidRPr="00E76905">
          <w:rPr>
            <w:rStyle w:val="Hiperligao"/>
            <w:noProof/>
          </w:rPr>
          <w:t xml:space="preserve">Tabela 57. </w:t>
        </w:r>
        <w:r w:rsidRPr="00E76905">
          <w:rPr>
            <w:rStyle w:val="Hiperligao"/>
            <w:i/>
            <w:iCs/>
            <w:noProof/>
          </w:rPr>
          <w:t>BackOffice</w:t>
        </w:r>
        <w:r w:rsidRPr="00E76905">
          <w:rPr>
            <w:rStyle w:val="Hiperligao"/>
            <w:noProof/>
          </w:rPr>
          <w:t xml:space="preserve"> - Regras de negócio da funcionalidade </w:t>
        </w:r>
        <w:r w:rsidRPr="00E76905">
          <w:rPr>
            <w:rStyle w:val="Hiperligao"/>
            <w:i/>
            <w:iCs/>
            <w:noProof/>
          </w:rPr>
          <w:t>Perfil.</w:t>
        </w:r>
        <w:r>
          <w:rPr>
            <w:noProof/>
            <w:webHidden/>
          </w:rPr>
          <w:tab/>
        </w:r>
        <w:r>
          <w:rPr>
            <w:noProof/>
            <w:webHidden/>
          </w:rPr>
          <w:fldChar w:fldCharType="begin"/>
        </w:r>
        <w:r>
          <w:rPr>
            <w:noProof/>
            <w:webHidden/>
          </w:rPr>
          <w:instrText xml:space="preserve"> PAGEREF _Toc199624903 \h </w:instrText>
        </w:r>
        <w:r>
          <w:rPr>
            <w:noProof/>
            <w:webHidden/>
          </w:rPr>
        </w:r>
        <w:r>
          <w:rPr>
            <w:noProof/>
            <w:webHidden/>
          </w:rPr>
          <w:fldChar w:fldCharType="separate"/>
        </w:r>
        <w:r>
          <w:rPr>
            <w:noProof/>
            <w:webHidden/>
          </w:rPr>
          <w:t>96</w:t>
        </w:r>
        <w:r>
          <w:rPr>
            <w:noProof/>
            <w:webHidden/>
          </w:rPr>
          <w:fldChar w:fldCharType="end"/>
        </w:r>
      </w:hyperlink>
    </w:p>
    <w:p w14:paraId="7360CD43" w14:textId="3D9B306D" w:rsidR="00DE1392" w:rsidRDefault="00DE139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9624904" w:history="1">
        <w:r w:rsidRPr="00E76905">
          <w:rPr>
            <w:rStyle w:val="Hiperligao"/>
            <w:noProof/>
          </w:rPr>
          <w:t xml:space="preserve">Tabela 58. </w:t>
        </w:r>
        <w:r w:rsidRPr="00E76905">
          <w:rPr>
            <w:rStyle w:val="Hiperligao"/>
            <w:i/>
            <w:iCs/>
            <w:noProof/>
          </w:rPr>
          <w:t>BackOffice</w:t>
        </w:r>
        <w:r w:rsidRPr="00E76905">
          <w:rPr>
            <w:rStyle w:val="Hiperligao"/>
            <w:noProof/>
          </w:rPr>
          <w:t xml:space="preserve"> - Regras de negócio da funcionalidade </w:t>
        </w:r>
        <w:r w:rsidRPr="00E76905">
          <w:rPr>
            <w:rStyle w:val="Hiperligao"/>
            <w:i/>
            <w:iCs/>
            <w:noProof/>
          </w:rPr>
          <w:t>Stock.</w:t>
        </w:r>
        <w:r>
          <w:rPr>
            <w:noProof/>
            <w:webHidden/>
          </w:rPr>
          <w:tab/>
        </w:r>
        <w:r>
          <w:rPr>
            <w:noProof/>
            <w:webHidden/>
          </w:rPr>
          <w:fldChar w:fldCharType="begin"/>
        </w:r>
        <w:r>
          <w:rPr>
            <w:noProof/>
            <w:webHidden/>
          </w:rPr>
          <w:instrText xml:space="preserve"> PAGEREF _Toc199624904 \h </w:instrText>
        </w:r>
        <w:r>
          <w:rPr>
            <w:noProof/>
            <w:webHidden/>
          </w:rPr>
        </w:r>
        <w:r>
          <w:rPr>
            <w:noProof/>
            <w:webHidden/>
          </w:rPr>
          <w:fldChar w:fldCharType="separate"/>
        </w:r>
        <w:r>
          <w:rPr>
            <w:noProof/>
            <w:webHidden/>
          </w:rPr>
          <w:t>96</w:t>
        </w:r>
        <w:r>
          <w:rPr>
            <w:noProof/>
            <w:webHidden/>
          </w:rPr>
          <w:fldChar w:fldCharType="end"/>
        </w:r>
      </w:hyperlink>
    </w:p>
    <w:p w14:paraId="63AF6EC9" w14:textId="5D379358" w:rsidR="00DE1392" w:rsidRDefault="00DE139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9624905" w:history="1">
        <w:r w:rsidRPr="00E76905">
          <w:rPr>
            <w:rStyle w:val="Hiperligao"/>
            <w:noProof/>
          </w:rPr>
          <w:t xml:space="preserve">Tabela 59. </w:t>
        </w:r>
        <w:r w:rsidRPr="00E76905">
          <w:rPr>
            <w:rStyle w:val="Hiperligao"/>
            <w:i/>
            <w:iCs/>
            <w:noProof/>
          </w:rPr>
          <w:t>BackOffice</w:t>
        </w:r>
        <w:r w:rsidRPr="00E76905">
          <w:rPr>
            <w:rStyle w:val="Hiperligao"/>
            <w:noProof/>
          </w:rPr>
          <w:t xml:space="preserve"> - Regras de negócio da funcionalidade </w:t>
        </w:r>
        <w:r w:rsidRPr="00E76905">
          <w:rPr>
            <w:rStyle w:val="Hiperligao"/>
            <w:i/>
            <w:iCs/>
            <w:noProof/>
          </w:rPr>
          <w:t>Expedição.</w:t>
        </w:r>
        <w:r>
          <w:rPr>
            <w:noProof/>
            <w:webHidden/>
          </w:rPr>
          <w:tab/>
        </w:r>
        <w:r>
          <w:rPr>
            <w:noProof/>
            <w:webHidden/>
          </w:rPr>
          <w:fldChar w:fldCharType="begin"/>
        </w:r>
        <w:r>
          <w:rPr>
            <w:noProof/>
            <w:webHidden/>
          </w:rPr>
          <w:instrText xml:space="preserve"> PAGEREF _Toc199624905 \h </w:instrText>
        </w:r>
        <w:r>
          <w:rPr>
            <w:noProof/>
            <w:webHidden/>
          </w:rPr>
        </w:r>
        <w:r>
          <w:rPr>
            <w:noProof/>
            <w:webHidden/>
          </w:rPr>
          <w:fldChar w:fldCharType="separate"/>
        </w:r>
        <w:r>
          <w:rPr>
            <w:noProof/>
            <w:webHidden/>
          </w:rPr>
          <w:t>98</w:t>
        </w:r>
        <w:r>
          <w:rPr>
            <w:noProof/>
            <w:webHidden/>
          </w:rPr>
          <w:fldChar w:fldCharType="end"/>
        </w:r>
      </w:hyperlink>
    </w:p>
    <w:p w14:paraId="5C3A0124" w14:textId="5D089B06" w:rsidR="00DE1392" w:rsidRDefault="00DE139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9624906" w:history="1">
        <w:r w:rsidRPr="00E76905">
          <w:rPr>
            <w:rStyle w:val="Hiperligao"/>
            <w:noProof/>
          </w:rPr>
          <w:t xml:space="preserve">Tabela 60. </w:t>
        </w:r>
        <w:r w:rsidRPr="00E76905">
          <w:rPr>
            <w:rStyle w:val="Hiperligao"/>
            <w:i/>
            <w:iCs/>
            <w:noProof/>
          </w:rPr>
          <w:t>BackOffice</w:t>
        </w:r>
        <w:r w:rsidRPr="00E76905">
          <w:rPr>
            <w:rStyle w:val="Hiperligao"/>
            <w:noProof/>
          </w:rPr>
          <w:t xml:space="preserve"> - Regras de negócio da funcionalidade </w:t>
        </w:r>
        <w:r w:rsidRPr="00E76905">
          <w:rPr>
            <w:rStyle w:val="Hiperligao"/>
            <w:i/>
            <w:iCs/>
            <w:noProof/>
          </w:rPr>
          <w:t>Ocorrências.</w:t>
        </w:r>
        <w:r>
          <w:rPr>
            <w:noProof/>
            <w:webHidden/>
          </w:rPr>
          <w:tab/>
        </w:r>
        <w:r>
          <w:rPr>
            <w:noProof/>
            <w:webHidden/>
          </w:rPr>
          <w:fldChar w:fldCharType="begin"/>
        </w:r>
        <w:r>
          <w:rPr>
            <w:noProof/>
            <w:webHidden/>
          </w:rPr>
          <w:instrText xml:space="preserve"> PAGEREF _Toc199624906 \h </w:instrText>
        </w:r>
        <w:r>
          <w:rPr>
            <w:noProof/>
            <w:webHidden/>
          </w:rPr>
        </w:r>
        <w:r>
          <w:rPr>
            <w:noProof/>
            <w:webHidden/>
          </w:rPr>
          <w:fldChar w:fldCharType="separate"/>
        </w:r>
        <w:r>
          <w:rPr>
            <w:noProof/>
            <w:webHidden/>
          </w:rPr>
          <w:t>99</w:t>
        </w:r>
        <w:r>
          <w:rPr>
            <w:noProof/>
            <w:webHidden/>
          </w:rPr>
          <w:fldChar w:fldCharType="end"/>
        </w:r>
      </w:hyperlink>
    </w:p>
    <w:p w14:paraId="384AA00A" w14:textId="4C00DED0" w:rsidR="00DE1392" w:rsidRDefault="00DE139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9624907" w:history="1">
        <w:r w:rsidRPr="00E76905">
          <w:rPr>
            <w:rStyle w:val="Hiperligao"/>
            <w:noProof/>
          </w:rPr>
          <w:t xml:space="preserve">Tabela 61. </w:t>
        </w:r>
        <w:r w:rsidRPr="00E76905">
          <w:rPr>
            <w:rStyle w:val="Hiperligao"/>
            <w:i/>
            <w:iCs/>
            <w:noProof/>
          </w:rPr>
          <w:t>BackOffice</w:t>
        </w:r>
        <w:r w:rsidRPr="00E76905">
          <w:rPr>
            <w:rStyle w:val="Hiperligao"/>
            <w:noProof/>
          </w:rPr>
          <w:t xml:space="preserve"> - Regras de negócio da funcionalidade </w:t>
        </w:r>
        <w:r w:rsidRPr="00E76905">
          <w:rPr>
            <w:rStyle w:val="Hiperligao"/>
            <w:i/>
            <w:iCs/>
            <w:noProof/>
          </w:rPr>
          <w:t>Promoções e Campanhas.</w:t>
        </w:r>
        <w:r>
          <w:rPr>
            <w:noProof/>
            <w:webHidden/>
          </w:rPr>
          <w:tab/>
        </w:r>
        <w:r>
          <w:rPr>
            <w:noProof/>
            <w:webHidden/>
          </w:rPr>
          <w:fldChar w:fldCharType="begin"/>
        </w:r>
        <w:r>
          <w:rPr>
            <w:noProof/>
            <w:webHidden/>
          </w:rPr>
          <w:instrText xml:space="preserve"> PAGEREF _Toc199624907 \h </w:instrText>
        </w:r>
        <w:r>
          <w:rPr>
            <w:noProof/>
            <w:webHidden/>
          </w:rPr>
        </w:r>
        <w:r>
          <w:rPr>
            <w:noProof/>
            <w:webHidden/>
          </w:rPr>
          <w:fldChar w:fldCharType="separate"/>
        </w:r>
        <w:r>
          <w:rPr>
            <w:noProof/>
            <w:webHidden/>
          </w:rPr>
          <w:t>101</w:t>
        </w:r>
        <w:r>
          <w:rPr>
            <w:noProof/>
            <w:webHidden/>
          </w:rPr>
          <w:fldChar w:fldCharType="end"/>
        </w:r>
      </w:hyperlink>
    </w:p>
    <w:p w14:paraId="21EA70EF" w14:textId="7EABE4B4" w:rsidR="00DE1392" w:rsidRDefault="00DE139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9624908" w:history="1">
        <w:r w:rsidRPr="00E76905">
          <w:rPr>
            <w:rStyle w:val="Hiperligao"/>
            <w:noProof/>
          </w:rPr>
          <w:t xml:space="preserve">Tabela 62. </w:t>
        </w:r>
        <w:r w:rsidRPr="00E76905">
          <w:rPr>
            <w:rStyle w:val="Hiperligao"/>
            <w:i/>
            <w:iCs/>
            <w:noProof/>
          </w:rPr>
          <w:t>BackOffice</w:t>
        </w:r>
        <w:r w:rsidRPr="00E76905">
          <w:rPr>
            <w:rStyle w:val="Hiperligao"/>
            <w:noProof/>
          </w:rPr>
          <w:t xml:space="preserve"> - Regras de negócio da funcionalidade </w:t>
        </w:r>
        <w:r w:rsidRPr="00E76905">
          <w:rPr>
            <w:rStyle w:val="Hiperligao"/>
            <w:i/>
            <w:iCs/>
            <w:noProof/>
          </w:rPr>
          <w:t>Entradas de Armazém.</w:t>
        </w:r>
        <w:r>
          <w:rPr>
            <w:noProof/>
            <w:webHidden/>
          </w:rPr>
          <w:tab/>
        </w:r>
        <w:r>
          <w:rPr>
            <w:noProof/>
            <w:webHidden/>
          </w:rPr>
          <w:fldChar w:fldCharType="begin"/>
        </w:r>
        <w:r>
          <w:rPr>
            <w:noProof/>
            <w:webHidden/>
          </w:rPr>
          <w:instrText xml:space="preserve"> PAGEREF _Toc199624908 \h </w:instrText>
        </w:r>
        <w:r>
          <w:rPr>
            <w:noProof/>
            <w:webHidden/>
          </w:rPr>
        </w:r>
        <w:r>
          <w:rPr>
            <w:noProof/>
            <w:webHidden/>
          </w:rPr>
          <w:fldChar w:fldCharType="separate"/>
        </w:r>
        <w:r>
          <w:rPr>
            <w:noProof/>
            <w:webHidden/>
          </w:rPr>
          <w:t>103</w:t>
        </w:r>
        <w:r>
          <w:rPr>
            <w:noProof/>
            <w:webHidden/>
          </w:rPr>
          <w:fldChar w:fldCharType="end"/>
        </w:r>
      </w:hyperlink>
    </w:p>
    <w:p w14:paraId="39FB375F" w14:textId="4295D496" w:rsidR="00DE1392" w:rsidRDefault="00DE139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9624909" w:history="1">
        <w:r w:rsidRPr="00E76905">
          <w:rPr>
            <w:rStyle w:val="Hiperligao"/>
            <w:noProof/>
          </w:rPr>
          <w:t xml:space="preserve">Tabela 63. </w:t>
        </w:r>
        <w:r w:rsidRPr="00E76905">
          <w:rPr>
            <w:rStyle w:val="Hiperligao"/>
            <w:i/>
            <w:iCs/>
            <w:noProof/>
          </w:rPr>
          <w:t>BackOffice</w:t>
        </w:r>
        <w:r w:rsidRPr="00E76905">
          <w:rPr>
            <w:rStyle w:val="Hiperligao"/>
            <w:noProof/>
          </w:rPr>
          <w:t xml:space="preserve"> - Regras de negócio da funcionalidade </w:t>
        </w:r>
        <w:r w:rsidRPr="00E76905">
          <w:rPr>
            <w:rStyle w:val="Hiperligao"/>
            <w:i/>
            <w:iCs/>
            <w:noProof/>
          </w:rPr>
          <w:t>Clientes.</w:t>
        </w:r>
        <w:r>
          <w:rPr>
            <w:noProof/>
            <w:webHidden/>
          </w:rPr>
          <w:tab/>
        </w:r>
        <w:r>
          <w:rPr>
            <w:noProof/>
            <w:webHidden/>
          </w:rPr>
          <w:fldChar w:fldCharType="begin"/>
        </w:r>
        <w:r>
          <w:rPr>
            <w:noProof/>
            <w:webHidden/>
          </w:rPr>
          <w:instrText xml:space="preserve"> PAGEREF _Toc199624909 \h </w:instrText>
        </w:r>
        <w:r>
          <w:rPr>
            <w:noProof/>
            <w:webHidden/>
          </w:rPr>
        </w:r>
        <w:r>
          <w:rPr>
            <w:noProof/>
            <w:webHidden/>
          </w:rPr>
          <w:fldChar w:fldCharType="separate"/>
        </w:r>
        <w:r>
          <w:rPr>
            <w:noProof/>
            <w:webHidden/>
          </w:rPr>
          <w:t>106</w:t>
        </w:r>
        <w:r>
          <w:rPr>
            <w:noProof/>
            <w:webHidden/>
          </w:rPr>
          <w:fldChar w:fldCharType="end"/>
        </w:r>
      </w:hyperlink>
    </w:p>
    <w:p w14:paraId="75881A57" w14:textId="0FDB6517" w:rsidR="00DE1392" w:rsidRDefault="00DE139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9624910" w:history="1">
        <w:r w:rsidRPr="00E76905">
          <w:rPr>
            <w:rStyle w:val="Hiperligao"/>
            <w:noProof/>
          </w:rPr>
          <w:t xml:space="preserve">Tabela 64. Regras de funcionamento das funcionalidades </w:t>
        </w:r>
        <w:r w:rsidRPr="00E76905">
          <w:rPr>
            <w:rStyle w:val="Hiperligao"/>
            <w:i/>
            <w:iCs/>
            <w:noProof/>
          </w:rPr>
          <w:t>Batch</w:t>
        </w:r>
        <w:r w:rsidRPr="00E76905">
          <w:rPr>
            <w:rStyle w:val="Hiperligao"/>
            <w:noProof/>
          </w:rPr>
          <w:t>.</w:t>
        </w:r>
        <w:r>
          <w:rPr>
            <w:noProof/>
            <w:webHidden/>
          </w:rPr>
          <w:tab/>
        </w:r>
        <w:r>
          <w:rPr>
            <w:noProof/>
            <w:webHidden/>
          </w:rPr>
          <w:fldChar w:fldCharType="begin"/>
        </w:r>
        <w:r>
          <w:rPr>
            <w:noProof/>
            <w:webHidden/>
          </w:rPr>
          <w:instrText xml:space="preserve"> PAGEREF _Toc199624910 \h </w:instrText>
        </w:r>
        <w:r>
          <w:rPr>
            <w:noProof/>
            <w:webHidden/>
          </w:rPr>
        </w:r>
        <w:r>
          <w:rPr>
            <w:noProof/>
            <w:webHidden/>
          </w:rPr>
          <w:fldChar w:fldCharType="separate"/>
        </w:r>
        <w:r>
          <w:rPr>
            <w:noProof/>
            <w:webHidden/>
          </w:rPr>
          <w:t>107</w:t>
        </w:r>
        <w:r>
          <w:rPr>
            <w:noProof/>
            <w:webHidden/>
          </w:rPr>
          <w:fldChar w:fldCharType="end"/>
        </w:r>
      </w:hyperlink>
    </w:p>
    <w:p w14:paraId="01676BDA" w14:textId="5F60447C" w:rsidR="00DE1392" w:rsidRDefault="00DE139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9624911" w:history="1">
        <w:r w:rsidRPr="00E76905">
          <w:rPr>
            <w:rStyle w:val="Hiperligao"/>
            <w:noProof/>
          </w:rPr>
          <w:t xml:space="preserve">Tabela 65. </w:t>
        </w:r>
        <w:r w:rsidRPr="00E76905">
          <w:rPr>
            <w:rStyle w:val="Hiperligao"/>
            <w:i/>
            <w:iCs/>
            <w:noProof/>
          </w:rPr>
          <w:t>FrontOffice</w:t>
        </w:r>
        <w:r w:rsidRPr="00E76905">
          <w:rPr>
            <w:rStyle w:val="Hiperligao"/>
            <w:noProof/>
          </w:rPr>
          <w:t xml:space="preserve"> - Testes da funcionalidade </w:t>
        </w:r>
        <w:r w:rsidRPr="00E76905">
          <w:rPr>
            <w:rStyle w:val="Hiperligao"/>
            <w:i/>
            <w:iCs/>
            <w:noProof/>
          </w:rPr>
          <w:t>“</w:t>
        </w:r>
        <w:r w:rsidRPr="00E76905">
          <w:rPr>
            <w:rStyle w:val="Hiperligao"/>
            <w:noProof/>
          </w:rPr>
          <w:t>Encomenda de cliente</w:t>
        </w:r>
        <w:r w:rsidRPr="00E76905">
          <w:rPr>
            <w:rStyle w:val="Hiperligao"/>
            <w:i/>
            <w:iCs/>
            <w:noProof/>
          </w:rPr>
          <w:t>”</w:t>
        </w:r>
        <w:r w:rsidRPr="00E76905">
          <w:rPr>
            <w:rStyle w:val="Hiperligao"/>
            <w:rFonts w:ascii="Courier New" w:hAnsi="Courier New" w:cs="Courier New"/>
            <w:i/>
            <w:iCs/>
            <w:noProof/>
          </w:rPr>
          <w:t>.</w:t>
        </w:r>
        <w:r>
          <w:rPr>
            <w:noProof/>
            <w:webHidden/>
          </w:rPr>
          <w:tab/>
        </w:r>
        <w:r>
          <w:rPr>
            <w:noProof/>
            <w:webHidden/>
          </w:rPr>
          <w:fldChar w:fldCharType="begin"/>
        </w:r>
        <w:r>
          <w:rPr>
            <w:noProof/>
            <w:webHidden/>
          </w:rPr>
          <w:instrText xml:space="preserve"> PAGEREF _Toc199624911 \h </w:instrText>
        </w:r>
        <w:r>
          <w:rPr>
            <w:noProof/>
            <w:webHidden/>
          </w:rPr>
        </w:r>
        <w:r>
          <w:rPr>
            <w:noProof/>
            <w:webHidden/>
          </w:rPr>
          <w:fldChar w:fldCharType="separate"/>
        </w:r>
        <w:r>
          <w:rPr>
            <w:noProof/>
            <w:webHidden/>
          </w:rPr>
          <w:t>108</w:t>
        </w:r>
        <w:r>
          <w:rPr>
            <w:noProof/>
            <w:webHidden/>
          </w:rPr>
          <w:fldChar w:fldCharType="end"/>
        </w:r>
      </w:hyperlink>
    </w:p>
    <w:p w14:paraId="77A14190" w14:textId="06D3D161" w:rsidR="00DE1392" w:rsidRDefault="00DE139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9624912" w:history="1">
        <w:r w:rsidRPr="00E76905">
          <w:rPr>
            <w:rStyle w:val="Hiperligao"/>
            <w:noProof/>
          </w:rPr>
          <w:t xml:space="preserve">Tabela 66. </w:t>
        </w:r>
        <w:r w:rsidRPr="00E76905">
          <w:rPr>
            <w:rStyle w:val="Hiperligao"/>
            <w:i/>
            <w:iCs/>
            <w:noProof/>
          </w:rPr>
          <w:t>FrontOffice</w:t>
        </w:r>
        <w:r w:rsidRPr="00E76905">
          <w:rPr>
            <w:rStyle w:val="Hiperligao"/>
            <w:noProof/>
          </w:rPr>
          <w:t xml:space="preserve"> - Testes da funcionalidade </w:t>
        </w:r>
        <w:r w:rsidRPr="00E76905">
          <w:rPr>
            <w:rStyle w:val="Hiperligao"/>
            <w:i/>
            <w:iCs/>
            <w:noProof/>
          </w:rPr>
          <w:t>“</w:t>
        </w:r>
        <w:r w:rsidRPr="00E76905">
          <w:rPr>
            <w:rStyle w:val="Hiperligao"/>
            <w:noProof/>
          </w:rPr>
          <w:t>Ocorrências”</w:t>
        </w:r>
        <w:r w:rsidRPr="00E76905">
          <w:rPr>
            <w:rStyle w:val="Hiperligao"/>
            <w:rFonts w:ascii="Courier New" w:hAnsi="Courier New" w:cs="Courier New"/>
            <w:i/>
            <w:iCs/>
            <w:noProof/>
          </w:rPr>
          <w:t>.</w:t>
        </w:r>
        <w:r>
          <w:rPr>
            <w:noProof/>
            <w:webHidden/>
          </w:rPr>
          <w:tab/>
        </w:r>
        <w:r>
          <w:rPr>
            <w:noProof/>
            <w:webHidden/>
          </w:rPr>
          <w:fldChar w:fldCharType="begin"/>
        </w:r>
        <w:r>
          <w:rPr>
            <w:noProof/>
            <w:webHidden/>
          </w:rPr>
          <w:instrText xml:space="preserve"> PAGEREF _Toc199624912 \h </w:instrText>
        </w:r>
        <w:r>
          <w:rPr>
            <w:noProof/>
            <w:webHidden/>
          </w:rPr>
        </w:r>
        <w:r>
          <w:rPr>
            <w:noProof/>
            <w:webHidden/>
          </w:rPr>
          <w:fldChar w:fldCharType="separate"/>
        </w:r>
        <w:r>
          <w:rPr>
            <w:noProof/>
            <w:webHidden/>
          </w:rPr>
          <w:t>109</w:t>
        </w:r>
        <w:r>
          <w:rPr>
            <w:noProof/>
            <w:webHidden/>
          </w:rPr>
          <w:fldChar w:fldCharType="end"/>
        </w:r>
      </w:hyperlink>
    </w:p>
    <w:p w14:paraId="005D3A70" w14:textId="30F2F1D8" w:rsidR="00DE1392" w:rsidRDefault="00DE139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9624913" w:history="1">
        <w:r w:rsidRPr="00E76905">
          <w:rPr>
            <w:rStyle w:val="Hiperligao"/>
            <w:noProof/>
          </w:rPr>
          <w:t xml:space="preserve">Tabela 67. </w:t>
        </w:r>
        <w:r w:rsidRPr="00E76905">
          <w:rPr>
            <w:rStyle w:val="Hiperligao"/>
            <w:i/>
            <w:iCs/>
            <w:noProof/>
          </w:rPr>
          <w:t>FrontOffice</w:t>
        </w:r>
        <w:r w:rsidRPr="00E76905">
          <w:rPr>
            <w:rStyle w:val="Hiperligao"/>
            <w:noProof/>
          </w:rPr>
          <w:t xml:space="preserve"> - Testes da funcionalidade </w:t>
        </w:r>
        <w:r w:rsidRPr="00E76905">
          <w:rPr>
            <w:rStyle w:val="Hiperligao"/>
            <w:i/>
            <w:iCs/>
            <w:noProof/>
          </w:rPr>
          <w:t>“</w:t>
        </w:r>
        <w:r w:rsidRPr="00E76905">
          <w:rPr>
            <w:rStyle w:val="Hiperligao"/>
            <w:noProof/>
          </w:rPr>
          <w:t>Perfil”</w:t>
        </w:r>
        <w:r w:rsidRPr="00E76905">
          <w:rPr>
            <w:rStyle w:val="Hiperligao"/>
            <w:rFonts w:ascii="Courier New" w:hAnsi="Courier New" w:cs="Courier New"/>
            <w:i/>
            <w:iCs/>
            <w:noProof/>
          </w:rPr>
          <w:t>.</w:t>
        </w:r>
        <w:r>
          <w:rPr>
            <w:noProof/>
            <w:webHidden/>
          </w:rPr>
          <w:tab/>
        </w:r>
        <w:r>
          <w:rPr>
            <w:noProof/>
            <w:webHidden/>
          </w:rPr>
          <w:fldChar w:fldCharType="begin"/>
        </w:r>
        <w:r>
          <w:rPr>
            <w:noProof/>
            <w:webHidden/>
          </w:rPr>
          <w:instrText xml:space="preserve"> PAGEREF _Toc199624913 \h </w:instrText>
        </w:r>
        <w:r>
          <w:rPr>
            <w:noProof/>
            <w:webHidden/>
          </w:rPr>
        </w:r>
        <w:r>
          <w:rPr>
            <w:noProof/>
            <w:webHidden/>
          </w:rPr>
          <w:fldChar w:fldCharType="separate"/>
        </w:r>
        <w:r>
          <w:rPr>
            <w:noProof/>
            <w:webHidden/>
          </w:rPr>
          <w:t>109</w:t>
        </w:r>
        <w:r>
          <w:rPr>
            <w:noProof/>
            <w:webHidden/>
          </w:rPr>
          <w:fldChar w:fldCharType="end"/>
        </w:r>
      </w:hyperlink>
    </w:p>
    <w:p w14:paraId="139782C7" w14:textId="42309454" w:rsidR="00DE1392" w:rsidRDefault="00DE139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9624914" w:history="1">
        <w:r w:rsidRPr="00E76905">
          <w:rPr>
            <w:rStyle w:val="Hiperligao"/>
            <w:noProof/>
          </w:rPr>
          <w:t xml:space="preserve">Tabela 68. </w:t>
        </w:r>
        <w:r w:rsidRPr="00E76905">
          <w:rPr>
            <w:rStyle w:val="Hiperligao"/>
            <w:i/>
            <w:iCs/>
            <w:noProof/>
          </w:rPr>
          <w:t>FrontOffice</w:t>
        </w:r>
        <w:r w:rsidRPr="00E76905">
          <w:rPr>
            <w:rStyle w:val="Hiperligao"/>
            <w:noProof/>
          </w:rPr>
          <w:t xml:space="preserve"> - Testes da funcionalidade </w:t>
        </w:r>
        <w:r w:rsidRPr="00E76905">
          <w:rPr>
            <w:rStyle w:val="Hiperligao"/>
            <w:i/>
            <w:iCs/>
            <w:noProof/>
          </w:rPr>
          <w:t>“</w:t>
        </w:r>
        <w:r w:rsidRPr="00E76905">
          <w:rPr>
            <w:rStyle w:val="Hiperligao"/>
            <w:noProof/>
          </w:rPr>
          <w:t>Catálogo”</w:t>
        </w:r>
        <w:r w:rsidRPr="00E76905">
          <w:rPr>
            <w:rStyle w:val="Hiperligao"/>
            <w:rFonts w:ascii="Courier New" w:hAnsi="Courier New" w:cs="Courier New"/>
            <w:i/>
            <w:iCs/>
            <w:noProof/>
          </w:rPr>
          <w:t>.</w:t>
        </w:r>
        <w:r>
          <w:rPr>
            <w:noProof/>
            <w:webHidden/>
          </w:rPr>
          <w:tab/>
        </w:r>
        <w:r>
          <w:rPr>
            <w:noProof/>
            <w:webHidden/>
          </w:rPr>
          <w:fldChar w:fldCharType="begin"/>
        </w:r>
        <w:r>
          <w:rPr>
            <w:noProof/>
            <w:webHidden/>
          </w:rPr>
          <w:instrText xml:space="preserve"> PAGEREF _Toc199624914 \h </w:instrText>
        </w:r>
        <w:r>
          <w:rPr>
            <w:noProof/>
            <w:webHidden/>
          </w:rPr>
        </w:r>
        <w:r>
          <w:rPr>
            <w:noProof/>
            <w:webHidden/>
          </w:rPr>
          <w:fldChar w:fldCharType="separate"/>
        </w:r>
        <w:r>
          <w:rPr>
            <w:noProof/>
            <w:webHidden/>
          </w:rPr>
          <w:t>110</w:t>
        </w:r>
        <w:r>
          <w:rPr>
            <w:noProof/>
            <w:webHidden/>
          </w:rPr>
          <w:fldChar w:fldCharType="end"/>
        </w:r>
      </w:hyperlink>
    </w:p>
    <w:p w14:paraId="3680C697" w14:textId="6566B0E7" w:rsidR="00DE1392" w:rsidRDefault="00DE139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9624915" w:history="1">
        <w:r w:rsidRPr="00E76905">
          <w:rPr>
            <w:rStyle w:val="Hiperligao"/>
            <w:noProof/>
          </w:rPr>
          <w:t xml:space="preserve">Tabela 69. </w:t>
        </w:r>
        <w:r w:rsidRPr="00E76905">
          <w:rPr>
            <w:rStyle w:val="Hiperligao"/>
            <w:i/>
            <w:iCs/>
            <w:noProof/>
          </w:rPr>
          <w:t>BackOffice</w:t>
        </w:r>
        <w:r w:rsidRPr="00E76905">
          <w:rPr>
            <w:rStyle w:val="Hiperligao"/>
            <w:noProof/>
          </w:rPr>
          <w:t xml:space="preserve"> - Teste da funcionalidade </w:t>
        </w:r>
        <w:r w:rsidRPr="00E76905">
          <w:rPr>
            <w:rStyle w:val="Hiperligao"/>
            <w:i/>
            <w:iCs/>
            <w:noProof/>
          </w:rPr>
          <w:t>“</w:t>
        </w:r>
        <w:r w:rsidRPr="00E76905">
          <w:rPr>
            <w:rStyle w:val="Hiperligao"/>
            <w:noProof/>
          </w:rPr>
          <w:t>Campanhas</w:t>
        </w:r>
        <w:r w:rsidRPr="00E76905">
          <w:rPr>
            <w:rStyle w:val="Hiperligao"/>
            <w:i/>
            <w:iCs/>
            <w:noProof/>
          </w:rPr>
          <w:t>”</w:t>
        </w:r>
        <w:r w:rsidRPr="00E76905">
          <w:rPr>
            <w:rStyle w:val="Hiperligao"/>
            <w:rFonts w:ascii="Courier New" w:hAnsi="Courier New" w:cs="Courier New"/>
            <w:i/>
            <w:iCs/>
            <w:noProof/>
          </w:rPr>
          <w:t>.</w:t>
        </w:r>
        <w:r>
          <w:rPr>
            <w:noProof/>
            <w:webHidden/>
          </w:rPr>
          <w:tab/>
        </w:r>
        <w:r>
          <w:rPr>
            <w:noProof/>
            <w:webHidden/>
          </w:rPr>
          <w:fldChar w:fldCharType="begin"/>
        </w:r>
        <w:r>
          <w:rPr>
            <w:noProof/>
            <w:webHidden/>
          </w:rPr>
          <w:instrText xml:space="preserve"> PAGEREF _Toc199624915 \h </w:instrText>
        </w:r>
        <w:r>
          <w:rPr>
            <w:noProof/>
            <w:webHidden/>
          </w:rPr>
        </w:r>
        <w:r>
          <w:rPr>
            <w:noProof/>
            <w:webHidden/>
          </w:rPr>
          <w:fldChar w:fldCharType="separate"/>
        </w:r>
        <w:r>
          <w:rPr>
            <w:noProof/>
            <w:webHidden/>
          </w:rPr>
          <w:t>111</w:t>
        </w:r>
        <w:r>
          <w:rPr>
            <w:noProof/>
            <w:webHidden/>
          </w:rPr>
          <w:fldChar w:fldCharType="end"/>
        </w:r>
      </w:hyperlink>
    </w:p>
    <w:p w14:paraId="054F5CD7" w14:textId="119334D5" w:rsidR="00DE1392" w:rsidRDefault="00DE139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9624916" w:history="1">
        <w:r w:rsidRPr="00E76905">
          <w:rPr>
            <w:rStyle w:val="Hiperligao"/>
            <w:noProof/>
          </w:rPr>
          <w:t xml:space="preserve">Tabela 70. </w:t>
        </w:r>
        <w:r w:rsidRPr="00E76905">
          <w:rPr>
            <w:rStyle w:val="Hiperligao"/>
            <w:i/>
            <w:iCs/>
            <w:noProof/>
          </w:rPr>
          <w:t>BackOffice</w:t>
        </w:r>
        <w:r w:rsidRPr="00E76905">
          <w:rPr>
            <w:rStyle w:val="Hiperligao"/>
            <w:noProof/>
          </w:rPr>
          <w:t xml:space="preserve"> - Teste da funcionalidade </w:t>
        </w:r>
        <w:r w:rsidRPr="00E76905">
          <w:rPr>
            <w:rStyle w:val="Hiperligao"/>
            <w:i/>
            <w:iCs/>
            <w:noProof/>
          </w:rPr>
          <w:t>“Stocks”</w:t>
        </w:r>
        <w:r>
          <w:rPr>
            <w:noProof/>
            <w:webHidden/>
          </w:rPr>
          <w:tab/>
        </w:r>
        <w:r>
          <w:rPr>
            <w:noProof/>
            <w:webHidden/>
          </w:rPr>
          <w:fldChar w:fldCharType="begin"/>
        </w:r>
        <w:r>
          <w:rPr>
            <w:noProof/>
            <w:webHidden/>
          </w:rPr>
          <w:instrText xml:space="preserve"> PAGEREF _Toc199624916 \h </w:instrText>
        </w:r>
        <w:r>
          <w:rPr>
            <w:noProof/>
            <w:webHidden/>
          </w:rPr>
        </w:r>
        <w:r>
          <w:rPr>
            <w:noProof/>
            <w:webHidden/>
          </w:rPr>
          <w:fldChar w:fldCharType="separate"/>
        </w:r>
        <w:r>
          <w:rPr>
            <w:noProof/>
            <w:webHidden/>
          </w:rPr>
          <w:t>113</w:t>
        </w:r>
        <w:r>
          <w:rPr>
            <w:noProof/>
            <w:webHidden/>
          </w:rPr>
          <w:fldChar w:fldCharType="end"/>
        </w:r>
      </w:hyperlink>
    </w:p>
    <w:p w14:paraId="50A962D2" w14:textId="6ED01DE6" w:rsidR="00DE1392" w:rsidRDefault="00DE139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9624917" w:history="1">
        <w:r w:rsidRPr="00E76905">
          <w:rPr>
            <w:rStyle w:val="Hiperligao"/>
            <w:noProof/>
          </w:rPr>
          <w:t xml:space="preserve">Tabela 71. </w:t>
        </w:r>
        <w:r w:rsidRPr="00E76905">
          <w:rPr>
            <w:rStyle w:val="Hiperligao"/>
            <w:i/>
            <w:iCs/>
            <w:noProof/>
          </w:rPr>
          <w:t>BackOffice</w:t>
        </w:r>
        <w:r w:rsidRPr="00E76905">
          <w:rPr>
            <w:rStyle w:val="Hiperligao"/>
            <w:noProof/>
          </w:rPr>
          <w:t xml:space="preserve"> - Teste da funcionalidade </w:t>
        </w:r>
        <w:r w:rsidRPr="00E76905">
          <w:rPr>
            <w:rStyle w:val="Hiperligao"/>
            <w:i/>
            <w:iCs/>
            <w:noProof/>
          </w:rPr>
          <w:t>“Análise de Ocorrências”</w:t>
        </w:r>
        <w:r w:rsidRPr="00E76905">
          <w:rPr>
            <w:rStyle w:val="Hiperligao"/>
            <w:rFonts w:ascii="Courier New" w:hAnsi="Courier New" w:cs="Courier New"/>
            <w:i/>
            <w:iCs/>
            <w:noProof/>
          </w:rPr>
          <w:t>.</w:t>
        </w:r>
        <w:r>
          <w:rPr>
            <w:noProof/>
            <w:webHidden/>
          </w:rPr>
          <w:tab/>
        </w:r>
        <w:r>
          <w:rPr>
            <w:noProof/>
            <w:webHidden/>
          </w:rPr>
          <w:fldChar w:fldCharType="begin"/>
        </w:r>
        <w:r>
          <w:rPr>
            <w:noProof/>
            <w:webHidden/>
          </w:rPr>
          <w:instrText xml:space="preserve"> PAGEREF _Toc199624917 \h </w:instrText>
        </w:r>
        <w:r>
          <w:rPr>
            <w:noProof/>
            <w:webHidden/>
          </w:rPr>
        </w:r>
        <w:r>
          <w:rPr>
            <w:noProof/>
            <w:webHidden/>
          </w:rPr>
          <w:fldChar w:fldCharType="separate"/>
        </w:r>
        <w:r>
          <w:rPr>
            <w:noProof/>
            <w:webHidden/>
          </w:rPr>
          <w:t>113</w:t>
        </w:r>
        <w:r>
          <w:rPr>
            <w:noProof/>
            <w:webHidden/>
          </w:rPr>
          <w:fldChar w:fldCharType="end"/>
        </w:r>
      </w:hyperlink>
    </w:p>
    <w:p w14:paraId="0D40ED68" w14:textId="5439D666" w:rsidR="00DE1392" w:rsidRDefault="00DE139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9624918" w:history="1">
        <w:r w:rsidRPr="00E76905">
          <w:rPr>
            <w:rStyle w:val="Hiperligao"/>
            <w:noProof/>
          </w:rPr>
          <w:t xml:space="preserve">Tabela 72. </w:t>
        </w:r>
        <w:r w:rsidRPr="00E76905">
          <w:rPr>
            <w:rStyle w:val="Hiperligao"/>
            <w:i/>
            <w:iCs/>
            <w:noProof/>
          </w:rPr>
          <w:t>BackOffice</w:t>
        </w:r>
        <w:r w:rsidRPr="00E76905">
          <w:rPr>
            <w:rStyle w:val="Hiperligao"/>
            <w:noProof/>
          </w:rPr>
          <w:t xml:space="preserve"> - Teste da funcionalidade </w:t>
        </w:r>
        <w:r w:rsidRPr="00E76905">
          <w:rPr>
            <w:rStyle w:val="Hiperligao"/>
            <w:i/>
            <w:iCs/>
            <w:noProof/>
          </w:rPr>
          <w:t>“Expedição”</w:t>
        </w:r>
        <w:r w:rsidRPr="00E76905">
          <w:rPr>
            <w:rStyle w:val="Hiperligao"/>
            <w:rFonts w:ascii="Courier New" w:hAnsi="Courier New" w:cs="Courier New"/>
            <w:i/>
            <w:iCs/>
            <w:noProof/>
          </w:rPr>
          <w:t>.</w:t>
        </w:r>
        <w:r>
          <w:rPr>
            <w:noProof/>
            <w:webHidden/>
          </w:rPr>
          <w:tab/>
        </w:r>
        <w:r>
          <w:rPr>
            <w:noProof/>
            <w:webHidden/>
          </w:rPr>
          <w:fldChar w:fldCharType="begin"/>
        </w:r>
        <w:r>
          <w:rPr>
            <w:noProof/>
            <w:webHidden/>
          </w:rPr>
          <w:instrText xml:space="preserve"> PAGEREF _Toc199624918 \h </w:instrText>
        </w:r>
        <w:r>
          <w:rPr>
            <w:noProof/>
            <w:webHidden/>
          </w:rPr>
        </w:r>
        <w:r>
          <w:rPr>
            <w:noProof/>
            <w:webHidden/>
          </w:rPr>
          <w:fldChar w:fldCharType="separate"/>
        </w:r>
        <w:r>
          <w:rPr>
            <w:noProof/>
            <w:webHidden/>
          </w:rPr>
          <w:t>114</w:t>
        </w:r>
        <w:r>
          <w:rPr>
            <w:noProof/>
            <w:webHidden/>
          </w:rPr>
          <w:fldChar w:fldCharType="end"/>
        </w:r>
      </w:hyperlink>
    </w:p>
    <w:p w14:paraId="0EE05D77" w14:textId="59C2A15D" w:rsidR="00DE1392" w:rsidRDefault="00DE139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9624919" w:history="1">
        <w:r w:rsidRPr="00E76905">
          <w:rPr>
            <w:rStyle w:val="Hiperligao"/>
            <w:noProof/>
          </w:rPr>
          <w:t>Tabela 73. Apreciação global da especificação.</w:t>
        </w:r>
        <w:r>
          <w:rPr>
            <w:noProof/>
            <w:webHidden/>
          </w:rPr>
          <w:tab/>
        </w:r>
        <w:r>
          <w:rPr>
            <w:noProof/>
            <w:webHidden/>
          </w:rPr>
          <w:fldChar w:fldCharType="begin"/>
        </w:r>
        <w:r>
          <w:rPr>
            <w:noProof/>
            <w:webHidden/>
          </w:rPr>
          <w:instrText xml:space="preserve"> PAGEREF _Toc199624919 \h </w:instrText>
        </w:r>
        <w:r>
          <w:rPr>
            <w:noProof/>
            <w:webHidden/>
          </w:rPr>
        </w:r>
        <w:r>
          <w:rPr>
            <w:noProof/>
            <w:webHidden/>
          </w:rPr>
          <w:fldChar w:fldCharType="separate"/>
        </w:r>
        <w:r>
          <w:rPr>
            <w:noProof/>
            <w:webHidden/>
          </w:rPr>
          <w:t>131</w:t>
        </w:r>
        <w:r>
          <w:rPr>
            <w:noProof/>
            <w:webHidden/>
          </w:rPr>
          <w:fldChar w:fldCharType="end"/>
        </w:r>
      </w:hyperlink>
    </w:p>
    <w:p w14:paraId="506E57ED" w14:textId="609031E5" w:rsidR="00DE1392" w:rsidRDefault="00DE139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9624920" w:history="1">
        <w:r w:rsidRPr="00E76905">
          <w:rPr>
            <w:rStyle w:val="Hiperligao"/>
            <w:noProof/>
          </w:rPr>
          <w:t>Tabela 75. Tabela Armazém implementada.</w:t>
        </w:r>
        <w:r>
          <w:rPr>
            <w:noProof/>
            <w:webHidden/>
          </w:rPr>
          <w:tab/>
        </w:r>
        <w:r>
          <w:rPr>
            <w:noProof/>
            <w:webHidden/>
          </w:rPr>
          <w:fldChar w:fldCharType="begin"/>
        </w:r>
        <w:r>
          <w:rPr>
            <w:noProof/>
            <w:webHidden/>
          </w:rPr>
          <w:instrText xml:space="preserve"> PAGEREF _Toc199624920 \h </w:instrText>
        </w:r>
        <w:r>
          <w:rPr>
            <w:noProof/>
            <w:webHidden/>
          </w:rPr>
        </w:r>
        <w:r>
          <w:rPr>
            <w:noProof/>
            <w:webHidden/>
          </w:rPr>
          <w:fldChar w:fldCharType="separate"/>
        </w:r>
        <w:r>
          <w:rPr>
            <w:noProof/>
            <w:webHidden/>
          </w:rPr>
          <w:t>135</w:t>
        </w:r>
        <w:r>
          <w:rPr>
            <w:noProof/>
            <w:webHidden/>
          </w:rPr>
          <w:fldChar w:fldCharType="end"/>
        </w:r>
      </w:hyperlink>
    </w:p>
    <w:p w14:paraId="342FF3B1" w14:textId="79ACA513" w:rsidR="00DE1392" w:rsidRDefault="00DE139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9624921" w:history="1">
        <w:r w:rsidRPr="00E76905">
          <w:rPr>
            <w:rStyle w:val="Hiperligao"/>
            <w:noProof/>
          </w:rPr>
          <w:t>Tabela 76. Tabela Casta implementada.</w:t>
        </w:r>
        <w:r>
          <w:rPr>
            <w:noProof/>
            <w:webHidden/>
          </w:rPr>
          <w:tab/>
        </w:r>
        <w:r>
          <w:rPr>
            <w:noProof/>
            <w:webHidden/>
          </w:rPr>
          <w:fldChar w:fldCharType="begin"/>
        </w:r>
        <w:r>
          <w:rPr>
            <w:noProof/>
            <w:webHidden/>
          </w:rPr>
          <w:instrText xml:space="preserve"> PAGEREF _Toc199624921 \h </w:instrText>
        </w:r>
        <w:r>
          <w:rPr>
            <w:noProof/>
            <w:webHidden/>
          </w:rPr>
        </w:r>
        <w:r>
          <w:rPr>
            <w:noProof/>
            <w:webHidden/>
          </w:rPr>
          <w:fldChar w:fldCharType="separate"/>
        </w:r>
        <w:r>
          <w:rPr>
            <w:noProof/>
            <w:webHidden/>
          </w:rPr>
          <w:t>136</w:t>
        </w:r>
        <w:r>
          <w:rPr>
            <w:noProof/>
            <w:webHidden/>
          </w:rPr>
          <w:fldChar w:fldCharType="end"/>
        </w:r>
      </w:hyperlink>
    </w:p>
    <w:p w14:paraId="2EA4A9EA" w14:textId="04EEE762" w:rsidR="00DE1392" w:rsidRDefault="00DE139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9624922" w:history="1">
        <w:r w:rsidRPr="00E76905">
          <w:rPr>
            <w:rStyle w:val="Hiperligao"/>
            <w:noProof/>
          </w:rPr>
          <w:t>Tabela 77. Tabela CastaProduto implementada.</w:t>
        </w:r>
        <w:r>
          <w:rPr>
            <w:noProof/>
            <w:webHidden/>
          </w:rPr>
          <w:tab/>
        </w:r>
        <w:r>
          <w:rPr>
            <w:noProof/>
            <w:webHidden/>
          </w:rPr>
          <w:fldChar w:fldCharType="begin"/>
        </w:r>
        <w:r>
          <w:rPr>
            <w:noProof/>
            <w:webHidden/>
          </w:rPr>
          <w:instrText xml:space="preserve"> PAGEREF _Toc199624922 \h </w:instrText>
        </w:r>
        <w:r>
          <w:rPr>
            <w:noProof/>
            <w:webHidden/>
          </w:rPr>
        </w:r>
        <w:r>
          <w:rPr>
            <w:noProof/>
            <w:webHidden/>
          </w:rPr>
          <w:fldChar w:fldCharType="separate"/>
        </w:r>
        <w:r>
          <w:rPr>
            <w:noProof/>
            <w:webHidden/>
          </w:rPr>
          <w:t>136</w:t>
        </w:r>
        <w:r>
          <w:rPr>
            <w:noProof/>
            <w:webHidden/>
          </w:rPr>
          <w:fldChar w:fldCharType="end"/>
        </w:r>
      </w:hyperlink>
    </w:p>
    <w:p w14:paraId="7E173CF6" w14:textId="060C9FCE" w:rsidR="00DE1392" w:rsidRDefault="00DE139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9624923" w:history="1">
        <w:r w:rsidRPr="00E76905">
          <w:rPr>
            <w:rStyle w:val="Hiperligao"/>
            <w:noProof/>
          </w:rPr>
          <w:t>Tabela 78. Tabela CategoriaFuncional implementada.</w:t>
        </w:r>
        <w:r>
          <w:rPr>
            <w:noProof/>
            <w:webHidden/>
          </w:rPr>
          <w:tab/>
        </w:r>
        <w:r>
          <w:rPr>
            <w:noProof/>
            <w:webHidden/>
          </w:rPr>
          <w:fldChar w:fldCharType="begin"/>
        </w:r>
        <w:r>
          <w:rPr>
            <w:noProof/>
            <w:webHidden/>
          </w:rPr>
          <w:instrText xml:space="preserve"> PAGEREF _Toc199624923 \h </w:instrText>
        </w:r>
        <w:r>
          <w:rPr>
            <w:noProof/>
            <w:webHidden/>
          </w:rPr>
        </w:r>
        <w:r>
          <w:rPr>
            <w:noProof/>
            <w:webHidden/>
          </w:rPr>
          <w:fldChar w:fldCharType="separate"/>
        </w:r>
        <w:r>
          <w:rPr>
            <w:noProof/>
            <w:webHidden/>
          </w:rPr>
          <w:t>137</w:t>
        </w:r>
        <w:r>
          <w:rPr>
            <w:noProof/>
            <w:webHidden/>
          </w:rPr>
          <w:fldChar w:fldCharType="end"/>
        </w:r>
      </w:hyperlink>
    </w:p>
    <w:p w14:paraId="5C8AAA18" w14:textId="2C9ED9D1" w:rsidR="00DE1392" w:rsidRDefault="00DE139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9624924" w:history="1">
        <w:r w:rsidRPr="00E76905">
          <w:rPr>
            <w:rStyle w:val="Hiperligao"/>
            <w:noProof/>
          </w:rPr>
          <w:t>Tabela 79. Tabela Cliente implementada.</w:t>
        </w:r>
        <w:r>
          <w:rPr>
            <w:noProof/>
            <w:webHidden/>
          </w:rPr>
          <w:tab/>
        </w:r>
        <w:r>
          <w:rPr>
            <w:noProof/>
            <w:webHidden/>
          </w:rPr>
          <w:fldChar w:fldCharType="begin"/>
        </w:r>
        <w:r>
          <w:rPr>
            <w:noProof/>
            <w:webHidden/>
          </w:rPr>
          <w:instrText xml:space="preserve"> PAGEREF _Toc199624924 \h </w:instrText>
        </w:r>
        <w:r>
          <w:rPr>
            <w:noProof/>
            <w:webHidden/>
          </w:rPr>
        </w:r>
        <w:r>
          <w:rPr>
            <w:noProof/>
            <w:webHidden/>
          </w:rPr>
          <w:fldChar w:fldCharType="separate"/>
        </w:r>
        <w:r>
          <w:rPr>
            <w:noProof/>
            <w:webHidden/>
          </w:rPr>
          <w:t>137</w:t>
        </w:r>
        <w:r>
          <w:rPr>
            <w:noProof/>
            <w:webHidden/>
          </w:rPr>
          <w:fldChar w:fldCharType="end"/>
        </w:r>
      </w:hyperlink>
    </w:p>
    <w:p w14:paraId="4EAC36F4" w14:textId="30443B58" w:rsidR="00DE1392" w:rsidRDefault="00DE139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9624925" w:history="1">
        <w:r w:rsidRPr="00E76905">
          <w:rPr>
            <w:rStyle w:val="Hiperligao"/>
            <w:noProof/>
          </w:rPr>
          <w:t>Tabela 81. Tabela DistritoTransportadora implementada.</w:t>
        </w:r>
        <w:r>
          <w:rPr>
            <w:noProof/>
            <w:webHidden/>
          </w:rPr>
          <w:tab/>
        </w:r>
        <w:r>
          <w:rPr>
            <w:noProof/>
            <w:webHidden/>
          </w:rPr>
          <w:fldChar w:fldCharType="begin"/>
        </w:r>
        <w:r>
          <w:rPr>
            <w:noProof/>
            <w:webHidden/>
          </w:rPr>
          <w:instrText xml:space="preserve"> PAGEREF _Toc199624925 \h </w:instrText>
        </w:r>
        <w:r>
          <w:rPr>
            <w:noProof/>
            <w:webHidden/>
          </w:rPr>
        </w:r>
        <w:r>
          <w:rPr>
            <w:noProof/>
            <w:webHidden/>
          </w:rPr>
          <w:fldChar w:fldCharType="separate"/>
        </w:r>
        <w:r>
          <w:rPr>
            <w:noProof/>
            <w:webHidden/>
          </w:rPr>
          <w:t>138</w:t>
        </w:r>
        <w:r>
          <w:rPr>
            <w:noProof/>
            <w:webHidden/>
          </w:rPr>
          <w:fldChar w:fldCharType="end"/>
        </w:r>
      </w:hyperlink>
    </w:p>
    <w:p w14:paraId="3FC51F7C" w14:textId="4EA1003E" w:rsidR="00DE1392" w:rsidRDefault="00DE139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9624926" w:history="1">
        <w:r w:rsidRPr="00E76905">
          <w:rPr>
            <w:rStyle w:val="Hiperligao"/>
            <w:noProof/>
          </w:rPr>
          <w:t>Tabela 82. Tabela Empregado implementada.</w:t>
        </w:r>
        <w:r>
          <w:rPr>
            <w:noProof/>
            <w:webHidden/>
          </w:rPr>
          <w:tab/>
        </w:r>
        <w:r>
          <w:rPr>
            <w:noProof/>
            <w:webHidden/>
          </w:rPr>
          <w:fldChar w:fldCharType="begin"/>
        </w:r>
        <w:r>
          <w:rPr>
            <w:noProof/>
            <w:webHidden/>
          </w:rPr>
          <w:instrText xml:space="preserve"> PAGEREF _Toc199624926 \h </w:instrText>
        </w:r>
        <w:r>
          <w:rPr>
            <w:noProof/>
            <w:webHidden/>
          </w:rPr>
        </w:r>
        <w:r>
          <w:rPr>
            <w:noProof/>
            <w:webHidden/>
          </w:rPr>
          <w:fldChar w:fldCharType="separate"/>
        </w:r>
        <w:r>
          <w:rPr>
            <w:noProof/>
            <w:webHidden/>
          </w:rPr>
          <w:t>139</w:t>
        </w:r>
        <w:r>
          <w:rPr>
            <w:noProof/>
            <w:webHidden/>
          </w:rPr>
          <w:fldChar w:fldCharType="end"/>
        </w:r>
      </w:hyperlink>
    </w:p>
    <w:p w14:paraId="0855A0A8" w14:textId="27034B10" w:rsidR="00DE1392" w:rsidRDefault="00DE139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9624927" w:history="1">
        <w:r w:rsidRPr="00E76905">
          <w:rPr>
            <w:rStyle w:val="Hiperligao"/>
            <w:noProof/>
          </w:rPr>
          <w:t>Tabela 83. Tabela EmpregadoArmazem implementada.</w:t>
        </w:r>
        <w:r>
          <w:rPr>
            <w:noProof/>
            <w:webHidden/>
          </w:rPr>
          <w:tab/>
        </w:r>
        <w:r>
          <w:rPr>
            <w:noProof/>
            <w:webHidden/>
          </w:rPr>
          <w:fldChar w:fldCharType="begin"/>
        </w:r>
        <w:r>
          <w:rPr>
            <w:noProof/>
            <w:webHidden/>
          </w:rPr>
          <w:instrText xml:space="preserve"> PAGEREF _Toc199624927 \h </w:instrText>
        </w:r>
        <w:r>
          <w:rPr>
            <w:noProof/>
            <w:webHidden/>
          </w:rPr>
        </w:r>
        <w:r>
          <w:rPr>
            <w:noProof/>
            <w:webHidden/>
          </w:rPr>
          <w:fldChar w:fldCharType="separate"/>
        </w:r>
        <w:r>
          <w:rPr>
            <w:noProof/>
            <w:webHidden/>
          </w:rPr>
          <w:t>140</w:t>
        </w:r>
        <w:r>
          <w:rPr>
            <w:noProof/>
            <w:webHidden/>
          </w:rPr>
          <w:fldChar w:fldCharType="end"/>
        </w:r>
      </w:hyperlink>
    </w:p>
    <w:p w14:paraId="580100E1" w14:textId="38589CCE" w:rsidR="00DE1392" w:rsidRDefault="00DE139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9624928" w:history="1">
        <w:r w:rsidRPr="00E76905">
          <w:rPr>
            <w:rStyle w:val="Hiperligao"/>
            <w:noProof/>
          </w:rPr>
          <w:t>Tabela 84. Tabela EncomendaCliente implementada.</w:t>
        </w:r>
        <w:r>
          <w:rPr>
            <w:noProof/>
            <w:webHidden/>
          </w:rPr>
          <w:tab/>
        </w:r>
        <w:r>
          <w:rPr>
            <w:noProof/>
            <w:webHidden/>
          </w:rPr>
          <w:fldChar w:fldCharType="begin"/>
        </w:r>
        <w:r>
          <w:rPr>
            <w:noProof/>
            <w:webHidden/>
          </w:rPr>
          <w:instrText xml:space="preserve"> PAGEREF _Toc199624928 \h </w:instrText>
        </w:r>
        <w:r>
          <w:rPr>
            <w:noProof/>
            <w:webHidden/>
          </w:rPr>
        </w:r>
        <w:r>
          <w:rPr>
            <w:noProof/>
            <w:webHidden/>
          </w:rPr>
          <w:fldChar w:fldCharType="separate"/>
        </w:r>
        <w:r>
          <w:rPr>
            <w:noProof/>
            <w:webHidden/>
          </w:rPr>
          <w:t>140</w:t>
        </w:r>
        <w:r>
          <w:rPr>
            <w:noProof/>
            <w:webHidden/>
          </w:rPr>
          <w:fldChar w:fldCharType="end"/>
        </w:r>
      </w:hyperlink>
    </w:p>
    <w:p w14:paraId="398BAC41" w14:textId="2FD89FB7" w:rsidR="00DE1392" w:rsidRDefault="00DE139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9624929" w:history="1">
        <w:r w:rsidRPr="00E76905">
          <w:rPr>
            <w:rStyle w:val="Hiperligao"/>
            <w:noProof/>
          </w:rPr>
          <w:t>Tabela 85. Tabela EncomendaFornecedor implementada.</w:t>
        </w:r>
        <w:r>
          <w:rPr>
            <w:noProof/>
            <w:webHidden/>
          </w:rPr>
          <w:tab/>
        </w:r>
        <w:r>
          <w:rPr>
            <w:noProof/>
            <w:webHidden/>
          </w:rPr>
          <w:fldChar w:fldCharType="begin"/>
        </w:r>
        <w:r>
          <w:rPr>
            <w:noProof/>
            <w:webHidden/>
          </w:rPr>
          <w:instrText xml:space="preserve"> PAGEREF _Toc199624929 \h </w:instrText>
        </w:r>
        <w:r>
          <w:rPr>
            <w:noProof/>
            <w:webHidden/>
          </w:rPr>
        </w:r>
        <w:r>
          <w:rPr>
            <w:noProof/>
            <w:webHidden/>
          </w:rPr>
          <w:fldChar w:fldCharType="separate"/>
        </w:r>
        <w:r>
          <w:rPr>
            <w:noProof/>
            <w:webHidden/>
          </w:rPr>
          <w:t>141</w:t>
        </w:r>
        <w:r>
          <w:rPr>
            <w:noProof/>
            <w:webHidden/>
          </w:rPr>
          <w:fldChar w:fldCharType="end"/>
        </w:r>
      </w:hyperlink>
    </w:p>
    <w:p w14:paraId="3E5BFE66" w14:textId="60CAD995" w:rsidR="00DE1392" w:rsidRDefault="00DE139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9624930" w:history="1">
        <w:r w:rsidRPr="00E76905">
          <w:rPr>
            <w:rStyle w:val="Hiperligao"/>
            <w:noProof/>
          </w:rPr>
          <w:t>Tabela 86. Tabela EstadoEncomendaCliente implementada.</w:t>
        </w:r>
        <w:r>
          <w:rPr>
            <w:noProof/>
            <w:webHidden/>
          </w:rPr>
          <w:tab/>
        </w:r>
        <w:r>
          <w:rPr>
            <w:noProof/>
            <w:webHidden/>
          </w:rPr>
          <w:fldChar w:fldCharType="begin"/>
        </w:r>
        <w:r>
          <w:rPr>
            <w:noProof/>
            <w:webHidden/>
          </w:rPr>
          <w:instrText xml:space="preserve"> PAGEREF _Toc199624930 \h </w:instrText>
        </w:r>
        <w:r>
          <w:rPr>
            <w:noProof/>
            <w:webHidden/>
          </w:rPr>
        </w:r>
        <w:r>
          <w:rPr>
            <w:noProof/>
            <w:webHidden/>
          </w:rPr>
          <w:fldChar w:fldCharType="separate"/>
        </w:r>
        <w:r>
          <w:rPr>
            <w:noProof/>
            <w:webHidden/>
          </w:rPr>
          <w:t>142</w:t>
        </w:r>
        <w:r>
          <w:rPr>
            <w:noProof/>
            <w:webHidden/>
          </w:rPr>
          <w:fldChar w:fldCharType="end"/>
        </w:r>
      </w:hyperlink>
    </w:p>
    <w:p w14:paraId="6A3B5F27" w14:textId="6BDF0E80" w:rsidR="00DE1392" w:rsidRDefault="00DE139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9624931" w:history="1">
        <w:r w:rsidRPr="00E76905">
          <w:rPr>
            <w:rStyle w:val="Hiperligao"/>
            <w:noProof/>
          </w:rPr>
          <w:t>Tabela 87. Tabela EstadoEncomendaFornecedor implementada.</w:t>
        </w:r>
        <w:r>
          <w:rPr>
            <w:noProof/>
            <w:webHidden/>
          </w:rPr>
          <w:tab/>
        </w:r>
        <w:r>
          <w:rPr>
            <w:noProof/>
            <w:webHidden/>
          </w:rPr>
          <w:fldChar w:fldCharType="begin"/>
        </w:r>
        <w:r>
          <w:rPr>
            <w:noProof/>
            <w:webHidden/>
          </w:rPr>
          <w:instrText xml:space="preserve"> PAGEREF _Toc199624931 \h </w:instrText>
        </w:r>
        <w:r>
          <w:rPr>
            <w:noProof/>
            <w:webHidden/>
          </w:rPr>
        </w:r>
        <w:r>
          <w:rPr>
            <w:noProof/>
            <w:webHidden/>
          </w:rPr>
          <w:fldChar w:fldCharType="separate"/>
        </w:r>
        <w:r>
          <w:rPr>
            <w:noProof/>
            <w:webHidden/>
          </w:rPr>
          <w:t>142</w:t>
        </w:r>
        <w:r>
          <w:rPr>
            <w:noProof/>
            <w:webHidden/>
          </w:rPr>
          <w:fldChar w:fldCharType="end"/>
        </w:r>
      </w:hyperlink>
    </w:p>
    <w:p w14:paraId="02BE3BAE" w14:textId="1184A56F" w:rsidR="00DE1392" w:rsidRDefault="00DE139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9624932" w:history="1">
        <w:r w:rsidRPr="00E76905">
          <w:rPr>
            <w:rStyle w:val="Hiperligao"/>
            <w:noProof/>
          </w:rPr>
          <w:t>Tabela 88. Tabela EstadoFaturaFornecedor implementada.</w:t>
        </w:r>
        <w:r>
          <w:rPr>
            <w:noProof/>
            <w:webHidden/>
          </w:rPr>
          <w:tab/>
        </w:r>
        <w:r>
          <w:rPr>
            <w:noProof/>
            <w:webHidden/>
          </w:rPr>
          <w:fldChar w:fldCharType="begin"/>
        </w:r>
        <w:r>
          <w:rPr>
            <w:noProof/>
            <w:webHidden/>
          </w:rPr>
          <w:instrText xml:space="preserve"> PAGEREF _Toc199624932 \h </w:instrText>
        </w:r>
        <w:r>
          <w:rPr>
            <w:noProof/>
            <w:webHidden/>
          </w:rPr>
        </w:r>
        <w:r>
          <w:rPr>
            <w:noProof/>
            <w:webHidden/>
          </w:rPr>
          <w:fldChar w:fldCharType="separate"/>
        </w:r>
        <w:r>
          <w:rPr>
            <w:noProof/>
            <w:webHidden/>
          </w:rPr>
          <w:t>142</w:t>
        </w:r>
        <w:r>
          <w:rPr>
            <w:noProof/>
            <w:webHidden/>
          </w:rPr>
          <w:fldChar w:fldCharType="end"/>
        </w:r>
      </w:hyperlink>
    </w:p>
    <w:p w14:paraId="570433E3" w14:textId="2765713C" w:rsidR="00DE1392" w:rsidRDefault="00DE139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9624933" w:history="1">
        <w:r w:rsidRPr="00E76905">
          <w:rPr>
            <w:rStyle w:val="Hiperligao"/>
            <w:noProof/>
          </w:rPr>
          <w:t>Tabela 89. Tabela EstadoFaturaVenda implementada.</w:t>
        </w:r>
        <w:r>
          <w:rPr>
            <w:noProof/>
            <w:webHidden/>
          </w:rPr>
          <w:tab/>
        </w:r>
        <w:r>
          <w:rPr>
            <w:noProof/>
            <w:webHidden/>
          </w:rPr>
          <w:fldChar w:fldCharType="begin"/>
        </w:r>
        <w:r>
          <w:rPr>
            <w:noProof/>
            <w:webHidden/>
          </w:rPr>
          <w:instrText xml:space="preserve"> PAGEREF _Toc199624933 \h </w:instrText>
        </w:r>
        <w:r>
          <w:rPr>
            <w:noProof/>
            <w:webHidden/>
          </w:rPr>
        </w:r>
        <w:r>
          <w:rPr>
            <w:noProof/>
            <w:webHidden/>
          </w:rPr>
          <w:fldChar w:fldCharType="separate"/>
        </w:r>
        <w:r>
          <w:rPr>
            <w:noProof/>
            <w:webHidden/>
          </w:rPr>
          <w:t>143</w:t>
        </w:r>
        <w:r>
          <w:rPr>
            <w:noProof/>
            <w:webHidden/>
          </w:rPr>
          <w:fldChar w:fldCharType="end"/>
        </w:r>
      </w:hyperlink>
    </w:p>
    <w:p w14:paraId="574775B7" w14:textId="29F5D8E6" w:rsidR="00DE1392" w:rsidRDefault="00DE139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9624934" w:history="1">
        <w:r w:rsidRPr="00E76905">
          <w:rPr>
            <w:rStyle w:val="Hiperligao"/>
            <w:noProof/>
          </w:rPr>
          <w:t>Tabela 90. Tabela EstadoOcorrencia implementada.</w:t>
        </w:r>
        <w:r>
          <w:rPr>
            <w:noProof/>
            <w:webHidden/>
          </w:rPr>
          <w:tab/>
        </w:r>
        <w:r>
          <w:rPr>
            <w:noProof/>
            <w:webHidden/>
          </w:rPr>
          <w:fldChar w:fldCharType="begin"/>
        </w:r>
        <w:r>
          <w:rPr>
            <w:noProof/>
            <w:webHidden/>
          </w:rPr>
          <w:instrText xml:space="preserve"> PAGEREF _Toc199624934 \h </w:instrText>
        </w:r>
        <w:r>
          <w:rPr>
            <w:noProof/>
            <w:webHidden/>
          </w:rPr>
        </w:r>
        <w:r>
          <w:rPr>
            <w:noProof/>
            <w:webHidden/>
          </w:rPr>
          <w:fldChar w:fldCharType="separate"/>
        </w:r>
        <w:r>
          <w:rPr>
            <w:noProof/>
            <w:webHidden/>
          </w:rPr>
          <w:t>143</w:t>
        </w:r>
        <w:r>
          <w:rPr>
            <w:noProof/>
            <w:webHidden/>
          </w:rPr>
          <w:fldChar w:fldCharType="end"/>
        </w:r>
      </w:hyperlink>
    </w:p>
    <w:p w14:paraId="6B7BCDB0" w14:textId="46C1EDE1" w:rsidR="00DE1392" w:rsidRDefault="00DE139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9624935" w:history="1">
        <w:r w:rsidRPr="00E76905">
          <w:rPr>
            <w:rStyle w:val="Hiperligao"/>
            <w:noProof/>
          </w:rPr>
          <w:t>Tabela 91. Tabela EstadoPromocao implementada.</w:t>
        </w:r>
        <w:r>
          <w:rPr>
            <w:noProof/>
            <w:webHidden/>
          </w:rPr>
          <w:tab/>
        </w:r>
        <w:r>
          <w:rPr>
            <w:noProof/>
            <w:webHidden/>
          </w:rPr>
          <w:fldChar w:fldCharType="begin"/>
        </w:r>
        <w:r>
          <w:rPr>
            <w:noProof/>
            <w:webHidden/>
          </w:rPr>
          <w:instrText xml:space="preserve"> PAGEREF _Toc199624935 \h </w:instrText>
        </w:r>
        <w:r>
          <w:rPr>
            <w:noProof/>
            <w:webHidden/>
          </w:rPr>
        </w:r>
        <w:r>
          <w:rPr>
            <w:noProof/>
            <w:webHidden/>
          </w:rPr>
          <w:fldChar w:fldCharType="separate"/>
        </w:r>
        <w:r>
          <w:rPr>
            <w:noProof/>
            <w:webHidden/>
          </w:rPr>
          <w:t>143</w:t>
        </w:r>
        <w:r>
          <w:rPr>
            <w:noProof/>
            <w:webHidden/>
          </w:rPr>
          <w:fldChar w:fldCharType="end"/>
        </w:r>
      </w:hyperlink>
    </w:p>
    <w:p w14:paraId="078EBB79" w14:textId="407C108B" w:rsidR="00DE1392" w:rsidRDefault="00DE139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9624936" w:history="1">
        <w:r w:rsidRPr="00E76905">
          <w:rPr>
            <w:rStyle w:val="Hiperligao"/>
            <w:noProof/>
          </w:rPr>
          <w:t>Tabela 92. Tabela EstadoTransporte implementada.</w:t>
        </w:r>
        <w:r>
          <w:rPr>
            <w:noProof/>
            <w:webHidden/>
          </w:rPr>
          <w:tab/>
        </w:r>
        <w:r>
          <w:rPr>
            <w:noProof/>
            <w:webHidden/>
          </w:rPr>
          <w:fldChar w:fldCharType="begin"/>
        </w:r>
        <w:r>
          <w:rPr>
            <w:noProof/>
            <w:webHidden/>
          </w:rPr>
          <w:instrText xml:space="preserve"> PAGEREF _Toc199624936 \h </w:instrText>
        </w:r>
        <w:r>
          <w:rPr>
            <w:noProof/>
            <w:webHidden/>
          </w:rPr>
        </w:r>
        <w:r>
          <w:rPr>
            <w:noProof/>
            <w:webHidden/>
          </w:rPr>
          <w:fldChar w:fldCharType="separate"/>
        </w:r>
        <w:r>
          <w:rPr>
            <w:noProof/>
            <w:webHidden/>
          </w:rPr>
          <w:t>144</w:t>
        </w:r>
        <w:r>
          <w:rPr>
            <w:noProof/>
            <w:webHidden/>
          </w:rPr>
          <w:fldChar w:fldCharType="end"/>
        </w:r>
      </w:hyperlink>
    </w:p>
    <w:p w14:paraId="09BABF0B" w14:textId="25C6E8BE" w:rsidR="00DE1392" w:rsidRDefault="00DE139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9624937" w:history="1">
        <w:r w:rsidRPr="00E76905">
          <w:rPr>
            <w:rStyle w:val="Hiperligao"/>
            <w:noProof/>
          </w:rPr>
          <w:t>Tabela 93. Tabela FaturaDeFornecedor implementada.</w:t>
        </w:r>
        <w:r>
          <w:rPr>
            <w:noProof/>
            <w:webHidden/>
          </w:rPr>
          <w:tab/>
        </w:r>
        <w:r>
          <w:rPr>
            <w:noProof/>
            <w:webHidden/>
          </w:rPr>
          <w:fldChar w:fldCharType="begin"/>
        </w:r>
        <w:r>
          <w:rPr>
            <w:noProof/>
            <w:webHidden/>
          </w:rPr>
          <w:instrText xml:space="preserve"> PAGEREF _Toc199624937 \h </w:instrText>
        </w:r>
        <w:r>
          <w:rPr>
            <w:noProof/>
            <w:webHidden/>
          </w:rPr>
        </w:r>
        <w:r>
          <w:rPr>
            <w:noProof/>
            <w:webHidden/>
          </w:rPr>
          <w:fldChar w:fldCharType="separate"/>
        </w:r>
        <w:r>
          <w:rPr>
            <w:noProof/>
            <w:webHidden/>
          </w:rPr>
          <w:t>144</w:t>
        </w:r>
        <w:r>
          <w:rPr>
            <w:noProof/>
            <w:webHidden/>
          </w:rPr>
          <w:fldChar w:fldCharType="end"/>
        </w:r>
      </w:hyperlink>
    </w:p>
    <w:p w14:paraId="5C3FB14E" w14:textId="06DFECED" w:rsidR="00DE1392" w:rsidRDefault="00DE139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9624938" w:history="1">
        <w:r w:rsidRPr="00E76905">
          <w:rPr>
            <w:rStyle w:val="Hiperligao"/>
            <w:noProof/>
          </w:rPr>
          <w:t>Tabela 94. Tabela FaturaVenda implementada.</w:t>
        </w:r>
        <w:r>
          <w:rPr>
            <w:noProof/>
            <w:webHidden/>
          </w:rPr>
          <w:tab/>
        </w:r>
        <w:r>
          <w:rPr>
            <w:noProof/>
            <w:webHidden/>
          </w:rPr>
          <w:fldChar w:fldCharType="begin"/>
        </w:r>
        <w:r>
          <w:rPr>
            <w:noProof/>
            <w:webHidden/>
          </w:rPr>
          <w:instrText xml:space="preserve"> PAGEREF _Toc199624938 \h </w:instrText>
        </w:r>
        <w:r>
          <w:rPr>
            <w:noProof/>
            <w:webHidden/>
          </w:rPr>
        </w:r>
        <w:r>
          <w:rPr>
            <w:noProof/>
            <w:webHidden/>
          </w:rPr>
          <w:fldChar w:fldCharType="separate"/>
        </w:r>
        <w:r>
          <w:rPr>
            <w:noProof/>
            <w:webHidden/>
          </w:rPr>
          <w:t>144</w:t>
        </w:r>
        <w:r>
          <w:rPr>
            <w:noProof/>
            <w:webHidden/>
          </w:rPr>
          <w:fldChar w:fldCharType="end"/>
        </w:r>
      </w:hyperlink>
    </w:p>
    <w:p w14:paraId="1281F2E7" w14:textId="02A63AFD" w:rsidR="00DE1392" w:rsidRDefault="00DE139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9624939" w:history="1">
        <w:r w:rsidRPr="00E76905">
          <w:rPr>
            <w:rStyle w:val="Hiperligao"/>
            <w:noProof/>
          </w:rPr>
          <w:t>Tabela 95. Tabela Fornecedor implementada.</w:t>
        </w:r>
        <w:r>
          <w:rPr>
            <w:noProof/>
            <w:webHidden/>
          </w:rPr>
          <w:tab/>
        </w:r>
        <w:r>
          <w:rPr>
            <w:noProof/>
            <w:webHidden/>
          </w:rPr>
          <w:fldChar w:fldCharType="begin"/>
        </w:r>
        <w:r>
          <w:rPr>
            <w:noProof/>
            <w:webHidden/>
          </w:rPr>
          <w:instrText xml:space="preserve"> PAGEREF _Toc199624939 \h </w:instrText>
        </w:r>
        <w:r>
          <w:rPr>
            <w:noProof/>
            <w:webHidden/>
          </w:rPr>
        </w:r>
        <w:r>
          <w:rPr>
            <w:noProof/>
            <w:webHidden/>
          </w:rPr>
          <w:fldChar w:fldCharType="separate"/>
        </w:r>
        <w:r>
          <w:rPr>
            <w:noProof/>
            <w:webHidden/>
          </w:rPr>
          <w:t>145</w:t>
        </w:r>
        <w:r>
          <w:rPr>
            <w:noProof/>
            <w:webHidden/>
          </w:rPr>
          <w:fldChar w:fldCharType="end"/>
        </w:r>
      </w:hyperlink>
    </w:p>
    <w:p w14:paraId="1E503B2C" w14:textId="488A7FE4" w:rsidR="00DE1392" w:rsidRDefault="00DE139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9624940" w:history="1">
        <w:r w:rsidRPr="00E76905">
          <w:rPr>
            <w:rStyle w:val="Hiperligao"/>
            <w:noProof/>
          </w:rPr>
          <w:t>Tabela 96. Tabela Genero implementada.</w:t>
        </w:r>
        <w:r>
          <w:rPr>
            <w:noProof/>
            <w:webHidden/>
          </w:rPr>
          <w:tab/>
        </w:r>
        <w:r>
          <w:rPr>
            <w:noProof/>
            <w:webHidden/>
          </w:rPr>
          <w:fldChar w:fldCharType="begin"/>
        </w:r>
        <w:r>
          <w:rPr>
            <w:noProof/>
            <w:webHidden/>
          </w:rPr>
          <w:instrText xml:space="preserve"> PAGEREF _Toc199624940 \h </w:instrText>
        </w:r>
        <w:r>
          <w:rPr>
            <w:noProof/>
            <w:webHidden/>
          </w:rPr>
        </w:r>
        <w:r>
          <w:rPr>
            <w:noProof/>
            <w:webHidden/>
          </w:rPr>
          <w:fldChar w:fldCharType="separate"/>
        </w:r>
        <w:r>
          <w:rPr>
            <w:noProof/>
            <w:webHidden/>
          </w:rPr>
          <w:t>145</w:t>
        </w:r>
        <w:r>
          <w:rPr>
            <w:noProof/>
            <w:webHidden/>
          </w:rPr>
          <w:fldChar w:fldCharType="end"/>
        </w:r>
      </w:hyperlink>
    </w:p>
    <w:p w14:paraId="06FAC3C1" w14:textId="588B18B9" w:rsidR="00DE1392" w:rsidRDefault="00DE139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9624941" w:history="1">
        <w:r w:rsidRPr="00E76905">
          <w:rPr>
            <w:rStyle w:val="Hiperligao"/>
            <w:noProof/>
          </w:rPr>
          <w:t>Tabela 97. Tabela LinhaEncomendaCliente implementada.</w:t>
        </w:r>
        <w:r>
          <w:rPr>
            <w:noProof/>
            <w:webHidden/>
          </w:rPr>
          <w:tab/>
        </w:r>
        <w:r>
          <w:rPr>
            <w:noProof/>
            <w:webHidden/>
          </w:rPr>
          <w:fldChar w:fldCharType="begin"/>
        </w:r>
        <w:r>
          <w:rPr>
            <w:noProof/>
            <w:webHidden/>
          </w:rPr>
          <w:instrText xml:space="preserve"> PAGEREF _Toc199624941 \h </w:instrText>
        </w:r>
        <w:r>
          <w:rPr>
            <w:noProof/>
            <w:webHidden/>
          </w:rPr>
        </w:r>
        <w:r>
          <w:rPr>
            <w:noProof/>
            <w:webHidden/>
          </w:rPr>
          <w:fldChar w:fldCharType="separate"/>
        </w:r>
        <w:r>
          <w:rPr>
            <w:noProof/>
            <w:webHidden/>
          </w:rPr>
          <w:t>146</w:t>
        </w:r>
        <w:r>
          <w:rPr>
            <w:noProof/>
            <w:webHidden/>
          </w:rPr>
          <w:fldChar w:fldCharType="end"/>
        </w:r>
      </w:hyperlink>
    </w:p>
    <w:p w14:paraId="5D348280" w14:textId="43E98E4E" w:rsidR="00DE1392" w:rsidRDefault="00DE139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9624942" w:history="1">
        <w:r w:rsidRPr="00E76905">
          <w:rPr>
            <w:rStyle w:val="Hiperligao"/>
            <w:noProof/>
          </w:rPr>
          <w:t>Tabela 98. Tabela LinhaEncomendaFornecedor implementada.</w:t>
        </w:r>
        <w:r>
          <w:rPr>
            <w:noProof/>
            <w:webHidden/>
          </w:rPr>
          <w:tab/>
        </w:r>
        <w:r>
          <w:rPr>
            <w:noProof/>
            <w:webHidden/>
          </w:rPr>
          <w:fldChar w:fldCharType="begin"/>
        </w:r>
        <w:r>
          <w:rPr>
            <w:noProof/>
            <w:webHidden/>
          </w:rPr>
          <w:instrText xml:space="preserve"> PAGEREF _Toc199624942 \h </w:instrText>
        </w:r>
        <w:r>
          <w:rPr>
            <w:noProof/>
            <w:webHidden/>
          </w:rPr>
        </w:r>
        <w:r>
          <w:rPr>
            <w:noProof/>
            <w:webHidden/>
          </w:rPr>
          <w:fldChar w:fldCharType="separate"/>
        </w:r>
        <w:r>
          <w:rPr>
            <w:noProof/>
            <w:webHidden/>
          </w:rPr>
          <w:t>146</w:t>
        </w:r>
        <w:r>
          <w:rPr>
            <w:noProof/>
            <w:webHidden/>
          </w:rPr>
          <w:fldChar w:fldCharType="end"/>
        </w:r>
      </w:hyperlink>
    </w:p>
    <w:p w14:paraId="427F5BF7" w14:textId="4FDD28AD" w:rsidR="00DE1392" w:rsidRDefault="00DE139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9624943" w:history="1">
        <w:r w:rsidRPr="00E76905">
          <w:rPr>
            <w:rStyle w:val="Hiperligao"/>
            <w:noProof/>
          </w:rPr>
          <w:t>Tabela 99. Tabela Morada implementada.</w:t>
        </w:r>
        <w:r>
          <w:rPr>
            <w:noProof/>
            <w:webHidden/>
          </w:rPr>
          <w:tab/>
        </w:r>
        <w:r>
          <w:rPr>
            <w:noProof/>
            <w:webHidden/>
          </w:rPr>
          <w:fldChar w:fldCharType="begin"/>
        </w:r>
        <w:r>
          <w:rPr>
            <w:noProof/>
            <w:webHidden/>
          </w:rPr>
          <w:instrText xml:space="preserve"> PAGEREF _Toc199624943 \h </w:instrText>
        </w:r>
        <w:r>
          <w:rPr>
            <w:noProof/>
            <w:webHidden/>
          </w:rPr>
        </w:r>
        <w:r>
          <w:rPr>
            <w:noProof/>
            <w:webHidden/>
          </w:rPr>
          <w:fldChar w:fldCharType="separate"/>
        </w:r>
        <w:r>
          <w:rPr>
            <w:noProof/>
            <w:webHidden/>
          </w:rPr>
          <w:t>147</w:t>
        </w:r>
        <w:r>
          <w:rPr>
            <w:noProof/>
            <w:webHidden/>
          </w:rPr>
          <w:fldChar w:fldCharType="end"/>
        </w:r>
      </w:hyperlink>
    </w:p>
    <w:p w14:paraId="2AF7E90D" w14:textId="6D5D74DD" w:rsidR="00DE1392" w:rsidRDefault="00DE139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9624944" w:history="1">
        <w:r w:rsidRPr="00E76905">
          <w:rPr>
            <w:rStyle w:val="Hiperligao"/>
            <w:noProof/>
          </w:rPr>
          <w:t>Tabela 100. Tabela Nacionalidade implementada.</w:t>
        </w:r>
        <w:r>
          <w:rPr>
            <w:noProof/>
            <w:webHidden/>
          </w:rPr>
          <w:tab/>
        </w:r>
        <w:r>
          <w:rPr>
            <w:noProof/>
            <w:webHidden/>
          </w:rPr>
          <w:fldChar w:fldCharType="begin"/>
        </w:r>
        <w:r>
          <w:rPr>
            <w:noProof/>
            <w:webHidden/>
          </w:rPr>
          <w:instrText xml:space="preserve"> PAGEREF _Toc199624944 \h </w:instrText>
        </w:r>
        <w:r>
          <w:rPr>
            <w:noProof/>
            <w:webHidden/>
          </w:rPr>
        </w:r>
        <w:r>
          <w:rPr>
            <w:noProof/>
            <w:webHidden/>
          </w:rPr>
          <w:fldChar w:fldCharType="separate"/>
        </w:r>
        <w:r>
          <w:rPr>
            <w:noProof/>
            <w:webHidden/>
          </w:rPr>
          <w:t>147</w:t>
        </w:r>
        <w:r>
          <w:rPr>
            <w:noProof/>
            <w:webHidden/>
          </w:rPr>
          <w:fldChar w:fldCharType="end"/>
        </w:r>
      </w:hyperlink>
    </w:p>
    <w:p w14:paraId="03B454CB" w14:textId="52A31B79" w:rsidR="00DE1392" w:rsidRDefault="00DE139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9624945" w:history="1">
        <w:r w:rsidRPr="00E76905">
          <w:rPr>
            <w:rStyle w:val="Hiperligao"/>
            <w:noProof/>
          </w:rPr>
          <w:t>Tabela 101. Tabela Ocorrencia implementada.</w:t>
        </w:r>
        <w:r>
          <w:rPr>
            <w:noProof/>
            <w:webHidden/>
          </w:rPr>
          <w:tab/>
        </w:r>
        <w:r>
          <w:rPr>
            <w:noProof/>
            <w:webHidden/>
          </w:rPr>
          <w:fldChar w:fldCharType="begin"/>
        </w:r>
        <w:r>
          <w:rPr>
            <w:noProof/>
            <w:webHidden/>
          </w:rPr>
          <w:instrText xml:space="preserve"> PAGEREF _Toc199624945 \h </w:instrText>
        </w:r>
        <w:r>
          <w:rPr>
            <w:noProof/>
            <w:webHidden/>
          </w:rPr>
        </w:r>
        <w:r>
          <w:rPr>
            <w:noProof/>
            <w:webHidden/>
          </w:rPr>
          <w:fldChar w:fldCharType="separate"/>
        </w:r>
        <w:r>
          <w:rPr>
            <w:noProof/>
            <w:webHidden/>
          </w:rPr>
          <w:t>148</w:t>
        </w:r>
        <w:r>
          <w:rPr>
            <w:noProof/>
            <w:webHidden/>
          </w:rPr>
          <w:fldChar w:fldCharType="end"/>
        </w:r>
      </w:hyperlink>
    </w:p>
    <w:p w14:paraId="3825A4A5" w14:textId="25C79D43" w:rsidR="00DE1392" w:rsidRDefault="00DE139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9624946" w:history="1">
        <w:r w:rsidRPr="00E76905">
          <w:rPr>
            <w:rStyle w:val="Hiperligao"/>
            <w:noProof/>
          </w:rPr>
          <w:t>Tabela 102. Tabela Pais implementada.</w:t>
        </w:r>
        <w:r>
          <w:rPr>
            <w:noProof/>
            <w:webHidden/>
          </w:rPr>
          <w:tab/>
        </w:r>
        <w:r>
          <w:rPr>
            <w:noProof/>
            <w:webHidden/>
          </w:rPr>
          <w:fldChar w:fldCharType="begin"/>
        </w:r>
        <w:r>
          <w:rPr>
            <w:noProof/>
            <w:webHidden/>
          </w:rPr>
          <w:instrText xml:space="preserve"> PAGEREF _Toc199624946 \h </w:instrText>
        </w:r>
        <w:r>
          <w:rPr>
            <w:noProof/>
            <w:webHidden/>
          </w:rPr>
        </w:r>
        <w:r>
          <w:rPr>
            <w:noProof/>
            <w:webHidden/>
          </w:rPr>
          <w:fldChar w:fldCharType="separate"/>
        </w:r>
        <w:r>
          <w:rPr>
            <w:noProof/>
            <w:webHidden/>
          </w:rPr>
          <w:t>148</w:t>
        </w:r>
        <w:r>
          <w:rPr>
            <w:noProof/>
            <w:webHidden/>
          </w:rPr>
          <w:fldChar w:fldCharType="end"/>
        </w:r>
      </w:hyperlink>
    </w:p>
    <w:p w14:paraId="172A30ED" w14:textId="73D2F410" w:rsidR="00DE1392" w:rsidRDefault="00DE139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9624947" w:history="1">
        <w:r w:rsidRPr="00E76905">
          <w:rPr>
            <w:rStyle w:val="Hiperligao"/>
            <w:noProof/>
          </w:rPr>
          <w:t>Tabela 103. Tabela Produto implementada.</w:t>
        </w:r>
        <w:r>
          <w:rPr>
            <w:noProof/>
            <w:webHidden/>
          </w:rPr>
          <w:tab/>
        </w:r>
        <w:r>
          <w:rPr>
            <w:noProof/>
            <w:webHidden/>
          </w:rPr>
          <w:fldChar w:fldCharType="begin"/>
        </w:r>
        <w:r>
          <w:rPr>
            <w:noProof/>
            <w:webHidden/>
          </w:rPr>
          <w:instrText xml:space="preserve"> PAGEREF _Toc199624947 \h </w:instrText>
        </w:r>
        <w:r>
          <w:rPr>
            <w:noProof/>
            <w:webHidden/>
          </w:rPr>
        </w:r>
        <w:r>
          <w:rPr>
            <w:noProof/>
            <w:webHidden/>
          </w:rPr>
          <w:fldChar w:fldCharType="separate"/>
        </w:r>
        <w:r>
          <w:rPr>
            <w:noProof/>
            <w:webHidden/>
          </w:rPr>
          <w:t>149</w:t>
        </w:r>
        <w:r>
          <w:rPr>
            <w:noProof/>
            <w:webHidden/>
          </w:rPr>
          <w:fldChar w:fldCharType="end"/>
        </w:r>
      </w:hyperlink>
    </w:p>
    <w:p w14:paraId="48A3A58D" w14:textId="6B204C79" w:rsidR="00DE1392" w:rsidRDefault="00DE139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9624948" w:history="1">
        <w:r w:rsidRPr="00E76905">
          <w:rPr>
            <w:rStyle w:val="Hiperligao"/>
            <w:noProof/>
          </w:rPr>
          <w:t>Tabela 104. Tabela Promocao implementada.</w:t>
        </w:r>
        <w:r>
          <w:rPr>
            <w:noProof/>
            <w:webHidden/>
          </w:rPr>
          <w:tab/>
        </w:r>
        <w:r>
          <w:rPr>
            <w:noProof/>
            <w:webHidden/>
          </w:rPr>
          <w:fldChar w:fldCharType="begin"/>
        </w:r>
        <w:r>
          <w:rPr>
            <w:noProof/>
            <w:webHidden/>
          </w:rPr>
          <w:instrText xml:space="preserve"> PAGEREF _Toc199624948 \h </w:instrText>
        </w:r>
        <w:r>
          <w:rPr>
            <w:noProof/>
            <w:webHidden/>
          </w:rPr>
        </w:r>
        <w:r>
          <w:rPr>
            <w:noProof/>
            <w:webHidden/>
          </w:rPr>
          <w:fldChar w:fldCharType="separate"/>
        </w:r>
        <w:r>
          <w:rPr>
            <w:noProof/>
            <w:webHidden/>
          </w:rPr>
          <w:t>149</w:t>
        </w:r>
        <w:r>
          <w:rPr>
            <w:noProof/>
            <w:webHidden/>
          </w:rPr>
          <w:fldChar w:fldCharType="end"/>
        </w:r>
      </w:hyperlink>
    </w:p>
    <w:p w14:paraId="4912E791" w14:textId="3F2F4A7D" w:rsidR="00DE1392" w:rsidRDefault="00DE139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9624949" w:history="1">
        <w:r w:rsidRPr="00E76905">
          <w:rPr>
            <w:rStyle w:val="Hiperligao"/>
            <w:noProof/>
          </w:rPr>
          <w:t>Tabela 105. Tabela PromocaoProduto implementada.</w:t>
        </w:r>
        <w:r>
          <w:rPr>
            <w:noProof/>
            <w:webHidden/>
          </w:rPr>
          <w:tab/>
        </w:r>
        <w:r>
          <w:rPr>
            <w:noProof/>
            <w:webHidden/>
          </w:rPr>
          <w:fldChar w:fldCharType="begin"/>
        </w:r>
        <w:r>
          <w:rPr>
            <w:noProof/>
            <w:webHidden/>
          </w:rPr>
          <w:instrText xml:space="preserve"> PAGEREF _Toc199624949 \h </w:instrText>
        </w:r>
        <w:r>
          <w:rPr>
            <w:noProof/>
            <w:webHidden/>
          </w:rPr>
        </w:r>
        <w:r>
          <w:rPr>
            <w:noProof/>
            <w:webHidden/>
          </w:rPr>
          <w:fldChar w:fldCharType="separate"/>
        </w:r>
        <w:r>
          <w:rPr>
            <w:noProof/>
            <w:webHidden/>
          </w:rPr>
          <w:t>150</w:t>
        </w:r>
        <w:r>
          <w:rPr>
            <w:noProof/>
            <w:webHidden/>
          </w:rPr>
          <w:fldChar w:fldCharType="end"/>
        </w:r>
      </w:hyperlink>
    </w:p>
    <w:p w14:paraId="754A7B3E" w14:textId="4F705DE5" w:rsidR="00DE1392" w:rsidRDefault="00DE139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9624950" w:history="1">
        <w:r w:rsidRPr="00E76905">
          <w:rPr>
            <w:rStyle w:val="Hiperligao"/>
            <w:noProof/>
          </w:rPr>
          <w:t>Tabela 106. Tabela Regiao implementada.</w:t>
        </w:r>
        <w:r>
          <w:rPr>
            <w:noProof/>
            <w:webHidden/>
          </w:rPr>
          <w:tab/>
        </w:r>
        <w:r>
          <w:rPr>
            <w:noProof/>
            <w:webHidden/>
          </w:rPr>
          <w:fldChar w:fldCharType="begin"/>
        </w:r>
        <w:r>
          <w:rPr>
            <w:noProof/>
            <w:webHidden/>
          </w:rPr>
          <w:instrText xml:space="preserve"> PAGEREF _Toc199624950 \h </w:instrText>
        </w:r>
        <w:r>
          <w:rPr>
            <w:noProof/>
            <w:webHidden/>
          </w:rPr>
        </w:r>
        <w:r>
          <w:rPr>
            <w:noProof/>
            <w:webHidden/>
          </w:rPr>
          <w:fldChar w:fldCharType="separate"/>
        </w:r>
        <w:r>
          <w:rPr>
            <w:noProof/>
            <w:webHidden/>
          </w:rPr>
          <w:t>150</w:t>
        </w:r>
        <w:r>
          <w:rPr>
            <w:noProof/>
            <w:webHidden/>
          </w:rPr>
          <w:fldChar w:fldCharType="end"/>
        </w:r>
      </w:hyperlink>
    </w:p>
    <w:p w14:paraId="4566E3FF" w14:textId="10FBF906" w:rsidR="00DE1392" w:rsidRDefault="00DE139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9624951" w:history="1">
        <w:r w:rsidRPr="00E76905">
          <w:rPr>
            <w:rStyle w:val="Hiperligao"/>
            <w:noProof/>
          </w:rPr>
          <w:t>Tabela 107. Tabela StockProduto implementada.</w:t>
        </w:r>
        <w:r>
          <w:rPr>
            <w:noProof/>
            <w:webHidden/>
          </w:rPr>
          <w:tab/>
        </w:r>
        <w:r>
          <w:rPr>
            <w:noProof/>
            <w:webHidden/>
          </w:rPr>
          <w:fldChar w:fldCharType="begin"/>
        </w:r>
        <w:r>
          <w:rPr>
            <w:noProof/>
            <w:webHidden/>
          </w:rPr>
          <w:instrText xml:space="preserve"> PAGEREF _Toc199624951 \h </w:instrText>
        </w:r>
        <w:r>
          <w:rPr>
            <w:noProof/>
            <w:webHidden/>
          </w:rPr>
        </w:r>
        <w:r>
          <w:rPr>
            <w:noProof/>
            <w:webHidden/>
          </w:rPr>
          <w:fldChar w:fldCharType="separate"/>
        </w:r>
        <w:r>
          <w:rPr>
            <w:noProof/>
            <w:webHidden/>
          </w:rPr>
          <w:t>151</w:t>
        </w:r>
        <w:r>
          <w:rPr>
            <w:noProof/>
            <w:webHidden/>
          </w:rPr>
          <w:fldChar w:fldCharType="end"/>
        </w:r>
      </w:hyperlink>
    </w:p>
    <w:p w14:paraId="17458BD3" w14:textId="35F0C307" w:rsidR="00DE1392" w:rsidRDefault="00DE139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9624952" w:history="1">
        <w:r w:rsidRPr="00E76905">
          <w:rPr>
            <w:rStyle w:val="Hiperligao"/>
            <w:noProof/>
          </w:rPr>
          <w:t>Tabela 108. Tabela TipoOcorrencia implementada.</w:t>
        </w:r>
        <w:r>
          <w:rPr>
            <w:noProof/>
            <w:webHidden/>
          </w:rPr>
          <w:tab/>
        </w:r>
        <w:r>
          <w:rPr>
            <w:noProof/>
            <w:webHidden/>
          </w:rPr>
          <w:fldChar w:fldCharType="begin"/>
        </w:r>
        <w:r>
          <w:rPr>
            <w:noProof/>
            <w:webHidden/>
          </w:rPr>
          <w:instrText xml:space="preserve"> PAGEREF _Toc199624952 \h </w:instrText>
        </w:r>
        <w:r>
          <w:rPr>
            <w:noProof/>
            <w:webHidden/>
          </w:rPr>
        </w:r>
        <w:r>
          <w:rPr>
            <w:noProof/>
            <w:webHidden/>
          </w:rPr>
          <w:fldChar w:fldCharType="separate"/>
        </w:r>
        <w:r>
          <w:rPr>
            <w:noProof/>
            <w:webHidden/>
          </w:rPr>
          <w:t>151</w:t>
        </w:r>
        <w:r>
          <w:rPr>
            <w:noProof/>
            <w:webHidden/>
          </w:rPr>
          <w:fldChar w:fldCharType="end"/>
        </w:r>
      </w:hyperlink>
    </w:p>
    <w:p w14:paraId="6211DD7D" w14:textId="1128A118" w:rsidR="00DE1392" w:rsidRDefault="00DE139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9624953" w:history="1">
        <w:r w:rsidRPr="00E76905">
          <w:rPr>
            <w:rStyle w:val="Hiperligao"/>
            <w:noProof/>
          </w:rPr>
          <w:t>Tabela 109. Tabela Transporte implementada.</w:t>
        </w:r>
        <w:r>
          <w:rPr>
            <w:noProof/>
            <w:webHidden/>
          </w:rPr>
          <w:tab/>
        </w:r>
        <w:r>
          <w:rPr>
            <w:noProof/>
            <w:webHidden/>
          </w:rPr>
          <w:fldChar w:fldCharType="begin"/>
        </w:r>
        <w:r>
          <w:rPr>
            <w:noProof/>
            <w:webHidden/>
          </w:rPr>
          <w:instrText xml:space="preserve"> PAGEREF _Toc199624953 \h </w:instrText>
        </w:r>
        <w:r>
          <w:rPr>
            <w:noProof/>
            <w:webHidden/>
          </w:rPr>
        </w:r>
        <w:r>
          <w:rPr>
            <w:noProof/>
            <w:webHidden/>
          </w:rPr>
          <w:fldChar w:fldCharType="separate"/>
        </w:r>
        <w:r>
          <w:rPr>
            <w:noProof/>
            <w:webHidden/>
          </w:rPr>
          <w:t>151</w:t>
        </w:r>
        <w:r>
          <w:rPr>
            <w:noProof/>
            <w:webHidden/>
          </w:rPr>
          <w:fldChar w:fldCharType="end"/>
        </w:r>
      </w:hyperlink>
    </w:p>
    <w:p w14:paraId="626AFB52" w14:textId="632E82ED" w:rsidR="00DE1392" w:rsidRDefault="00DE139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9624954" w:history="1">
        <w:r w:rsidRPr="00E76905">
          <w:rPr>
            <w:rStyle w:val="Hiperligao"/>
            <w:noProof/>
          </w:rPr>
          <w:t xml:space="preserve">Tabela 110. Ecrãs implementados </w:t>
        </w:r>
        <w:r w:rsidRPr="00E76905">
          <w:rPr>
            <w:rStyle w:val="Hiperligao"/>
            <w:i/>
            <w:iCs/>
            <w:noProof/>
          </w:rPr>
          <w:t>FrontOffice</w:t>
        </w:r>
        <w:r w:rsidRPr="00E76905">
          <w:rPr>
            <w:rStyle w:val="Hiperligao"/>
            <w:noProof/>
          </w:rPr>
          <w:t>.</w:t>
        </w:r>
        <w:r>
          <w:rPr>
            <w:noProof/>
            <w:webHidden/>
          </w:rPr>
          <w:tab/>
        </w:r>
        <w:r>
          <w:rPr>
            <w:noProof/>
            <w:webHidden/>
          </w:rPr>
          <w:fldChar w:fldCharType="begin"/>
        </w:r>
        <w:r>
          <w:rPr>
            <w:noProof/>
            <w:webHidden/>
          </w:rPr>
          <w:instrText xml:space="preserve"> PAGEREF _Toc199624954 \h </w:instrText>
        </w:r>
        <w:r>
          <w:rPr>
            <w:noProof/>
            <w:webHidden/>
          </w:rPr>
        </w:r>
        <w:r>
          <w:rPr>
            <w:noProof/>
            <w:webHidden/>
          </w:rPr>
          <w:fldChar w:fldCharType="separate"/>
        </w:r>
        <w:r>
          <w:rPr>
            <w:noProof/>
            <w:webHidden/>
          </w:rPr>
          <w:t>152</w:t>
        </w:r>
        <w:r>
          <w:rPr>
            <w:noProof/>
            <w:webHidden/>
          </w:rPr>
          <w:fldChar w:fldCharType="end"/>
        </w:r>
      </w:hyperlink>
    </w:p>
    <w:p w14:paraId="3D385CBE" w14:textId="36FF1641" w:rsidR="00DE1392" w:rsidRDefault="00DE139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9624955" w:history="1">
        <w:r w:rsidRPr="00E76905">
          <w:rPr>
            <w:rStyle w:val="Hiperligao"/>
            <w:noProof/>
          </w:rPr>
          <w:t xml:space="preserve">Tabela 111. Ecrãs implementados </w:t>
        </w:r>
        <w:r w:rsidRPr="00E76905">
          <w:rPr>
            <w:rStyle w:val="Hiperligao"/>
            <w:i/>
            <w:iCs/>
            <w:noProof/>
          </w:rPr>
          <w:t>BackOffice</w:t>
        </w:r>
        <w:r w:rsidRPr="00E76905">
          <w:rPr>
            <w:rStyle w:val="Hiperligao"/>
            <w:noProof/>
          </w:rPr>
          <w:t>.</w:t>
        </w:r>
        <w:r>
          <w:rPr>
            <w:noProof/>
            <w:webHidden/>
          </w:rPr>
          <w:tab/>
        </w:r>
        <w:r>
          <w:rPr>
            <w:noProof/>
            <w:webHidden/>
          </w:rPr>
          <w:fldChar w:fldCharType="begin"/>
        </w:r>
        <w:r>
          <w:rPr>
            <w:noProof/>
            <w:webHidden/>
          </w:rPr>
          <w:instrText xml:space="preserve"> PAGEREF _Toc199624955 \h </w:instrText>
        </w:r>
        <w:r>
          <w:rPr>
            <w:noProof/>
            <w:webHidden/>
          </w:rPr>
        </w:r>
        <w:r>
          <w:rPr>
            <w:noProof/>
            <w:webHidden/>
          </w:rPr>
          <w:fldChar w:fldCharType="separate"/>
        </w:r>
        <w:r>
          <w:rPr>
            <w:noProof/>
            <w:webHidden/>
          </w:rPr>
          <w:t>153</w:t>
        </w:r>
        <w:r>
          <w:rPr>
            <w:noProof/>
            <w:webHidden/>
          </w:rPr>
          <w:fldChar w:fldCharType="end"/>
        </w:r>
      </w:hyperlink>
    </w:p>
    <w:p w14:paraId="364ACAB4" w14:textId="5F29E9A8" w:rsidR="00DE1392" w:rsidRDefault="00DE139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9624956" w:history="1">
        <w:r w:rsidRPr="00E76905">
          <w:rPr>
            <w:rStyle w:val="Hiperligao"/>
            <w:noProof/>
          </w:rPr>
          <w:t>Tabela 112. Perfis de acesso criados.</w:t>
        </w:r>
        <w:r>
          <w:rPr>
            <w:noProof/>
            <w:webHidden/>
          </w:rPr>
          <w:tab/>
        </w:r>
        <w:r>
          <w:rPr>
            <w:noProof/>
            <w:webHidden/>
          </w:rPr>
          <w:fldChar w:fldCharType="begin"/>
        </w:r>
        <w:r>
          <w:rPr>
            <w:noProof/>
            <w:webHidden/>
          </w:rPr>
          <w:instrText xml:space="preserve"> PAGEREF _Toc199624956 \h </w:instrText>
        </w:r>
        <w:r>
          <w:rPr>
            <w:noProof/>
            <w:webHidden/>
          </w:rPr>
        </w:r>
        <w:r>
          <w:rPr>
            <w:noProof/>
            <w:webHidden/>
          </w:rPr>
          <w:fldChar w:fldCharType="separate"/>
        </w:r>
        <w:r>
          <w:rPr>
            <w:noProof/>
            <w:webHidden/>
          </w:rPr>
          <w:t>153</w:t>
        </w:r>
        <w:r>
          <w:rPr>
            <w:noProof/>
            <w:webHidden/>
          </w:rPr>
          <w:fldChar w:fldCharType="end"/>
        </w:r>
      </w:hyperlink>
    </w:p>
    <w:p w14:paraId="6E4F2185" w14:textId="74BCB7F6" w:rsidR="00DE1392" w:rsidRDefault="00DE139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9624957" w:history="1">
        <w:r w:rsidRPr="00E76905">
          <w:rPr>
            <w:rStyle w:val="Hiperligao"/>
            <w:noProof/>
          </w:rPr>
          <w:t>Tabela 113. Lista dos serviços externos chamados.</w:t>
        </w:r>
        <w:r>
          <w:rPr>
            <w:noProof/>
            <w:webHidden/>
          </w:rPr>
          <w:tab/>
        </w:r>
        <w:r>
          <w:rPr>
            <w:noProof/>
            <w:webHidden/>
          </w:rPr>
          <w:fldChar w:fldCharType="begin"/>
        </w:r>
        <w:r>
          <w:rPr>
            <w:noProof/>
            <w:webHidden/>
          </w:rPr>
          <w:instrText xml:space="preserve"> PAGEREF _Toc199624957 \h </w:instrText>
        </w:r>
        <w:r>
          <w:rPr>
            <w:noProof/>
            <w:webHidden/>
          </w:rPr>
        </w:r>
        <w:r>
          <w:rPr>
            <w:noProof/>
            <w:webHidden/>
          </w:rPr>
          <w:fldChar w:fldCharType="separate"/>
        </w:r>
        <w:r>
          <w:rPr>
            <w:noProof/>
            <w:webHidden/>
          </w:rPr>
          <w:t>154</w:t>
        </w:r>
        <w:r>
          <w:rPr>
            <w:noProof/>
            <w:webHidden/>
          </w:rPr>
          <w:fldChar w:fldCharType="end"/>
        </w:r>
      </w:hyperlink>
    </w:p>
    <w:p w14:paraId="6CC5EC1E" w14:textId="43F57241" w:rsidR="00DE1392" w:rsidRDefault="00DE1392">
      <w:pPr>
        <w:pStyle w:val="ndicedeilustraes"/>
        <w:tabs>
          <w:tab w:val="right" w:leader="dot" w:pos="8898"/>
        </w:tabs>
        <w:rPr>
          <w:rFonts w:asciiTheme="minorHAnsi" w:eastAsiaTheme="minorEastAsia" w:hAnsiTheme="minorHAnsi" w:cstheme="minorBidi"/>
          <w:noProof/>
          <w:kern w:val="2"/>
          <w:lang w:eastAsia="pt-PT"/>
          <w14:ligatures w14:val="standardContextual"/>
        </w:rPr>
      </w:pPr>
      <w:hyperlink w:anchor="_Toc199624958" w:history="1">
        <w:r w:rsidRPr="00E76905">
          <w:rPr>
            <w:rStyle w:val="Hiperligao"/>
            <w:noProof/>
          </w:rPr>
          <w:t xml:space="preserve">Tabela 114. Lista dos procedimentos </w:t>
        </w:r>
        <w:r w:rsidRPr="00E76905">
          <w:rPr>
            <w:rStyle w:val="Hiperligao"/>
            <w:i/>
            <w:iCs/>
            <w:noProof/>
          </w:rPr>
          <w:t>Batch</w:t>
        </w:r>
        <w:r w:rsidRPr="00E76905">
          <w:rPr>
            <w:rStyle w:val="Hiperligao"/>
            <w:noProof/>
          </w:rPr>
          <w:t>.</w:t>
        </w:r>
        <w:r>
          <w:rPr>
            <w:noProof/>
            <w:webHidden/>
          </w:rPr>
          <w:tab/>
        </w:r>
        <w:r>
          <w:rPr>
            <w:noProof/>
            <w:webHidden/>
          </w:rPr>
          <w:fldChar w:fldCharType="begin"/>
        </w:r>
        <w:r>
          <w:rPr>
            <w:noProof/>
            <w:webHidden/>
          </w:rPr>
          <w:instrText xml:space="preserve"> PAGEREF _Toc199624958 \h </w:instrText>
        </w:r>
        <w:r>
          <w:rPr>
            <w:noProof/>
            <w:webHidden/>
          </w:rPr>
        </w:r>
        <w:r>
          <w:rPr>
            <w:noProof/>
            <w:webHidden/>
          </w:rPr>
          <w:fldChar w:fldCharType="separate"/>
        </w:r>
        <w:r>
          <w:rPr>
            <w:noProof/>
            <w:webHidden/>
          </w:rPr>
          <w:t>154</w:t>
        </w:r>
        <w:r>
          <w:rPr>
            <w:noProof/>
            <w:webHidden/>
          </w:rPr>
          <w:fldChar w:fldCharType="end"/>
        </w:r>
      </w:hyperlink>
    </w:p>
    <w:p w14:paraId="19667812" w14:textId="61659C1C" w:rsidR="00E137FB" w:rsidRPr="00740BFC" w:rsidRDefault="004A0FD8" w:rsidP="000460CE">
      <w:pPr>
        <w:contextualSpacing/>
        <w:sectPr w:rsidR="00E137FB" w:rsidRPr="00740BFC" w:rsidSect="00885809">
          <w:pgSz w:w="11907" w:h="16839" w:code="9"/>
          <w:pgMar w:top="1440" w:right="1559" w:bottom="993" w:left="1440" w:header="426" w:footer="708" w:gutter="0"/>
          <w:cols w:space="708"/>
          <w:titlePg/>
          <w:docGrid w:linePitch="360"/>
        </w:sectPr>
      </w:pPr>
      <w:r>
        <w:fldChar w:fldCharType="end"/>
      </w:r>
    </w:p>
    <w:p w14:paraId="0B18F9AC" w14:textId="77F65871" w:rsidR="003B3D6D" w:rsidRPr="00740BFC" w:rsidRDefault="538E812A" w:rsidP="37A9725F">
      <w:pPr>
        <w:pStyle w:val="Ttulo1"/>
        <w:rPr>
          <w:lang w:val="pt-PT"/>
        </w:rPr>
      </w:pPr>
      <w:bookmarkStart w:id="1" w:name="_Toc63588373"/>
      <w:bookmarkStart w:id="2" w:name="_Toc912444562"/>
      <w:bookmarkStart w:id="3" w:name="_Toc199624704"/>
      <w:bookmarkStart w:id="4" w:name="_Toc63588371"/>
      <w:bookmarkStart w:id="5" w:name="_Ref63614494"/>
      <w:r>
        <w:lastRenderedPageBreak/>
        <w:t>Instruções</w:t>
      </w:r>
      <w:bookmarkEnd w:id="1"/>
      <w:r>
        <w:t xml:space="preserve"> a considerar</w:t>
      </w:r>
      <w:bookmarkEnd w:id="2"/>
      <w:bookmarkEnd w:id="3"/>
    </w:p>
    <w:p w14:paraId="582EF8A0" w14:textId="5C5764B3" w:rsidR="003B3D6D" w:rsidRPr="00740BFC" w:rsidRDefault="538E812A" w:rsidP="37A9725F">
      <w:pPr>
        <w:jc w:val="both"/>
        <w:rPr>
          <w:b/>
          <w:bCs/>
          <w:u w:val="single"/>
        </w:rPr>
      </w:pPr>
      <w:r w:rsidRPr="538E812A">
        <w:rPr>
          <w:b/>
          <w:bCs/>
          <w:u w:val="single"/>
        </w:rPr>
        <w:t>Estas instruções são de cumprimento obrigatório. Os estudantes dos grupos cujos relatórios não cumpram as indicações serão penalizados na nota final:</w:t>
      </w:r>
    </w:p>
    <w:p w14:paraId="07A7F93F" w14:textId="77777777" w:rsidR="00495DE8" w:rsidRPr="00740BFC" w:rsidRDefault="00495DE8" w:rsidP="37A9725F">
      <w:pPr>
        <w:jc w:val="both"/>
        <w:rPr>
          <w:b/>
          <w:bCs/>
          <w:u w:val="single"/>
        </w:rPr>
      </w:pPr>
    </w:p>
    <w:p w14:paraId="4272C51C" w14:textId="3352AE83" w:rsidR="00285612" w:rsidRPr="00740BFC" w:rsidRDefault="538E812A" w:rsidP="00382DBF">
      <w:pPr>
        <w:pStyle w:val="PargrafodaLista"/>
        <w:numPr>
          <w:ilvl w:val="0"/>
          <w:numId w:val="2"/>
        </w:numPr>
        <w:contextualSpacing/>
        <w:jc w:val="both"/>
        <w:rPr>
          <w:lang w:val="pt-PT"/>
        </w:rPr>
      </w:pPr>
      <w:r w:rsidRPr="00BF303B">
        <w:rPr>
          <w:lang w:val="pt-PT"/>
        </w:rPr>
        <w:t xml:space="preserve">O texto que está neste template não pode ser apagado, a não ser quando tal estiver indicado. Se algo não for relevante para o grupo, devem escrever isso mesmo ou deixar em branco; contudo, todos os textos indicados </w:t>
      </w:r>
      <w:r w:rsidRPr="00BF303B">
        <w:rPr>
          <w:rFonts w:ascii="Courier New" w:hAnsi="Courier New" w:cs="Courier New"/>
          <w:b/>
          <w:bCs/>
          <w:sz w:val="22"/>
          <w:szCs w:val="22"/>
          <w:highlight w:val="lightGray"/>
          <w:lang w:val="pt-PT"/>
        </w:rPr>
        <w:t>&lt;desta forma&gt;</w:t>
      </w:r>
      <w:r w:rsidRPr="00BF303B">
        <w:rPr>
          <w:sz w:val="22"/>
          <w:szCs w:val="22"/>
          <w:lang w:val="pt-PT"/>
        </w:rPr>
        <w:t xml:space="preserve"> </w:t>
      </w:r>
      <w:r w:rsidRPr="00BF303B">
        <w:rPr>
          <w:lang w:val="pt-PT"/>
        </w:rPr>
        <w:t xml:space="preserve">são instruções que devem ser retiradas da versão final entregue pois são instruções do que devem e como devem realizar o trabalho. Por exemplo, </w:t>
      </w:r>
      <w:r w:rsidRPr="00BF303B">
        <w:rPr>
          <w:u w:val="single"/>
          <w:lang w:val="pt-PT"/>
        </w:rPr>
        <w:t xml:space="preserve">onde aparece </w:t>
      </w:r>
      <w:r w:rsidRPr="00BF303B">
        <w:rPr>
          <w:rFonts w:ascii="Courier New" w:hAnsi="Courier New" w:cs="Courier New"/>
          <w:b/>
          <w:bCs/>
          <w:sz w:val="22"/>
          <w:szCs w:val="22"/>
          <w:u w:val="single"/>
          <w:lang w:val="pt-PT"/>
        </w:rPr>
        <w:t>&lt;nome&gt;</w:t>
      </w:r>
      <w:r w:rsidRPr="00BF303B">
        <w:rPr>
          <w:u w:val="single"/>
          <w:lang w:val="pt-PT"/>
        </w:rPr>
        <w:t xml:space="preserve"> é para ser substituído pelo nome do conceito, tabela, funcionalidade, etc., em questão</w:t>
      </w:r>
      <w:r w:rsidRPr="00BF303B">
        <w:rPr>
          <w:lang w:val="pt-PT"/>
        </w:rPr>
        <w:t>;</w:t>
      </w:r>
    </w:p>
    <w:p w14:paraId="6EFD77A6" w14:textId="445A8C78" w:rsidR="00836D00" w:rsidRPr="00740BFC" w:rsidRDefault="538E812A" w:rsidP="00382DBF">
      <w:pPr>
        <w:pStyle w:val="PargrafodaLista"/>
        <w:numPr>
          <w:ilvl w:val="0"/>
          <w:numId w:val="2"/>
        </w:numPr>
        <w:contextualSpacing/>
        <w:jc w:val="both"/>
        <w:rPr>
          <w:lang w:val="pt-PT"/>
        </w:rPr>
      </w:pPr>
      <w:r w:rsidRPr="00BF303B">
        <w:rPr>
          <w:lang w:val="pt-PT"/>
        </w:rPr>
        <w:t xml:space="preserve">Podem (e em várias situações será necessário) ser adicionadas novas páginas ao relatório, mas </w:t>
      </w:r>
      <w:r w:rsidRPr="00BF303B">
        <w:rPr>
          <w:u w:val="single"/>
          <w:lang w:val="pt-PT"/>
        </w:rPr>
        <w:t>não podem ser removidas páginas</w:t>
      </w:r>
      <w:r w:rsidRPr="00BF303B">
        <w:rPr>
          <w:lang w:val="pt-PT"/>
        </w:rPr>
        <w:t>. Se uma secção não for relevante, fica em branco - indicando que não é necessária para o vosso projeto - e não pode ser removida;</w:t>
      </w:r>
    </w:p>
    <w:p w14:paraId="2200CA04" w14:textId="77777777" w:rsidR="00836D00" w:rsidRPr="00740BFC" w:rsidRDefault="538E812A" w:rsidP="00382DBF">
      <w:pPr>
        <w:pStyle w:val="PargrafodaLista"/>
        <w:numPr>
          <w:ilvl w:val="0"/>
          <w:numId w:val="2"/>
        </w:numPr>
        <w:contextualSpacing/>
        <w:jc w:val="both"/>
        <w:rPr>
          <w:lang w:val="pt-PT"/>
        </w:rPr>
      </w:pPr>
      <w:r w:rsidRPr="00BF303B">
        <w:rPr>
          <w:lang w:val="pt-PT"/>
        </w:rPr>
        <w:t>Todas as secções têm de iniciar-se no topo de página (colocar uma quebra de página antes);</w:t>
      </w:r>
    </w:p>
    <w:p w14:paraId="1352BEBE" w14:textId="43DBC64F" w:rsidR="00836D00" w:rsidRPr="00740BFC" w:rsidRDefault="538E812A" w:rsidP="00382DBF">
      <w:pPr>
        <w:pStyle w:val="PargrafodaLista"/>
        <w:numPr>
          <w:ilvl w:val="0"/>
          <w:numId w:val="2"/>
        </w:numPr>
        <w:contextualSpacing/>
        <w:jc w:val="both"/>
        <w:rPr>
          <w:lang w:val="pt-PT"/>
        </w:rPr>
      </w:pPr>
      <w:r w:rsidRPr="00BF303B">
        <w:rPr>
          <w:lang w:val="pt-PT"/>
        </w:rPr>
        <w:t>A paginação tem de ser sequencial e não ter falhas;</w:t>
      </w:r>
    </w:p>
    <w:p w14:paraId="686C36D8" w14:textId="44118DD3" w:rsidR="00836D00" w:rsidRPr="00740BFC" w:rsidRDefault="538E812A" w:rsidP="00382DBF">
      <w:pPr>
        <w:pStyle w:val="PargrafodaLista"/>
        <w:numPr>
          <w:ilvl w:val="0"/>
          <w:numId w:val="2"/>
        </w:numPr>
        <w:contextualSpacing/>
        <w:jc w:val="both"/>
        <w:rPr>
          <w:lang w:val="pt-PT"/>
        </w:rPr>
      </w:pPr>
      <w:r w:rsidRPr="00BF303B">
        <w:rPr>
          <w:lang w:val="pt-PT"/>
        </w:rPr>
        <w:t>Os</w:t>
      </w:r>
      <w:r w:rsidRPr="00BF303B">
        <w:rPr>
          <w:u w:val="single"/>
          <w:lang w:val="pt-PT"/>
        </w:rPr>
        <w:t xml:space="preserve"> índices têm de ser atualizados antes da entrega do relatório</w:t>
      </w:r>
      <w:r w:rsidRPr="00BF303B">
        <w:rPr>
          <w:lang w:val="pt-PT"/>
        </w:rPr>
        <w:t>;</w:t>
      </w:r>
    </w:p>
    <w:p w14:paraId="1A80E2AC" w14:textId="2AFBF88A" w:rsidR="00836D00" w:rsidRPr="00740BFC" w:rsidRDefault="538E812A" w:rsidP="00382DBF">
      <w:pPr>
        <w:pStyle w:val="PargrafodaLista"/>
        <w:numPr>
          <w:ilvl w:val="0"/>
          <w:numId w:val="2"/>
        </w:numPr>
        <w:contextualSpacing/>
        <w:jc w:val="both"/>
        <w:rPr>
          <w:lang w:val="pt-PT"/>
        </w:rPr>
      </w:pPr>
      <w:r w:rsidRPr="00BF303B">
        <w:rPr>
          <w:lang w:val="pt-PT"/>
        </w:rPr>
        <w:t xml:space="preserve">No capítulo de gestão do projeto da unidade curricular (capítulo 2), tem de constar toda a informação solicitada, nomeadamente todas as fotografias de todos os elementos dos dois grupos; </w:t>
      </w:r>
      <w:r w:rsidRPr="00BF303B">
        <w:rPr>
          <w:u w:val="single"/>
          <w:lang w:val="pt-PT"/>
        </w:rPr>
        <w:t>a tabela de cada grupo deve caber numa única página</w:t>
      </w:r>
      <w:r w:rsidRPr="00BF303B">
        <w:rPr>
          <w:lang w:val="pt-PT"/>
        </w:rPr>
        <w:t xml:space="preserve">, pelo que </w:t>
      </w:r>
      <w:r w:rsidRPr="00BF303B">
        <w:rPr>
          <w:u w:val="single"/>
          <w:lang w:val="pt-PT"/>
        </w:rPr>
        <w:t>as fotos dos estudantes devem ser dimensionadas de forma a cumprir este requisito</w:t>
      </w:r>
      <w:r w:rsidRPr="00BF303B">
        <w:rPr>
          <w:lang w:val="pt-PT"/>
        </w:rPr>
        <w:t>;</w:t>
      </w:r>
    </w:p>
    <w:p w14:paraId="5D84B108" w14:textId="47E06C38" w:rsidR="00836D00" w:rsidRPr="00740BFC" w:rsidRDefault="538E812A" w:rsidP="00382DBF">
      <w:pPr>
        <w:pStyle w:val="PargrafodaLista"/>
        <w:numPr>
          <w:ilvl w:val="0"/>
          <w:numId w:val="2"/>
        </w:numPr>
        <w:contextualSpacing/>
        <w:jc w:val="both"/>
        <w:rPr>
          <w:lang w:val="pt-PT"/>
        </w:rPr>
      </w:pPr>
      <w:r w:rsidRPr="00BF303B">
        <w:rPr>
          <w:lang w:val="pt-PT"/>
        </w:rPr>
        <w:t xml:space="preserve">A formatação das cores das “zonas” (umas sombreadas, outras não sombreadas) não pode ser alterada; </w:t>
      </w:r>
    </w:p>
    <w:p w14:paraId="2C93ADDD" w14:textId="0F68EA39" w:rsidR="005529D9" w:rsidRPr="00740BFC" w:rsidRDefault="538E812A" w:rsidP="00382DBF">
      <w:pPr>
        <w:pStyle w:val="PargrafodaLista"/>
        <w:numPr>
          <w:ilvl w:val="0"/>
          <w:numId w:val="2"/>
        </w:numPr>
        <w:contextualSpacing/>
        <w:jc w:val="both"/>
        <w:rPr>
          <w:lang w:val="pt-PT"/>
        </w:rPr>
      </w:pPr>
      <w:r w:rsidRPr="00BF303B">
        <w:rPr>
          <w:lang w:val="pt-PT"/>
        </w:rPr>
        <w:t xml:space="preserve">Em todas as tabelas indicadas neste template de relatório devem acrescentar as linhas necessárias. </w:t>
      </w:r>
      <w:r>
        <w:t xml:space="preserve">Não podem, no entanto, alterar as colunas. </w:t>
      </w:r>
    </w:p>
    <w:p w14:paraId="468863DC" w14:textId="5560971C" w:rsidR="00836D00" w:rsidRPr="00740BFC" w:rsidRDefault="538E812A" w:rsidP="00382DBF">
      <w:pPr>
        <w:pStyle w:val="PargrafodaLista"/>
        <w:numPr>
          <w:ilvl w:val="0"/>
          <w:numId w:val="2"/>
        </w:numPr>
        <w:contextualSpacing/>
        <w:jc w:val="both"/>
        <w:rPr>
          <w:lang w:val="pt-PT"/>
        </w:rPr>
      </w:pPr>
      <w:r w:rsidRPr="00BF303B">
        <w:rPr>
          <w:b/>
          <w:bCs/>
          <w:lang w:val="pt-PT"/>
        </w:rPr>
        <w:t>Na fase 1,</w:t>
      </w:r>
      <w:r w:rsidRPr="00BF303B">
        <w:rPr>
          <w:lang w:val="pt-PT"/>
        </w:rPr>
        <w:t xml:space="preserve"> o grupo analista que primeiro edita o documento </w:t>
      </w:r>
      <w:r w:rsidRPr="00BF303B">
        <w:rPr>
          <w:u w:val="single"/>
          <w:lang w:val="pt-PT"/>
        </w:rPr>
        <w:t>deverá preencher os capítulos 2.1 e 3 deste template</w:t>
      </w:r>
      <w:r w:rsidRPr="00BF303B">
        <w:rPr>
          <w:lang w:val="pt-PT"/>
        </w:rPr>
        <w:t xml:space="preserve"> do relatório de projeto.</w:t>
      </w:r>
    </w:p>
    <w:p w14:paraId="796BD499" w14:textId="57593944" w:rsidR="00836D00" w:rsidRPr="00740BFC" w:rsidRDefault="538E812A" w:rsidP="00382DBF">
      <w:pPr>
        <w:pStyle w:val="PargrafodaLista"/>
        <w:numPr>
          <w:ilvl w:val="0"/>
          <w:numId w:val="2"/>
        </w:numPr>
        <w:contextualSpacing/>
        <w:jc w:val="both"/>
        <w:rPr>
          <w:lang w:val="pt-PT"/>
        </w:rPr>
      </w:pPr>
      <w:r w:rsidRPr="00BF303B">
        <w:rPr>
          <w:b/>
          <w:bCs/>
          <w:lang w:val="pt-PT"/>
        </w:rPr>
        <w:t>Na fase 2</w:t>
      </w:r>
      <w:r w:rsidRPr="00BF303B">
        <w:rPr>
          <w:lang w:val="pt-PT"/>
        </w:rPr>
        <w:t xml:space="preserve">, o grupo implementador que irá desenvolver a solução </w:t>
      </w:r>
      <w:r w:rsidRPr="00BF303B">
        <w:rPr>
          <w:u w:val="single"/>
          <w:lang w:val="pt-PT"/>
        </w:rPr>
        <w:t>deverá preencher os capítulos 2.2, 4 e 5 deste template</w:t>
      </w:r>
      <w:r w:rsidRPr="00BF303B">
        <w:rPr>
          <w:lang w:val="pt-PT"/>
        </w:rPr>
        <w:t xml:space="preserve"> do relatório de projeto.</w:t>
      </w:r>
    </w:p>
    <w:p w14:paraId="2FBAFF0A" w14:textId="0B6CD83B" w:rsidR="00545851" w:rsidRPr="00740BFC" w:rsidRDefault="538E812A" w:rsidP="00382DBF">
      <w:pPr>
        <w:pStyle w:val="PargrafodaLista"/>
        <w:numPr>
          <w:ilvl w:val="0"/>
          <w:numId w:val="2"/>
        </w:numPr>
        <w:contextualSpacing/>
        <w:jc w:val="both"/>
        <w:rPr>
          <w:lang w:val="pt-PT"/>
        </w:rPr>
      </w:pPr>
      <w:r w:rsidRPr="00BF303B">
        <w:rPr>
          <w:b/>
          <w:bCs/>
          <w:lang w:val="pt-PT"/>
        </w:rPr>
        <w:t>Na fase 3</w:t>
      </w:r>
      <w:r w:rsidRPr="00BF303B">
        <w:rPr>
          <w:lang w:val="pt-PT"/>
        </w:rPr>
        <w:t xml:space="preserve">, o grupo analista que executa os testes </w:t>
      </w:r>
      <w:r w:rsidRPr="00BF303B">
        <w:rPr>
          <w:u w:val="single"/>
          <w:lang w:val="pt-PT"/>
        </w:rPr>
        <w:t xml:space="preserve">deverá preencher os capítulos 2.3, 6, 7 e 8 deste template </w:t>
      </w:r>
      <w:r w:rsidRPr="00BF303B">
        <w:rPr>
          <w:lang w:val="pt-PT"/>
        </w:rPr>
        <w:t>do relatório de projeto.</w:t>
      </w:r>
    </w:p>
    <w:p w14:paraId="30AB5DF0" w14:textId="77777777" w:rsidR="002913D1" w:rsidRPr="00740BFC" w:rsidRDefault="002913D1" w:rsidP="00B5524A">
      <w:pPr>
        <w:pStyle w:val="PargrafodaLista"/>
        <w:ind w:left="720"/>
        <w:contextualSpacing/>
        <w:jc w:val="both"/>
        <w:rPr>
          <w:lang w:val="pt-PT"/>
        </w:rPr>
      </w:pPr>
    </w:p>
    <w:p w14:paraId="38C7DE14" w14:textId="32A5D268" w:rsidR="00836D00" w:rsidRPr="00740BFC" w:rsidRDefault="00836D00" w:rsidP="00836D00">
      <w:pPr>
        <w:jc w:val="both"/>
      </w:pPr>
    </w:p>
    <w:p w14:paraId="5CA82653" w14:textId="5A369F9C" w:rsidR="003B3D6D" w:rsidRPr="00740BFC" w:rsidRDefault="003B3D6D" w:rsidP="003B3D6D">
      <w:pPr>
        <w:sectPr w:rsidR="003B3D6D" w:rsidRPr="00740BFC" w:rsidSect="00885809">
          <w:pgSz w:w="11907" w:h="16839" w:code="9"/>
          <w:pgMar w:top="1440" w:right="1559" w:bottom="993" w:left="1440" w:header="426" w:footer="708" w:gutter="0"/>
          <w:cols w:space="708"/>
          <w:titlePg/>
          <w:docGrid w:linePitch="360"/>
        </w:sectPr>
      </w:pPr>
    </w:p>
    <w:p w14:paraId="39D322A2" w14:textId="77777777" w:rsidR="007644B8" w:rsidRPr="00740BFC" w:rsidRDefault="538E812A" w:rsidP="37A9725F">
      <w:pPr>
        <w:pStyle w:val="Ttulo1"/>
        <w:rPr>
          <w:lang w:val="pt-PT"/>
        </w:rPr>
      </w:pPr>
      <w:bookmarkStart w:id="6" w:name="_Ref64010951"/>
      <w:bookmarkStart w:id="7" w:name="_Toc1397966169"/>
      <w:bookmarkStart w:id="8" w:name="_Toc199624705"/>
      <w:r>
        <w:lastRenderedPageBreak/>
        <w:t>Gestão de projeto</w:t>
      </w:r>
      <w:bookmarkEnd w:id="4"/>
      <w:bookmarkEnd w:id="5"/>
      <w:bookmarkEnd w:id="6"/>
      <w:bookmarkEnd w:id="7"/>
      <w:bookmarkEnd w:id="8"/>
      <w:r>
        <w:t xml:space="preserve"> </w:t>
      </w:r>
    </w:p>
    <w:p w14:paraId="73E46A94" w14:textId="60E46AAE" w:rsidR="001B61C5" w:rsidRPr="00740BFC" w:rsidRDefault="538E812A" w:rsidP="007811DD">
      <w:pPr>
        <w:pStyle w:val="Ttulo2"/>
        <w:rPr>
          <w:lang w:val="pt-PT"/>
        </w:rPr>
      </w:pPr>
      <w:bookmarkStart w:id="9" w:name="_Toc1378446174"/>
      <w:bookmarkStart w:id="10" w:name="_Toc199624706"/>
      <w:bookmarkStart w:id="11" w:name="_Toc63588372"/>
      <w:r>
        <w:t>Fase 1 – Conceção</w:t>
      </w:r>
      <w:bookmarkEnd w:id="9"/>
      <w:bookmarkEnd w:id="10"/>
      <w:r>
        <w:t xml:space="preserve">  </w:t>
      </w:r>
      <w:bookmarkEnd w:id="11"/>
    </w:p>
    <w:p w14:paraId="1B24881D" w14:textId="44917494" w:rsidR="00411B76" w:rsidRPr="00740BFC" w:rsidRDefault="538E812A" w:rsidP="00D94BE5">
      <w:pPr>
        <w:pStyle w:val="Ttulo3"/>
      </w:pPr>
      <w:bookmarkStart w:id="12" w:name="_Toc232313289"/>
      <w:bookmarkStart w:id="13" w:name="_Toc199624707"/>
      <w:r>
        <w:t>Grupo autor: G35</w:t>
      </w:r>
      <w:bookmarkEnd w:id="12"/>
      <w:bookmarkEnd w:id="13"/>
    </w:p>
    <w:p w14:paraId="404C6D55" w14:textId="333E980B" w:rsidR="00E5698A" w:rsidRPr="00740BFC" w:rsidRDefault="538E812A" w:rsidP="00E5698A">
      <w:pPr>
        <w:pStyle w:val="Legenda"/>
        <w:keepNext/>
        <w:jc w:val="center"/>
      </w:pPr>
      <w:bookmarkStart w:id="14" w:name="_Toc199624847"/>
      <w:r>
        <w:t xml:space="preserve">Tabela </w:t>
      </w:r>
      <w:fldSimple w:instr=" SEQ Tabela \* ARABIC ">
        <w:r>
          <w:t>1</w:t>
        </w:r>
      </w:fldSimple>
      <w:r>
        <w:t>. Identificação dos membros do grupo autor da fase 1.</w:t>
      </w:r>
      <w:bookmarkEnd w:id="14"/>
    </w:p>
    <w:tbl>
      <w:tblPr>
        <w:tblW w:w="8898" w:type="dxa"/>
        <w:tblBorders>
          <w:top w:val="single" w:sz="4" w:space="0" w:color="auto"/>
          <w:left w:val="single" w:sz="4" w:space="0" w:color="auto"/>
          <w:bottom w:val="single" w:sz="4" w:space="0" w:color="auto"/>
          <w:right w:val="single" w:sz="12" w:space="0" w:color="000000" w:themeColor="text1"/>
          <w:insideH w:val="single" w:sz="4" w:space="0" w:color="auto"/>
          <w:insideV w:val="single" w:sz="4" w:space="0" w:color="auto"/>
        </w:tblBorders>
        <w:tblLook w:val="04A0" w:firstRow="1" w:lastRow="0" w:firstColumn="1" w:lastColumn="0" w:noHBand="0" w:noVBand="1"/>
      </w:tblPr>
      <w:tblGrid>
        <w:gridCol w:w="1555"/>
        <w:gridCol w:w="1614"/>
        <w:gridCol w:w="1725"/>
        <w:gridCol w:w="4004"/>
      </w:tblGrid>
      <w:tr w:rsidR="001B61C5" w:rsidRPr="00740BFC" w14:paraId="33DCE73C" w14:textId="77777777" w:rsidTr="538E812A">
        <w:trPr>
          <w:trHeight w:val="480"/>
        </w:trPr>
        <w:tc>
          <w:tcPr>
            <w:tcW w:w="1555" w:type="dxa"/>
            <w:shd w:val="clear" w:color="auto" w:fill="4472C4" w:themeFill="accent1"/>
            <w:vAlign w:val="center"/>
          </w:tcPr>
          <w:p w14:paraId="4F0B39C2" w14:textId="77777777" w:rsidR="001B61C5" w:rsidRPr="00740BFC" w:rsidRDefault="538E812A" w:rsidP="7855E015">
            <w:pPr>
              <w:rPr>
                <w:color w:val="FFFFFF"/>
                <w:sz w:val="20"/>
                <w:szCs w:val="20"/>
              </w:rPr>
            </w:pPr>
            <w:r w:rsidRPr="538E812A">
              <w:rPr>
                <w:color w:val="FFFFFF" w:themeColor="background1"/>
                <w:sz w:val="20"/>
                <w:szCs w:val="20"/>
              </w:rPr>
              <w:t>Nº Estudante</w:t>
            </w:r>
          </w:p>
        </w:tc>
        <w:tc>
          <w:tcPr>
            <w:tcW w:w="1614" w:type="dxa"/>
            <w:shd w:val="clear" w:color="auto" w:fill="4472C4" w:themeFill="accent1"/>
            <w:vAlign w:val="center"/>
          </w:tcPr>
          <w:p w14:paraId="7CB3A62F" w14:textId="77777777" w:rsidR="001B61C5" w:rsidRPr="00740BFC" w:rsidRDefault="538E812A" w:rsidP="00390D05">
            <w:pPr>
              <w:rPr>
                <w:color w:val="FFFFFF"/>
                <w:lang w:eastAsia="x-none"/>
              </w:rPr>
            </w:pPr>
            <w:r w:rsidRPr="538E812A">
              <w:rPr>
                <w:color w:val="FFFFFF" w:themeColor="background1"/>
              </w:rPr>
              <w:t>Nome</w:t>
            </w:r>
          </w:p>
        </w:tc>
        <w:tc>
          <w:tcPr>
            <w:tcW w:w="1725" w:type="dxa"/>
            <w:shd w:val="clear" w:color="auto" w:fill="4472C4" w:themeFill="accent1"/>
            <w:vAlign w:val="center"/>
          </w:tcPr>
          <w:p w14:paraId="12FB49B2" w14:textId="77777777" w:rsidR="001B61C5" w:rsidRPr="00740BFC" w:rsidRDefault="538E812A" w:rsidP="00390D05">
            <w:pPr>
              <w:rPr>
                <w:color w:val="FFFFFF"/>
                <w:lang w:eastAsia="x-none"/>
              </w:rPr>
            </w:pPr>
            <w:r w:rsidRPr="538E812A">
              <w:rPr>
                <w:color w:val="FFFFFF" w:themeColor="background1"/>
              </w:rPr>
              <w:t>Foto</w:t>
            </w:r>
          </w:p>
        </w:tc>
        <w:tc>
          <w:tcPr>
            <w:tcW w:w="4004" w:type="dxa"/>
            <w:shd w:val="clear" w:color="auto" w:fill="4472C4" w:themeFill="accent1"/>
            <w:vAlign w:val="center"/>
          </w:tcPr>
          <w:p w14:paraId="4D46E570" w14:textId="3DA97FB3" w:rsidR="001B61C5" w:rsidRPr="00740BFC" w:rsidRDefault="538E812A" w:rsidP="00390D05">
            <w:pPr>
              <w:rPr>
                <w:color w:val="FFFFFF"/>
                <w:lang w:eastAsia="x-none"/>
              </w:rPr>
            </w:pPr>
            <w:r w:rsidRPr="538E812A">
              <w:rPr>
                <w:color w:val="FFFFFF" w:themeColor="background1"/>
              </w:rPr>
              <w:t>Tempo total</w:t>
            </w:r>
          </w:p>
        </w:tc>
      </w:tr>
      <w:tr w:rsidR="001B61C5" w:rsidRPr="00740BFC" w14:paraId="79F3A987" w14:textId="77777777" w:rsidTr="538E812A">
        <w:tc>
          <w:tcPr>
            <w:tcW w:w="1555" w:type="dxa"/>
            <w:shd w:val="clear" w:color="auto" w:fill="auto"/>
          </w:tcPr>
          <w:p w14:paraId="3C9FB1B4" w14:textId="131CFCDD" w:rsidR="001B61C5" w:rsidRPr="00740BFC" w:rsidRDefault="3627B896" w:rsidP="009773BE">
            <w:r w:rsidRPr="00740BFC">
              <w:rPr>
                <w:rFonts w:eastAsia="Calibri" w:cs="Calibri"/>
              </w:rPr>
              <w:t>123282</w:t>
            </w:r>
          </w:p>
        </w:tc>
        <w:tc>
          <w:tcPr>
            <w:tcW w:w="1614" w:type="dxa"/>
            <w:shd w:val="clear" w:color="auto" w:fill="auto"/>
          </w:tcPr>
          <w:p w14:paraId="5571161D" w14:textId="34D24B26" w:rsidR="001B61C5" w:rsidRPr="00740BFC" w:rsidRDefault="3627B896" w:rsidP="009773BE">
            <w:r w:rsidRPr="00740BFC">
              <w:rPr>
                <w:rFonts w:eastAsia="Calibri" w:cs="Calibri"/>
              </w:rPr>
              <w:t>Cíntia Brandão</w:t>
            </w:r>
          </w:p>
        </w:tc>
        <w:tc>
          <w:tcPr>
            <w:tcW w:w="1725" w:type="dxa"/>
            <w:shd w:val="clear" w:color="auto" w:fill="auto"/>
          </w:tcPr>
          <w:p w14:paraId="6E6A3A90" w14:textId="0F8A6698" w:rsidR="001B61C5" w:rsidRPr="00740BFC" w:rsidRDefault="1BFB74B9" w:rsidP="7593ACC5">
            <w:r>
              <w:rPr>
                <w:noProof/>
              </w:rPr>
              <w:drawing>
                <wp:inline distT="0" distB="0" distL="0" distR="0" wp14:anchorId="68403F51" wp14:editId="5C6B192D">
                  <wp:extent cx="883593" cy="894921"/>
                  <wp:effectExtent l="0" t="0" r="0" b="0"/>
                  <wp:docPr id="679022290" name="Picture 679022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902229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883593" cy="894921"/>
                          </a:xfrm>
                          <a:prstGeom prst="rect">
                            <a:avLst/>
                          </a:prstGeom>
                        </pic:spPr>
                      </pic:pic>
                    </a:graphicData>
                  </a:graphic>
                </wp:inline>
              </w:drawing>
            </w:r>
          </w:p>
        </w:tc>
        <w:tc>
          <w:tcPr>
            <w:tcW w:w="4004" w:type="dxa"/>
          </w:tcPr>
          <w:p w14:paraId="7C5592F5" w14:textId="37950CA7" w:rsidR="001B61C5" w:rsidRPr="00740BFC" w:rsidRDefault="001B61C5" w:rsidP="7855E015"/>
        </w:tc>
      </w:tr>
      <w:tr w:rsidR="001B61C5" w:rsidRPr="00740BFC" w14:paraId="38A15035" w14:textId="77777777" w:rsidTr="538E812A">
        <w:tc>
          <w:tcPr>
            <w:tcW w:w="1555" w:type="dxa"/>
            <w:shd w:val="clear" w:color="auto" w:fill="auto"/>
          </w:tcPr>
          <w:p w14:paraId="13BB88DF" w14:textId="582F17C7" w:rsidR="001B61C5" w:rsidRPr="00740BFC" w:rsidRDefault="3627B896" w:rsidP="009773BE">
            <w:r w:rsidRPr="00740BFC">
              <w:rPr>
                <w:rFonts w:eastAsia="Calibri" w:cs="Calibri"/>
              </w:rPr>
              <w:t>123930</w:t>
            </w:r>
          </w:p>
        </w:tc>
        <w:tc>
          <w:tcPr>
            <w:tcW w:w="1614" w:type="dxa"/>
            <w:shd w:val="clear" w:color="auto" w:fill="auto"/>
          </w:tcPr>
          <w:p w14:paraId="1C7E8AFC" w14:textId="27E23DF4" w:rsidR="001B61C5" w:rsidRPr="00740BFC" w:rsidRDefault="3627B896" w:rsidP="009773BE">
            <w:r w:rsidRPr="00740BFC">
              <w:rPr>
                <w:rFonts w:eastAsia="Calibri" w:cs="Calibri"/>
              </w:rPr>
              <w:t>Francisco Ribeiro</w:t>
            </w:r>
          </w:p>
        </w:tc>
        <w:tc>
          <w:tcPr>
            <w:tcW w:w="1725" w:type="dxa"/>
            <w:shd w:val="clear" w:color="auto" w:fill="auto"/>
          </w:tcPr>
          <w:p w14:paraId="3DA6B353" w14:textId="4C6EF922" w:rsidR="001B61C5" w:rsidRPr="00740BFC" w:rsidRDefault="5A0006FB" w:rsidP="7593ACC5">
            <w:r>
              <w:rPr>
                <w:noProof/>
              </w:rPr>
              <w:drawing>
                <wp:inline distT="0" distB="0" distL="0" distR="0" wp14:anchorId="3E607A5C" wp14:editId="2A14F77D">
                  <wp:extent cx="862194" cy="933059"/>
                  <wp:effectExtent l="0" t="0" r="0" b="0"/>
                  <wp:docPr id="1913362771" name="Picture 1913362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336277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862194" cy="933059"/>
                          </a:xfrm>
                          <a:prstGeom prst="rect">
                            <a:avLst/>
                          </a:prstGeom>
                        </pic:spPr>
                      </pic:pic>
                    </a:graphicData>
                  </a:graphic>
                </wp:inline>
              </w:drawing>
            </w:r>
          </w:p>
        </w:tc>
        <w:tc>
          <w:tcPr>
            <w:tcW w:w="4004" w:type="dxa"/>
          </w:tcPr>
          <w:p w14:paraId="3F3A3F75" w14:textId="7AF90739" w:rsidR="001B61C5" w:rsidRPr="00740BFC" w:rsidRDefault="001B61C5" w:rsidP="7855E015">
            <w:pPr>
              <w:spacing w:line="259" w:lineRule="auto"/>
            </w:pPr>
          </w:p>
        </w:tc>
      </w:tr>
      <w:tr w:rsidR="00854334" w:rsidRPr="00740BFC" w14:paraId="0F3298D9" w14:textId="77777777" w:rsidTr="538E812A">
        <w:tc>
          <w:tcPr>
            <w:tcW w:w="1555" w:type="dxa"/>
            <w:shd w:val="clear" w:color="auto" w:fill="auto"/>
          </w:tcPr>
          <w:p w14:paraId="7C1EB7B3" w14:textId="71196E18" w:rsidR="00854334" w:rsidRPr="00740BFC" w:rsidRDefault="3627B896" w:rsidP="009773BE">
            <w:r w:rsidRPr="00740BFC">
              <w:rPr>
                <w:rFonts w:eastAsia="Calibri" w:cs="Calibri"/>
              </w:rPr>
              <w:t>113026</w:t>
            </w:r>
          </w:p>
        </w:tc>
        <w:tc>
          <w:tcPr>
            <w:tcW w:w="1614" w:type="dxa"/>
            <w:shd w:val="clear" w:color="auto" w:fill="auto"/>
          </w:tcPr>
          <w:p w14:paraId="417A3E0C" w14:textId="0433C6B1" w:rsidR="00854334" w:rsidRPr="00740BFC" w:rsidRDefault="3627B896" w:rsidP="009773BE">
            <w:r w:rsidRPr="00740BFC">
              <w:rPr>
                <w:rFonts w:eastAsia="Calibri" w:cs="Calibri"/>
              </w:rPr>
              <w:t>Gonçalo Lopes</w:t>
            </w:r>
          </w:p>
        </w:tc>
        <w:tc>
          <w:tcPr>
            <w:tcW w:w="1725" w:type="dxa"/>
            <w:shd w:val="clear" w:color="auto" w:fill="auto"/>
          </w:tcPr>
          <w:p w14:paraId="09AB1B1E" w14:textId="0FE93B5C" w:rsidR="00854334" w:rsidRPr="00740BFC" w:rsidRDefault="158514F4" w:rsidP="7593ACC5">
            <w:r>
              <w:rPr>
                <w:noProof/>
              </w:rPr>
              <w:drawing>
                <wp:inline distT="0" distB="0" distL="0" distR="0" wp14:anchorId="602F7680" wp14:editId="672E26D7">
                  <wp:extent cx="830449" cy="960449"/>
                  <wp:effectExtent l="0" t="0" r="0" b="0"/>
                  <wp:docPr id="1780377610" name="Picture 1780377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037761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30449" cy="960449"/>
                          </a:xfrm>
                          <a:prstGeom prst="rect">
                            <a:avLst/>
                          </a:prstGeom>
                        </pic:spPr>
                      </pic:pic>
                    </a:graphicData>
                  </a:graphic>
                </wp:inline>
              </w:drawing>
            </w:r>
          </w:p>
        </w:tc>
        <w:tc>
          <w:tcPr>
            <w:tcW w:w="4004" w:type="dxa"/>
          </w:tcPr>
          <w:p w14:paraId="043C0FB1" w14:textId="7DFAD0B6" w:rsidR="00854334" w:rsidRPr="00740BFC" w:rsidRDefault="00854334" w:rsidP="7855E015"/>
        </w:tc>
      </w:tr>
      <w:tr w:rsidR="00854334" w:rsidRPr="00740BFC" w14:paraId="6228881F" w14:textId="77777777" w:rsidTr="538E812A">
        <w:tc>
          <w:tcPr>
            <w:tcW w:w="1555" w:type="dxa"/>
            <w:shd w:val="clear" w:color="auto" w:fill="auto"/>
          </w:tcPr>
          <w:p w14:paraId="231E825E" w14:textId="317BFB7B" w:rsidR="00854334" w:rsidRPr="00740BFC" w:rsidRDefault="3627B896" w:rsidP="009773BE">
            <w:r w:rsidRPr="00740BFC">
              <w:rPr>
                <w:rFonts w:eastAsia="Calibri" w:cs="Calibri"/>
              </w:rPr>
              <w:t>123291</w:t>
            </w:r>
          </w:p>
        </w:tc>
        <w:tc>
          <w:tcPr>
            <w:tcW w:w="1614" w:type="dxa"/>
            <w:shd w:val="clear" w:color="auto" w:fill="auto"/>
          </w:tcPr>
          <w:p w14:paraId="647C1934" w14:textId="7BF17641" w:rsidR="00854334" w:rsidRPr="00740BFC" w:rsidRDefault="538E812A" w:rsidP="37A9725F">
            <w:pPr>
              <w:rPr>
                <w:rFonts w:eastAsia="Calibri" w:cs="Calibri"/>
              </w:rPr>
            </w:pPr>
            <w:r w:rsidRPr="538E812A">
              <w:rPr>
                <w:rFonts w:eastAsia="Calibri" w:cs="Calibri"/>
              </w:rPr>
              <w:t>João Palhau</w:t>
            </w:r>
          </w:p>
        </w:tc>
        <w:tc>
          <w:tcPr>
            <w:tcW w:w="1725" w:type="dxa"/>
            <w:shd w:val="clear" w:color="auto" w:fill="auto"/>
          </w:tcPr>
          <w:p w14:paraId="07DFBD8E" w14:textId="13062BAD" w:rsidR="00854334" w:rsidRPr="00740BFC" w:rsidRDefault="401E04BB" w:rsidP="7593ACC5">
            <w:r>
              <w:rPr>
                <w:noProof/>
              </w:rPr>
              <w:drawing>
                <wp:inline distT="0" distB="0" distL="0" distR="0" wp14:anchorId="1C7E6E86" wp14:editId="429FD801">
                  <wp:extent cx="863324" cy="857860"/>
                  <wp:effectExtent l="0" t="0" r="0" b="0"/>
                  <wp:docPr id="223787139" name="Picture 223787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78713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863324" cy="857860"/>
                          </a:xfrm>
                          <a:prstGeom prst="rect">
                            <a:avLst/>
                          </a:prstGeom>
                        </pic:spPr>
                      </pic:pic>
                    </a:graphicData>
                  </a:graphic>
                </wp:inline>
              </w:drawing>
            </w:r>
          </w:p>
        </w:tc>
        <w:tc>
          <w:tcPr>
            <w:tcW w:w="4004" w:type="dxa"/>
          </w:tcPr>
          <w:p w14:paraId="2D77A603" w14:textId="77777777" w:rsidR="00854334" w:rsidRPr="00740BFC" w:rsidRDefault="00854334" w:rsidP="009773BE">
            <w:pPr>
              <w:rPr>
                <w:lang w:eastAsia="x-none"/>
              </w:rPr>
            </w:pPr>
          </w:p>
        </w:tc>
      </w:tr>
      <w:tr w:rsidR="00854334" w:rsidRPr="00740BFC" w14:paraId="233F1ACE" w14:textId="77777777" w:rsidTr="538E812A">
        <w:tc>
          <w:tcPr>
            <w:tcW w:w="1555" w:type="dxa"/>
            <w:shd w:val="clear" w:color="auto" w:fill="auto"/>
          </w:tcPr>
          <w:p w14:paraId="4E3A9D53" w14:textId="6D092EB9" w:rsidR="00854334" w:rsidRPr="00740BFC" w:rsidRDefault="3627B896" w:rsidP="009773BE">
            <w:r w:rsidRPr="00740BFC">
              <w:rPr>
                <w:rFonts w:eastAsia="Calibri" w:cs="Calibri"/>
              </w:rPr>
              <w:t>123284</w:t>
            </w:r>
          </w:p>
        </w:tc>
        <w:tc>
          <w:tcPr>
            <w:tcW w:w="1614" w:type="dxa"/>
            <w:shd w:val="clear" w:color="auto" w:fill="auto"/>
          </w:tcPr>
          <w:p w14:paraId="39B25EE8" w14:textId="24A021A9" w:rsidR="00854334" w:rsidRPr="00740BFC" w:rsidRDefault="538E812A" w:rsidP="7593ACC5">
            <w:pPr>
              <w:rPr>
                <w:rFonts w:eastAsia="Calibri" w:cs="Calibri"/>
              </w:rPr>
            </w:pPr>
            <w:r w:rsidRPr="538E812A">
              <w:rPr>
                <w:rFonts w:eastAsia="Calibri" w:cs="Calibri"/>
              </w:rPr>
              <w:t>Maria Seelow</w:t>
            </w:r>
          </w:p>
        </w:tc>
        <w:tc>
          <w:tcPr>
            <w:tcW w:w="1725" w:type="dxa"/>
            <w:shd w:val="clear" w:color="auto" w:fill="auto"/>
          </w:tcPr>
          <w:p w14:paraId="0AEFB763" w14:textId="6689F8EC" w:rsidR="00854334" w:rsidRPr="00740BFC" w:rsidRDefault="1A8E6D0B" w:rsidP="75E0A1FD">
            <w:r>
              <w:rPr>
                <w:noProof/>
              </w:rPr>
              <w:drawing>
                <wp:inline distT="0" distB="0" distL="0" distR="0" wp14:anchorId="1056EA5C" wp14:editId="4E5DE990">
                  <wp:extent cx="844952" cy="872565"/>
                  <wp:effectExtent l="0" t="0" r="0" b="0"/>
                  <wp:docPr id="726584028" name="Picture 726584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658402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844952" cy="872565"/>
                          </a:xfrm>
                          <a:prstGeom prst="rect">
                            <a:avLst/>
                          </a:prstGeom>
                        </pic:spPr>
                      </pic:pic>
                    </a:graphicData>
                  </a:graphic>
                </wp:inline>
              </w:drawing>
            </w:r>
          </w:p>
        </w:tc>
        <w:tc>
          <w:tcPr>
            <w:tcW w:w="4004" w:type="dxa"/>
          </w:tcPr>
          <w:p w14:paraId="295B00EC" w14:textId="18B208F4" w:rsidR="00854334" w:rsidRPr="00740BFC" w:rsidRDefault="00854334" w:rsidP="7855E015"/>
        </w:tc>
      </w:tr>
      <w:tr w:rsidR="00854334" w:rsidRPr="00740BFC" w14:paraId="6B380005" w14:textId="77777777" w:rsidTr="538E812A">
        <w:tc>
          <w:tcPr>
            <w:tcW w:w="1555" w:type="dxa"/>
            <w:shd w:val="clear" w:color="auto" w:fill="auto"/>
          </w:tcPr>
          <w:p w14:paraId="46F405BC" w14:textId="3704F6EB" w:rsidR="00854334" w:rsidRPr="00740BFC" w:rsidRDefault="3627B896" w:rsidP="7593ACC5">
            <w:r w:rsidRPr="00740BFC">
              <w:t>106090</w:t>
            </w:r>
          </w:p>
        </w:tc>
        <w:tc>
          <w:tcPr>
            <w:tcW w:w="1614" w:type="dxa"/>
            <w:shd w:val="clear" w:color="auto" w:fill="auto"/>
          </w:tcPr>
          <w:p w14:paraId="1A8CE048" w14:textId="38C46AAB" w:rsidR="00854334" w:rsidRPr="00740BFC" w:rsidRDefault="3627B896" w:rsidP="7593ACC5">
            <w:r w:rsidRPr="00740BFC">
              <w:t>Tiago Alves</w:t>
            </w:r>
          </w:p>
        </w:tc>
        <w:tc>
          <w:tcPr>
            <w:tcW w:w="1725" w:type="dxa"/>
            <w:shd w:val="clear" w:color="auto" w:fill="auto"/>
          </w:tcPr>
          <w:p w14:paraId="2984DB9C" w14:textId="10F9F338" w:rsidR="00854334" w:rsidRPr="00740BFC" w:rsidRDefault="6A02B6A7" w:rsidP="009773BE">
            <w:r>
              <w:rPr>
                <w:noProof/>
              </w:rPr>
              <w:drawing>
                <wp:inline distT="0" distB="0" distL="0" distR="0" wp14:anchorId="6AE6690E" wp14:editId="72348774">
                  <wp:extent cx="838200" cy="952500"/>
                  <wp:effectExtent l="0" t="0" r="0" b="0"/>
                  <wp:docPr id="547798877" name="Picture 547798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779887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838200" cy="952500"/>
                          </a:xfrm>
                          <a:prstGeom prst="rect">
                            <a:avLst/>
                          </a:prstGeom>
                        </pic:spPr>
                      </pic:pic>
                    </a:graphicData>
                  </a:graphic>
                </wp:inline>
              </w:drawing>
            </w:r>
          </w:p>
        </w:tc>
        <w:tc>
          <w:tcPr>
            <w:tcW w:w="4004" w:type="dxa"/>
          </w:tcPr>
          <w:p w14:paraId="68E9C503" w14:textId="02D4CB05" w:rsidR="00854334" w:rsidRPr="00740BFC" w:rsidRDefault="00854334" w:rsidP="7855E015"/>
        </w:tc>
      </w:tr>
    </w:tbl>
    <w:p w14:paraId="29A48DE5" w14:textId="57751A26" w:rsidR="00FD0122" w:rsidRDefault="00FD0122"/>
    <w:p w14:paraId="1C83D2E8" w14:textId="77777777" w:rsidR="00FD0122" w:rsidRDefault="00FD0122">
      <w:pPr>
        <w:spacing w:before="0" w:after="0"/>
      </w:pPr>
      <w:r>
        <w:br w:type="page"/>
      </w:r>
    </w:p>
    <w:p w14:paraId="463D188B" w14:textId="39452AF2" w:rsidR="00B81E3B" w:rsidRPr="00740BFC" w:rsidRDefault="538E812A" w:rsidP="00FD0122">
      <w:pPr>
        <w:pStyle w:val="Ttulo3"/>
        <w:rPr>
          <w:lang w:eastAsia="x-none"/>
        </w:rPr>
      </w:pPr>
      <w:bookmarkStart w:id="15" w:name="_Toc655310718"/>
      <w:bookmarkStart w:id="16" w:name="_Toc199624708"/>
      <w:r>
        <w:lastRenderedPageBreak/>
        <w:t>Planeamento da fase 1</w:t>
      </w:r>
      <w:bookmarkEnd w:id="15"/>
      <w:bookmarkEnd w:id="16"/>
    </w:p>
    <w:p w14:paraId="3B7081A7" w14:textId="7A88E181" w:rsidR="0073369C" w:rsidRPr="00740BFC" w:rsidRDefault="538E812A" w:rsidP="0073369C">
      <w:pPr>
        <w:pStyle w:val="Legenda"/>
        <w:keepNext/>
        <w:jc w:val="center"/>
      </w:pPr>
      <w:bookmarkStart w:id="17" w:name="_Ref63589149"/>
      <w:bookmarkStart w:id="18" w:name="_Toc199624848"/>
      <w:r>
        <w:t xml:space="preserve">Tabela </w:t>
      </w:r>
      <w:fldSimple w:instr=" SEQ Tabela \* ARABIC ">
        <w:r>
          <w:t>2</w:t>
        </w:r>
      </w:fldSimple>
      <w:bookmarkEnd w:id="17"/>
      <w:r>
        <w:t>. Identificação das atividades realizadas na fase 1.</w:t>
      </w:r>
      <w:bookmarkEnd w:id="18"/>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2"/>
        <w:gridCol w:w="2158"/>
        <w:gridCol w:w="2126"/>
        <w:gridCol w:w="1276"/>
        <w:gridCol w:w="1134"/>
      </w:tblGrid>
      <w:tr w:rsidR="00411B76" w:rsidRPr="00740BFC" w14:paraId="4A6DEFAE" w14:textId="77777777" w:rsidTr="538E812A">
        <w:trPr>
          <w:trHeight w:val="363"/>
        </w:trPr>
        <w:tc>
          <w:tcPr>
            <w:tcW w:w="2232" w:type="dxa"/>
            <w:shd w:val="clear" w:color="auto" w:fill="4472C4" w:themeFill="accent1"/>
          </w:tcPr>
          <w:p w14:paraId="1FDD6CCE" w14:textId="091CA1E2" w:rsidR="37A9725F" w:rsidRPr="00740BFC" w:rsidRDefault="538E812A" w:rsidP="37A9725F">
            <w:pPr>
              <w:rPr>
                <w:rFonts w:eastAsia="Calibri" w:cs="Calibri"/>
                <w:color w:val="FFFFFF" w:themeColor="background1"/>
              </w:rPr>
            </w:pPr>
            <w:r w:rsidRPr="538E812A">
              <w:rPr>
                <w:rFonts w:eastAsia="Calibri" w:cs="Calibri"/>
                <w:color w:val="FFFFFF" w:themeColor="background1"/>
              </w:rPr>
              <w:t>Atividade</w:t>
            </w:r>
          </w:p>
        </w:tc>
        <w:tc>
          <w:tcPr>
            <w:tcW w:w="2158" w:type="dxa"/>
            <w:shd w:val="clear" w:color="auto" w:fill="4472C4" w:themeFill="accent1"/>
          </w:tcPr>
          <w:p w14:paraId="35DD1265" w14:textId="43E10E56" w:rsidR="37A9725F" w:rsidRPr="00740BFC" w:rsidRDefault="538E812A" w:rsidP="37A9725F">
            <w:pPr>
              <w:rPr>
                <w:rFonts w:eastAsia="Calibri" w:cs="Calibri"/>
                <w:color w:val="FFFFFF" w:themeColor="background1"/>
              </w:rPr>
            </w:pPr>
            <w:r w:rsidRPr="538E812A">
              <w:rPr>
                <w:rFonts w:eastAsia="Calibri" w:cs="Calibri"/>
                <w:color w:val="FFFFFF" w:themeColor="background1"/>
              </w:rPr>
              <w:t>Estudantes intervenientes</w:t>
            </w:r>
          </w:p>
        </w:tc>
        <w:tc>
          <w:tcPr>
            <w:tcW w:w="2126" w:type="dxa"/>
            <w:shd w:val="clear" w:color="auto" w:fill="4472C4" w:themeFill="accent1"/>
          </w:tcPr>
          <w:p w14:paraId="06E8F270" w14:textId="75EF2EF4" w:rsidR="37A9725F" w:rsidRPr="00740BFC" w:rsidRDefault="538E812A" w:rsidP="37A9725F">
            <w:pPr>
              <w:rPr>
                <w:rFonts w:eastAsia="Calibri" w:cs="Calibri"/>
                <w:color w:val="FFFFFF" w:themeColor="background1"/>
              </w:rPr>
            </w:pPr>
            <w:r w:rsidRPr="538E812A">
              <w:rPr>
                <w:rFonts w:eastAsia="Calibri" w:cs="Calibri"/>
                <w:color w:val="FFFFFF" w:themeColor="background1"/>
              </w:rPr>
              <w:t>Entregável associado</w:t>
            </w:r>
          </w:p>
        </w:tc>
        <w:tc>
          <w:tcPr>
            <w:tcW w:w="1276" w:type="dxa"/>
            <w:shd w:val="clear" w:color="auto" w:fill="4472C4" w:themeFill="accent1"/>
          </w:tcPr>
          <w:p w14:paraId="1D3E1856" w14:textId="4B60D1A3" w:rsidR="37A9725F" w:rsidRPr="00740BFC" w:rsidRDefault="538E812A" w:rsidP="37A9725F">
            <w:pPr>
              <w:rPr>
                <w:rFonts w:eastAsia="Calibri" w:cs="Calibri"/>
                <w:color w:val="FFFFFF" w:themeColor="background1"/>
              </w:rPr>
            </w:pPr>
            <w:r w:rsidRPr="538E812A">
              <w:rPr>
                <w:rFonts w:eastAsia="Calibri" w:cs="Calibri"/>
                <w:color w:val="FFFFFF" w:themeColor="background1"/>
              </w:rPr>
              <w:t>Data Início</w:t>
            </w:r>
          </w:p>
        </w:tc>
        <w:tc>
          <w:tcPr>
            <w:tcW w:w="1134" w:type="dxa"/>
            <w:shd w:val="clear" w:color="auto" w:fill="4472C4" w:themeFill="accent1"/>
          </w:tcPr>
          <w:p w14:paraId="38A34715" w14:textId="60C5B37A" w:rsidR="37A9725F" w:rsidRPr="00740BFC" w:rsidRDefault="37A9725F" w:rsidP="37A9725F">
            <w:r w:rsidRPr="00740BFC">
              <w:rPr>
                <w:rFonts w:eastAsia="Calibri" w:cs="Calibri"/>
                <w:color w:val="FFFFFF" w:themeColor="background1"/>
              </w:rPr>
              <w:t>Data Fim</w:t>
            </w:r>
          </w:p>
        </w:tc>
      </w:tr>
      <w:tr w:rsidR="00411B76" w:rsidRPr="00740BFC" w14:paraId="3C72EA99" w14:textId="77777777" w:rsidTr="538E812A">
        <w:tc>
          <w:tcPr>
            <w:tcW w:w="2232" w:type="dxa"/>
          </w:tcPr>
          <w:p w14:paraId="025E1F34" w14:textId="3544AD53" w:rsidR="37A9725F" w:rsidRPr="00740BFC" w:rsidRDefault="538E812A" w:rsidP="37A9725F">
            <w:pPr>
              <w:rPr>
                <w:rFonts w:eastAsia="Calibri" w:cs="Calibri"/>
              </w:rPr>
            </w:pPr>
            <w:r w:rsidRPr="538E812A">
              <w:rPr>
                <w:rFonts w:eastAsia="Calibri" w:cs="Calibri"/>
              </w:rPr>
              <w:t>Analisar caderno de encargos</w:t>
            </w:r>
          </w:p>
        </w:tc>
        <w:tc>
          <w:tcPr>
            <w:tcW w:w="2158" w:type="dxa"/>
          </w:tcPr>
          <w:p w14:paraId="7FB27129" w14:textId="77777777" w:rsidR="37A9725F" w:rsidRDefault="538E812A" w:rsidP="37A9725F">
            <w:pPr>
              <w:rPr>
                <w:rFonts w:eastAsia="Calibri" w:cs="Calibri"/>
              </w:rPr>
            </w:pPr>
            <w:r w:rsidRPr="538E812A">
              <w:rPr>
                <w:rFonts w:eastAsia="Calibri" w:cs="Calibri"/>
              </w:rPr>
              <w:t>Cíntia Brandão,</w:t>
            </w:r>
          </w:p>
          <w:p w14:paraId="2F13A1C2" w14:textId="77777777" w:rsidR="00EA459B" w:rsidRDefault="00EA459B" w:rsidP="37A9725F">
            <w:r>
              <w:t>Tiago Alves,</w:t>
            </w:r>
          </w:p>
          <w:p w14:paraId="3A9D5660" w14:textId="77777777" w:rsidR="00EA459B" w:rsidRDefault="538E812A" w:rsidP="37A9725F">
            <w:r>
              <w:t>João Palhau,</w:t>
            </w:r>
            <w:r w:rsidR="00EA459B">
              <w:br/>
            </w:r>
            <w:r>
              <w:t>Francisco Ribeiro, Maria Seelow,</w:t>
            </w:r>
          </w:p>
          <w:p w14:paraId="3CBFCD8A" w14:textId="0CCC0AD9" w:rsidR="37A9725F" w:rsidRPr="00740BFC" w:rsidRDefault="00EA459B" w:rsidP="37A9725F">
            <w:r>
              <w:t>Gonçalo Lopes</w:t>
            </w:r>
          </w:p>
        </w:tc>
        <w:tc>
          <w:tcPr>
            <w:tcW w:w="2126" w:type="dxa"/>
          </w:tcPr>
          <w:p w14:paraId="21AFABD6" w14:textId="6FD1461B" w:rsidR="37A9725F" w:rsidRPr="00A67C3C" w:rsidRDefault="538E812A" w:rsidP="37A9725F">
            <w:pPr>
              <w:rPr>
                <w:sz w:val="20"/>
                <w:szCs w:val="20"/>
              </w:rPr>
            </w:pPr>
            <w:r w:rsidRPr="538E812A">
              <w:rPr>
                <w:rFonts w:eastAsia="Calibri" w:cs="Calibri"/>
                <w:sz w:val="20"/>
                <w:szCs w:val="20"/>
              </w:rPr>
              <w:t>CDSI Caderno Encargos Projecto-ViniSys.V1.8.3.pdf</w:t>
            </w:r>
          </w:p>
        </w:tc>
        <w:tc>
          <w:tcPr>
            <w:tcW w:w="1276" w:type="dxa"/>
            <w:shd w:val="clear" w:color="auto" w:fill="auto"/>
          </w:tcPr>
          <w:p w14:paraId="07C25F38" w14:textId="2B44B531" w:rsidR="37A9725F" w:rsidRPr="00740BFC" w:rsidRDefault="37A9725F" w:rsidP="37A9725F">
            <w:r w:rsidRPr="00740BFC">
              <w:rPr>
                <w:rFonts w:eastAsia="Calibri" w:cs="Calibri"/>
              </w:rPr>
              <w:t>6/3/25</w:t>
            </w:r>
          </w:p>
        </w:tc>
        <w:tc>
          <w:tcPr>
            <w:tcW w:w="1134" w:type="dxa"/>
          </w:tcPr>
          <w:p w14:paraId="0D0A0C35" w14:textId="17A290E2" w:rsidR="37A9725F" w:rsidRPr="00740BFC" w:rsidRDefault="37A9725F" w:rsidP="37A9725F">
            <w:r w:rsidRPr="00740BFC">
              <w:rPr>
                <w:rFonts w:eastAsia="Calibri" w:cs="Calibri"/>
              </w:rPr>
              <w:t>8/3/25</w:t>
            </w:r>
          </w:p>
        </w:tc>
      </w:tr>
      <w:tr w:rsidR="00411B76" w:rsidRPr="00740BFC" w14:paraId="211C3E1C" w14:textId="77777777" w:rsidTr="538E812A">
        <w:tc>
          <w:tcPr>
            <w:tcW w:w="2232" w:type="dxa"/>
          </w:tcPr>
          <w:p w14:paraId="7B7F20DB" w14:textId="4E779C19" w:rsidR="37A9725F" w:rsidRPr="00740BFC" w:rsidRDefault="538E812A" w:rsidP="37A9725F">
            <w:pPr>
              <w:rPr>
                <w:rFonts w:eastAsia="Calibri" w:cs="Calibri"/>
              </w:rPr>
            </w:pPr>
            <w:r w:rsidRPr="538E812A">
              <w:rPr>
                <w:rFonts w:eastAsia="Calibri" w:cs="Calibri"/>
              </w:rPr>
              <w:t>Planear em detalhe o projeto</w:t>
            </w:r>
          </w:p>
        </w:tc>
        <w:tc>
          <w:tcPr>
            <w:tcW w:w="2158" w:type="dxa"/>
          </w:tcPr>
          <w:p w14:paraId="3EDBFADA" w14:textId="2180F8F7" w:rsidR="37A9725F" w:rsidRPr="00740BFC" w:rsidRDefault="37A9725F" w:rsidP="37A9725F">
            <w:r w:rsidRPr="00740BFC">
              <w:rPr>
                <w:rFonts w:eastAsia="Calibri" w:cs="Calibri"/>
              </w:rPr>
              <w:t>Tiago Alves</w:t>
            </w:r>
          </w:p>
        </w:tc>
        <w:tc>
          <w:tcPr>
            <w:tcW w:w="2126" w:type="dxa"/>
          </w:tcPr>
          <w:p w14:paraId="0D50AFA1" w14:textId="269EA3C2" w:rsidR="37A9725F" w:rsidRPr="00BC0DD2" w:rsidRDefault="538E812A" w:rsidP="37A9725F">
            <w:pPr>
              <w:rPr>
                <w:sz w:val="20"/>
                <w:szCs w:val="20"/>
              </w:rPr>
            </w:pPr>
            <w:r w:rsidRPr="538E812A">
              <w:rPr>
                <w:rFonts w:eastAsia="Calibri" w:cs="Calibri"/>
                <w:sz w:val="20"/>
                <w:szCs w:val="20"/>
              </w:rPr>
              <w:t>CDSI Caderno Encargos Projecto-ViniSys.V1.8.3.pdf</w:t>
            </w:r>
          </w:p>
        </w:tc>
        <w:tc>
          <w:tcPr>
            <w:tcW w:w="1276" w:type="dxa"/>
            <w:shd w:val="clear" w:color="auto" w:fill="auto"/>
          </w:tcPr>
          <w:p w14:paraId="78A1CDD3" w14:textId="461349A0" w:rsidR="37A9725F" w:rsidRPr="00740BFC" w:rsidRDefault="37A9725F" w:rsidP="37A9725F">
            <w:r w:rsidRPr="00740BFC">
              <w:rPr>
                <w:rFonts w:eastAsia="Calibri" w:cs="Calibri"/>
              </w:rPr>
              <w:t>16/3/25</w:t>
            </w:r>
          </w:p>
        </w:tc>
        <w:tc>
          <w:tcPr>
            <w:tcW w:w="1134" w:type="dxa"/>
          </w:tcPr>
          <w:p w14:paraId="62E6B17F" w14:textId="262D4D86" w:rsidR="37A9725F" w:rsidRPr="00740BFC" w:rsidRDefault="000E73E8" w:rsidP="37A9725F">
            <w:r>
              <w:rPr>
                <w:rFonts w:eastAsia="Calibri" w:cs="Calibri"/>
              </w:rPr>
              <w:t>23/4/25</w:t>
            </w:r>
          </w:p>
        </w:tc>
      </w:tr>
      <w:tr w:rsidR="00854334" w:rsidRPr="00740BFC" w14:paraId="44B0EA1A" w14:textId="77777777" w:rsidTr="538E812A">
        <w:tc>
          <w:tcPr>
            <w:tcW w:w="2232" w:type="dxa"/>
          </w:tcPr>
          <w:p w14:paraId="23433FA7" w14:textId="66E9B657" w:rsidR="37A9725F" w:rsidRPr="00740BFC" w:rsidRDefault="37A9725F" w:rsidP="37A9725F">
            <w:r w:rsidRPr="00740BFC">
              <w:rPr>
                <w:rFonts w:eastAsia="Calibri" w:cs="Calibri"/>
              </w:rPr>
              <w:t>Desenhar processo BPMN compras e stock</w:t>
            </w:r>
          </w:p>
        </w:tc>
        <w:tc>
          <w:tcPr>
            <w:tcW w:w="2158" w:type="dxa"/>
          </w:tcPr>
          <w:p w14:paraId="35E7772C" w14:textId="3EA69238" w:rsidR="37A9725F" w:rsidRPr="00740BFC" w:rsidRDefault="538E812A" w:rsidP="37A9725F">
            <w:pPr>
              <w:rPr>
                <w:rFonts w:eastAsia="Calibri" w:cs="Calibri"/>
              </w:rPr>
            </w:pPr>
            <w:r w:rsidRPr="538E812A">
              <w:rPr>
                <w:rFonts w:eastAsia="Calibri" w:cs="Calibri"/>
              </w:rPr>
              <w:t>Francisco Ribeiro, João Palhau, Maria Seelow</w:t>
            </w:r>
          </w:p>
        </w:tc>
        <w:tc>
          <w:tcPr>
            <w:tcW w:w="2126" w:type="dxa"/>
          </w:tcPr>
          <w:p w14:paraId="074F1C3B" w14:textId="357A7BF2" w:rsidR="37A9725F" w:rsidRPr="00A67C3C" w:rsidRDefault="538E812A" w:rsidP="37A9725F">
            <w:pPr>
              <w:rPr>
                <w:sz w:val="20"/>
                <w:szCs w:val="20"/>
              </w:rPr>
            </w:pPr>
            <w:r w:rsidRPr="538E812A">
              <w:rPr>
                <w:rFonts w:eastAsia="Calibri" w:cs="Calibri"/>
                <w:sz w:val="20"/>
                <w:szCs w:val="20"/>
              </w:rPr>
              <w:t>BPMN - Gestão de Stocks.pdf</w:t>
            </w:r>
            <w:r w:rsidR="00836644">
              <w:br/>
            </w:r>
            <w:r w:rsidRPr="538E812A">
              <w:rPr>
                <w:sz w:val="20"/>
                <w:szCs w:val="20"/>
              </w:rPr>
              <w:t>BPMN - Gestão de Ocorrencias.pdf</w:t>
            </w:r>
          </w:p>
          <w:p w14:paraId="79804612" w14:textId="4C0E6571" w:rsidR="006B0034" w:rsidRPr="00740BFC" w:rsidRDefault="00D51FE4" w:rsidP="37A9725F">
            <w:r w:rsidRPr="00A67C3C">
              <w:rPr>
                <w:sz w:val="20"/>
                <w:szCs w:val="20"/>
              </w:rPr>
              <w:t>BPMN - Inicia Pedido.pdf</w:t>
            </w:r>
          </w:p>
        </w:tc>
        <w:tc>
          <w:tcPr>
            <w:tcW w:w="1276" w:type="dxa"/>
            <w:shd w:val="clear" w:color="auto" w:fill="auto"/>
          </w:tcPr>
          <w:p w14:paraId="31F47665" w14:textId="6C2C185F" w:rsidR="37A9725F" w:rsidRPr="00740BFC" w:rsidRDefault="37A9725F" w:rsidP="37A9725F">
            <w:r w:rsidRPr="00740BFC">
              <w:rPr>
                <w:rFonts w:eastAsia="Calibri" w:cs="Calibri"/>
              </w:rPr>
              <w:t>14/3/25</w:t>
            </w:r>
          </w:p>
        </w:tc>
        <w:tc>
          <w:tcPr>
            <w:tcW w:w="1134" w:type="dxa"/>
          </w:tcPr>
          <w:p w14:paraId="4049496C" w14:textId="60863F6B" w:rsidR="37A9725F" w:rsidRPr="00740BFC" w:rsidRDefault="37A9725F" w:rsidP="37A9725F">
            <w:r w:rsidRPr="00740BFC">
              <w:rPr>
                <w:rFonts w:eastAsia="Calibri" w:cs="Calibri"/>
              </w:rPr>
              <w:t>16/3/25</w:t>
            </w:r>
          </w:p>
        </w:tc>
      </w:tr>
      <w:tr w:rsidR="00854334" w:rsidRPr="00740BFC" w14:paraId="43F75315" w14:textId="77777777" w:rsidTr="538E812A">
        <w:tc>
          <w:tcPr>
            <w:tcW w:w="2232" w:type="dxa"/>
          </w:tcPr>
          <w:p w14:paraId="1CC161C5" w14:textId="0D1755C3" w:rsidR="37A9725F" w:rsidRPr="00740BFC" w:rsidRDefault="37A9725F" w:rsidP="37A9725F">
            <w:r w:rsidRPr="00740BFC">
              <w:rPr>
                <w:rFonts w:eastAsia="Calibri" w:cs="Calibri"/>
              </w:rPr>
              <w:t>Desenhar processo BPMN vendas e transporte</w:t>
            </w:r>
          </w:p>
        </w:tc>
        <w:tc>
          <w:tcPr>
            <w:tcW w:w="2158" w:type="dxa"/>
          </w:tcPr>
          <w:p w14:paraId="35464CF5" w14:textId="2AAC54DA" w:rsidR="37A9725F" w:rsidRPr="00740BFC" w:rsidRDefault="37A9725F" w:rsidP="37A9725F">
            <w:r w:rsidRPr="00740BFC">
              <w:rPr>
                <w:rFonts w:eastAsia="Calibri" w:cs="Calibri"/>
              </w:rPr>
              <w:t>Tiago Alves, Cíntia Brandão, Gonçalo Lopes</w:t>
            </w:r>
          </w:p>
        </w:tc>
        <w:tc>
          <w:tcPr>
            <w:tcW w:w="2126" w:type="dxa"/>
          </w:tcPr>
          <w:p w14:paraId="6A7D53E7" w14:textId="36F1D1ED" w:rsidR="37A9725F" w:rsidRPr="0067284C" w:rsidRDefault="538E812A" w:rsidP="37A9725F">
            <w:pPr>
              <w:rPr>
                <w:rFonts w:eastAsia="Calibri" w:cs="Calibri"/>
                <w:sz w:val="20"/>
                <w:szCs w:val="20"/>
              </w:rPr>
            </w:pPr>
            <w:r w:rsidRPr="538E812A">
              <w:rPr>
                <w:rFonts w:eastAsia="Calibri" w:cs="Calibri"/>
                <w:sz w:val="20"/>
                <w:szCs w:val="20"/>
              </w:rPr>
              <w:t>BPMN - Logistica e Entrega de Pedidos.pdf</w:t>
            </w:r>
          </w:p>
          <w:p w14:paraId="4CD4CC45" w14:textId="760F30DC" w:rsidR="006B0034" w:rsidRPr="0067284C" w:rsidRDefault="538E812A" w:rsidP="37A9725F">
            <w:pPr>
              <w:rPr>
                <w:sz w:val="20"/>
                <w:szCs w:val="20"/>
              </w:rPr>
            </w:pPr>
            <w:r w:rsidRPr="538E812A">
              <w:rPr>
                <w:sz w:val="20"/>
                <w:szCs w:val="20"/>
              </w:rPr>
              <w:t>BPMN - Gestão de Ocorrencias.pdf</w:t>
            </w:r>
          </w:p>
          <w:p w14:paraId="10C9FE19" w14:textId="7CE5B818" w:rsidR="006B0034" w:rsidRPr="0067284C" w:rsidRDefault="538E812A" w:rsidP="37A9725F">
            <w:pPr>
              <w:rPr>
                <w:sz w:val="20"/>
                <w:szCs w:val="20"/>
              </w:rPr>
            </w:pPr>
            <w:r w:rsidRPr="538E812A">
              <w:rPr>
                <w:sz w:val="20"/>
                <w:szCs w:val="20"/>
              </w:rPr>
              <w:t>BPMN - Gestão de Promocoes e Campanhas de Marketing.pdf</w:t>
            </w:r>
            <w:r w:rsidR="004273F0">
              <w:br/>
            </w:r>
            <w:r w:rsidRPr="538E812A">
              <w:rPr>
                <w:sz w:val="20"/>
                <w:szCs w:val="20"/>
              </w:rPr>
              <w:t>BPMN - Processamento dos Pedidos dos Clientes.pdf</w:t>
            </w:r>
          </w:p>
        </w:tc>
        <w:tc>
          <w:tcPr>
            <w:tcW w:w="1276" w:type="dxa"/>
            <w:shd w:val="clear" w:color="auto" w:fill="auto"/>
          </w:tcPr>
          <w:p w14:paraId="4BC9F881" w14:textId="0A8F3538" w:rsidR="37A9725F" w:rsidRPr="00740BFC" w:rsidRDefault="37A9725F" w:rsidP="37A9725F">
            <w:r w:rsidRPr="00740BFC">
              <w:rPr>
                <w:rFonts w:eastAsia="Calibri" w:cs="Calibri"/>
              </w:rPr>
              <w:t>6/3/25</w:t>
            </w:r>
          </w:p>
        </w:tc>
        <w:tc>
          <w:tcPr>
            <w:tcW w:w="1134" w:type="dxa"/>
          </w:tcPr>
          <w:p w14:paraId="2A046ED8" w14:textId="7226C976" w:rsidR="37A9725F" w:rsidRPr="00740BFC" w:rsidRDefault="37A9725F" w:rsidP="37A9725F">
            <w:r w:rsidRPr="00740BFC">
              <w:rPr>
                <w:rFonts w:eastAsia="Calibri" w:cs="Calibri"/>
              </w:rPr>
              <w:t>16/3/25</w:t>
            </w:r>
          </w:p>
        </w:tc>
      </w:tr>
      <w:tr w:rsidR="37A9725F" w:rsidRPr="00740BFC" w14:paraId="4BB64757" w14:textId="77777777" w:rsidTr="538E812A">
        <w:trPr>
          <w:trHeight w:val="300"/>
        </w:trPr>
        <w:tc>
          <w:tcPr>
            <w:tcW w:w="2232" w:type="dxa"/>
          </w:tcPr>
          <w:p w14:paraId="53A99A4A" w14:textId="3C30AFAA" w:rsidR="37A9725F" w:rsidRPr="00740BFC" w:rsidRDefault="37A9725F" w:rsidP="37A9725F">
            <w:r w:rsidRPr="00740BFC">
              <w:rPr>
                <w:rFonts w:eastAsia="Calibri" w:cs="Calibri"/>
              </w:rPr>
              <w:t>Desenhar diagrama de classes</w:t>
            </w:r>
          </w:p>
        </w:tc>
        <w:tc>
          <w:tcPr>
            <w:tcW w:w="2158" w:type="dxa"/>
          </w:tcPr>
          <w:p w14:paraId="5F18876A" w14:textId="51B1459D" w:rsidR="37A9725F" w:rsidRPr="00740BFC" w:rsidRDefault="538E812A" w:rsidP="37A9725F">
            <w:pPr>
              <w:rPr>
                <w:rFonts w:eastAsia="Calibri" w:cs="Calibri"/>
              </w:rPr>
            </w:pPr>
            <w:r w:rsidRPr="538E812A">
              <w:rPr>
                <w:rFonts w:eastAsia="Calibri" w:cs="Calibri"/>
              </w:rPr>
              <w:t>Gonçalo Lopes, Maria Seelow, Francisco Ribeiro</w:t>
            </w:r>
          </w:p>
        </w:tc>
        <w:tc>
          <w:tcPr>
            <w:tcW w:w="2126" w:type="dxa"/>
          </w:tcPr>
          <w:p w14:paraId="5408B435" w14:textId="50E4EC8C" w:rsidR="37A9725F" w:rsidRPr="0067284C" w:rsidRDefault="538E812A" w:rsidP="37A9725F">
            <w:pPr>
              <w:rPr>
                <w:sz w:val="22"/>
                <w:szCs w:val="22"/>
              </w:rPr>
            </w:pPr>
            <w:r w:rsidRPr="538E812A">
              <w:rPr>
                <w:rFonts w:eastAsia="Calibri" w:cs="Calibri"/>
                <w:sz w:val="22"/>
                <w:szCs w:val="22"/>
              </w:rPr>
              <w:t>G35-Diagrama de Classes.pdf</w:t>
            </w:r>
          </w:p>
        </w:tc>
        <w:tc>
          <w:tcPr>
            <w:tcW w:w="1276" w:type="dxa"/>
            <w:shd w:val="clear" w:color="auto" w:fill="auto"/>
          </w:tcPr>
          <w:p w14:paraId="2B8FBC46" w14:textId="4F1FBF10" w:rsidR="37A9725F" w:rsidRPr="00740BFC" w:rsidRDefault="37A9725F" w:rsidP="37A9725F">
            <w:r w:rsidRPr="00740BFC">
              <w:rPr>
                <w:rFonts w:eastAsia="Calibri" w:cs="Calibri"/>
              </w:rPr>
              <w:t>16/3/25</w:t>
            </w:r>
          </w:p>
        </w:tc>
        <w:tc>
          <w:tcPr>
            <w:tcW w:w="1134" w:type="dxa"/>
          </w:tcPr>
          <w:p w14:paraId="1364D933" w14:textId="7DFF7288" w:rsidR="37A9725F" w:rsidRPr="00740BFC" w:rsidRDefault="538E812A" w:rsidP="37A9725F">
            <w:pPr>
              <w:rPr>
                <w:rFonts w:eastAsia="Calibri" w:cs="Calibri"/>
              </w:rPr>
            </w:pPr>
            <w:r w:rsidRPr="538E812A">
              <w:rPr>
                <w:rFonts w:eastAsia="Calibri" w:cs="Calibri"/>
              </w:rPr>
              <w:t xml:space="preserve"> 29/3/25</w:t>
            </w:r>
          </w:p>
        </w:tc>
      </w:tr>
      <w:tr w:rsidR="37A9725F" w:rsidRPr="00740BFC" w14:paraId="2BEE67FB" w14:textId="77777777" w:rsidTr="538E812A">
        <w:trPr>
          <w:trHeight w:val="300"/>
        </w:trPr>
        <w:tc>
          <w:tcPr>
            <w:tcW w:w="2232" w:type="dxa"/>
          </w:tcPr>
          <w:p w14:paraId="0D01FE31" w14:textId="58FE8C85" w:rsidR="37A9725F" w:rsidRPr="00740BFC" w:rsidRDefault="538E812A" w:rsidP="37A9725F">
            <w:pPr>
              <w:rPr>
                <w:rFonts w:eastAsia="Calibri" w:cs="Calibri"/>
              </w:rPr>
            </w:pPr>
            <w:r w:rsidRPr="538E812A">
              <w:rPr>
                <w:rFonts w:eastAsia="Calibri" w:cs="Calibri"/>
              </w:rPr>
              <w:t>Desenhar diagrama de transição de estados</w:t>
            </w:r>
          </w:p>
        </w:tc>
        <w:tc>
          <w:tcPr>
            <w:tcW w:w="2158" w:type="dxa"/>
          </w:tcPr>
          <w:p w14:paraId="3F03F480" w14:textId="4CB9F3B5" w:rsidR="37A9725F" w:rsidRPr="00740BFC" w:rsidRDefault="538E812A" w:rsidP="37A9725F">
            <w:pPr>
              <w:rPr>
                <w:rFonts w:eastAsia="Calibri" w:cs="Calibri"/>
              </w:rPr>
            </w:pPr>
            <w:r w:rsidRPr="538E812A">
              <w:rPr>
                <w:rFonts w:eastAsia="Calibri" w:cs="Calibri"/>
              </w:rPr>
              <w:t>Tiago Alves, Francisco Ribeiro</w:t>
            </w:r>
          </w:p>
        </w:tc>
        <w:tc>
          <w:tcPr>
            <w:tcW w:w="2126" w:type="dxa"/>
          </w:tcPr>
          <w:p w14:paraId="6F47C7DB" w14:textId="7B26C773" w:rsidR="004A77D1" w:rsidRPr="0067284C" w:rsidRDefault="538E812A" w:rsidP="37A9725F">
            <w:pPr>
              <w:rPr>
                <w:sz w:val="20"/>
                <w:szCs w:val="20"/>
              </w:rPr>
            </w:pPr>
            <w:r w:rsidRPr="538E812A">
              <w:rPr>
                <w:rFonts w:eastAsia="Calibri" w:cs="Calibri"/>
                <w:sz w:val="20"/>
                <w:szCs w:val="20"/>
              </w:rPr>
              <w:t>ST - Encomenda Cliente.pdf</w:t>
            </w:r>
            <w:r w:rsidR="002E102E">
              <w:br/>
            </w:r>
            <w:r w:rsidRPr="538E812A">
              <w:rPr>
                <w:sz w:val="20"/>
                <w:szCs w:val="20"/>
              </w:rPr>
              <w:t>ST - Encomenda Fornecedor.pdf</w:t>
            </w:r>
            <w:r w:rsidR="002E102E">
              <w:br/>
            </w:r>
            <w:r w:rsidRPr="538E812A">
              <w:rPr>
                <w:sz w:val="20"/>
                <w:szCs w:val="20"/>
              </w:rPr>
              <w:t>ST - Fatura Cliente.pdf</w:t>
            </w:r>
            <w:r w:rsidR="002E102E">
              <w:br/>
            </w:r>
            <w:r w:rsidRPr="538E812A">
              <w:rPr>
                <w:sz w:val="20"/>
                <w:szCs w:val="20"/>
              </w:rPr>
              <w:t>ST - Fatura Fornecedor.pdf</w:t>
            </w:r>
            <w:r w:rsidR="002E102E">
              <w:br/>
            </w:r>
            <w:r w:rsidRPr="538E812A">
              <w:rPr>
                <w:sz w:val="20"/>
                <w:szCs w:val="20"/>
              </w:rPr>
              <w:t>ST - Ocorrência.pdf</w:t>
            </w:r>
          </w:p>
          <w:p w14:paraId="43DB3096" w14:textId="77777777" w:rsidR="007E3FFF" w:rsidRPr="0067284C" w:rsidRDefault="538E812A" w:rsidP="37A9725F">
            <w:pPr>
              <w:rPr>
                <w:sz w:val="20"/>
                <w:szCs w:val="20"/>
              </w:rPr>
            </w:pPr>
            <w:r w:rsidRPr="538E812A">
              <w:rPr>
                <w:sz w:val="20"/>
                <w:szCs w:val="20"/>
              </w:rPr>
              <w:t>ST - Promoção.pdf</w:t>
            </w:r>
          </w:p>
          <w:p w14:paraId="290DE5ED" w14:textId="69635936" w:rsidR="37A9725F" w:rsidRPr="0067284C" w:rsidRDefault="538E812A" w:rsidP="37A9725F">
            <w:pPr>
              <w:rPr>
                <w:sz w:val="20"/>
                <w:szCs w:val="20"/>
              </w:rPr>
            </w:pPr>
            <w:r w:rsidRPr="538E812A">
              <w:rPr>
                <w:sz w:val="20"/>
                <w:szCs w:val="20"/>
              </w:rPr>
              <w:t>ST - Tranporte.pdf</w:t>
            </w:r>
          </w:p>
        </w:tc>
        <w:tc>
          <w:tcPr>
            <w:tcW w:w="1276" w:type="dxa"/>
            <w:shd w:val="clear" w:color="auto" w:fill="auto"/>
          </w:tcPr>
          <w:p w14:paraId="1F7E7C19" w14:textId="14714420" w:rsidR="37A9725F" w:rsidRPr="00740BFC" w:rsidRDefault="37A9725F" w:rsidP="37A9725F">
            <w:r w:rsidRPr="00740BFC">
              <w:rPr>
                <w:rFonts w:eastAsia="Calibri" w:cs="Calibri"/>
              </w:rPr>
              <w:t>21/3/25</w:t>
            </w:r>
          </w:p>
        </w:tc>
        <w:tc>
          <w:tcPr>
            <w:tcW w:w="1134" w:type="dxa"/>
          </w:tcPr>
          <w:p w14:paraId="153B5451" w14:textId="606EFA94" w:rsidR="37A9725F" w:rsidRPr="00740BFC" w:rsidRDefault="538E812A" w:rsidP="37A9725F">
            <w:pPr>
              <w:rPr>
                <w:rFonts w:eastAsia="Calibri" w:cs="Calibri"/>
              </w:rPr>
            </w:pPr>
            <w:r w:rsidRPr="538E812A">
              <w:rPr>
                <w:rFonts w:eastAsia="Calibri" w:cs="Calibri"/>
              </w:rPr>
              <w:t xml:space="preserve"> 29/3/25</w:t>
            </w:r>
          </w:p>
        </w:tc>
      </w:tr>
      <w:tr w:rsidR="37A9725F" w:rsidRPr="00740BFC" w14:paraId="0073352B" w14:textId="77777777" w:rsidTr="538E812A">
        <w:trPr>
          <w:trHeight w:val="300"/>
        </w:trPr>
        <w:tc>
          <w:tcPr>
            <w:tcW w:w="2232" w:type="dxa"/>
          </w:tcPr>
          <w:p w14:paraId="7D63A742" w14:textId="0F7176DA" w:rsidR="37A9725F" w:rsidRPr="00740BFC" w:rsidRDefault="538E812A" w:rsidP="37A9725F">
            <w:pPr>
              <w:rPr>
                <w:rFonts w:eastAsia="Calibri" w:cs="Calibri"/>
              </w:rPr>
            </w:pPr>
            <w:r w:rsidRPr="538E812A">
              <w:rPr>
                <w:rFonts w:eastAsia="Calibri" w:cs="Calibri"/>
              </w:rPr>
              <w:t>Desenhar diagrama de casos de uso</w:t>
            </w:r>
          </w:p>
        </w:tc>
        <w:tc>
          <w:tcPr>
            <w:tcW w:w="2158" w:type="dxa"/>
          </w:tcPr>
          <w:p w14:paraId="136B962C" w14:textId="6F6F2C9C" w:rsidR="37A9725F" w:rsidRPr="00740BFC" w:rsidRDefault="538E812A" w:rsidP="37A9725F">
            <w:pPr>
              <w:rPr>
                <w:rFonts w:eastAsia="Calibri" w:cs="Calibri"/>
              </w:rPr>
            </w:pPr>
            <w:r w:rsidRPr="538E812A">
              <w:rPr>
                <w:rFonts w:eastAsia="Calibri" w:cs="Calibri"/>
              </w:rPr>
              <w:t>Francisco Ribeiro, João Palhau</w:t>
            </w:r>
          </w:p>
        </w:tc>
        <w:tc>
          <w:tcPr>
            <w:tcW w:w="2126" w:type="dxa"/>
          </w:tcPr>
          <w:p w14:paraId="061C1A04" w14:textId="387F5D17" w:rsidR="37A9725F" w:rsidRPr="0067284C" w:rsidRDefault="538E812A" w:rsidP="37A9725F">
            <w:pPr>
              <w:rPr>
                <w:sz w:val="22"/>
                <w:szCs w:val="22"/>
                <w:lang w:val="en-US"/>
              </w:rPr>
            </w:pPr>
            <w:r w:rsidRPr="00BF303B">
              <w:rPr>
                <w:rFonts w:eastAsia="Calibri" w:cs="Calibri"/>
                <w:sz w:val="22"/>
                <w:szCs w:val="22"/>
                <w:lang w:val="en-GB"/>
              </w:rPr>
              <w:t>UC - BackOffice.pdf</w:t>
            </w:r>
            <w:r w:rsidR="002F0144" w:rsidRPr="00BF303B">
              <w:rPr>
                <w:lang w:val="en-GB"/>
              </w:rPr>
              <w:br/>
            </w:r>
            <w:r w:rsidRPr="00BF303B">
              <w:rPr>
                <w:sz w:val="22"/>
                <w:szCs w:val="22"/>
                <w:lang w:val="en-GB"/>
              </w:rPr>
              <w:t>UC - FrontOffice.pdf</w:t>
            </w:r>
          </w:p>
        </w:tc>
        <w:tc>
          <w:tcPr>
            <w:tcW w:w="1276" w:type="dxa"/>
            <w:shd w:val="clear" w:color="auto" w:fill="auto"/>
          </w:tcPr>
          <w:p w14:paraId="5B084EAB" w14:textId="1554FB9D" w:rsidR="5BF693A4" w:rsidRPr="00740BFC" w:rsidRDefault="538E812A" w:rsidP="37A9725F">
            <w:pPr>
              <w:rPr>
                <w:rFonts w:eastAsia="Calibri" w:cs="Calibri"/>
              </w:rPr>
            </w:pPr>
            <w:r w:rsidRPr="538E812A">
              <w:rPr>
                <w:rFonts w:eastAsia="Calibri" w:cs="Calibri"/>
              </w:rPr>
              <w:t>21/3/25</w:t>
            </w:r>
          </w:p>
        </w:tc>
        <w:tc>
          <w:tcPr>
            <w:tcW w:w="1134" w:type="dxa"/>
          </w:tcPr>
          <w:p w14:paraId="4A41CBEA" w14:textId="3B557610" w:rsidR="5BF693A4" w:rsidRPr="00740BFC" w:rsidRDefault="538E812A" w:rsidP="37A9725F">
            <w:pPr>
              <w:rPr>
                <w:rFonts w:eastAsia="Calibri" w:cs="Calibri"/>
              </w:rPr>
            </w:pPr>
            <w:r w:rsidRPr="538E812A">
              <w:rPr>
                <w:rFonts w:eastAsia="Calibri" w:cs="Calibri"/>
              </w:rPr>
              <w:t>29/5/25</w:t>
            </w:r>
          </w:p>
        </w:tc>
      </w:tr>
      <w:tr w:rsidR="37A9725F" w:rsidRPr="00740BFC" w14:paraId="2D701E83" w14:textId="77777777" w:rsidTr="538E812A">
        <w:trPr>
          <w:trHeight w:val="300"/>
        </w:trPr>
        <w:tc>
          <w:tcPr>
            <w:tcW w:w="2232" w:type="dxa"/>
          </w:tcPr>
          <w:p w14:paraId="53E4A4DA" w14:textId="45970444" w:rsidR="37A9725F" w:rsidRPr="00740BFC" w:rsidRDefault="538E812A" w:rsidP="37A9725F">
            <w:pPr>
              <w:rPr>
                <w:rFonts w:eastAsia="Calibri" w:cs="Calibri"/>
              </w:rPr>
            </w:pPr>
            <w:r w:rsidRPr="538E812A">
              <w:rPr>
                <w:rFonts w:eastAsia="Calibri" w:cs="Calibri"/>
              </w:rPr>
              <w:lastRenderedPageBreak/>
              <w:t>Especificar requisitos - template relatório</w:t>
            </w:r>
          </w:p>
        </w:tc>
        <w:tc>
          <w:tcPr>
            <w:tcW w:w="2158" w:type="dxa"/>
          </w:tcPr>
          <w:p w14:paraId="6A78FD5B" w14:textId="77777777" w:rsidR="37A9725F" w:rsidRPr="000A78F4" w:rsidRDefault="538E812A" w:rsidP="37A9725F">
            <w:pPr>
              <w:rPr>
                <w:lang w:val="pt-BR"/>
              </w:rPr>
            </w:pPr>
            <w:r w:rsidRPr="538E812A">
              <w:rPr>
                <w:rFonts w:eastAsia="Calibri" w:cs="Calibri"/>
              </w:rPr>
              <w:t>Cíntia Brandão</w:t>
            </w:r>
            <w:r w:rsidR="37A9725F">
              <w:br/>
            </w:r>
            <w:r>
              <w:t>Francisco Ribeiro</w:t>
            </w:r>
            <w:r w:rsidR="37A9725F">
              <w:br/>
            </w:r>
            <w:r>
              <w:t>Gonçalo Lopes</w:t>
            </w:r>
            <w:r w:rsidR="37A9725F">
              <w:br/>
            </w:r>
            <w:r>
              <w:t>João Palhau</w:t>
            </w:r>
          </w:p>
          <w:p w14:paraId="5CD8CE44" w14:textId="73172D7F" w:rsidR="00A67C3C" w:rsidRPr="000A78F4" w:rsidRDefault="538E812A" w:rsidP="37A9725F">
            <w:pPr>
              <w:rPr>
                <w:sz w:val="20"/>
                <w:szCs w:val="20"/>
                <w:lang w:val="pt-BR"/>
              </w:rPr>
            </w:pPr>
            <w:r>
              <w:t>Tiago Alves</w:t>
            </w:r>
          </w:p>
        </w:tc>
        <w:tc>
          <w:tcPr>
            <w:tcW w:w="2126" w:type="dxa"/>
          </w:tcPr>
          <w:p w14:paraId="334AFB6A" w14:textId="1A1F2948" w:rsidR="37A9725F" w:rsidRPr="0067284C" w:rsidRDefault="538E812A" w:rsidP="37A9725F">
            <w:pPr>
              <w:rPr>
                <w:sz w:val="20"/>
                <w:szCs w:val="20"/>
              </w:rPr>
            </w:pPr>
            <w:r w:rsidRPr="538E812A">
              <w:rPr>
                <w:rFonts w:eastAsia="Calibri" w:cs="Calibri"/>
                <w:sz w:val="20"/>
                <w:szCs w:val="20"/>
              </w:rPr>
              <w:t>CDSI Template Relatório 2025 v1.2.docx</w:t>
            </w:r>
          </w:p>
        </w:tc>
        <w:tc>
          <w:tcPr>
            <w:tcW w:w="1276" w:type="dxa"/>
            <w:shd w:val="clear" w:color="auto" w:fill="auto"/>
          </w:tcPr>
          <w:p w14:paraId="105AB8AB" w14:textId="79A03BAD" w:rsidR="37A9725F" w:rsidRPr="00740BFC" w:rsidRDefault="37A9725F" w:rsidP="37A9725F">
            <w:r w:rsidRPr="00740BFC">
              <w:rPr>
                <w:rFonts w:eastAsia="Calibri" w:cs="Calibri"/>
              </w:rPr>
              <w:t>20/3/25</w:t>
            </w:r>
          </w:p>
        </w:tc>
        <w:tc>
          <w:tcPr>
            <w:tcW w:w="1134" w:type="dxa"/>
          </w:tcPr>
          <w:p w14:paraId="3CF148B2" w14:textId="7FD4D249" w:rsidR="37A9725F" w:rsidRPr="00385894" w:rsidRDefault="538E812A" w:rsidP="37A9725F">
            <w:pPr>
              <w:rPr>
                <w:rFonts w:eastAsia="Calibri" w:cs="Calibri"/>
                <w:lang w:val="en-US"/>
              </w:rPr>
            </w:pPr>
            <w:r w:rsidRPr="538E812A">
              <w:rPr>
                <w:rFonts w:eastAsia="Calibri" w:cs="Calibri"/>
              </w:rPr>
              <w:t>5/4/25</w:t>
            </w:r>
          </w:p>
        </w:tc>
      </w:tr>
    </w:tbl>
    <w:p w14:paraId="3C2AB4CE" w14:textId="66F3B9DB" w:rsidR="1B293E77" w:rsidRPr="00740BFC" w:rsidRDefault="538E812A" w:rsidP="3CFAC8F1">
      <w:pPr>
        <w:pStyle w:val="Ttulo3"/>
      </w:pPr>
      <w:bookmarkStart w:id="19" w:name="_Toc1990313360"/>
      <w:bookmarkStart w:id="20" w:name="_Toc199624709"/>
      <w:r>
        <w:t>Maiores dificuldades encontradas</w:t>
      </w:r>
      <w:bookmarkEnd w:id="19"/>
      <w:bookmarkEnd w:id="20"/>
    </w:p>
    <w:p w14:paraId="5C79B77B" w14:textId="661272A6" w:rsidR="6DF14F74" w:rsidRPr="00740BFC" w:rsidRDefault="6DF14F74" w:rsidP="6DF14F74">
      <w:pPr>
        <w:pStyle w:val="Legenda"/>
        <w:keepNext/>
        <w:jc w:val="center"/>
      </w:pPr>
    </w:p>
    <w:p w14:paraId="66994CEA" w14:textId="5F530784" w:rsidR="00411B76" w:rsidRPr="00740BFC" w:rsidRDefault="538E812A" w:rsidP="00411B76">
      <w:pPr>
        <w:pStyle w:val="Legenda"/>
        <w:keepNext/>
        <w:jc w:val="center"/>
      </w:pPr>
      <w:bookmarkStart w:id="21" w:name="_Ref63589340"/>
      <w:bookmarkStart w:id="22" w:name="_Toc199624849"/>
      <w:r>
        <w:t xml:space="preserve">Tabela </w:t>
      </w:r>
      <w:fldSimple w:instr=" SEQ Tabela \* ARABIC ">
        <w:r>
          <w:t>3</w:t>
        </w:r>
      </w:fldSimple>
      <w:bookmarkEnd w:id="21"/>
      <w:r>
        <w:t>. Identificação das eventuais dificuldades encontradas na fase 1.</w:t>
      </w:r>
      <w:bookmarkEnd w:id="22"/>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92"/>
        <w:gridCol w:w="1478"/>
        <w:gridCol w:w="1856"/>
      </w:tblGrid>
      <w:tr w:rsidR="00411B76" w:rsidRPr="00740BFC" w14:paraId="761DFBD4" w14:textId="77777777" w:rsidTr="538E812A">
        <w:trPr>
          <w:trHeight w:val="465"/>
        </w:trPr>
        <w:tc>
          <w:tcPr>
            <w:tcW w:w="5592" w:type="dxa"/>
            <w:shd w:val="clear" w:color="auto" w:fill="4472C4" w:themeFill="accent1"/>
            <w:vAlign w:val="center"/>
          </w:tcPr>
          <w:p w14:paraId="206111AF" w14:textId="24AD74F5" w:rsidR="37A9725F" w:rsidRPr="00740BFC" w:rsidRDefault="538E812A" w:rsidP="37A9725F">
            <w:pPr>
              <w:rPr>
                <w:rFonts w:eastAsia="Calibri" w:cs="Calibri"/>
                <w:color w:val="FFFFFF" w:themeColor="background1"/>
              </w:rPr>
            </w:pPr>
            <w:r w:rsidRPr="538E812A">
              <w:rPr>
                <w:rFonts w:eastAsia="Calibri" w:cs="Calibri"/>
                <w:color w:val="FFFFFF" w:themeColor="background1"/>
              </w:rPr>
              <w:t>Dimensão de análise</w:t>
            </w:r>
          </w:p>
        </w:tc>
        <w:tc>
          <w:tcPr>
            <w:tcW w:w="1478" w:type="dxa"/>
            <w:shd w:val="clear" w:color="auto" w:fill="4472C4" w:themeFill="accent1"/>
            <w:vAlign w:val="center"/>
          </w:tcPr>
          <w:p w14:paraId="614A5BB4" w14:textId="079F8002" w:rsidR="37A9725F" w:rsidRPr="00740BFC" w:rsidRDefault="37A9725F" w:rsidP="37A9725F">
            <w:r w:rsidRPr="00740BFC">
              <w:rPr>
                <w:rFonts w:eastAsia="Calibri" w:cs="Calibri"/>
                <w:color w:val="FFFFFF" w:themeColor="background1"/>
              </w:rPr>
              <w:t xml:space="preserve">Classificação </w:t>
            </w:r>
          </w:p>
        </w:tc>
        <w:tc>
          <w:tcPr>
            <w:tcW w:w="1856" w:type="dxa"/>
            <w:shd w:val="clear" w:color="auto" w:fill="4472C4" w:themeFill="accent1"/>
            <w:vAlign w:val="center"/>
          </w:tcPr>
          <w:p w14:paraId="1A8C31E3" w14:textId="2586BE51" w:rsidR="37A9725F" w:rsidRPr="00740BFC" w:rsidRDefault="538E812A" w:rsidP="37A9725F">
            <w:pPr>
              <w:rPr>
                <w:rFonts w:eastAsia="Calibri" w:cs="Calibri"/>
                <w:color w:val="FFFFFF" w:themeColor="background1"/>
              </w:rPr>
            </w:pPr>
            <w:r w:rsidRPr="538E812A">
              <w:rPr>
                <w:rFonts w:eastAsia="Calibri" w:cs="Calibri"/>
                <w:color w:val="FFFFFF" w:themeColor="background1"/>
              </w:rPr>
              <w:t>Motivo</w:t>
            </w:r>
          </w:p>
        </w:tc>
      </w:tr>
      <w:tr w:rsidR="00411B76" w:rsidRPr="00740BFC" w14:paraId="2EBCAC2E" w14:textId="77777777" w:rsidTr="538E812A">
        <w:tc>
          <w:tcPr>
            <w:tcW w:w="5592" w:type="dxa"/>
            <w:shd w:val="clear" w:color="auto" w:fill="auto"/>
          </w:tcPr>
          <w:p w14:paraId="43FE404E" w14:textId="64F33294" w:rsidR="37A9725F" w:rsidRPr="00740BFC" w:rsidRDefault="538E812A" w:rsidP="37A9725F">
            <w:pPr>
              <w:rPr>
                <w:rFonts w:eastAsia="Calibri" w:cs="Calibri"/>
                <w:color w:val="000000" w:themeColor="text1"/>
              </w:rPr>
            </w:pPr>
            <w:r w:rsidRPr="538E812A">
              <w:rPr>
                <w:rFonts w:eastAsia="Calibri" w:cs="Calibri"/>
                <w:color w:val="000000" w:themeColor="text1"/>
              </w:rPr>
              <w:t>Complexidade do caso de estudo</w:t>
            </w:r>
          </w:p>
        </w:tc>
        <w:tc>
          <w:tcPr>
            <w:tcW w:w="1478" w:type="dxa"/>
            <w:shd w:val="clear" w:color="auto" w:fill="auto"/>
          </w:tcPr>
          <w:p w14:paraId="6513A452" w14:textId="2DA5A0EA" w:rsidR="37A9725F" w:rsidRPr="00740BFC" w:rsidRDefault="538E812A" w:rsidP="37A9725F">
            <w:pPr>
              <w:rPr>
                <w:rFonts w:eastAsia="Calibri" w:cs="Calibri"/>
              </w:rPr>
            </w:pPr>
            <w:r w:rsidRPr="538E812A">
              <w:rPr>
                <w:rFonts w:eastAsia="Calibri" w:cs="Calibri"/>
              </w:rPr>
              <w:t>Baixa</w:t>
            </w:r>
          </w:p>
        </w:tc>
        <w:tc>
          <w:tcPr>
            <w:tcW w:w="1856" w:type="dxa"/>
            <w:shd w:val="clear" w:color="auto" w:fill="auto"/>
          </w:tcPr>
          <w:p w14:paraId="0F706EB1" w14:textId="268C6EFD" w:rsidR="37A9725F" w:rsidRPr="00740BFC" w:rsidRDefault="538E812A" w:rsidP="37A9725F">
            <w:pPr>
              <w:rPr>
                <w:rFonts w:eastAsia="Calibri" w:cs="Calibri"/>
              </w:rPr>
            </w:pPr>
            <w:r w:rsidRPr="538E812A">
              <w:rPr>
                <w:rFonts w:eastAsia="Calibri" w:cs="Calibri"/>
              </w:rPr>
              <w:t>Na maior parte dos casos o texto está bem explícito sobre o trabalho esperado pelos estudantes</w:t>
            </w:r>
          </w:p>
        </w:tc>
      </w:tr>
      <w:tr w:rsidR="00411B76" w:rsidRPr="00740BFC" w14:paraId="57B52584" w14:textId="77777777" w:rsidTr="538E812A">
        <w:tc>
          <w:tcPr>
            <w:tcW w:w="5592" w:type="dxa"/>
            <w:shd w:val="clear" w:color="auto" w:fill="auto"/>
          </w:tcPr>
          <w:p w14:paraId="58D0B529" w14:textId="5BA2DBD8" w:rsidR="37A9725F" w:rsidRPr="00740BFC" w:rsidRDefault="538E812A" w:rsidP="37A9725F">
            <w:pPr>
              <w:rPr>
                <w:rFonts w:eastAsia="Calibri" w:cs="Calibri"/>
              </w:rPr>
            </w:pPr>
            <w:r w:rsidRPr="538E812A">
              <w:rPr>
                <w:rFonts w:eastAsia="Calibri" w:cs="Calibri"/>
              </w:rPr>
              <w:t>Coordenação entre estudantes da equipa</w:t>
            </w:r>
          </w:p>
        </w:tc>
        <w:tc>
          <w:tcPr>
            <w:tcW w:w="1478" w:type="dxa"/>
            <w:shd w:val="clear" w:color="auto" w:fill="auto"/>
          </w:tcPr>
          <w:p w14:paraId="53EE3BEF" w14:textId="44717120" w:rsidR="37A9725F" w:rsidRPr="00740BFC" w:rsidRDefault="37A9725F" w:rsidP="37A9725F">
            <w:r w:rsidRPr="00740BFC">
              <w:rPr>
                <w:rFonts w:eastAsia="Calibri" w:cs="Calibri"/>
              </w:rPr>
              <w:t>Médi</w:t>
            </w:r>
            <w:r w:rsidR="2744E224" w:rsidRPr="00740BFC">
              <w:rPr>
                <w:rFonts w:eastAsia="Calibri" w:cs="Calibri"/>
              </w:rPr>
              <w:t>a</w:t>
            </w:r>
          </w:p>
        </w:tc>
        <w:tc>
          <w:tcPr>
            <w:tcW w:w="1856" w:type="dxa"/>
            <w:shd w:val="clear" w:color="auto" w:fill="auto"/>
          </w:tcPr>
          <w:p w14:paraId="5BED5222" w14:textId="767D7A21" w:rsidR="37A9725F" w:rsidRPr="00740BFC" w:rsidRDefault="538E812A" w:rsidP="37A9725F">
            <w:r w:rsidRPr="538E812A">
              <w:rPr>
                <w:rFonts w:eastAsia="Calibri" w:cs="Calibri"/>
              </w:rPr>
              <w:t xml:space="preserve">Devido a sermos na maioria trabalhadores-estudantes tornou-se muito difícil conseguirmos um horário para estarmos todos juntos a discutir e desenvolver o projeto </w:t>
            </w:r>
          </w:p>
        </w:tc>
      </w:tr>
      <w:tr w:rsidR="00411B76" w:rsidRPr="00740BFC" w14:paraId="4CC9090D" w14:textId="77777777" w:rsidTr="538E812A">
        <w:tc>
          <w:tcPr>
            <w:tcW w:w="5592" w:type="dxa"/>
            <w:shd w:val="clear" w:color="auto" w:fill="auto"/>
          </w:tcPr>
          <w:p w14:paraId="296BF261" w14:textId="1D02E939" w:rsidR="37A9725F" w:rsidRPr="00740BFC" w:rsidRDefault="538E812A" w:rsidP="37A9725F">
            <w:pPr>
              <w:rPr>
                <w:rFonts w:eastAsia="Calibri" w:cs="Calibri"/>
              </w:rPr>
            </w:pPr>
            <w:r w:rsidRPr="538E812A">
              <w:rPr>
                <w:rFonts w:eastAsia="Calibri" w:cs="Calibri"/>
              </w:rPr>
              <w:t>Preparação do relatório da especificação</w:t>
            </w:r>
          </w:p>
        </w:tc>
        <w:tc>
          <w:tcPr>
            <w:tcW w:w="1478" w:type="dxa"/>
            <w:shd w:val="clear" w:color="auto" w:fill="auto"/>
          </w:tcPr>
          <w:p w14:paraId="5031C6E2" w14:textId="134E0B22" w:rsidR="33B3A768" w:rsidRPr="00740BFC" w:rsidRDefault="538E812A" w:rsidP="37A9725F">
            <w:pPr>
              <w:rPr>
                <w:rFonts w:eastAsia="Calibri" w:cs="Calibri"/>
              </w:rPr>
            </w:pPr>
            <w:r w:rsidRPr="538E812A">
              <w:rPr>
                <w:rFonts w:eastAsia="Calibri" w:cs="Calibri"/>
              </w:rPr>
              <w:t>Médio</w:t>
            </w:r>
          </w:p>
        </w:tc>
        <w:tc>
          <w:tcPr>
            <w:tcW w:w="1856" w:type="dxa"/>
            <w:shd w:val="clear" w:color="auto" w:fill="auto"/>
          </w:tcPr>
          <w:p w14:paraId="2C282ADD" w14:textId="07ECE5BE" w:rsidR="37A9725F" w:rsidRPr="00740BFC" w:rsidRDefault="0063183E" w:rsidP="37A9725F">
            <w:r>
              <w:rPr>
                <w:rFonts w:eastAsia="Calibri" w:cs="Calibri"/>
              </w:rPr>
              <w:t>ya</w:t>
            </w:r>
          </w:p>
        </w:tc>
      </w:tr>
      <w:tr w:rsidR="00411B76" w:rsidRPr="00740BFC" w14:paraId="155D3ACE" w14:textId="77777777" w:rsidTr="538E812A">
        <w:tc>
          <w:tcPr>
            <w:tcW w:w="5592" w:type="dxa"/>
            <w:shd w:val="clear" w:color="auto" w:fill="auto"/>
          </w:tcPr>
          <w:p w14:paraId="1FCB71C5" w14:textId="072FF485" w:rsidR="37A9725F" w:rsidRPr="00740BFC" w:rsidRDefault="37A9725F" w:rsidP="37A9725F">
            <w:r w:rsidRPr="00740BFC">
              <w:rPr>
                <w:rFonts w:eastAsia="Calibri" w:cs="Calibri"/>
              </w:rPr>
              <w:t xml:space="preserve">Modelação de BPM em Signavio </w:t>
            </w:r>
          </w:p>
        </w:tc>
        <w:tc>
          <w:tcPr>
            <w:tcW w:w="1478" w:type="dxa"/>
            <w:shd w:val="clear" w:color="auto" w:fill="auto"/>
          </w:tcPr>
          <w:p w14:paraId="48B6A9CF" w14:textId="7BE7CC3F" w:rsidR="37A9725F" w:rsidRPr="00740BFC" w:rsidRDefault="37A9725F" w:rsidP="37A9725F">
            <w:r w:rsidRPr="00740BFC">
              <w:rPr>
                <w:rFonts w:eastAsia="Calibri" w:cs="Calibri"/>
              </w:rPr>
              <w:t>Média</w:t>
            </w:r>
          </w:p>
        </w:tc>
        <w:tc>
          <w:tcPr>
            <w:tcW w:w="1856" w:type="dxa"/>
            <w:shd w:val="clear" w:color="auto" w:fill="auto"/>
          </w:tcPr>
          <w:p w14:paraId="03070032" w14:textId="22273E39" w:rsidR="37A9725F" w:rsidRPr="00740BFC" w:rsidRDefault="538E812A" w:rsidP="37A9725F">
            <w:pPr>
              <w:rPr>
                <w:rFonts w:eastAsia="Calibri" w:cs="Calibri"/>
              </w:rPr>
            </w:pPr>
            <w:r w:rsidRPr="538E812A">
              <w:rPr>
                <w:rFonts w:eastAsia="Calibri" w:cs="Calibri"/>
              </w:rPr>
              <w:t>Não tivemos grandes bases nas aulas teóricas para a concessão do diagrama</w:t>
            </w:r>
          </w:p>
        </w:tc>
      </w:tr>
      <w:tr w:rsidR="00411B76" w:rsidRPr="00740BFC" w14:paraId="5085B616" w14:textId="77777777" w:rsidTr="538E812A">
        <w:tc>
          <w:tcPr>
            <w:tcW w:w="5592" w:type="dxa"/>
            <w:shd w:val="clear" w:color="auto" w:fill="auto"/>
          </w:tcPr>
          <w:p w14:paraId="5D0F61E7" w14:textId="71148619" w:rsidR="37A9725F" w:rsidRPr="00740BFC" w:rsidRDefault="37A9725F" w:rsidP="37A9725F">
            <w:r w:rsidRPr="00740BFC">
              <w:rPr>
                <w:rFonts w:eastAsia="Calibri" w:cs="Calibri"/>
              </w:rPr>
              <w:t>Modelação de UML em Signavio (mencionar os diagramas específicos)</w:t>
            </w:r>
          </w:p>
        </w:tc>
        <w:tc>
          <w:tcPr>
            <w:tcW w:w="1478" w:type="dxa"/>
            <w:shd w:val="clear" w:color="auto" w:fill="auto"/>
          </w:tcPr>
          <w:p w14:paraId="242AB113" w14:textId="3B49BDC3" w:rsidR="55D9408F" w:rsidRPr="00740BFC" w:rsidRDefault="538E812A" w:rsidP="37A9725F">
            <w:pPr>
              <w:rPr>
                <w:rFonts w:eastAsia="Calibri" w:cs="Calibri"/>
              </w:rPr>
            </w:pPr>
            <w:r w:rsidRPr="538E812A">
              <w:rPr>
                <w:rFonts w:eastAsia="Calibri" w:cs="Calibri"/>
              </w:rPr>
              <w:t>Baixa</w:t>
            </w:r>
          </w:p>
        </w:tc>
        <w:tc>
          <w:tcPr>
            <w:tcW w:w="1856" w:type="dxa"/>
            <w:shd w:val="clear" w:color="auto" w:fill="auto"/>
          </w:tcPr>
          <w:p w14:paraId="4FA7390F" w14:textId="257CA572" w:rsidR="59829CA5" w:rsidRPr="00740BFC" w:rsidRDefault="538E812A" w:rsidP="37A9725F">
            <w:pPr>
              <w:rPr>
                <w:rFonts w:eastAsia="Calibri" w:cs="Calibri"/>
              </w:rPr>
            </w:pPr>
            <w:r w:rsidRPr="538E812A">
              <w:rPr>
                <w:rFonts w:eastAsia="Calibri" w:cs="Calibri"/>
              </w:rPr>
              <w:t xml:space="preserve">Como em disciplinas anteriores já tinham estado em contacto com a modelação UML não foi algo </w:t>
            </w:r>
            <w:r w:rsidRPr="538E812A">
              <w:rPr>
                <w:rFonts w:eastAsia="Calibri" w:cs="Calibri"/>
              </w:rPr>
              <w:lastRenderedPageBreak/>
              <w:t>onde houve dificuldade</w:t>
            </w:r>
          </w:p>
        </w:tc>
      </w:tr>
      <w:tr w:rsidR="00411B76" w:rsidRPr="00740BFC" w14:paraId="4836A4E6" w14:textId="77777777" w:rsidTr="538E812A">
        <w:tc>
          <w:tcPr>
            <w:tcW w:w="5592" w:type="dxa"/>
            <w:shd w:val="clear" w:color="auto" w:fill="auto"/>
          </w:tcPr>
          <w:p w14:paraId="79A794A6" w14:textId="532054B4" w:rsidR="37A9725F" w:rsidRPr="00740BFC" w:rsidRDefault="538E812A" w:rsidP="37A9725F">
            <w:pPr>
              <w:rPr>
                <w:rFonts w:eastAsia="Calibri" w:cs="Calibri"/>
              </w:rPr>
            </w:pPr>
            <w:r w:rsidRPr="538E812A">
              <w:rPr>
                <w:rFonts w:eastAsia="Calibri" w:cs="Calibri"/>
              </w:rPr>
              <w:lastRenderedPageBreak/>
              <w:t>Template de Especificação de Requisitos de funcionalidades</w:t>
            </w:r>
          </w:p>
        </w:tc>
        <w:tc>
          <w:tcPr>
            <w:tcW w:w="1478" w:type="dxa"/>
            <w:shd w:val="clear" w:color="auto" w:fill="auto"/>
          </w:tcPr>
          <w:p w14:paraId="65E2FE1F" w14:textId="46BF1C13" w:rsidR="73932127" w:rsidRPr="00740BFC" w:rsidRDefault="538E812A" w:rsidP="37A9725F">
            <w:pPr>
              <w:rPr>
                <w:rFonts w:eastAsia="Calibri" w:cs="Calibri"/>
              </w:rPr>
            </w:pPr>
            <w:r w:rsidRPr="538E812A">
              <w:rPr>
                <w:rFonts w:eastAsia="Calibri" w:cs="Calibri"/>
              </w:rPr>
              <w:t>Alta</w:t>
            </w:r>
          </w:p>
        </w:tc>
        <w:tc>
          <w:tcPr>
            <w:tcW w:w="1856" w:type="dxa"/>
            <w:shd w:val="clear" w:color="auto" w:fill="auto"/>
          </w:tcPr>
          <w:p w14:paraId="374EB825" w14:textId="36AD153E" w:rsidR="148BEDB6" w:rsidRPr="00740BFC" w:rsidRDefault="538E812A" w:rsidP="37A9725F">
            <w:pPr>
              <w:rPr>
                <w:rFonts w:eastAsia="Calibri" w:cs="Calibri"/>
              </w:rPr>
            </w:pPr>
            <w:r w:rsidRPr="538E812A">
              <w:rPr>
                <w:rFonts w:eastAsia="Calibri" w:cs="Calibri"/>
              </w:rPr>
              <w:t>Não houve nenhum contacto nas aulas com as aplicações usadas na realização das funcionalidades o que criou um grande obstáculo para o seu entendimento</w:t>
            </w:r>
          </w:p>
        </w:tc>
      </w:tr>
      <w:tr w:rsidR="00411B76" w:rsidRPr="00740BFC" w14:paraId="5D29FAEC" w14:textId="77777777" w:rsidTr="538E812A">
        <w:tc>
          <w:tcPr>
            <w:tcW w:w="5592" w:type="dxa"/>
            <w:shd w:val="clear" w:color="auto" w:fill="auto"/>
          </w:tcPr>
          <w:p w14:paraId="04A7F878" w14:textId="261E276F" w:rsidR="37A9725F" w:rsidRPr="00740BFC" w:rsidRDefault="37A9725F" w:rsidP="37A9725F">
            <w:r w:rsidRPr="00740BFC">
              <w:rPr>
                <w:rFonts w:eastAsia="Calibri" w:cs="Calibri"/>
              </w:rPr>
              <w:t>Template de Especificação de Casos de Testes</w:t>
            </w:r>
          </w:p>
        </w:tc>
        <w:tc>
          <w:tcPr>
            <w:tcW w:w="1478" w:type="dxa"/>
            <w:shd w:val="clear" w:color="auto" w:fill="auto"/>
          </w:tcPr>
          <w:p w14:paraId="147438D2" w14:textId="31235AE8" w:rsidR="37A9725F" w:rsidRPr="00740BFC" w:rsidRDefault="00896562" w:rsidP="37A9725F">
            <w:r>
              <w:rPr>
                <w:rFonts w:eastAsia="Calibri" w:cs="Calibri"/>
              </w:rPr>
              <w:t>M</w:t>
            </w:r>
            <w:r w:rsidR="0075580B">
              <w:rPr>
                <w:rFonts w:eastAsia="Calibri" w:cs="Calibri"/>
              </w:rPr>
              <w:t>é</w:t>
            </w:r>
            <w:r>
              <w:rPr>
                <w:rFonts w:eastAsia="Calibri" w:cs="Calibri"/>
              </w:rPr>
              <w:t>di</w:t>
            </w:r>
            <w:r w:rsidR="0075580B">
              <w:rPr>
                <w:rFonts w:eastAsia="Calibri" w:cs="Calibri"/>
              </w:rPr>
              <w:t xml:space="preserve">a </w:t>
            </w:r>
          </w:p>
        </w:tc>
        <w:tc>
          <w:tcPr>
            <w:tcW w:w="1856" w:type="dxa"/>
            <w:shd w:val="clear" w:color="auto" w:fill="auto"/>
          </w:tcPr>
          <w:p w14:paraId="7C8754AE" w14:textId="0E6E2DA0" w:rsidR="002B20CE" w:rsidRPr="00740BFC" w:rsidRDefault="538E812A" w:rsidP="37A9725F">
            <w:pPr>
              <w:rPr>
                <w:rFonts w:eastAsia="Calibri" w:cs="Calibri"/>
              </w:rPr>
            </w:pPr>
            <w:r w:rsidRPr="538E812A">
              <w:rPr>
                <w:rFonts w:eastAsia="Calibri" w:cs="Calibri"/>
              </w:rPr>
              <w:t>Devido à falta de experiencia, à medida que iamos escrever os testes, notámos detalhes que tinhamos de corrigir.</w:t>
            </w:r>
          </w:p>
        </w:tc>
      </w:tr>
    </w:tbl>
    <w:p w14:paraId="410074B4" w14:textId="305B9376" w:rsidR="00443674" w:rsidRPr="00740BFC" w:rsidRDefault="538E812A" w:rsidP="006F1966">
      <w:pPr>
        <w:pStyle w:val="Ttulo3"/>
      </w:pPr>
      <w:bookmarkStart w:id="23" w:name="_Toc1693944854"/>
      <w:bookmarkStart w:id="24" w:name="_Toc199624710"/>
      <w:r>
        <w:t>Sugestões de melhoria para a unidade curricular</w:t>
      </w:r>
      <w:bookmarkEnd w:id="23"/>
      <w:bookmarkEnd w:id="24"/>
      <w:r>
        <w:t xml:space="preserve"> </w:t>
      </w:r>
    </w:p>
    <w:p w14:paraId="6D863B65" w14:textId="3F4D3A97" w:rsidR="37A9725F" w:rsidRPr="00740BFC" w:rsidRDefault="37A9725F" w:rsidP="37A9725F">
      <w:pPr>
        <w:jc w:val="both"/>
      </w:pPr>
    </w:p>
    <w:p w14:paraId="7B05530A" w14:textId="6C7DB191" w:rsidR="37A9725F" w:rsidRPr="00740BFC" w:rsidRDefault="538E812A" w:rsidP="00C82963">
      <w:pPr>
        <w:spacing w:line="259" w:lineRule="auto"/>
        <w:jc w:val="both"/>
      </w:pPr>
      <w:r>
        <w:t>Na nossa opinião, o que gostaríamos de sugerir para melhorar a unidade curricular seriam as seguintes propostas: que as aulas iniciais nos dessem bases para não só a iniciação do projeto como para o seu desenvolvimento, como sabemos que não é possível num espaço de pouco tempo que nos ensinem tudo sobre o projeto recomendaríamos a existência de vídeos ou até de documentos em formato de tutorial; embora tenhamos recebido PDFs para nos ajudarem com certos aspetos do projetos estes vieram atrasados pois já tinha passado a data dos mesmos serem entregues; e para finalizar sugeríamos um aumento dos professores qualificados para nos darem as aulas com especial atenção nos dias que temos reunião de projeto com o professor já que inúmeros alunos ficam no ISCTE depois do horário da aula e até têm de faltar/chegar atrasados às aulas para que todos os alunos tenham tempo para falar com o professor</w:t>
      </w:r>
    </w:p>
    <w:p w14:paraId="5E231950" w14:textId="4DC8113C" w:rsidR="0073369C" w:rsidRPr="00740BFC" w:rsidRDefault="538E812A" w:rsidP="0073369C">
      <w:pPr>
        <w:pStyle w:val="Ttulo2"/>
        <w:rPr>
          <w:lang w:val="pt-PT"/>
        </w:rPr>
      </w:pPr>
      <w:bookmarkStart w:id="25" w:name="_Toc386447950"/>
      <w:bookmarkStart w:id="26" w:name="_Toc199624711"/>
      <w:r>
        <w:t>Fase 2 - Desenvolvimento</w:t>
      </w:r>
      <w:bookmarkEnd w:id="25"/>
      <w:bookmarkEnd w:id="26"/>
      <w:r>
        <w:t xml:space="preserve"> </w:t>
      </w:r>
    </w:p>
    <w:p w14:paraId="6BC17205" w14:textId="59B73981" w:rsidR="00390D05" w:rsidRPr="00740BFC" w:rsidRDefault="538E812A" w:rsidP="006F1966">
      <w:pPr>
        <w:pStyle w:val="Ttulo3"/>
      </w:pPr>
      <w:bookmarkStart w:id="27" w:name="_Toc1522211718"/>
      <w:bookmarkStart w:id="28" w:name="_Toc199624712"/>
      <w:r>
        <w:t>Grupo autor do desenvolvimento (Fase 2): G35</w:t>
      </w:r>
      <w:bookmarkEnd w:id="27"/>
      <w:bookmarkEnd w:id="28"/>
    </w:p>
    <w:p w14:paraId="774013FD" w14:textId="47C53A17" w:rsidR="00E5698A" w:rsidRPr="00740BFC" w:rsidRDefault="538E812A" w:rsidP="00E5698A">
      <w:pPr>
        <w:pStyle w:val="Legenda"/>
        <w:keepNext/>
        <w:jc w:val="center"/>
      </w:pPr>
      <w:bookmarkStart w:id="29" w:name="_Toc199624850"/>
      <w:r>
        <w:t xml:space="preserve">Tabela </w:t>
      </w:r>
      <w:fldSimple w:instr=" SEQ Tabela \* ARABIC ">
        <w:r>
          <w:t>4</w:t>
        </w:r>
      </w:fldSimple>
      <w:r>
        <w:t>. Identificação dos membros do grupo autor da fase 2.</w:t>
      </w:r>
      <w:bookmarkEnd w:id="2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5"/>
        <w:gridCol w:w="1613"/>
        <w:gridCol w:w="2594"/>
        <w:gridCol w:w="3136"/>
      </w:tblGrid>
      <w:tr w:rsidR="00390D05" w:rsidRPr="00740BFC" w14:paraId="09C7429B" w14:textId="77777777" w:rsidTr="538E812A">
        <w:tc>
          <w:tcPr>
            <w:tcW w:w="1555" w:type="dxa"/>
            <w:shd w:val="clear" w:color="auto" w:fill="4472C4" w:themeFill="accent1"/>
            <w:vAlign w:val="center"/>
          </w:tcPr>
          <w:p w14:paraId="704BB995" w14:textId="77777777" w:rsidR="00390D05" w:rsidRPr="00740BFC" w:rsidRDefault="538E812A" w:rsidP="006A7A05">
            <w:pPr>
              <w:rPr>
                <w:color w:val="FFFFFF"/>
                <w:lang w:eastAsia="x-none"/>
              </w:rPr>
            </w:pPr>
            <w:r w:rsidRPr="538E812A">
              <w:rPr>
                <w:color w:val="FFFFFF" w:themeColor="background1"/>
              </w:rPr>
              <w:t>Nº Estudante</w:t>
            </w:r>
          </w:p>
        </w:tc>
        <w:tc>
          <w:tcPr>
            <w:tcW w:w="1613" w:type="dxa"/>
            <w:shd w:val="clear" w:color="auto" w:fill="4472C4" w:themeFill="accent1"/>
            <w:vAlign w:val="center"/>
          </w:tcPr>
          <w:p w14:paraId="241B7FE4" w14:textId="77777777" w:rsidR="00390D05" w:rsidRPr="00740BFC" w:rsidRDefault="538E812A" w:rsidP="006A7A05">
            <w:pPr>
              <w:rPr>
                <w:color w:val="FFFFFF"/>
                <w:lang w:eastAsia="x-none"/>
              </w:rPr>
            </w:pPr>
            <w:r w:rsidRPr="538E812A">
              <w:rPr>
                <w:color w:val="FFFFFF" w:themeColor="background1"/>
              </w:rPr>
              <w:t>Nome</w:t>
            </w:r>
          </w:p>
        </w:tc>
        <w:tc>
          <w:tcPr>
            <w:tcW w:w="2594" w:type="dxa"/>
            <w:shd w:val="clear" w:color="auto" w:fill="4472C4" w:themeFill="accent1"/>
            <w:vAlign w:val="center"/>
          </w:tcPr>
          <w:p w14:paraId="4E0623EC" w14:textId="77777777" w:rsidR="00390D05" w:rsidRPr="00740BFC" w:rsidRDefault="538E812A" w:rsidP="006A7A05">
            <w:pPr>
              <w:rPr>
                <w:color w:val="FFFFFF"/>
                <w:lang w:eastAsia="x-none"/>
              </w:rPr>
            </w:pPr>
            <w:r w:rsidRPr="538E812A">
              <w:rPr>
                <w:color w:val="FFFFFF" w:themeColor="background1"/>
              </w:rPr>
              <w:t>Foto</w:t>
            </w:r>
          </w:p>
        </w:tc>
        <w:tc>
          <w:tcPr>
            <w:tcW w:w="3136" w:type="dxa"/>
            <w:shd w:val="clear" w:color="auto" w:fill="4472C4" w:themeFill="accent1"/>
            <w:vAlign w:val="center"/>
          </w:tcPr>
          <w:p w14:paraId="5C9CE342" w14:textId="66C9B556" w:rsidR="00390D05" w:rsidRPr="00740BFC" w:rsidRDefault="538E812A" w:rsidP="006A7A05">
            <w:pPr>
              <w:rPr>
                <w:color w:val="FFFFFF"/>
                <w:lang w:eastAsia="x-none"/>
              </w:rPr>
            </w:pPr>
            <w:r w:rsidRPr="538E812A">
              <w:rPr>
                <w:color w:val="FFFFFF" w:themeColor="background1"/>
              </w:rPr>
              <w:t>Tempo total dedicado</w:t>
            </w:r>
          </w:p>
        </w:tc>
      </w:tr>
      <w:tr w:rsidR="006A7A05" w:rsidRPr="00740BFC" w14:paraId="361F6D47" w14:textId="77777777" w:rsidTr="538E812A">
        <w:tc>
          <w:tcPr>
            <w:tcW w:w="1555" w:type="dxa"/>
            <w:shd w:val="clear" w:color="auto" w:fill="auto"/>
          </w:tcPr>
          <w:p w14:paraId="4D1767E7" w14:textId="1CF3247C" w:rsidR="3C7266C5" w:rsidRDefault="3C7266C5" w:rsidP="3C7266C5">
            <w:pPr>
              <w:spacing w:before="0" w:after="0"/>
            </w:pPr>
            <w:r w:rsidRPr="3C7266C5">
              <w:rPr>
                <w:rFonts w:eastAsia="Calibri" w:cs="Calibri"/>
              </w:rPr>
              <w:lastRenderedPageBreak/>
              <w:t>122123</w:t>
            </w:r>
          </w:p>
        </w:tc>
        <w:tc>
          <w:tcPr>
            <w:tcW w:w="1613" w:type="dxa"/>
            <w:shd w:val="clear" w:color="auto" w:fill="auto"/>
          </w:tcPr>
          <w:p w14:paraId="701D630D" w14:textId="2B935717" w:rsidR="3C7266C5" w:rsidRDefault="538E812A" w:rsidP="538E812A">
            <w:pPr>
              <w:spacing w:before="0" w:after="0"/>
              <w:rPr>
                <w:rFonts w:eastAsia="Calibri" w:cs="Calibri"/>
              </w:rPr>
            </w:pPr>
            <w:r w:rsidRPr="538E812A">
              <w:rPr>
                <w:rFonts w:eastAsia="Calibri" w:cs="Calibri"/>
              </w:rPr>
              <w:t>Rodrigo Miguel da Silva Delaunay</w:t>
            </w:r>
          </w:p>
        </w:tc>
        <w:tc>
          <w:tcPr>
            <w:tcW w:w="2594" w:type="dxa"/>
            <w:shd w:val="clear" w:color="auto" w:fill="auto"/>
          </w:tcPr>
          <w:p w14:paraId="684239B8" w14:textId="68A65CD5" w:rsidR="3C7266C5" w:rsidRDefault="3C7266C5" w:rsidP="3C7266C5">
            <w:pPr>
              <w:spacing w:before="0" w:after="0"/>
              <w:jc w:val="center"/>
            </w:pPr>
            <w:r>
              <w:rPr>
                <w:noProof/>
              </w:rPr>
              <w:drawing>
                <wp:inline distT="0" distB="0" distL="0" distR="0" wp14:anchorId="3E1B45E6" wp14:editId="1C33626A">
                  <wp:extent cx="742950" cy="742950"/>
                  <wp:effectExtent l="0" t="0" r="0" b="0"/>
                  <wp:docPr id="15230156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015636" name=""/>
                          <pic:cNvPicPr/>
                        </pic:nvPicPr>
                        <pic:blipFill>
                          <a:blip r:embed="rId19">
                            <a:extLst>
                              <a:ext uri="{28A0092B-C50C-407E-A947-70E740481C1C}">
                                <a14:useLocalDpi xmlns:a14="http://schemas.microsoft.com/office/drawing/2010/main" val="0"/>
                              </a:ext>
                            </a:extLst>
                          </a:blip>
                          <a:stretch>
                            <a:fillRect/>
                          </a:stretch>
                        </pic:blipFill>
                        <pic:spPr>
                          <a:xfrm>
                            <a:off x="0" y="0"/>
                            <a:ext cx="742950" cy="742950"/>
                          </a:xfrm>
                          <a:prstGeom prst="rect">
                            <a:avLst/>
                          </a:prstGeom>
                        </pic:spPr>
                      </pic:pic>
                    </a:graphicData>
                  </a:graphic>
                </wp:inline>
              </w:drawing>
            </w:r>
          </w:p>
        </w:tc>
        <w:tc>
          <w:tcPr>
            <w:tcW w:w="3136" w:type="dxa"/>
          </w:tcPr>
          <w:p w14:paraId="1F007C1F" w14:textId="1C0A2D37" w:rsidR="1FA6FCC9" w:rsidRDefault="538E812A" w:rsidP="3C7266C5">
            <w:pPr>
              <w:spacing w:before="0" w:after="0" w:line="257" w:lineRule="auto"/>
            </w:pPr>
            <w:r w:rsidRPr="538E812A">
              <w:rPr>
                <w:rFonts w:eastAsia="Calibri" w:cs="Calibri"/>
              </w:rPr>
              <w:t>55 horas</w:t>
            </w:r>
          </w:p>
          <w:p w14:paraId="7B3E4D3B" w14:textId="6AF172DE" w:rsidR="3C7266C5" w:rsidRDefault="538E812A" w:rsidP="3C7266C5">
            <w:pPr>
              <w:spacing w:before="0" w:after="0"/>
            </w:pPr>
            <w:r w:rsidRPr="538E812A">
              <w:rPr>
                <w:rFonts w:eastAsia="Calibri" w:cs="Calibri"/>
              </w:rPr>
              <w:t xml:space="preserve"> </w:t>
            </w:r>
          </w:p>
        </w:tc>
      </w:tr>
      <w:tr w:rsidR="006A7A05" w:rsidRPr="00740BFC" w14:paraId="667D308F" w14:textId="77777777" w:rsidTr="538E812A">
        <w:tc>
          <w:tcPr>
            <w:tcW w:w="1555" w:type="dxa"/>
            <w:shd w:val="clear" w:color="auto" w:fill="auto"/>
          </w:tcPr>
          <w:p w14:paraId="1AF397A3" w14:textId="4E8AE5E3" w:rsidR="3C7266C5" w:rsidRDefault="3C7266C5" w:rsidP="3C7266C5">
            <w:pPr>
              <w:spacing w:before="0" w:after="0"/>
            </w:pPr>
            <w:r w:rsidRPr="3C7266C5">
              <w:rPr>
                <w:rFonts w:eastAsia="Calibri" w:cs="Calibri"/>
              </w:rPr>
              <w:t>123298</w:t>
            </w:r>
          </w:p>
        </w:tc>
        <w:tc>
          <w:tcPr>
            <w:tcW w:w="1613" w:type="dxa"/>
            <w:shd w:val="clear" w:color="auto" w:fill="auto"/>
          </w:tcPr>
          <w:p w14:paraId="7B24EE56" w14:textId="486A3D8F" w:rsidR="3C7266C5" w:rsidRDefault="3C7266C5" w:rsidP="3C7266C5">
            <w:pPr>
              <w:spacing w:before="0" w:after="0"/>
            </w:pPr>
            <w:r w:rsidRPr="3C7266C5">
              <w:rPr>
                <w:rFonts w:eastAsia="Calibri" w:cs="Calibri"/>
              </w:rPr>
              <w:t>Tiago Miguel Almeida Nunes</w:t>
            </w:r>
          </w:p>
        </w:tc>
        <w:tc>
          <w:tcPr>
            <w:tcW w:w="2594" w:type="dxa"/>
            <w:shd w:val="clear" w:color="auto" w:fill="auto"/>
          </w:tcPr>
          <w:p w14:paraId="7075464D" w14:textId="63C2AA1E" w:rsidR="3C7266C5" w:rsidRDefault="3C7266C5" w:rsidP="3C7266C5">
            <w:pPr>
              <w:spacing w:before="0" w:after="0"/>
              <w:jc w:val="center"/>
            </w:pPr>
            <w:r>
              <w:rPr>
                <w:noProof/>
              </w:rPr>
              <w:drawing>
                <wp:inline distT="0" distB="0" distL="0" distR="0" wp14:anchorId="662F750F" wp14:editId="6545A637">
                  <wp:extent cx="752475" cy="752475"/>
                  <wp:effectExtent l="0" t="0" r="0" b="0"/>
                  <wp:docPr id="5640782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078229" name=""/>
                          <pic:cNvPicPr/>
                        </pic:nvPicPr>
                        <pic:blipFill>
                          <a:blip r:embed="rId20">
                            <a:extLst>
                              <a:ext uri="{28A0092B-C50C-407E-A947-70E740481C1C}">
                                <a14:useLocalDpi xmlns:a14="http://schemas.microsoft.com/office/drawing/2010/main" val="0"/>
                              </a:ext>
                            </a:extLst>
                          </a:blip>
                          <a:stretch>
                            <a:fillRect/>
                          </a:stretch>
                        </pic:blipFill>
                        <pic:spPr>
                          <a:xfrm>
                            <a:off x="0" y="0"/>
                            <a:ext cx="752475" cy="752475"/>
                          </a:xfrm>
                          <a:prstGeom prst="rect">
                            <a:avLst/>
                          </a:prstGeom>
                        </pic:spPr>
                      </pic:pic>
                    </a:graphicData>
                  </a:graphic>
                </wp:inline>
              </w:drawing>
            </w:r>
          </w:p>
        </w:tc>
        <w:tc>
          <w:tcPr>
            <w:tcW w:w="3136" w:type="dxa"/>
          </w:tcPr>
          <w:p w14:paraId="369B45F2" w14:textId="60533E60" w:rsidR="25484B6B" w:rsidRDefault="538E812A" w:rsidP="3C7266C5">
            <w:pPr>
              <w:spacing w:before="0" w:after="0" w:line="257" w:lineRule="auto"/>
            </w:pPr>
            <w:r w:rsidRPr="538E812A">
              <w:rPr>
                <w:rFonts w:eastAsia="Calibri" w:cs="Calibri"/>
              </w:rPr>
              <w:t xml:space="preserve"> 68 horas</w:t>
            </w:r>
          </w:p>
        </w:tc>
      </w:tr>
      <w:tr w:rsidR="00854334" w:rsidRPr="00740BFC" w14:paraId="727905F5" w14:textId="77777777" w:rsidTr="538E812A">
        <w:tc>
          <w:tcPr>
            <w:tcW w:w="1555" w:type="dxa"/>
            <w:shd w:val="clear" w:color="auto" w:fill="auto"/>
          </w:tcPr>
          <w:p w14:paraId="567D9E06" w14:textId="459C97ED" w:rsidR="3C7266C5" w:rsidRDefault="3C7266C5" w:rsidP="3C7266C5">
            <w:pPr>
              <w:spacing w:before="0" w:after="0"/>
            </w:pPr>
            <w:r w:rsidRPr="3C7266C5">
              <w:rPr>
                <w:rFonts w:eastAsia="Calibri" w:cs="Calibri"/>
              </w:rPr>
              <w:t>110337</w:t>
            </w:r>
          </w:p>
        </w:tc>
        <w:tc>
          <w:tcPr>
            <w:tcW w:w="1613" w:type="dxa"/>
            <w:shd w:val="clear" w:color="auto" w:fill="auto"/>
          </w:tcPr>
          <w:p w14:paraId="1434CEEE" w14:textId="7B9C2A3E" w:rsidR="3C7266C5" w:rsidRDefault="3C7266C5" w:rsidP="3C7266C5">
            <w:pPr>
              <w:spacing w:before="0" w:after="0"/>
            </w:pPr>
            <w:r w:rsidRPr="3C7266C5">
              <w:rPr>
                <w:rFonts w:eastAsia="Calibri" w:cs="Calibri"/>
              </w:rPr>
              <w:t>Pedro Miguel Pereira Clemente</w:t>
            </w:r>
          </w:p>
        </w:tc>
        <w:tc>
          <w:tcPr>
            <w:tcW w:w="2594" w:type="dxa"/>
            <w:shd w:val="clear" w:color="auto" w:fill="auto"/>
          </w:tcPr>
          <w:p w14:paraId="1C6DB7EF" w14:textId="7987CD07" w:rsidR="3C7266C5" w:rsidRDefault="3C7266C5" w:rsidP="3C7266C5">
            <w:pPr>
              <w:spacing w:before="0" w:after="0"/>
              <w:jc w:val="center"/>
            </w:pPr>
            <w:r>
              <w:rPr>
                <w:noProof/>
              </w:rPr>
              <w:drawing>
                <wp:inline distT="0" distB="0" distL="0" distR="0" wp14:anchorId="123EED13" wp14:editId="28BD397B">
                  <wp:extent cx="762000" cy="762000"/>
                  <wp:effectExtent l="0" t="0" r="0" b="0"/>
                  <wp:docPr id="6949023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902346" name=""/>
                          <pic:cNvPicPr/>
                        </pic:nvPicPr>
                        <pic:blipFill>
                          <a:blip r:embed="rId21">
                            <a:extLst>
                              <a:ext uri="{28A0092B-C50C-407E-A947-70E740481C1C}">
                                <a14:useLocalDpi xmlns:a14="http://schemas.microsoft.com/office/drawing/2010/main" val="0"/>
                              </a:ext>
                            </a:extLst>
                          </a:blip>
                          <a:stretch>
                            <a:fillRect/>
                          </a:stretch>
                        </pic:blipFill>
                        <pic:spPr>
                          <a:xfrm>
                            <a:off x="0" y="0"/>
                            <a:ext cx="762000" cy="762000"/>
                          </a:xfrm>
                          <a:prstGeom prst="rect">
                            <a:avLst/>
                          </a:prstGeom>
                        </pic:spPr>
                      </pic:pic>
                    </a:graphicData>
                  </a:graphic>
                </wp:inline>
              </w:drawing>
            </w:r>
          </w:p>
        </w:tc>
        <w:tc>
          <w:tcPr>
            <w:tcW w:w="3136" w:type="dxa"/>
          </w:tcPr>
          <w:p w14:paraId="2CE9933A" w14:textId="008FC639" w:rsidR="027F1C21" w:rsidRDefault="538E812A" w:rsidP="3C7266C5">
            <w:pPr>
              <w:spacing w:before="0" w:after="0" w:line="257" w:lineRule="auto"/>
            </w:pPr>
            <w:r w:rsidRPr="538E812A">
              <w:rPr>
                <w:rFonts w:eastAsia="Calibri" w:cs="Calibri"/>
              </w:rPr>
              <w:t>55 horas</w:t>
            </w:r>
          </w:p>
          <w:p w14:paraId="342E8DB3" w14:textId="798D01B2" w:rsidR="3C7266C5" w:rsidRDefault="538E812A" w:rsidP="3C7266C5">
            <w:pPr>
              <w:spacing w:before="0" w:after="0"/>
            </w:pPr>
            <w:r w:rsidRPr="538E812A">
              <w:rPr>
                <w:rFonts w:eastAsia="Calibri" w:cs="Calibri"/>
              </w:rPr>
              <w:t xml:space="preserve"> </w:t>
            </w:r>
          </w:p>
        </w:tc>
      </w:tr>
      <w:tr w:rsidR="00854334" w:rsidRPr="00740BFC" w14:paraId="7A5FCFBE" w14:textId="77777777" w:rsidTr="538E812A">
        <w:tc>
          <w:tcPr>
            <w:tcW w:w="1555" w:type="dxa"/>
            <w:shd w:val="clear" w:color="auto" w:fill="auto"/>
          </w:tcPr>
          <w:p w14:paraId="29D95802" w14:textId="79D09E88" w:rsidR="3C7266C5" w:rsidRDefault="3C7266C5" w:rsidP="3C7266C5">
            <w:pPr>
              <w:spacing w:before="0" w:after="0"/>
            </w:pPr>
            <w:r w:rsidRPr="3C7266C5">
              <w:rPr>
                <w:rFonts w:eastAsia="Calibri" w:cs="Calibri"/>
              </w:rPr>
              <w:t>113239</w:t>
            </w:r>
          </w:p>
        </w:tc>
        <w:tc>
          <w:tcPr>
            <w:tcW w:w="1613" w:type="dxa"/>
            <w:shd w:val="clear" w:color="auto" w:fill="auto"/>
          </w:tcPr>
          <w:p w14:paraId="1D08242A" w14:textId="2B52AE06" w:rsidR="3C7266C5" w:rsidRDefault="3C7266C5" w:rsidP="3C7266C5">
            <w:pPr>
              <w:spacing w:before="0" w:after="0"/>
            </w:pPr>
            <w:r w:rsidRPr="3C7266C5">
              <w:rPr>
                <w:rFonts w:eastAsia="Calibri" w:cs="Calibri"/>
              </w:rPr>
              <w:t>Pedro Dias Veloso</w:t>
            </w:r>
          </w:p>
        </w:tc>
        <w:tc>
          <w:tcPr>
            <w:tcW w:w="2594" w:type="dxa"/>
            <w:shd w:val="clear" w:color="auto" w:fill="auto"/>
          </w:tcPr>
          <w:p w14:paraId="03C6AD2E" w14:textId="3C03F306" w:rsidR="3C7266C5" w:rsidRDefault="3C7266C5" w:rsidP="3C7266C5">
            <w:pPr>
              <w:spacing w:before="0" w:after="0"/>
              <w:jc w:val="center"/>
            </w:pPr>
            <w:r>
              <w:rPr>
                <w:noProof/>
              </w:rPr>
              <w:drawing>
                <wp:inline distT="0" distB="0" distL="0" distR="0" wp14:anchorId="57ECFB5B" wp14:editId="57C669E4">
                  <wp:extent cx="771525" cy="771525"/>
                  <wp:effectExtent l="0" t="0" r="0" b="0"/>
                  <wp:docPr id="16763458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345825" name=""/>
                          <pic:cNvPicPr/>
                        </pic:nvPicPr>
                        <pic:blipFill>
                          <a:blip r:embed="rId22">
                            <a:extLst>
                              <a:ext uri="{28A0092B-C50C-407E-A947-70E740481C1C}">
                                <a14:useLocalDpi xmlns:a14="http://schemas.microsoft.com/office/drawing/2010/main" val="0"/>
                              </a:ext>
                            </a:extLst>
                          </a:blip>
                          <a:stretch>
                            <a:fillRect/>
                          </a:stretch>
                        </pic:blipFill>
                        <pic:spPr>
                          <a:xfrm>
                            <a:off x="0" y="0"/>
                            <a:ext cx="771525" cy="771525"/>
                          </a:xfrm>
                          <a:prstGeom prst="rect">
                            <a:avLst/>
                          </a:prstGeom>
                        </pic:spPr>
                      </pic:pic>
                    </a:graphicData>
                  </a:graphic>
                </wp:inline>
              </w:drawing>
            </w:r>
          </w:p>
        </w:tc>
        <w:tc>
          <w:tcPr>
            <w:tcW w:w="3136" w:type="dxa"/>
          </w:tcPr>
          <w:p w14:paraId="2EEC600F" w14:textId="0BEA90DD" w:rsidR="1E44A54C" w:rsidRDefault="538E812A" w:rsidP="3C7266C5">
            <w:pPr>
              <w:spacing w:before="0" w:after="0" w:line="257" w:lineRule="auto"/>
            </w:pPr>
            <w:r w:rsidRPr="538E812A">
              <w:rPr>
                <w:rFonts w:eastAsia="Calibri" w:cs="Calibri"/>
              </w:rPr>
              <w:t>83 horas</w:t>
            </w:r>
          </w:p>
        </w:tc>
      </w:tr>
      <w:tr w:rsidR="00854334" w:rsidRPr="00740BFC" w14:paraId="08BA5308" w14:textId="77777777" w:rsidTr="538E812A">
        <w:tc>
          <w:tcPr>
            <w:tcW w:w="1555" w:type="dxa"/>
            <w:shd w:val="clear" w:color="auto" w:fill="auto"/>
          </w:tcPr>
          <w:p w14:paraId="7E7EA335" w14:textId="7F190456" w:rsidR="3C7266C5" w:rsidRDefault="3C7266C5" w:rsidP="3C7266C5">
            <w:pPr>
              <w:spacing w:before="0" w:after="0"/>
            </w:pPr>
            <w:r w:rsidRPr="3C7266C5">
              <w:rPr>
                <w:rFonts w:eastAsia="Calibri" w:cs="Calibri"/>
              </w:rPr>
              <w:t>111651</w:t>
            </w:r>
          </w:p>
        </w:tc>
        <w:tc>
          <w:tcPr>
            <w:tcW w:w="1613" w:type="dxa"/>
            <w:shd w:val="clear" w:color="auto" w:fill="auto"/>
          </w:tcPr>
          <w:p w14:paraId="4F211260" w14:textId="5A7E8C12" w:rsidR="3C7266C5" w:rsidRDefault="3C7266C5" w:rsidP="3C7266C5">
            <w:pPr>
              <w:spacing w:before="0" w:after="0"/>
            </w:pPr>
            <w:r w:rsidRPr="3C7266C5">
              <w:rPr>
                <w:rFonts w:eastAsia="Calibri" w:cs="Calibri"/>
              </w:rPr>
              <w:t>Lurdes de Jesus Teixeira Horta</w:t>
            </w:r>
          </w:p>
        </w:tc>
        <w:tc>
          <w:tcPr>
            <w:tcW w:w="2594" w:type="dxa"/>
            <w:shd w:val="clear" w:color="auto" w:fill="auto"/>
          </w:tcPr>
          <w:p w14:paraId="0E9A8307" w14:textId="3B525D1B" w:rsidR="3C7266C5" w:rsidRDefault="3C7266C5" w:rsidP="3C7266C5">
            <w:pPr>
              <w:spacing w:before="0" w:after="0"/>
              <w:jc w:val="center"/>
            </w:pPr>
            <w:r>
              <w:rPr>
                <w:noProof/>
              </w:rPr>
              <w:drawing>
                <wp:inline distT="0" distB="0" distL="0" distR="0" wp14:anchorId="51DBD3C4" wp14:editId="749E8908">
                  <wp:extent cx="762000" cy="876300"/>
                  <wp:effectExtent l="0" t="0" r="0" b="0"/>
                  <wp:docPr id="2571670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167020" name=""/>
                          <pic:cNvPicPr/>
                        </pic:nvPicPr>
                        <pic:blipFill>
                          <a:blip r:embed="rId23">
                            <a:extLst>
                              <a:ext uri="{28A0092B-C50C-407E-A947-70E740481C1C}">
                                <a14:useLocalDpi xmlns:a14="http://schemas.microsoft.com/office/drawing/2010/main" val="0"/>
                              </a:ext>
                            </a:extLst>
                          </a:blip>
                          <a:stretch>
                            <a:fillRect/>
                          </a:stretch>
                        </pic:blipFill>
                        <pic:spPr>
                          <a:xfrm>
                            <a:off x="0" y="0"/>
                            <a:ext cx="762000" cy="876300"/>
                          </a:xfrm>
                          <a:prstGeom prst="rect">
                            <a:avLst/>
                          </a:prstGeom>
                        </pic:spPr>
                      </pic:pic>
                    </a:graphicData>
                  </a:graphic>
                </wp:inline>
              </w:drawing>
            </w:r>
          </w:p>
        </w:tc>
        <w:tc>
          <w:tcPr>
            <w:tcW w:w="3136" w:type="dxa"/>
          </w:tcPr>
          <w:p w14:paraId="4AFAD5AF" w14:textId="17284248" w:rsidR="23EB5075" w:rsidRDefault="538E812A" w:rsidP="3C7266C5">
            <w:pPr>
              <w:spacing w:before="0" w:after="0" w:line="257" w:lineRule="auto"/>
            </w:pPr>
            <w:r w:rsidRPr="538E812A">
              <w:rPr>
                <w:rFonts w:eastAsia="Calibri" w:cs="Calibri"/>
              </w:rPr>
              <w:t>55 horas</w:t>
            </w:r>
          </w:p>
        </w:tc>
      </w:tr>
      <w:tr w:rsidR="00854334" w:rsidRPr="00740BFC" w14:paraId="6E57B293" w14:textId="77777777" w:rsidTr="538E812A">
        <w:tc>
          <w:tcPr>
            <w:tcW w:w="1555" w:type="dxa"/>
            <w:shd w:val="clear" w:color="auto" w:fill="auto"/>
          </w:tcPr>
          <w:p w14:paraId="7D5DA737" w14:textId="3DA79A5D" w:rsidR="3C7266C5" w:rsidRDefault="3C7266C5" w:rsidP="3C7266C5">
            <w:pPr>
              <w:spacing w:before="0" w:after="0"/>
            </w:pPr>
            <w:r w:rsidRPr="3C7266C5">
              <w:rPr>
                <w:rFonts w:eastAsia="Calibri" w:cs="Calibri"/>
              </w:rPr>
              <w:t>66174</w:t>
            </w:r>
          </w:p>
        </w:tc>
        <w:tc>
          <w:tcPr>
            <w:tcW w:w="1613" w:type="dxa"/>
            <w:shd w:val="clear" w:color="auto" w:fill="auto"/>
          </w:tcPr>
          <w:p w14:paraId="24C075CF" w14:textId="564535A1" w:rsidR="3C7266C5" w:rsidRDefault="3C7266C5" w:rsidP="3C7266C5">
            <w:pPr>
              <w:spacing w:before="0" w:after="0"/>
            </w:pPr>
            <w:r w:rsidRPr="3C7266C5">
              <w:rPr>
                <w:rFonts w:eastAsia="Calibri" w:cs="Calibri"/>
              </w:rPr>
              <w:t>Rúben Manuel Henriques Rocha</w:t>
            </w:r>
          </w:p>
        </w:tc>
        <w:tc>
          <w:tcPr>
            <w:tcW w:w="2594" w:type="dxa"/>
            <w:shd w:val="clear" w:color="auto" w:fill="auto"/>
          </w:tcPr>
          <w:p w14:paraId="491BA1D8" w14:textId="3314F7DA" w:rsidR="3C7266C5" w:rsidRDefault="3C7266C5" w:rsidP="3C7266C5">
            <w:pPr>
              <w:spacing w:before="0" w:after="0"/>
              <w:jc w:val="center"/>
            </w:pPr>
            <w:r>
              <w:rPr>
                <w:noProof/>
              </w:rPr>
              <w:drawing>
                <wp:inline distT="0" distB="0" distL="0" distR="0" wp14:anchorId="6C11762E" wp14:editId="1C2C5183">
                  <wp:extent cx="790575" cy="790575"/>
                  <wp:effectExtent l="0" t="0" r="0" b="0"/>
                  <wp:docPr id="20236181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618166" name=""/>
                          <pic:cNvPicPr/>
                        </pic:nvPicPr>
                        <pic:blipFill>
                          <a:blip r:embed="rId24">
                            <a:extLst>
                              <a:ext uri="{28A0092B-C50C-407E-A947-70E740481C1C}">
                                <a14:useLocalDpi xmlns:a14="http://schemas.microsoft.com/office/drawing/2010/main" val="0"/>
                              </a:ext>
                            </a:extLst>
                          </a:blip>
                          <a:stretch>
                            <a:fillRect/>
                          </a:stretch>
                        </pic:blipFill>
                        <pic:spPr>
                          <a:xfrm>
                            <a:off x="0" y="0"/>
                            <a:ext cx="790575" cy="790575"/>
                          </a:xfrm>
                          <a:prstGeom prst="rect">
                            <a:avLst/>
                          </a:prstGeom>
                        </pic:spPr>
                      </pic:pic>
                    </a:graphicData>
                  </a:graphic>
                </wp:inline>
              </w:drawing>
            </w:r>
          </w:p>
        </w:tc>
        <w:tc>
          <w:tcPr>
            <w:tcW w:w="3136" w:type="dxa"/>
          </w:tcPr>
          <w:p w14:paraId="2EF8F53E" w14:textId="6D8E168D" w:rsidR="5853DE01" w:rsidRDefault="538E812A" w:rsidP="3C7266C5">
            <w:pPr>
              <w:spacing w:before="0" w:after="0" w:line="257" w:lineRule="auto"/>
            </w:pPr>
            <w:r w:rsidRPr="538E812A">
              <w:rPr>
                <w:rFonts w:eastAsia="Calibri" w:cs="Calibri"/>
              </w:rPr>
              <w:t>80 horas</w:t>
            </w:r>
          </w:p>
        </w:tc>
      </w:tr>
    </w:tbl>
    <w:p w14:paraId="1F35FE78" w14:textId="300CA1D8" w:rsidR="3C7266C5" w:rsidRDefault="3C7266C5" w:rsidP="3C7266C5">
      <w:pPr>
        <w:pStyle w:val="Ttulo3"/>
        <w:numPr>
          <w:ilvl w:val="0"/>
          <w:numId w:val="0"/>
        </w:numPr>
        <w:ind w:left="576"/>
      </w:pPr>
    </w:p>
    <w:p w14:paraId="2B5D694B" w14:textId="5699C604" w:rsidR="3C7266C5" w:rsidRDefault="3C7266C5" w:rsidP="3C7266C5"/>
    <w:p w14:paraId="7DB83EDE" w14:textId="4434D5B5" w:rsidR="00443674" w:rsidRPr="00740BFC" w:rsidRDefault="538E812A" w:rsidP="006F1966">
      <w:pPr>
        <w:pStyle w:val="Ttulo3"/>
      </w:pPr>
      <w:bookmarkStart w:id="30" w:name="_Toc1673267269"/>
      <w:bookmarkStart w:id="31" w:name="_Toc199624713"/>
      <w:bookmarkStart w:id="32" w:name="_Toc63588374"/>
      <w:r>
        <w:t>Planeamento da fase 2</w:t>
      </w:r>
      <w:bookmarkEnd w:id="30"/>
      <w:bookmarkEnd w:id="31"/>
    </w:p>
    <w:p w14:paraId="453472D0" w14:textId="77777777" w:rsidR="00C01C01" w:rsidRPr="00740BFC" w:rsidRDefault="00C01C01" w:rsidP="00443674">
      <w:pPr>
        <w:jc w:val="both"/>
        <w:rPr>
          <w:lang w:eastAsia="x-none"/>
        </w:rPr>
      </w:pPr>
    </w:p>
    <w:p w14:paraId="54DC51E1" w14:textId="33CCD673" w:rsidR="00443674" w:rsidRPr="00740BFC" w:rsidRDefault="538E812A" w:rsidP="00443674">
      <w:pPr>
        <w:pStyle w:val="Legenda"/>
        <w:keepNext/>
        <w:jc w:val="center"/>
      </w:pPr>
      <w:bookmarkStart w:id="33" w:name="_Toc199624851"/>
      <w:r>
        <w:t xml:space="preserve">Tabela </w:t>
      </w:r>
      <w:fldSimple w:instr=" SEQ Tabela \* ARABIC ">
        <w:r>
          <w:t>5</w:t>
        </w:r>
      </w:fldSimple>
      <w:r>
        <w:t>. Identificação das atividades realizadas na fase 2.</w:t>
      </w:r>
      <w:bookmarkEnd w:id="33"/>
    </w:p>
    <w:tbl>
      <w:tblPr>
        <w:tblW w:w="90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4"/>
        <w:gridCol w:w="2083"/>
        <w:gridCol w:w="2021"/>
        <w:gridCol w:w="1405"/>
        <w:gridCol w:w="1375"/>
      </w:tblGrid>
      <w:tr w:rsidR="00443674" w:rsidRPr="00740BFC" w14:paraId="2C2CAB77" w14:textId="77777777" w:rsidTr="538E812A">
        <w:trPr>
          <w:trHeight w:val="825"/>
        </w:trPr>
        <w:tc>
          <w:tcPr>
            <w:tcW w:w="2232" w:type="dxa"/>
            <w:shd w:val="clear" w:color="auto" w:fill="4472C4" w:themeFill="accent1"/>
          </w:tcPr>
          <w:p w14:paraId="233DF61D" w14:textId="77777777" w:rsidR="00443674" w:rsidRPr="00740BFC" w:rsidRDefault="538E812A">
            <w:pPr>
              <w:rPr>
                <w:color w:val="FFFFFF"/>
                <w:lang w:eastAsia="x-none"/>
              </w:rPr>
            </w:pPr>
            <w:r w:rsidRPr="538E812A">
              <w:rPr>
                <w:color w:val="FFFFFF" w:themeColor="background1"/>
              </w:rPr>
              <w:t>Atividade</w:t>
            </w:r>
          </w:p>
        </w:tc>
        <w:tc>
          <w:tcPr>
            <w:tcW w:w="2158" w:type="dxa"/>
            <w:shd w:val="clear" w:color="auto" w:fill="4472C4" w:themeFill="accent1"/>
          </w:tcPr>
          <w:p w14:paraId="1B17740E" w14:textId="5F21CE12" w:rsidR="00443674" w:rsidRPr="00740BFC" w:rsidRDefault="538E812A">
            <w:pPr>
              <w:rPr>
                <w:color w:val="FFFFFF"/>
                <w:lang w:eastAsia="x-none"/>
              </w:rPr>
            </w:pPr>
            <w:r w:rsidRPr="538E812A">
              <w:rPr>
                <w:color w:val="FFFFFF" w:themeColor="background1"/>
              </w:rPr>
              <w:t>Estudantes intervenientes</w:t>
            </w:r>
          </w:p>
        </w:tc>
        <w:tc>
          <w:tcPr>
            <w:tcW w:w="2126" w:type="dxa"/>
            <w:shd w:val="clear" w:color="auto" w:fill="4472C4" w:themeFill="accent1"/>
          </w:tcPr>
          <w:p w14:paraId="6DCBF56E" w14:textId="77777777" w:rsidR="00443674" w:rsidRPr="00740BFC" w:rsidRDefault="538E812A">
            <w:pPr>
              <w:rPr>
                <w:color w:val="FFFFFF"/>
                <w:lang w:eastAsia="x-none"/>
              </w:rPr>
            </w:pPr>
            <w:r w:rsidRPr="538E812A">
              <w:rPr>
                <w:color w:val="FFFFFF" w:themeColor="background1"/>
              </w:rPr>
              <w:t>Entregável associado</w:t>
            </w:r>
          </w:p>
        </w:tc>
        <w:tc>
          <w:tcPr>
            <w:tcW w:w="1410" w:type="dxa"/>
            <w:shd w:val="clear" w:color="auto" w:fill="4472C4" w:themeFill="accent1"/>
          </w:tcPr>
          <w:p w14:paraId="44936D94" w14:textId="77777777" w:rsidR="00443674" w:rsidRPr="00740BFC" w:rsidRDefault="538E812A">
            <w:pPr>
              <w:rPr>
                <w:color w:val="FFFFFF"/>
                <w:lang w:eastAsia="x-none"/>
              </w:rPr>
            </w:pPr>
            <w:r w:rsidRPr="538E812A">
              <w:rPr>
                <w:color w:val="FFFFFF" w:themeColor="background1"/>
              </w:rPr>
              <w:t>Data Início</w:t>
            </w:r>
          </w:p>
        </w:tc>
        <w:tc>
          <w:tcPr>
            <w:tcW w:w="1132" w:type="dxa"/>
            <w:shd w:val="clear" w:color="auto" w:fill="4472C4" w:themeFill="accent1"/>
          </w:tcPr>
          <w:p w14:paraId="66DFA0E7" w14:textId="77777777" w:rsidR="00443674" w:rsidRPr="00740BFC" w:rsidRDefault="538E812A">
            <w:pPr>
              <w:rPr>
                <w:color w:val="FFFFFF"/>
                <w:lang w:eastAsia="x-none"/>
              </w:rPr>
            </w:pPr>
            <w:r w:rsidRPr="538E812A">
              <w:rPr>
                <w:color w:val="FFFFFF" w:themeColor="background1"/>
              </w:rPr>
              <w:t>Data Fim</w:t>
            </w:r>
          </w:p>
        </w:tc>
      </w:tr>
      <w:tr w:rsidR="00443674" w:rsidRPr="00740BFC" w14:paraId="1996E2E4" w14:textId="77777777" w:rsidTr="538E812A">
        <w:tc>
          <w:tcPr>
            <w:tcW w:w="2232" w:type="dxa"/>
          </w:tcPr>
          <w:p w14:paraId="72B7C04C" w14:textId="1240BEA9" w:rsidR="2C3A5EF9" w:rsidRDefault="538E812A" w:rsidP="3C7266C5">
            <w:pPr>
              <w:spacing w:before="0" w:after="0" w:line="259" w:lineRule="auto"/>
            </w:pPr>
            <w:r w:rsidRPr="538E812A">
              <w:rPr>
                <w:rFonts w:eastAsia="Calibri" w:cs="Calibri"/>
              </w:rPr>
              <w:t>FrontOffice - Elaboração ecrãs e funcionalidades</w:t>
            </w:r>
          </w:p>
        </w:tc>
        <w:tc>
          <w:tcPr>
            <w:tcW w:w="2158" w:type="dxa"/>
          </w:tcPr>
          <w:p w14:paraId="1048FE33" w14:textId="492830EA" w:rsidR="3C7266C5" w:rsidRDefault="3C7266C5" w:rsidP="3C7266C5">
            <w:pPr>
              <w:spacing w:before="0" w:after="0"/>
            </w:pPr>
            <w:r w:rsidRPr="3C7266C5">
              <w:rPr>
                <w:rFonts w:eastAsia="Calibri" w:cs="Calibri"/>
              </w:rPr>
              <w:t xml:space="preserve">Rúben Rocha, Lurdes Horta e Pedro </w:t>
            </w:r>
            <w:r w:rsidR="14205C0A" w:rsidRPr="3C7266C5">
              <w:rPr>
                <w:rFonts w:eastAsia="Calibri" w:cs="Calibri"/>
              </w:rPr>
              <w:t>Veloso</w:t>
            </w:r>
          </w:p>
        </w:tc>
        <w:tc>
          <w:tcPr>
            <w:tcW w:w="2126" w:type="dxa"/>
          </w:tcPr>
          <w:p w14:paraId="6F54EA22" w14:textId="632E457F" w:rsidR="3C7266C5" w:rsidRDefault="3C7266C5" w:rsidP="3C7266C5">
            <w:pPr>
              <w:spacing w:before="0" w:after="0"/>
            </w:pPr>
            <w:r w:rsidRPr="3C7266C5">
              <w:rPr>
                <w:rFonts w:eastAsia="Calibri" w:cs="Calibri"/>
              </w:rPr>
              <w:t>Módulos OutSystems FrontOffice</w:t>
            </w:r>
          </w:p>
        </w:tc>
        <w:tc>
          <w:tcPr>
            <w:tcW w:w="1410" w:type="dxa"/>
            <w:shd w:val="clear" w:color="auto" w:fill="auto"/>
          </w:tcPr>
          <w:p w14:paraId="71729BDD" w14:textId="607560D6" w:rsidR="3C7266C5" w:rsidRDefault="3C7266C5" w:rsidP="3C7266C5">
            <w:pPr>
              <w:spacing w:before="0" w:after="0"/>
            </w:pPr>
            <w:r w:rsidRPr="3C7266C5">
              <w:rPr>
                <w:rFonts w:eastAsia="Calibri" w:cs="Calibri"/>
              </w:rPr>
              <w:t>28/04/2025</w:t>
            </w:r>
          </w:p>
        </w:tc>
        <w:tc>
          <w:tcPr>
            <w:tcW w:w="1132" w:type="dxa"/>
          </w:tcPr>
          <w:p w14:paraId="317A53A8" w14:textId="2CEBE866" w:rsidR="3C7266C5" w:rsidRDefault="3C7266C5" w:rsidP="3C7266C5">
            <w:pPr>
              <w:spacing w:before="0" w:after="0"/>
            </w:pPr>
            <w:r w:rsidRPr="3C7266C5">
              <w:rPr>
                <w:rFonts w:eastAsia="Calibri" w:cs="Calibri"/>
              </w:rPr>
              <w:t>18/05/2025</w:t>
            </w:r>
          </w:p>
        </w:tc>
      </w:tr>
      <w:tr w:rsidR="00443674" w:rsidRPr="00740BFC" w14:paraId="26E34868" w14:textId="77777777" w:rsidTr="538E812A">
        <w:tc>
          <w:tcPr>
            <w:tcW w:w="2232" w:type="dxa"/>
          </w:tcPr>
          <w:p w14:paraId="3BED9AEE" w14:textId="4939C9D3" w:rsidR="1CA21C0A" w:rsidRDefault="538E812A" w:rsidP="3C7266C5">
            <w:pPr>
              <w:spacing w:before="0" w:after="0" w:line="259" w:lineRule="auto"/>
              <w:rPr>
                <w:rFonts w:eastAsia="Calibri" w:cs="Calibri"/>
              </w:rPr>
            </w:pPr>
            <w:r w:rsidRPr="538E812A">
              <w:rPr>
                <w:rFonts w:eastAsia="Calibri" w:cs="Calibri"/>
              </w:rPr>
              <w:t>BackOffice – Base de Dados, elaboração ecrãs e funcionalidades, processos Batch</w:t>
            </w:r>
          </w:p>
        </w:tc>
        <w:tc>
          <w:tcPr>
            <w:tcW w:w="2158" w:type="dxa"/>
          </w:tcPr>
          <w:p w14:paraId="084FF62B" w14:textId="25778FF2" w:rsidR="3C7266C5" w:rsidRDefault="3C7266C5" w:rsidP="3C7266C5">
            <w:pPr>
              <w:spacing w:before="0" w:after="0"/>
            </w:pPr>
            <w:r w:rsidRPr="3C7266C5">
              <w:rPr>
                <w:rFonts w:eastAsia="Calibri" w:cs="Calibri"/>
              </w:rPr>
              <w:t xml:space="preserve">Rodrigo Delaunay, Tiago Nunes e Pedro </w:t>
            </w:r>
            <w:r w:rsidR="0C3A6C1B" w:rsidRPr="3C7266C5">
              <w:rPr>
                <w:rFonts w:eastAsia="Calibri" w:cs="Calibri"/>
              </w:rPr>
              <w:t>Clemente</w:t>
            </w:r>
          </w:p>
        </w:tc>
        <w:tc>
          <w:tcPr>
            <w:tcW w:w="2126" w:type="dxa"/>
          </w:tcPr>
          <w:p w14:paraId="3C50A126" w14:textId="23BB8CA6" w:rsidR="3C7266C5" w:rsidRDefault="3C7266C5" w:rsidP="3C7266C5">
            <w:pPr>
              <w:spacing w:before="0" w:after="0"/>
            </w:pPr>
            <w:r w:rsidRPr="3C7266C5">
              <w:rPr>
                <w:rFonts w:eastAsia="Calibri" w:cs="Calibri"/>
              </w:rPr>
              <w:t>Módulos OutSystems BackOffice</w:t>
            </w:r>
          </w:p>
        </w:tc>
        <w:tc>
          <w:tcPr>
            <w:tcW w:w="1410" w:type="dxa"/>
            <w:shd w:val="clear" w:color="auto" w:fill="auto"/>
          </w:tcPr>
          <w:p w14:paraId="64C1F343" w14:textId="306A767E" w:rsidR="3C7266C5" w:rsidRDefault="3C7266C5" w:rsidP="3C7266C5">
            <w:pPr>
              <w:spacing w:before="0" w:after="0"/>
            </w:pPr>
            <w:r w:rsidRPr="3C7266C5">
              <w:rPr>
                <w:rFonts w:eastAsia="Calibri" w:cs="Calibri"/>
              </w:rPr>
              <w:t>28/04/2025</w:t>
            </w:r>
          </w:p>
        </w:tc>
        <w:tc>
          <w:tcPr>
            <w:tcW w:w="1132" w:type="dxa"/>
          </w:tcPr>
          <w:p w14:paraId="70592609" w14:textId="0E935467" w:rsidR="3C7266C5" w:rsidRDefault="3C7266C5" w:rsidP="3C7266C5">
            <w:pPr>
              <w:spacing w:before="0" w:after="0"/>
            </w:pPr>
            <w:r w:rsidRPr="3C7266C5">
              <w:rPr>
                <w:rFonts w:eastAsia="Calibri" w:cs="Calibri"/>
              </w:rPr>
              <w:t>18/05/2025</w:t>
            </w:r>
          </w:p>
        </w:tc>
      </w:tr>
      <w:tr w:rsidR="00854334" w:rsidRPr="00740BFC" w14:paraId="48C0EE26" w14:textId="77777777" w:rsidTr="538E812A">
        <w:tc>
          <w:tcPr>
            <w:tcW w:w="2232" w:type="dxa"/>
          </w:tcPr>
          <w:p w14:paraId="4FD22ECA" w14:textId="3B17336C" w:rsidR="32C083E6" w:rsidRDefault="538E812A" w:rsidP="3C7266C5">
            <w:pPr>
              <w:spacing w:before="0" w:after="0" w:line="259" w:lineRule="auto"/>
              <w:rPr>
                <w:rFonts w:eastAsia="Calibri" w:cs="Calibri"/>
              </w:rPr>
            </w:pPr>
            <w:r w:rsidRPr="538E812A">
              <w:rPr>
                <w:rFonts w:eastAsia="Calibri" w:cs="Calibri"/>
              </w:rPr>
              <w:t xml:space="preserve">Testes funcionalidades e </w:t>
            </w:r>
            <w:r w:rsidRPr="538E812A">
              <w:rPr>
                <w:rFonts w:eastAsia="Calibri" w:cs="Calibri"/>
              </w:rPr>
              <w:lastRenderedPageBreak/>
              <w:t>elaboração relatório</w:t>
            </w:r>
          </w:p>
        </w:tc>
        <w:tc>
          <w:tcPr>
            <w:tcW w:w="2158" w:type="dxa"/>
          </w:tcPr>
          <w:p w14:paraId="5F2F2F23" w14:textId="67CBB7C0" w:rsidR="34E51508" w:rsidRDefault="538E812A" w:rsidP="3C7266C5">
            <w:pPr>
              <w:spacing w:before="0" w:after="0" w:line="259" w:lineRule="auto"/>
            </w:pPr>
            <w:r w:rsidRPr="538E812A">
              <w:rPr>
                <w:rFonts w:eastAsia="Calibri" w:cs="Calibri"/>
              </w:rPr>
              <w:lastRenderedPageBreak/>
              <w:t>Todos</w:t>
            </w:r>
          </w:p>
        </w:tc>
        <w:tc>
          <w:tcPr>
            <w:tcW w:w="2126" w:type="dxa"/>
          </w:tcPr>
          <w:p w14:paraId="6B1A263C" w14:textId="05D6772D" w:rsidR="34E51508" w:rsidRDefault="538E812A" w:rsidP="3C7266C5">
            <w:pPr>
              <w:spacing w:before="0" w:after="0" w:line="259" w:lineRule="auto"/>
              <w:rPr>
                <w:rFonts w:eastAsia="Calibri" w:cs="Calibri"/>
                <w:lang w:val="en-GB"/>
              </w:rPr>
            </w:pPr>
            <w:r w:rsidRPr="538E812A">
              <w:rPr>
                <w:rFonts w:eastAsia="Calibri" w:cs="Calibri"/>
              </w:rPr>
              <w:t>Relatório</w:t>
            </w:r>
          </w:p>
        </w:tc>
        <w:tc>
          <w:tcPr>
            <w:tcW w:w="1410" w:type="dxa"/>
            <w:shd w:val="clear" w:color="auto" w:fill="auto"/>
          </w:tcPr>
          <w:p w14:paraId="1868FF1F" w14:textId="1985098C" w:rsidR="45CDE70A" w:rsidRDefault="538E812A" w:rsidP="3C7266C5">
            <w:pPr>
              <w:spacing w:before="0" w:after="0" w:line="259" w:lineRule="auto"/>
            </w:pPr>
            <w:r w:rsidRPr="538E812A">
              <w:rPr>
                <w:rFonts w:eastAsia="Calibri" w:cs="Calibri"/>
              </w:rPr>
              <w:t>18/05/2025</w:t>
            </w:r>
          </w:p>
        </w:tc>
        <w:tc>
          <w:tcPr>
            <w:tcW w:w="1132" w:type="dxa"/>
          </w:tcPr>
          <w:p w14:paraId="0B477C29" w14:textId="37EB6D9C" w:rsidR="45CDE70A" w:rsidRDefault="538E812A" w:rsidP="3C7266C5">
            <w:pPr>
              <w:spacing w:before="0" w:after="0" w:line="259" w:lineRule="auto"/>
            </w:pPr>
            <w:r w:rsidRPr="538E812A">
              <w:rPr>
                <w:rFonts w:eastAsia="Calibri" w:cs="Calibri"/>
              </w:rPr>
              <w:t>30/05/2025</w:t>
            </w:r>
          </w:p>
        </w:tc>
      </w:tr>
    </w:tbl>
    <w:p w14:paraId="0E0CB6F9" w14:textId="6DFB8900" w:rsidR="3C7266C5" w:rsidRDefault="3C7266C5"/>
    <w:p w14:paraId="785D81F6" w14:textId="39F7514D" w:rsidR="00443674" w:rsidRPr="00740BFC" w:rsidRDefault="538E812A" w:rsidP="006F1966">
      <w:pPr>
        <w:pStyle w:val="Ttulo3"/>
      </w:pPr>
      <w:bookmarkStart w:id="34" w:name="_Toc1341240989"/>
      <w:bookmarkStart w:id="35" w:name="_Toc199624714"/>
      <w:r>
        <w:t>Maiores dificuldades encontradas</w:t>
      </w:r>
      <w:bookmarkEnd w:id="34"/>
      <w:bookmarkEnd w:id="35"/>
    </w:p>
    <w:p w14:paraId="2BA847A1" w14:textId="77777777" w:rsidR="003F57B1" w:rsidRPr="00740BFC" w:rsidRDefault="003F57B1" w:rsidP="00443674">
      <w:pPr>
        <w:jc w:val="both"/>
        <w:rPr>
          <w:lang w:eastAsia="x-none"/>
        </w:rPr>
      </w:pPr>
    </w:p>
    <w:p w14:paraId="7E02C63B" w14:textId="26C3880C" w:rsidR="00443674" w:rsidRPr="00740BFC" w:rsidRDefault="538E812A" w:rsidP="00443674">
      <w:pPr>
        <w:pStyle w:val="Legenda"/>
        <w:keepNext/>
        <w:jc w:val="center"/>
      </w:pPr>
      <w:bookmarkStart w:id="36" w:name="_Ref63589480"/>
      <w:bookmarkStart w:id="37" w:name="_Toc199624852"/>
      <w:r>
        <w:t xml:space="preserve">Tabela </w:t>
      </w:r>
      <w:fldSimple w:instr=" SEQ Tabela \* ARABIC ">
        <w:r>
          <w:t>6</w:t>
        </w:r>
      </w:fldSimple>
      <w:bookmarkEnd w:id="36"/>
      <w:r>
        <w:t>. Identificação das eventuais dificuldades encontradas na fase 2.</w:t>
      </w:r>
      <w:bookmarkEnd w:id="37"/>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3"/>
        <w:gridCol w:w="2268"/>
        <w:gridCol w:w="2409"/>
      </w:tblGrid>
      <w:tr w:rsidR="00443674" w:rsidRPr="00740BFC" w14:paraId="6B5861B5" w14:textId="77777777" w:rsidTr="538E812A">
        <w:trPr>
          <w:trHeight w:val="465"/>
        </w:trPr>
        <w:tc>
          <w:tcPr>
            <w:tcW w:w="4503" w:type="dxa"/>
            <w:shd w:val="clear" w:color="auto" w:fill="4472C4" w:themeFill="accent1"/>
            <w:vAlign w:val="center"/>
          </w:tcPr>
          <w:p w14:paraId="4B7BB0F5" w14:textId="77777777" w:rsidR="00443674" w:rsidRPr="00740BFC" w:rsidRDefault="538E812A">
            <w:pPr>
              <w:rPr>
                <w:color w:val="FFFFFF"/>
                <w:lang w:eastAsia="x-none"/>
              </w:rPr>
            </w:pPr>
            <w:r w:rsidRPr="538E812A">
              <w:rPr>
                <w:color w:val="FFFFFF" w:themeColor="background1"/>
              </w:rPr>
              <w:t>Dimensão da análise</w:t>
            </w:r>
          </w:p>
        </w:tc>
        <w:tc>
          <w:tcPr>
            <w:tcW w:w="2268" w:type="dxa"/>
            <w:shd w:val="clear" w:color="auto" w:fill="4472C4" w:themeFill="accent1"/>
            <w:vAlign w:val="center"/>
          </w:tcPr>
          <w:p w14:paraId="634073A7" w14:textId="77777777" w:rsidR="00443674" w:rsidRPr="00740BFC" w:rsidRDefault="538E812A">
            <w:pPr>
              <w:rPr>
                <w:color w:val="FFFFFF"/>
                <w:lang w:eastAsia="x-none"/>
              </w:rPr>
            </w:pPr>
            <w:r w:rsidRPr="538E812A">
              <w:rPr>
                <w:color w:val="FFFFFF" w:themeColor="background1"/>
              </w:rPr>
              <w:t>Classificação da dificuldade (Baixa, Média ou Alta)</w:t>
            </w:r>
          </w:p>
        </w:tc>
        <w:tc>
          <w:tcPr>
            <w:tcW w:w="2409" w:type="dxa"/>
            <w:shd w:val="clear" w:color="auto" w:fill="4472C4" w:themeFill="accent1"/>
            <w:vAlign w:val="center"/>
          </w:tcPr>
          <w:p w14:paraId="3AA1C6E7" w14:textId="77777777" w:rsidR="00443674" w:rsidRPr="00740BFC" w:rsidRDefault="538E812A">
            <w:pPr>
              <w:rPr>
                <w:color w:val="FFFFFF"/>
                <w:lang w:eastAsia="x-none"/>
              </w:rPr>
            </w:pPr>
            <w:r w:rsidRPr="538E812A">
              <w:rPr>
                <w:color w:val="FFFFFF" w:themeColor="background1"/>
              </w:rPr>
              <w:t>Motivo</w:t>
            </w:r>
          </w:p>
        </w:tc>
      </w:tr>
      <w:tr w:rsidR="00443674" w:rsidRPr="00740BFC" w14:paraId="37C30228" w14:textId="77777777" w:rsidTr="538E812A">
        <w:tc>
          <w:tcPr>
            <w:tcW w:w="4503" w:type="dxa"/>
            <w:shd w:val="clear" w:color="auto" w:fill="auto"/>
          </w:tcPr>
          <w:p w14:paraId="38A95C22" w14:textId="77777777" w:rsidR="00443674" w:rsidRPr="00740BFC" w:rsidRDefault="538E812A">
            <w:pPr>
              <w:rPr>
                <w:lang w:eastAsia="x-none"/>
              </w:rPr>
            </w:pPr>
            <w:r>
              <w:t>Criação da Base de dados em OutSystems</w:t>
            </w:r>
          </w:p>
        </w:tc>
        <w:tc>
          <w:tcPr>
            <w:tcW w:w="2268" w:type="dxa"/>
            <w:shd w:val="clear" w:color="auto" w:fill="auto"/>
          </w:tcPr>
          <w:p w14:paraId="54405619" w14:textId="311E7936" w:rsidR="00443674" w:rsidRPr="00740BFC" w:rsidRDefault="7A4BFDD3">
            <w:r>
              <w:t>Baixa</w:t>
            </w:r>
          </w:p>
        </w:tc>
        <w:tc>
          <w:tcPr>
            <w:tcW w:w="2409" w:type="dxa"/>
            <w:shd w:val="clear" w:color="auto" w:fill="auto"/>
          </w:tcPr>
          <w:p w14:paraId="4333DD71" w14:textId="77777777" w:rsidR="00443674" w:rsidRPr="00740BFC" w:rsidRDefault="00443674">
            <w:pPr>
              <w:rPr>
                <w:lang w:eastAsia="x-none"/>
              </w:rPr>
            </w:pPr>
          </w:p>
        </w:tc>
      </w:tr>
      <w:tr w:rsidR="00443674" w:rsidRPr="00740BFC" w14:paraId="4157FA80" w14:textId="77777777" w:rsidTr="538E812A">
        <w:tc>
          <w:tcPr>
            <w:tcW w:w="4503" w:type="dxa"/>
            <w:shd w:val="clear" w:color="auto" w:fill="auto"/>
          </w:tcPr>
          <w:p w14:paraId="4F3684A8" w14:textId="77777777" w:rsidR="00443674" w:rsidRPr="00740BFC" w:rsidRDefault="538E812A">
            <w:pPr>
              <w:rPr>
                <w:lang w:eastAsia="x-none"/>
              </w:rPr>
            </w:pPr>
            <w:r>
              <w:t>Desenvolvimento da interface gráfica de utilizador (GUI) em OutSystems</w:t>
            </w:r>
          </w:p>
        </w:tc>
        <w:tc>
          <w:tcPr>
            <w:tcW w:w="2268" w:type="dxa"/>
            <w:shd w:val="clear" w:color="auto" w:fill="auto"/>
          </w:tcPr>
          <w:p w14:paraId="798C0FD9" w14:textId="569D855E" w:rsidR="00443674" w:rsidRPr="00740BFC" w:rsidRDefault="07D9B7B0">
            <w:r>
              <w:t>Alta</w:t>
            </w:r>
          </w:p>
        </w:tc>
        <w:tc>
          <w:tcPr>
            <w:tcW w:w="2409" w:type="dxa"/>
            <w:shd w:val="clear" w:color="auto" w:fill="auto"/>
          </w:tcPr>
          <w:p w14:paraId="0D48EA7A" w14:textId="77777777" w:rsidR="00443674" w:rsidRPr="00740BFC" w:rsidRDefault="00443674">
            <w:pPr>
              <w:rPr>
                <w:lang w:eastAsia="x-none"/>
              </w:rPr>
            </w:pPr>
          </w:p>
        </w:tc>
      </w:tr>
      <w:tr w:rsidR="00443674" w:rsidRPr="00740BFC" w14:paraId="7C229201" w14:textId="77777777" w:rsidTr="538E812A">
        <w:tc>
          <w:tcPr>
            <w:tcW w:w="4503" w:type="dxa"/>
            <w:shd w:val="clear" w:color="auto" w:fill="auto"/>
          </w:tcPr>
          <w:p w14:paraId="6731D278" w14:textId="77777777" w:rsidR="00443674" w:rsidRPr="00740BFC" w:rsidRDefault="538E812A">
            <w:pPr>
              <w:rPr>
                <w:lang w:eastAsia="x-none"/>
              </w:rPr>
            </w:pPr>
            <w:r>
              <w:t>Validação de campos em OutSystems</w:t>
            </w:r>
          </w:p>
        </w:tc>
        <w:tc>
          <w:tcPr>
            <w:tcW w:w="2268" w:type="dxa"/>
            <w:shd w:val="clear" w:color="auto" w:fill="auto"/>
          </w:tcPr>
          <w:p w14:paraId="7D643ADA" w14:textId="16009B00" w:rsidR="00443674" w:rsidRPr="00740BFC" w:rsidRDefault="01258848">
            <w:r>
              <w:t>Baixa</w:t>
            </w:r>
          </w:p>
        </w:tc>
        <w:tc>
          <w:tcPr>
            <w:tcW w:w="2409" w:type="dxa"/>
            <w:shd w:val="clear" w:color="auto" w:fill="auto"/>
          </w:tcPr>
          <w:p w14:paraId="0932C7AB" w14:textId="77777777" w:rsidR="00443674" w:rsidRPr="00740BFC" w:rsidRDefault="00443674">
            <w:pPr>
              <w:rPr>
                <w:lang w:eastAsia="x-none"/>
              </w:rPr>
            </w:pPr>
          </w:p>
        </w:tc>
      </w:tr>
      <w:tr w:rsidR="00443674" w:rsidRPr="00740BFC" w14:paraId="6106D665" w14:textId="77777777" w:rsidTr="538E812A">
        <w:tc>
          <w:tcPr>
            <w:tcW w:w="4503" w:type="dxa"/>
            <w:shd w:val="clear" w:color="auto" w:fill="auto"/>
          </w:tcPr>
          <w:p w14:paraId="55483AFB" w14:textId="77777777" w:rsidR="00443674" w:rsidRPr="00740BFC" w:rsidRDefault="2A350FDD">
            <w:pPr>
              <w:rPr>
                <w:lang w:eastAsia="x-none"/>
              </w:rPr>
            </w:pPr>
            <w:r w:rsidRPr="00740BFC">
              <w:t>Implementação de perfis de utilizadores</w:t>
            </w:r>
          </w:p>
        </w:tc>
        <w:tc>
          <w:tcPr>
            <w:tcW w:w="2268" w:type="dxa"/>
            <w:shd w:val="clear" w:color="auto" w:fill="auto"/>
          </w:tcPr>
          <w:p w14:paraId="4F0B8A85" w14:textId="626EF7D4" w:rsidR="00443674" w:rsidRPr="00740BFC" w:rsidRDefault="6E950547">
            <w:r>
              <w:t>Baixa</w:t>
            </w:r>
          </w:p>
        </w:tc>
        <w:tc>
          <w:tcPr>
            <w:tcW w:w="2409" w:type="dxa"/>
            <w:shd w:val="clear" w:color="auto" w:fill="auto"/>
          </w:tcPr>
          <w:p w14:paraId="08CDFA45" w14:textId="77777777" w:rsidR="00443674" w:rsidRPr="00740BFC" w:rsidRDefault="00443674">
            <w:pPr>
              <w:rPr>
                <w:lang w:eastAsia="x-none"/>
              </w:rPr>
            </w:pPr>
          </w:p>
        </w:tc>
      </w:tr>
      <w:tr w:rsidR="00443674" w:rsidRPr="00740BFC" w14:paraId="59054CEB" w14:textId="77777777" w:rsidTr="538E812A">
        <w:tc>
          <w:tcPr>
            <w:tcW w:w="4503" w:type="dxa"/>
            <w:shd w:val="clear" w:color="auto" w:fill="auto"/>
          </w:tcPr>
          <w:p w14:paraId="5E5BDCC5" w14:textId="77777777" w:rsidR="00443674" w:rsidRPr="00740BFC" w:rsidRDefault="2A350FDD">
            <w:pPr>
              <w:rPr>
                <w:lang w:eastAsia="x-none"/>
              </w:rPr>
            </w:pPr>
            <w:r w:rsidRPr="00740BFC">
              <w:t xml:space="preserve">Implementação de programas </w:t>
            </w:r>
            <w:r w:rsidRPr="00740BFC">
              <w:rPr>
                <w:i/>
                <w:iCs/>
              </w:rPr>
              <w:t>batch</w:t>
            </w:r>
          </w:p>
        </w:tc>
        <w:tc>
          <w:tcPr>
            <w:tcW w:w="2268" w:type="dxa"/>
            <w:shd w:val="clear" w:color="auto" w:fill="auto"/>
          </w:tcPr>
          <w:p w14:paraId="053169FB" w14:textId="50548A10" w:rsidR="00443674" w:rsidRPr="00740BFC" w:rsidRDefault="538E812A" w:rsidP="538E812A">
            <w:pPr>
              <w:spacing w:line="259" w:lineRule="auto"/>
            </w:pPr>
            <w:r>
              <w:t>Alta</w:t>
            </w:r>
          </w:p>
        </w:tc>
        <w:tc>
          <w:tcPr>
            <w:tcW w:w="2409" w:type="dxa"/>
            <w:shd w:val="clear" w:color="auto" w:fill="auto"/>
          </w:tcPr>
          <w:p w14:paraId="53BB71B0" w14:textId="77777777" w:rsidR="00443674" w:rsidRPr="00740BFC" w:rsidRDefault="00443674">
            <w:pPr>
              <w:rPr>
                <w:lang w:eastAsia="x-none"/>
              </w:rPr>
            </w:pPr>
          </w:p>
        </w:tc>
      </w:tr>
      <w:tr w:rsidR="00443674" w:rsidRPr="00740BFC" w14:paraId="7102246B" w14:textId="77777777" w:rsidTr="538E812A">
        <w:tc>
          <w:tcPr>
            <w:tcW w:w="4503" w:type="dxa"/>
            <w:shd w:val="clear" w:color="auto" w:fill="auto"/>
          </w:tcPr>
          <w:p w14:paraId="3B64C75C" w14:textId="77777777" w:rsidR="00443674" w:rsidRPr="00740BFC" w:rsidRDefault="2A350FDD">
            <w:pPr>
              <w:rPr>
                <w:lang w:eastAsia="x-none"/>
              </w:rPr>
            </w:pPr>
            <w:r w:rsidRPr="00740BFC">
              <w:t>Integração do serviço API REST</w:t>
            </w:r>
          </w:p>
        </w:tc>
        <w:tc>
          <w:tcPr>
            <w:tcW w:w="2268" w:type="dxa"/>
            <w:shd w:val="clear" w:color="auto" w:fill="auto"/>
          </w:tcPr>
          <w:p w14:paraId="2440F528" w14:textId="4C7F07E1" w:rsidR="00443674" w:rsidRPr="00740BFC" w:rsidRDefault="0137C11B">
            <w:r>
              <w:t>Baixa</w:t>
            </w:r>
          </w:p>
        </w:tc>
        <w:tc>
          <w:tcPr>
            <w:tcW w:w="2409" w:type="dxa"/>
            <w:shd w:val="clear" w:color="auto" w:fill="auto"/>
          </w:tcPr>
          <w:p w14:paraId="6B09C61D" w14:textId="77777777" w:rsidR="00443674" w:rsidRPr="00740BFC" w:rsidRDefault="00443674">
            <w:pPr>
              <w:rPr>
                <w:lang w:eastAsia="x-none"/>
              </w:rPr>
            </w:pPr>
          </w:p>
        </w:tc>
      </w:tr>
      <w:tr w:rsidR="00443674" w:rsidRPr="00740BFC" w14:paraId="519A6509" w14:textId="77777777" w:rsidTr="538E812A">
        <w:tc>
          <w:tcPr>
            <w:tcW w:w="4503" w:type="dxa"/>
            <w:shd w:val="clear" w:color="auto" w:fill="auto"/>
          </w:tcPr>
          <w:p w14:paraId="7A3C0DA3" w14:textId="77777777" w:rsidR="00443674" w:rsidRPr="00740BFC" w:rsidRDefault="538E812A">
            <w:pPr>
              <w:rPr>
                <w:color w:val="FF0000"/>
                <w:lang w:eastAsia="x-none"/>
              </w:rPr>
            </w:pPr>
            <w:r w:rsidRPr="538E812A">
              <w:rPr>
                <w:color w:val="000000" w:themeColor="text1"/>
              </w:rPr>
              <w:t>Complexidade da implementação</w:t>
            </w:r>
          </w:p>
        </w:tc>
        <w:tc>
          <w:tcPr>
            <w:tcW w:w="2268" w:type="dxa"/>
            <w:shd w:val="clear" w:color="auto" w:fill="auto"/>
          </w:tcPr>
          <w:p w14:paraId="6CE40E4A" w14:textId="3BA0DCD2" w:rsidR="00443674" w:rsidRPr="00740BFC" w:rsidRDefault="538E812A" w:rsidP="538E812A">
            <w:pPr>
              <w:spacing w:line="259" w:lineRule="auto"/>
            </w:pPr>
            <w:r>
              <w:t>Alta</w:t>
            </w:r>
          </w:p>
        </w:tc>
        <w:tc>
          <w:tcPr>
            <w:tcW w:w="2409" w:type="dxa"/>
            <w:shd w:val="clear" w:color="auto" w:fill="auto"/>
          </w:tcPr>
          <w:p w14:paraId="04051244" w14:textId="77777777" w:rsidR="00443674" w:rsidRPr="00740BFC" w:rsidRDefault="00443674">
            <w:pPr>
              <w:rPr>
                <w:lang w:eastAsia="x-none"/>
              </w:rPr>
            </w:pPr>
          </w:p>
        </w:tc>
      </w:tr>
      <w:tr w:rsidR="00443674" w:rsidRPr="00740BFC" w14:paraId="65D62162" w14:textId="77777777" w:rsidTr="538E812A">
        <w:tc>
          <w:tcPr>
            <w:tcW w:w="4503" w:type="dxa"/>
            <w:shd w:val="clear" w:color="auto" w:fill="auto"/>
          </w:tcPr>
          <w:p w14:paraId="2B22FC2A" w14:textId="77777777" w:rsidR="00443674" w:rsidRPr="00740BFC" w:rsidRDefault="2A350FDD">
            <w:pPr>
              <w:rPr>
                <w:lang w:eastAsia="x-none"/>
              </w:rPr>
            </w:pPr>
            <w:r w:rsidRPr="00740BFC">
              <w:t>Coordenação entre elementos da equipa</w:t>
            </w:r>
          </w:p>
        </w:tc>
        <w:tc>
          <w:tcPr>
            <w:tcW w:w="2268" w:type="dxa"/>
            <w:shd w:val="clear" w:color="auto" w:fill="auto"/>
          </w:tcPr>
          <w:p w14:paraId="78308E54" w14:textId="796E704F" w:rsidR="00443674" w:rsidRPr="00740BFC" w:rsidRDefault="20D8B277">
            <w:r>
              <w:t>Média</w:t>
            </w:r>
          </w:p>
        </w:tc>
        <w:tc>
          <w:tcPr>
            <w:tcW w:w="2409" w:type="dxa"/>
            <w:shd w:val="clear" w:color="auto" w:fill="auto"/>
          </w:tcPr>
          <w:p w14:paraId="79D119C2" w14:textId="77777777" w:rsidR="00443674" w:rsidRPr="00740BFC" w:rsidRDefault="00443674">
            <w:pPr>
              <w:rPr>
                <w:lang w:eastAsia="x-none"/>
              </w:rPr>
            </w:pPr>
          </w:p>
        </w:tc>
      </w:tr>
      <w:tr w:rsidR="00443674" w:rsidRPr="00740BFC" w14:paraId="61675AF5" w14:textId="77777777" w:rsidTr="538E812A">
        <w:tc>
          <w:tcPr>
            <w:tcW w:w="4503" w:type="dxa"/>
            <w:shd w:val="clear" w:color="auto" w:fill="auto"/>
          </w:tcPr>
          <w:p w14:paraId="62CB9AD2" w14:textId="77777777" w:rsidR="00443674" w:rsidRPr="00740BFC" w:rsidRDefault="2A350FDD" w:rsidP="37A9725F">
            <w:pPr>
              <w:rPr>
                <w:lang w:eastAsia="x-none"/>
              </w:rPr>
            </w:pPr>
            <w:r w:rsidRPr="00740BFC">
              <w:t>Preparação do relatório da implementação</w:t>
            </w:r>
          </w:p>
        </w:tc>
        <w:tc>
          <w:tcPr>
            <w:tcW w:w="2268" w:type="dxa"/>
            <w:shd w:val="clear" w:color="auto" w:fill="auto"/>
          </w:tcPr>
          <w:p w14:paraId="37FF4B8C" w14:textId="65B4EB1F" w:rsidR="00443674" w:rsidRPr="00740BFC" w:rsidRDefault="35086076">
            <w:r>
              <w:t>Alta</w:t>
            </w:r>
          </w:p>
        </w:tc>
        <w:tc>
          <w:tcPr>
            <w:tcW w:w="2409" w:type="dxa"/>
            <w:shd w:val="clear" w:color="auto" w:fill="auto"/>
          </w:tcPr>
          <w:p w14:paraId="58020ADB" w14:textId="76D85C7D" w:rsidR="00443674" w:rsidRPr="00740BFC" w:rsidRDefault="35086076">
            <w:r>
              <w:t>Complexidade</w:t>
            </w:r>
          </w:p>
        </w:tc>
      </w:tr>
    </w:tbl>
    <w:p w14:paraId="2E07C59D" w14:textId="68D97649" w:rsidR="538E812A" w:rsidRDefault="538E812A" w:rsidP="538E812A">
      <w:pPr>
        <w:pStyle w:val="Ttulo3"/>
        <w:numPr>
          <w:ilvl w:val="0"/>
          <w:numId w:val="0"/>
        </w:numPr>
      </w:pPr>
    </w:p>
    <w:p w14:paraId="4EF17B11" w14:textId="5FF6DAED" w:rsidR="00443674" w:rsidRPr="00740BFC" w:rsidRDefault="538E812A" w:rsidP="006F1966">
      <w:pPr>
        <w:pStyle w:val="Ttulo3"/>
      </w:pPr>
      <w:bookmarkStart w:id="38" w:name="_Toc70162097"/>
      <w:bookmarkStart w:id="39" w:name="_Toc199624715"/>
      <w:r>
        <w:t>Sugestões de melhoria para a unidade curricular</w:t>
      </w:r>
      <w:bookmarkEnd w:id="38"/>
      <w:bookmarkEnd w:id="39"/>
      <w:r>
        <w:t xml:space="preserve"> </w:t>
      </w:r>
    </w:p>
    <w:p w14:paraId="20B6FF18" w14:textId="4B4009D2" w:rsidR="538E812A" w:rsidRDefault="538E812A" w:rsidP="538E812A">
      <w:pPr>
        <w:spacing w:before="0" w:after="240"/>
        <w:jc w:val="both"/>
        <w:rPr>
          <w:rFonts w:asciiTheme="minorHAnsi" w:eastAsiaTheme="minorEastAsia" w:hAnsiTheme="minorHAnsi" w:cstheme="minorBidi"/>
        </w:rPr>
      </w:pPr>
      <w:r w:rsidRPr="538E812A">
        <w:rPr>
          <w:rFonts w:asciiTheme="minorHAnsi" w:eastAsiaTheme="minorEastAsia" w:hAnsiTheme="minorHAnsi" w:cstheme="minorBidi"/>
        </w:rPr>
        <w:t>Novamente, conforme já descrito no relatório da nossa primeira fase, destacaram-se as seguintes dificuldades:</w:t>
      </w:r>
    </w:p>
    <w:p w14:paraId="4AB82A63" w14:textId="276392D4" w:rsidR="538E812A" w:rsidRPr="00BF303B" w:rsidRDefault="538E812A" w:rsidP="538E812A">
      <w:pPr>
        <w:pStyle w:val="PargrafodaLista"/>
        <w:spacing w:before="240" w:after="240"/>
        <w:jc w:val="both"/>
        <w:rPr>
          <w:rFonts w:asciiTheme="minorHAnsi" w:eastAsiaTheme="minorEastAsia" w:hAnsiTheme="minorHAnsi" w:cstheme="minorBidi"/>
          <w:lang w:val="pt-PT"/>
        </w:rPr>
      </w:pPr>
      <w:r w:rsidRPr="00BF303B">
        <w:rPr>
          <w:rFonts w:asciiTheme="minorHAnsi" w:eastAsiaTheme="minorEastAsia" w:hAnsiTheme="minorHAnsi" w:cstheme="minorBidi"/>
          <w:lang w:val="pt-PT"/>
        </w:rPr>
        <w:t xml:space="preserve">A principal barreira encontrada foi a necessidade de conciliar a aprendizagem de OutSystems, que se limitou maioritariamente a aulas teóricas com pouca prática cimentada, com a exigência de desenvolver uma aplicação </w:t>
      </w:r>
      <w:r w:rsidRPr="00BF303B">
        <w:rPr>
          <w:rFonts w:asciiTheme="minorHAnsi" w:eastAsiaTheme="minorEastAsia" w:hAnsiTheme="minorHAnsi" w:cstheme="minorBidi"/>
          <w:i/>
          <w:iCs/>
          <w:lang w:val="pt-PT"/>
        </w:rPr>
        <w:t>full stack</w:t>
      </w:r>
      <w:r w:rsidRPr="00BF303B">
        <w:rPr>
          <w:rFonts w:asciiTheme="minorHAnsi" w:eastAsiaTheme="minorEastAsia" w:hAnsiTheme="minorHAnsi" w:cstheme="minorBidi"/>
          <w:lang w:val="pt-PT"/>
        </w:rPr>
        <w:t>. A ausência de uma base prática sólida em ambiente de aula para solidificar os conceitos dificultou significativamente a transição para a implementação real de uma solução.</w:t>
      </w:r>
    </w:p>
    <w:p w14:paraId="2D02CA35" w14:textId="2CE894D8" w:rsidR="538E812A" w:rsidRPr="00BF303B" w:rsidRDefault="538E812A" w:rsidP="538E812A">
      <w:pPr>
        <w:pStyle w:val="PargrafodaLista"/>
        <w:spacing w:before="240" w:after="240"/>
        <w:jc w:val="both"/>
        <w:rPr>
          <w:rFonts w:asciiTheme="minorHAnsi" w:eastAsiaTheme="minorEastAsia" w:hAnsiTheme="minorHAnsi" w:cstheme="minorBidi"/>
          <w:lang w:val="pt-PT"/>
        </w:rPr>
      </w:pPr>
      <w:r w:rsidRPr="00BF303B">
        <w:rPr>
          <w:rFonts w:asciiTheme="minorHAnsi" w:eastAsiaTheme="minorEastAsia" w:hAnsiTheme="minorHAnsi" w:cstheme="minorBidi"/>
          <w:lang w:val="pt-PT"/>
        </w:rPr>
        <w:t>A elaboração do próprio relatório provou ser uma tarefa mais complexa do que o esperado. Questões como a descrição detalhada da divisão do trabalho pelos elementos do grupo, a justificação de decisões técnicas e a estruturação de uma documentação compreensível, tudo isso em paralelo com a tentativa de aplicar os conhecimentos de OutSystems, adicionou uma camada considerável de desafio.</w:t>
      </w:r>
    </w:p>
    <w:p w14:paraId="1D2D41B8" w14:textId="14C894D4" w:rsidR="538E812A" w:rsidRDefault="538E812A" w:rsidP="538E812A">
      <w:pPr>
        <w:spacing w:before="240" w:after="240"/>
        <w:jc w:val="both"/>
        <w:rPr>
          <w:rFonts w:asciiTheme="minorHAnsi" w:eastAsiaTheme="minorEastAsia" w:hAnsiTheme="minorHAnsi" w:cstheme="minorBidi"/>
        </w:rPr>
      </w:pPr>
      <w:r w:rsidRPr="538E812A">
        <w:rPr>
          <w:rFonts w:asciiTheme="minorHAnsi" w:eastAsiaTheme="minorEastAsia" w:hAnsiTheme="minorHAnsi" w:cstheme="minorBidi"/>
        </w:rPr>
        <w:t>Diante do exposto, recomenda-se vivamente que o conhecimento em OutSystems seja mais cimentado em aula, com uma forte componente prática.</w:t>
      </w:r>
    </w:p>
    <w:p w14:paraId="588EBFC9" w14:textId="1F46D32A" w:rsidR="538E812A" w:rsidRDefault="538E812A" w:rsidP="538E812A">
      <w:pPr>
        <w:spacing w:line="259" w:lineRule="auto"/>
        <w:jc w:val="both"/>
        <w:rPr>
          <w:rFonts w:ascii="Courier New" w:hAnsi="Courier New" w:cs="Courier New"/>
          <w:sz w:val="20"/>
          <w:szCs w:val="20"/>
          <w:highlight w:val="lightGray"/>
        </w:rPr>
      </w:pPr>
    </w:p>
    <w:p w14:paraId="71B4A529" w14:textId="1ADDCEF4" w:rsidR="538E812A" w:rsidRDefault="538E812A" w:rsidP="538E812A">
      <w:pPr>
        <w:spacing w:line="259" w:lineRule="auto"/>
        <w:jc w:val="both"/>
        <w:rPr>
          <w:rFonts w:ascii="Courier New" w:hAnsi="Courier New" w:cs="Courier New"/>
          <w:sz w:val="20"/>
          <w:szCs w:val="20"/>
          <w:highlight w:val="lightGray"/>
        </w:rPr>
      </w:pPr>
    </w:p>
    <w:p w14:paraId="5D356813" w14:textId="52A08223" w:rsidR="00384E9B" w:rsidRPr="00740BFC" w:rsidRDefault="00384E9B">
      <w:r>
        <w:lastRenderedPageBreak/>
        <w:br w:type="page"/>
      </w:r>
    </w:p>
    <w:p w14:paraId="41F529D4" w14:textId="74F4399E" w:rsidR="0073369C" w:rsidRPr="00740BFC" w:rsidRDefault="538E812A" w:rsidP="0073369C">
      <w:pPr>
        <w:pStyle w:val="Ttulo2"/>
        <w:rPr>
          <w:lang w:val="pt-PT"/>
        </w:rPr>
      </w:pPr>
      <w:bookmarkStart w:id="40" w:name="_Toc1565287313"/>
      <w:bookmarkStart w:id="41" w:name="_Toc199624716"/>
      <w:r>
        <w:lastRenderedPageBreak/>
        <w:t>Fase 3 - Testes</w:t>
      </w:r>
      <w:bookmarkEnd w:id="40"/>
      <w:bookmarkEnd w:id="41"/>
    </w:p>
    <w:p w14:paraId="0556C807" w14:textId="1C399BC7" w:rsidR="00443674" w:rsidRPr="00740BFC" w:rsidRDefault="538E812A" w:rsidP="006F1966">
      <w:pPr>
        <w:pStyle w:val="Ttulo3"/>
      </w:pPr>
      <w:bookmarkStart w:id="42" w:name="_Toc1427987006"/>
      <w:bookmarkStart w:id="43" w:name="_Toc199624717"/>
      <w:bookmarkEnd w:id="32"/>
      <w:r>
        <w:t>Grupo autor da execução de testes (Fase 3): G35</w:t>
      </w:r>
      <w:bookmarkEnd w:id="42"/>
      <w:bookmarkEnd w:id="43"/>
    </w:p>
    <w:p w14:paraId="6D446D90" w14:textId="01490927" w:rsidR="00443674" w:rsidRPr="00740BFC" w:rsidRDefault="538E812A" w:rsidP="00443674">
      <w:pPr>
        <w:jc w:val="both"/>
        <w:rPr>
          <w:rFonts w:ascii="Courier New" w:hAnsi="Courier New" w:cs="Courier New"/>
          <w:sz w:val="20"/>
          <w:szCs w:val="20"/>
          <w:highlight w:val="lightGray"/>
          <w:lang w:eastAsia="x-none"/>
        </w:rPr>
      </w:pPr>
      <w:r w:rsidRPr="538E812A">
        <w:rPr>
          <w:rFonts w:ascii="Courier New" w:hAnsi="Courier New" w:cs="Courier New"/>
          <w:sz w:val="20"/>
          <w:szCs w:val="20"/>
          <w:highlight w:val="lightGray"/>
        </w:rPr>
        <w:t>&lt;A tabela deve caber numa única página, pelo que as fotos dos/as estudantes devem ser dimensionadas de forma a cumprir este requisito. O tempo total deve ser indicado em minutos enquanto alocação que o/a estudante dedicou a esta fase. Adicionar as linhas necessárias, mas não alterar as colunas.&gt;</w:t>
      </w:r>
    </w:p>
    <w:p w14:paraId="1E7EDF33" w14:textId="77777777" w:rsidR="008055B6" w:rsidRPr="00740BFC" w:rsidRDefault="008055B6" w:rsidP="00443674">
      <w:pPr>
        <w:jc w:val="both"/>
      </w:pPr>
    </w:p>
    <w:p w14:paraId="752C0FEA" w14:textId="44B37F0A" w:rsidR="00443674" w:rsidRPr="00740BFC" w:rsidRDefault="538E812A" w:rsidP="00443674">
      <w:pPr>
        <w:pStyle w:val="Legenda"/>
        <w:keepNext/>
        <w:jc w:val="center"/>
      </w:pPr>
      <w:bookmarkStart w:id="44" w:name="_Toc199624853"/>
      <w:r>
        <w:t xml:space="preserve">Tabela </w:t>
      </w:r>
      <w:fldSimple w:instr=" SEQ Tabela \* ARABIC ">
        <w:r>
          <w:t>7</w:t>
        </w:r>
      </w:fldSimple>
      <w:r>
        <w:t>. Identificação dos membros do grupo autor da fase 3.</w:t>
      </w:r>
      <w:bookmarkEnd w:id="4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5"/>
        <w:gridCol w:w="1613"/>
        <w:gridCol w:w="2594"/>
        <w:gridCol w:w="3136"/>
      </w:tblGrid>
      <w:tr w:rsidR="00443674" w:rsidRPr="00740BFC" w14:paraId="09EA1C5F" w14:textId="77777777" w:rsidTr="538E812A">
        <w:tc>
          <w:tcPr>
            <w:tcW w:w="1555" w:type="dxa"/>
            <w:shd w:val="clear" w:color="auto" w:fill="4472C4" w:themeFill="accent1"/>
            <w:vAlign w:val="center"/>
          </w:tcPr>
          <w:p w14:paraId="366B85B6" w14:textId="77777777" w:rsidR="00443674" w:rsidRPr="00740BFC" w:rsidRDefault="538E812A">
            <w:pPr>
              <w:rPr>
                <w:color w:val="FFFFFF"/>
                <w:lang w:eastAsia="x-none"/>
              </w:rPr>
            </w:pPr>
            <w:r w:rsidRPr="538E812A">
              <w:rPr>
                <w:color w:val="FFFFFF" w:themeColor="background1"/>
              </w:rPr>
              <w:t>Nº Estudante</w:t>
            </w:r>
          </w:p>
        </w:tc>
        <w:tc>
          <w:tcPr>
            <w:tcW w:w="1613" w:type="dxa"/>
            <w:shd w:val="clear" w:color="auto" w:fill="4472C4" w:themeFill="accent1"/>
            <w:vAlign w:val="center"/>
          </w:tcPr>
          <w:p w14:paraId="55F55AC7" w14:textId="77777777" w:rsidR="00443674" w:rsidRPr="00740BFC" w:rsidRDefault="538E812A">
            <w:pPr>
              <w:rPr>
                <w:color w:val="FFFFFF"/>
                <w:lang w:eastAsia="x-none"/>
              </w:rPr>
            </w:pPr>
            <w:r w:rsidRPr="538E812A">
              <w:rPr>
                <w:color w:val="FFFFFF" w:themeColor="background1"/>
              </w:rPr>
              <w:t>Nome</w:t>
            </w:r>
          </w:p>
        </w:tc>
        <w:tc>
          <w:tcPr>
            <w:tcW w:w="2594" w:type="dxa"/>
            <w:shd w:val="clear" w:color="auto" w:fill="4472C4" w:themeFill="accent1"/>
            <w:vAlign w:val="center"/>
          </w:tcPr>
          <w:p w14:paraId="40A85EF5" w14:textId="77777777" w:rsidR="00443674" w:rsidRPr="00740BFC" w:rsidRDefault="538E812A">
            <w:pPr>
              <w:rPr>
                <w:color w:val="FFFFFF"/>
                <w:lang w:eastAsia="x-none"/>
              </w:rPr>
            </w:pPr>
            <w:r w:rsidRPr="538E812A">
              <w:rPr>
                <w:color w:val="FFFFFF" w:themeColor="background1"/>
              </w:rPr>
              <w:t>Foto</w:t>
            </w:r>
          </w:p>
        </w:tc>
        <w:tc>
          <w:tcPr>
            <w:tcW w:w="3136" w:type="dxa"/>
            <w:shd w:val="clear" w:color="auto" w:fill="4472C4" w:themeFill="accent1"/>
            <w:vAlign w:val="center"/>
          </w:tcPr>
          <w:p w14:paraId="164FAE9B" w14:textId="77777777" w:rsidR="00443674" w:rsidRPr="00740BFC" w:rsidRDefault="538E812A">
            <w:pPr>
              <w:rPr>
                <w:color w:val="FFFFFF"/>
                <w:lang w:eastAsia="x-none"/>
              </w:rPr>
            </w:pPr>
            <w:r w:rsidRPr="538E812A">
              <w:rPr>
                <w:color w:val="FFFFFF" w:themeColor="background1"/>
              </w:rPr>
              <w:t>Tempo total dedicado</w:t>
            </w:r>
          </w:p>
        </w:tc>
      </w:tr>
      <w:tr w:rsidR="00443674" w:rsidRPr="00740BFC" w14:paraId="36088601" w14:textId="77777777" w:rsidTr="538E812A">
        <w:tc>
          <w:tcPr>
            <w:tcW w:w="1555" w:type="dxa"/>
            <w:shd w:val="clear" w:color="auto" w:fill="auto"/>
          </w:tcPr>
          <w:p w14:paraId="754F147E" w14:textId="77777777" w:rsidR="00443674" w:rsidRPr="00740BFC" w:rsidRDefault="00443674">
            <w:pPr>
              <w:rPr>
                <w:lang w:eastAsia="x-none"/>
              </w:rPr>
            </w:pPr>
          </w:p>
        </w:tc>
        <w:tc>
          <w:tcPr>
            <w:tcW w:w="1613" w:type="dxa"/>
            <w:shd w:val="clear" w:color="auto" w:fill="auto"/>
          </w:tcPr>
          <w:p w14:paraId="75D21783" w14:textId="77777777" w:rsidR="00443674" w:rsidRPr="00740BFC" w:rsidRDefault="00443674">
            <w:pPr>
              <w:rPr>
                <w:lang w:eastAsia="x-none"/>
              </w:rPr>
            </w:pPr>
          </w:p>
        </w:tc>
        <w:tc>
          <w:tcPr>
            <w:tcW w:w="2594" w:type="dxa"/>
            <w:shd w:val="clear" w:color="auto" w:fill="auto"/>
          </w:tcPr>
          <w:p w14:paraId="17DCF29B" w14:textId="77777777" w:rsidR="00443674" w:rsidRPr="00740BFC" w:rsidRDefault="00443674">
            <w:pPr>
              <w:rPr>
                <w:lang w:eastAsia="x-none"/>
              </w:rPr>
            </w:pPr>
          </w:p>
        </w:tc>
        <w:tc>
          <w:tcPr>
            <w:tcW w:w="3136" w:type="dxa"/>
          </w:tcPr>
          <w:p w14:paraId="1253DB16" w14:textId="77777777" w:rsidR="00443674" w:rsidRPr="00740BFC" w:rsidRDefault="00443674">
            <w:pPr>
              <w:rPr>
                <w:lang w:eastAsia="x-none"/>
              </w:rPr>
            </w:pPr>
          </w:p>
        </w:tc>
      </w:tr>
      <w:tr w:rsidR="00443674" w:rsidRPr="00740BFC" w14:paraId="06605216" w14:textId="77777777" w:rsidTr="538E812A">
        <w:tc>
          <w:tcPr>
            <w:tcW w:w="1555" w:type="dxa"/>
            <w:shd w:val="clear" w:color="auto" w:fill="auto"/>
          </w:tcPr>
          <w:p w14:paraId="000991E2" w14:textId="77777777" w:rsidR="00443674" w:rsidRPr="00740BFC" w:rsidRDefault="00443674">
            <w:pPr>
              <w:rPr>
                <w:lang w:eastAsia="x-none"/>
              </w:rPr>
            </w:pPr>
          </w:p>
        </w:tc>
        <w:tc>
          <w:tcPr>
            <w:tcW w:w="1613" w:type="dxa"/>
            <w:shd w:val="clear" w:color="auto" w:fill="auto"/>
          </w:tcPr>
          <w:p w14:paraId="0A2E4374" w14:textId="77777777" w:rsidR="00443674" w:rsidRPr="00740BFC" w:rsidRDefault="00443674">
            <w:pPr>
              <w:rPr>
                <w:lang w:eastAsia="x-none"/>
              </w:rPr>
            </w:pPr>
          </w:p>
        </w:tc>
        <w:tc>
          <w:tcPr>
            <w:tcW w:w="2594" w:type="dxa"/>
            <w:shd w:val="clear" w:color="auto" w:fill="auto"/>
          </w:tcPr>
          <w:p w14:paraId="2BDE5D09" w14:textId="77777777" w:rsidR="00443674" w:rsidRPr="00740BFC" w:rsidRDefault="00443674">
            <w:pPr>
              <w:rPr>
                <w:lang w:eastAsia="x-none"/>
              </w:rPr>
            </w:pPr>
          </w:p>
        </w:tc>
        <w:tc>
          <w:tcPr>
            <w:tcW w:w="3136" w:type="dxa"/>
          </w:tcPr>
          <w:p w14:paraId="0CA3E3A1" w14:textId="77777777" w:rsidR="00443674" w:rsidRPr="00740BFC" w:rsidRDefault="00443674">
            <w:pPr>
              <w:rPr>
                <w:lang w:eastAsia="x-none"/>
              </w:rPr>
            </w:pPr>
          </w:p>
        </w:tc>
      </w:tr>
      <w:tr w:rsidR="006C4C74" w:rsidRPr="00740BFC" w14:paraId="56BCCEC4" w14:textId="77777777" w:rsidTr="538E812A">
        <w:tc>
          <w:tcPr>
            <w:tcW w:w="1555" w:type="dxa"/>
            <w:shd w:val="clear" w:color="auto" w:fill="auto"/>
          </w:tcPr>
          <w:p w14:paraId="2781516E" w14:textId="77777777" w:rsidR="006C4C74" w:rsidRPr="00740BFC" w:rsidRDefault="006C4C74">
            <w:pPr>
              <w:rPr>
                <w:lang w:eastAsia="x-none"/>
              </w:rPr>
            </w:pPr>
          </w:p>
        </w:tc>
        <w:tc>
          <w:tcPr>
            <w:tcW w:w="1613" w:type="dxa"/>
            <w:shd w:val="clear" w:color="auto" w:fill="auto"/>
          </w:tcPr>
          <w:p w14:paraId="271DC1C1" w14:textId="77777777" w:rsidR="006C4C74" w:rsidRPr="00740BFC" w:rsidRDefault="006C4C74">
            <w:pPr>
              <w:rPr>
                <w:lang w:eastAsia="x-none"/>
              </w:rPr>
            </w:pPr>
          </w:p>
        </w:tc>
        <w:tc>
          <w:tcPr>
            <w:tcW w:w="2594" w:type="dxa"/>
            <w:shd w:val="clear" w:color="auto" w:fill="auto"/>
          </w:tcPr>
          <w:p w14:paraId="3B9EC5F5" w14:textId="77777777" w:rsidR="006C4C74" w:rsidRPr="00740BFC" w:rsidRDefault="006C4C74">
            <w:pPr>
              <w:rPr>
                <w:lang w:eastAsia="x-none"/>
              </w:rPr>
            </w:pPr>
          </w:p>
        </w:tc>
        <w:tc>
          <w:tcPr>
            <w:tcW w:w="3136" w:type="dxa"/>
          </w:tcPr>
          <w:p w14:paraId="551D0E5C" w14:textId="77777777" w:rsidR="006C4C74" w:rsidRPr="00740BFC" w:rsidRDefault="006C4C74">
            <w:pPr>
              <w:rPr>
                <w:lang w:eastAsia="x-none"/>
              </w:rPr>
            </w:pPr>
          </w:p>
        </w:tc>
      </w:tr>
      <w:tr w:rsidR="006C4C74" w:rsidRPr="00740BFC" w14:paraId="5B528E0D" w14:textId="77777777" w:rsidTr="538E812A">
        <w:tc>
          <w:tcPr>
            <w:tcW w:w="1555" w:type="dxa"/>
            <w:shd w:val="clear" w:color="auto" w:fill="auto"/>
          </w:tcPr>
          <w:p w14:paraId="24550BE6" w14:textId="77777777" w:rsidR="006C4C74" w:rsidRPr="00740BFC" w:rsidRDefault="006C4C74">
            <w:pPr>
              <w:rPr>
                <w:lang w:eastAsia="x-none"/>
              </w:rPr>
            </w:pPr>
          </w:p>
        </w:tc>
        <w:tc>
          <w:tcPr>
            <w:tcW w:w="1613" w:type="dxa"/>
            <w:shd w:val="clear" w:color="auto" w:fill="auto"/>
          </w:tcPr>
          <w:p w14:paraId="6DB63019" w14:textId="77777777" w:rsidR="006C4C74" w:rsidRPr="00740BFC" w:rsidRDefault="006C4C74">
            <w:pPr>
              <w:rPr>
                <w:lang w:eastAsia="x-none"/>
              </w:rPr>
            </w:pPr>
          </w:p>
        </w:tc>
        <w:tc>
          <w:tcPr>
            <w:tcW w:w="2594" w:type="dxa"/>
            <w:shd w:val="clear" w:color="auto" w:fill="auto"/>
          </w:tcPr>
          <w:p w14:paraId="01601C1B" w14:textId="77777777" w:rsidR="006C4C74" w:rsidRPr="00740BFC" w:rsidRDefault="006C4C74">
            <w:pPr>
              <w:rPr>
                <w:lang w:eastAsia="x-none"/>
              </w:rPr>
            </w:pPr>
          </w:p>
        </w:tc>
        <w:tc>
          <w:tcPr>
            <w:tcW w:w="3136" w:type="dxa"/>
          </w:tcPr>
          <w:p w14:paraId="5F22F65F" w14:textId="77777777" w:rsidR="006C4C74" w:rsidRPr="00740BFC" w:rsidRDefault="006C4C74">
            <w:pPr>
              <w:rPr>
                <w:lang w:eastAsia="x-none"/>
              </w:rPr>
            </w:pPr>
          </w:p>
        </w:tc>
      </w:tr>
      <w:tr w:rsidR="006C4C74" w:rsidRPr="00740BFC" w14:paraId="297C9A12" w14:textId="77777777" w:rsidTr="538E812A">
        <w:tc>
          <w:tcPr>
            <w:tcW w:w="1555" w:type="dxa"/>
            <w:shd w:val="clear" w:color="auto" w:fill="auto"/>
          </w:tcPr>
          <w:p w14:paraId="5C7420C4" w14:textId="77777777" w:rsidR="006C4C74" w:rsidRPr="00740BFC" w:rsidRDefault="006C4C74">
            <w:pPr>
              <w:rPr>
                <w:lang w:eastAsia="x-none"/>
              </w:rPr>
            </w:pPr>
          </w:p>
        </w:tc>
        <w:tc>
          <w:tcPr>
            <w:tcW w:w="1613" w:type="dxa"/>
            <w:shd w:val="clear" w:color="auto" w:fill="auto"/>
          </w:tcPr>
          <w:p w14:paraId="6E19D691" w14:textId="77777777" w:rsidR="006C4C74" w:rsidRPr="00740BFC" w:rsidRDefault="006C4C74">
            <w:pPr>
              <w:rPr>
                <w:lang w:eastAsia="x-none"/>
              </w:rPr>
            </w:pPr>
          </w:p>
        </w:tc>
        <w:tc>
          <w:tcPr>
            <w:tcW w:w="2594" w:type="dxa"/>
            <w:shd w:val="clear" w:color="auto" w:fill="auto"/>
          </w:tcPr>
          <w:p w14:paraId="704970EF" w14:textId="77777777" w:rsidR="006C4C74" w:rsidRPr="00740BFC" w:rsidRDefault="006C4C74">
            <w:pPr>
              <w:rPr>
                <w:lang w:eastAsia="x-none"/>
              </w:rPr>
            </w:pPr>
          </w:p>
        </w:tc>
        <w:tc>
          <w:tcPr>
            <w:tcW w:w="3136" w:type="dxa"/>
          </w:tcPr>
          <w:p w14:paraId="4C7E6F31" w14:textId="77777777" w:rsidR="006C4C74" w:rsidRPr="00740BFC" w:rsidRDefault="006C4C74">
            <w:pPr>
              <w:rPr>
                <w:lang w:eastAsia="x-none"/>
              </w:rPr>
            </w:pPr>
          </w:p>
        </w:tc>
      </w:tr>
      <w:tr w:rsidR="006C4C74" w:rsidRPr="00740BFC" w14:paraId="64C1F013" w14:textId="77777777" w:rsidTr="538E812A">
        <w:tc>
          <w:tcPr>
            <w:tcW w:w="1555" w:type="dxa"/>
            <w:shd w:val="clear" w:color="auto" w:fill="auto"/>
          </w:tcPr>
          <w:p w14:paraId="2C2F7444" w14:textId="77777777" w:rsidR="006C4C74" w:rsidRPr="00740BFC" w:rsidRDefault="006C4C74">
            <w:pPr>
              <w:rPr>
                <w:lang w:eastAsia="x-none"/>
              </w:rPr>
            </w:pPr>
          </w:p>
        </w:tc>
        <w:tc>
          <w:tcPr>
            <w:tcW w:w="1613" w:type="dxa"/>
            <w:shd w:val="clear" w:color="auto" w:fill="auto"/>
          </w:tcPr>
          <w:p w14:paraId="338C125F" w14:textId="77777777" w:rsidR="006C4C74" w:rsidRPr="00740BFC" w:rsidRDefault="006C4C74">
            <w:pPr>
              <w:rPr>
                <w:lang w:eastAsia="x-none"/>
              </w:rPr>
            </w:pPr>
          </w:p>
        </w:tc>
        <w:tc>
          <w:tcPr>
            <w:tcW w:w="2594" w:type="dxa"/>
            <w:shd w:val="clear" w:color="auto" w:fill="auto"/>
          </w:tcPr>
          <w:p w14:paraId="1FA98CCC" w14:textId="77777777" w:rsidR="006C4C74" w:rsidRPr="00740BFC" w:rsidRDefault="006C4C74">
            <w:pPr>
              <w:rPr>
                <w:lang w:eastAsia="x-none"/>
              </w:rPr>
            </w:pPr>
          </w:p>
        </w:tc>
        <w:tc>
          <w:tcPr>
            <w:tcW w:w="3136" w:type="dxa"/>
          </w:tcPr>
          <w:p w14:paraId="468B301F" w14:textId="77777777" w:rsidR="006C4C74" w:rsidRPr="00740BFC" w:rsidRDefault="006C4C74">
            <w:pPr>
              <w:rPr>
                <w:lang w:eastAsia="x-none"/>
              </w:rPr>
            </w:pPr>
          </w:p>
        </w:tc>
      </w:tr>
    </w:tbl>
    <w:p w14:paraId="3839CB1E" w14:textId="6919E76C" w:rsidR="00443674" w:rsidRPr="00740BFC" w:rsidRDefault="538E812A" w:rsidP="006F1966">
      <w:pPr>
        <w:pStyle w:val="Ttulo3"/>
      </w:pPr>
      <w:bookmarkStart w:id="45" w:name="_Toc127958360"/>
      <w:bookmarkStart w:id="46" w:name="_Toc199624718"/>
      <w:r>
        <w:t>Planeamento da fase 3</w:t>
      </w:r>
      <w:bookmarkEnd w:id="45"/>
      <w:bookmarkEnd w:id="46"/>
    </w:p>
    <w:p w14:paraId="1C320F6C" w14:textId="674EE96D" w:rsidR="00443674" w:rsidRPr="00740BFC" w:rsidRDefault="538E812A" w:rsidP="00443674">
      <w:pPr>
        <w:jc w:val="both"/>
        <w:rPr>
          <w:rFonts w:ascii="Courier New" w:hAnsi="Courier New" w:cs="Courier New"/>
          <w:sz w:val="20"/>
          <w:szCs w:val="20"/>
          <w:highlight w:val="lightGray"/>
          <w:lang w:eastAsia="x-none"/>
        </w:rPr>
      </w:pPr>
      <w:r w:rsidRPr="538E812A">
        <w:rPr>
          <w:rFonts w:ascii="Courier New" w:hAnsi="Courier New" w:cs="Courier New"/>
          <w:sz w:val="20"/>
          <w:szCs w:val="20"/>
          <w:highlight w:val="lightGray"/>
        </w:rPr>
        <w:t>&lt;Na tabela devem inserir as datas de início e de fim de cada atividade. As atividades correspondem à sequência de trabalho que cada grupo planear realizar para concretizar a fase. Devem indicar os/as estudantes intervenientes em cada atividade e o entregável associado, isto é, os programas testados. Adicionar as linhas necessárias, mas não alterar as colunas.&gt;</w:t>
      </w:r>
    </w:p>
    <w:p w14:paraId="1F98DADE" w14:textId="77777777" w:rsidR="006C4C74" w:rsidRPr="00740BFC" w:rsidRDefault="006C4C74" w:rsidP="00443674">
      <w:pPr>
        <w:jc w:val="both"/>
        <w:rPr>
          <w:lang w:eastAsia="x-none"/>
        </w:rPr>
      </w:pPr>
    </w:p>
    <w:p w14:paraId="47866DB0" w14:textId="4C74E42D" w:rsidR="00443674" w:rsidRPr="00740BFC" w:rsidRDefault="538E812A" w:rsidP="00443674">
      <w:pPr>
        <w:pStyle w:val="Legenda"/>
        <w:keepNext/>
        <w:jc w:val="center"/>
      </w:pPr>
      <w:bookmarkStart w:id="47" w:name="_Toc199624854"/>
      <w:r>
        <w:t xml:space="preserve">Tabela </w:t>
      </w:r>
      <w:fldSimple w:instr=" SEQ Tabela \* ARABIC ">
        <w:r>
          <w:t>8</w:t>
        </w:r>
      </w:fldSimple>
      <w:r>
        <w:t>. Identificação das atividades realizadas na fase 3.</w:t>
      </w:r>
      <w:bookmarkEnd w:id="47"/>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2"/>
        <w:gridCol w:w="2158"/>
        <w:gridCol w:w="2126"/>
        <w:gridCol w:w="1276"/>
        <w:gridCol w:w="1134"/>
      </w:tblGrid>
      <w:tr w:rsidR="00443674" w:rsidRPr="00740BFC" w14:paraId="37165864" w14:textId="77777777" w:rsidTr="538E812A">
        <w:trPr>
          <w:trHeight w:val="363"/>
        </w:trPr>
        <w:tc>
          <w:tcPr>
            <w:tcW w:w="2232" w:type="dxa"/>
            <w:shd w:val="clear" w:color="auto" w:fill="4472C4" w:themeFill="accent1"/>
          </w:tcPr>
          <w:p w14:paraId="0B2ACF69" w14:textId="77777777" w:rsidR="00443674" w:rsidRPr="00740BFC" w:rsidRDefault="538E812A">
            <w:pPr>
              <w:rPr>
                <w:color w:val="FFFFFF"/>
                <w:lang w:eastAsia="x-none"/>
              </w:rPr>
            </w:pPr>
            <w:r w:rsidRPr="538E812A">
              <w:rPr>
                <w:color w:val="FFFFFF" w:themeColor="background1"/>
              </w:rPr>
              <w:t>Atividade</w:t>
            </w:r>
          </w:p>
        </w:tc>
        <w:tc>
          <w:tcPr>
            <w:tcW w:w="2158" w:type="dxa"/>
            <w:shd w:val="clear" w:color="auto" w:fill="4472C4" w:themeFill="accent1"/>
          </w:tcPr>
          <w:p w14:paraId="046393CA" w14:textId="7AA53CBD" w:rsidR="00443674" w:rsidRPr="00740BFC" w:rsidRDefault="538E812A">
            <w:pPr>
              <w:rPr>
                <w:color w:val="FFFFFF"/>
                <w:lang w:eastAsia="x-none"/>
              </w:rPr>
            </w:pPr>
            <w:r w:rsidRPr="538E812A">
              <w:rPr>
                <w:color w:val="FFFFFF" w:themeColor="background1"/>
              </w:rPr>
              <w:t>Estudantes intervenientes</w:t>
            </w:r>
          </w:p>
        </w:tc>
        <w:tc>
          <w:tcPr>
            <w:tcW w:w="2126" w:type="dxa"/>
            <w:shd w:val="clear" w:color="auto" w:fill="4472C4" w:themeFill="accent1"/>
          </w:tcPr>
          <w:p w14:paraId="7B295909" w14:textId="77777777" w:rsidR="00443674" w:rsidRPr="00740BFC" w:rsidRDefault="538E812A">
            <w:pPr>
              <w:rPr>
                <w:color w:val="FFFFFF"/>
                <w:lang w:eastAsia="x-none"/>
              </w:rPr>
            </w:pPr>
            <w:r w:rsidRPr="538E812A">
              <w:rPr>
                <w:color w:val="FFFFFF" w:themeColor="background1"/>
              </w:rPr>
              <w:t>Entregável associado</w:t>
            </w:r>
          </w:p>
        </w:tc>
        <w:tc>
          <w:tcPr>
            <w:tcW w:w="1276" w:type="dxa"/>
            <w:shd w:val="clear" w:color="auto" w:fill="4472C4" w:themeFill="accent1"/>
          </w:tcPr>
          <w:p w14:paraId="7C49B85C" w14:textId="77777777" w:rsidR="00443674" w:rsidRPr="00740BFC" w:rsidRDefault="538E812A">
            <w:pPr>
              <w:rPr>
                <w:color w:val="FFFFFF"/>
                <w:lang w:eastAsia="x-none"/>
              </w:rPr>
            </w:pPr>
            <w:r w:rsidRPr="538E812A">
              <w:rPr>
                <w:color w:val="FFFFFF" w:themeColor="background1"/>
              </w:rPr>
              <w:t>Data Início</w:t>
            </w:r>
          </w:p>
        </w:tc>
        <w:tc>
          <w:tcPr>
            <w:tcW w:w="1134" w:type="dxa"/>
            <w:shd w:val="clear" w:color="auto" w:fill="4472C4" w:themeFill="accent1"/>
          </w:tcPr>
          <w:p w14:paraId="333298A2" w14:textId="77777777" w:rsidR="00443674" w:rsidRPr="00740BFC" w:rsidRDefault="538E812A">
            <w:pPr>
              <w:rPr>
                <w:color w:val="FFFFFF"/>
                <w:lang w:eastAsia="x-none"/>
              </w:rPr>
            </w:pPr>
            <w:r w:rsidRPr="538E812A">
              <w:rPr>
                <w:color w:val="FFFFFF" w:themeColor="background1"/>
              </w:rPr>
              <w:t>Data Fim</w:t>
            </w:r>
          </w:p>
        </w:tc>
      </w:tr>
      <w:tr w:rsidR="00443674" w:rsidRPr="00740BFC" w14:paraId="5A463B01" w14:textId="77777777" w:rsidTr="538E812A">
        <w:tc>
          <w:tcPr>
            <w:tcW w:w="2232" w:type="dxa"/>
          </w:tcPr>
          <w:p w14:paraId="6F49D07D" w14:textId="77777777" w:rsidR="00443674" w:rsidRPr="00740BFC" w:rsidRDefault="00443674">
            <w:pPr>
              <w:rPr>
                <w:lang w:eastAsia="x-none"/>
              </w:rPr>
            </w:pPr>
          </w:p>
        </w:tc>
        <w:tc>
          <w:tcPr>
            <w:tcW w:w="2158" w:type="dxa"/>
          </w:tcPr>
          <w:p w14:paraId="7DD03548" w14:textId="77777777" w:rsidR="00443674" w:rsidRPr="00740BFC" w:rsidRDefault="00443674">
            <w:pPr>
              <w:rPr>
                <w:lang w:eastAsia="x-none"/>
              </w:rPr>
            </w:pPr>
          </w:p>
        </w:tc>
        <w:tc>
          <w:tcPr>
            <w:tcW w:w="2126" w:type="dxa"/>
          </w:tcPr>
          <w:p w14:paraId="3798FE52" w14:textId="77777777" w:rsidR="00443674" w:rsidRPr="00740BFC" w:rsidRDefault="00443674">
            <w:pPr>
              <w:rPr>
                <w:lang w:eastAsia="x-none"/>
              </w:rPr>
            </w:pPr>
          </w:p>
        </w:tc>
        <w:tc>
          <w:tcPr>
            <w:tcW w:w="1276" w:type="dxa"/>
            <w:shd w:val="clear" w:color="auto" w:fill="auto"/>
          </w:tcPr>
          <w:p w14:paraId="036170AD" w14:textId="77777777" w:rsidR="00443674" w:rsidRPr="00740BFC" w:rsidRDefault="00443674">
            <w:pPr>
              <w:rPr>
                <w:lang w:eastAsia="x-none"/>
              </w:rPr>
            </w:pPr>
          </w:p>
        </w:tc>
        <w:tc>
          <w:tcPr>
            <w:tcW w:w="1134" w:type="dxa"/>
          </w:tcPr>
          <w:p w14:paraId="4C2C4B01" w14:textId="77777777" w:rsidR="00443674" w:rsidRPr="00740BFC" w:rsidRDefault="00443674">
            <w:pPr>
              <w:rPr>
                <w:lang w:eastAsia="x-none"/>
              </w:rPr>
            </w:pPr>
          </w:p>
        </w:tc>
      </w:tr>
      <w:tr w:rsidR="00443674" w:rsidRPr="00740BFC" w14:paraId="69836BAC" w14:textId="77777777" w:rsidTr="538E812A">
        <w:tc>
          <w:tcPr>
            <w:tcW w:w="2232" w:type="dxa"/>
          </w:tcPr>
          <w:p w14:paraId="535286CE" w14:textId="77777777" w:rsidR="00443674" w:rsidRPr="00740BFC" w:rsidRDefault="00443674">
            <w:pPr>
              <w:rPr>
                <w:lang w:eastAsia="x-none"/>
              </w:rPr>
            </w:pPr>
          </w:p>
        </w:tc>
        <w:tc>
          <w:tcPr>
            <w:tcW w:w="2158" w:type="dxa"/>
          </w:tcPr>
          <w:p w14:paraId="200A66D4" w14:textId="77777777" w:rsidR="00443674" w:rsidRPr="00740BFC" w:rsidRDefault="00443674">
            <w:pPr>
              <w:rPr>
                <w:lang w:eastAsia="x-none"/>
              </w:rPr>
            </w:pPr>
          </w:p>
        </w:tc>
        <w:tc>
          <w:tcPr>
            <w:tcW w:w="2126" w:type="dxa"/>
          </w:tcPr>
          <w:p w14:paraId="4A178C43" w14:textId="77777777" w:rsidR="00443674" w:rsidRPr="00740BFC" w:rsidRDefault="00443674">
            <w:pPr>
              <w:rPr>
                <w:lang w:eastAsia="x-none"/>
              </w:rPr>
            </w:pPr>
          </w:p>
        </w:tc>
        <w:tc>
          <w:tcPr>
            <w:tcW w:w="1276" w:type="dxa"/>
            <w:shd w:val="clear" w:color="auto" w:fill="auto"/>
          </w:tcPr>
          <w:p w14:paraId="046CB77E" w14:textId="77777777" w:rsidR="00443674" w:rsidRPr="00740BFC" w:rsidRDefault="00443674">
            <w:pPr>
              <w:rPr>
                <w:lang w:eastAsia="x-none"/>
              </w:rPr>
            </w:pPr>
          </w:p>
        </w:tc>
        <w:tc>
          <w:tcPr>
            <w:tcW w:w="1134" w:type="dxa"/>
          </w:tcPr>
          <w:p w14:paraId="59C80562" w14:textId="77777777" w:rsidR="00443674" w:rsidRPr="00740BFC" w:rsidRDefault="00443674">
            <w:pPr>
              <w:rPr>
                <w:lang w:eastAsia="x-none"/>
              </w:rPr>
            </w:pPr>
          </w:p>
        </w:tc>
      </w:tr>
      <w:tr w:rsidR="003A3E93" w:rsidRPr="00740BFC" w14:paraId="30CA8C26" w14:textId="77777777" w:rsidTr="538E812A">
        <w:tc>
          <w:tcPr>
            <w:tcW w:w="2232" w:type="dxa"/>
          </w:tcPr>
          <w:p w14:paraId="3FD08B14" w14:textId="77777777" w:rsidR="003A3E93" w:rsidRPr="00740BFC" w:rsidRDefault="003A3E93">
            <w:pPr>
              <w:rPr>
                <w:lang w:eastAsia="x-none"/>
              </w:rPr>
            </w:pPr>
          </w:p>
        </w:tc>
        <w:tc>
          <w:tcPr>
            <w:tcW w:w="2158" w:type="dxa"/>
          </w:tcPr>
          <w:p w14:paraId="3E74642B" w14:textId="77777777" w:rsidR="003A3E93" w:rsidRPr="00740BFC" w:rsidRDefault="003A3E93">
            <w:pPr>
              <w:rPr>
                <w:lang w:eastAsia="x-none"/>
              </w:rPr>
            </w:pPr>
          </w:p>
        </w:tc>
        <w:tc>
          <w:tcPr>
            <w:tcW w:w="2126" w:type="dxa"/>
          </w:tcPr>
          <w:p w14:paraId="1233A0A9" w14:textId="77777777" w:rsidR="003A3E93" w:rsidRPr="00740BFC" w:rsidRDefault="003A3E93">
            <w:pPr>
              <w:rPr>
                <w:lang w:eastAsia="x-none"/>
              </w:rPr>
            </w:pPr>
          </w:p>
        </w:tc>
        <w:tc>
          <w:tcPr>
            <w:tcW w:w="1276" w:type="dxa"/>
            <w:shd w:val="clear" w:color="auto" w:fill="auto"/>
          </w:tcPr>
          <w:p w14:paraId="61A74178" w14:textId="77777777" w:rsidR="003A3E93" w:rsidRPr="00740BFC" w:rsidRDefault="003A3E93">
            <w:pPr>
              <w:rPr>
                <w:lang w:eastAsia="x-none"/>
              </w:rPr>
            </w:pPr>
          </w:p>
        </w:tc>
        <w:tc>
          <w:tcPr>
            <w:tcW w:w="1134" w:type="dxa"/>
          </w:tcPr>
          <w:p w14:paraId="68877CC5" w14:textId="77777777" w:rsidR="003A3E93" w:rsidRPr="00740BFC" w:rsidRDefault="003A3E93">
            <w:pPr>
              <w:rPr>
                <w:lang w:eastAsia="x-none"/>
              </w:rPr>
            </w:pPr>
          </w:p>
        </w:tc>
      </w:tr>
      <w:tr w:rsidR="003A3E93" w:rsidRPr="00740BFC" w14:paraId="1C9952AA" w14:textId="77777777" w:rsidTr="538E812A">
        <w:tc>
          <w:tcPr>
            <w:tcW w:w="2232" w:type="dxa"/>
          </w:tcPr>
          <w:p w14:paraId="656F6DF0" w14:textId="77777777" w:rsidR="003A3E93" w:rsidRPr="00740BFC" w:rsidRDefault="003A3E93">
            <w:pPr>
              <w:rPr>
                <w:lang w:eastAsia="x-none"/>
              </w:rPr>
            </w:pPr>
          </w:p>
        </w:tc>
        <w:tc>
          <w:tcPr>
            <w:tcW w:w="2158" w:type="dxa"/>
          </w:tcPr>
          <w:p w14:paraId="7ED96BBF" w14:textId="77777777" w:rsidR="003A3E93" w:rsidRPr="00740BFC" w:rsidRDefault="003A3E93">
            <w:pPr>
              <w:rPr>
                <w:lang w:eastAsia="x-none"/>
              </w:rPr>
            </w:pPr>
          </w:p>
        </w:tc>
        <w:tc>
          <w:tcPr>
            <w:tcW w:w="2126" w:type="dxa"/>
          </w:tcPr>
          <w:p w14:paraId="76077D3D" w14:textId="77777777" w:rsidR="003A3E93" w:rsidRPr="00740BFC" w:rsidRDefault="003A3E93">
            <w:pPr>
              <w:rPr>
                <w:lang w:eastAsia="x-none"/>
              </w:rPr>
            </w:pPr>
          </w:p>
        </w:tc>
        <w:tc>
          <w:tcPr>
            <w:tcW w:w="1276" w:type="dxa"/>
            <w:shd w:val="clear" w:color="auto" w:fill="auto"/>
          </w:tcPr>
          <w:p w14:paraId="185C7AEF" w14:textId="77777777" w:rsidR="003A3E93" w:rsidRPr="00740BFC" w:rsidRDefault="003A3E93">
            <w:pPr>
              <w:rPr>
                <w:lang w:eastAsia="x-none"/>
              </w:rPr>
            </w:pPr>
          </w:p>
        </w:tc>
        <w:tc>
          <w:tcPr>
            <w:tcW w:w="1134" w:type="dxa"/>
          </w:tcPr>
          <w:p w14:paraId="2EE4DA59" w14:textId="77777777" w:rsidR="003A3E93" w:rsidRPr="00740BFC" w:rsidRDefault="003A3E93">
            <w:pPr>
              <w:rPr>
                <w:lang w:eastAsia="x-none"/>
              </w:rPr>
            </w:pPr>
          </w:p>
        </w:tc>
      </w:tr>
    </w:tbl>
    <w:p w14:paraId="71C694FA" w14:textId="3897C169" w:rsidR="00443674" w:rsidRPr="00740BFC" w:rsidRDefault="538E812A" w:rsidP="006F1966">
      <w:pPr>
        <w:pStyle w:val="Ttulo3"/>
      </w:pPr>
      <w:bookmarkStart w:id="48" w:name="_Toc308361128"/>
      <w:bookmarkStart w:id="49" w:name="_Toc199624719"/>
      <w:r>
        <w:t>Maiores dificuldades encontradas</w:t>
      </w:r>
      <w:bookmarkEnd w:id="48"/>
      <w:bookmarkEnd w:id="49"/>
    </w:p>
    <w:p w14:paraId="26594929" w14:textId="4104FE6D" w:rsidR="00443674" w:rsidRPr="00740BFC" w:rsidRDefault="538E812A" w:rsidP="00443674">
      <w:pPr>
        <w:jc w:val="both"/>
        <w:rPr>
          <w:rFonts w:ascii="Courier New" w:hAnsi="Courier New" w:cs="Courier New"/>
          <w:sz w:val="20"/>
          <w:szCs w:val="20"/>
          <w:highlight w:val="lightGray"/>
          <w:lang w:eastAsia="x-none"/>
        </w:rPr>
      </w:pPr>
      <w:r w:rsidRPr="538E812A">
        <w:rPr>
          <w:rFonts w:ascii="Courier New" w:hAnsi="Courier New" w:cs="Courier New"/>
          <w:sz w:val="20"/>
          <w:szCs w:val="20"/>
          <w:highlight w:val="lightGray"/>
        </w:rPr>
        <w:t>&lt;A classificação deve ser indicada como Baixa, Média ou Alta. Adicionar as linhas necessárias, mas não alterar as colunas.&gt;</w:t>
      </w:r>
    </w:p>
    <w:p w14:paraId="77A17E0D" w14:textId="77777777" w:rsidR="003A3E93" w:rsidRPr="00740BFC" w:rsidRDefault="003A3E93" w:rsidP="00443674">
      <w:pPr>
        <w:jc w:val="both"/>
        <w:rPr>
          <w:lang w:eastAsia="x-none"/>
        </w:rPr>
      </w:pPr>
    </w:p>
    <w:p w14:paraId="773074DA" w14:textId="7C1ACB8F" w:rsidR="00443674" w:rsidRPr="00740BFC" w:rsidRDefault="538E812A" w:rsidP="00443674">
      <w:pPr>
        <w:pStyle w:val="Legenda"/>
        <w:keepNext/>
        <w:jc w:val="center"/>
      </w:pPr>
      <w:bookmarkStart w:id="50" w:name="_Ref63589493"/>
      <w:bookmarkStart w:id="51" w:name="_Toc66685494"/>
      <w:bookmarkStart w:id="52" w:name="_Toc199624855"/>
      <w:r>
        <w:t xml:space="preserve">Tabela </w:t>
      </w:r>
      <w:fldSimple w:instr=" SEQ Tabela \* ARABIC ">
        <w:r>
          <w:t>9</w:t>
        </w:r>
      </w:fldSimple>
      <w:bookmarkEnd w:id="50"/>
      <w:r>
        <w:t>. Identificação das eventuais dificuldades encontradas na fase 3.</w:t>
      </w:r>
      <w:bookmarkEnd w:id="51"/>
      <w:bookmarkEnd w:id="52"/>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36"/>
        <w:gridCol w:w="3147"/>
        <w:gridCol w:w="2097"/>
      </w:tblGrid>
      <w:tr w:rsidR="00443674" w:rsidRPr="00740BFC" w14:paraId="4399D23A" w14:textId="77777777" w:rsidTr="538E812A">
        <w:trPr>
          <w:trHeight w:val="465"/>
        </w:trPr>
        <w:tc>
          <w:tcPr>
            <w:tcW w:w="3936" w:type="dxa"/>
            <w:shd w:val="clear" w:color="auto" w:fill="4472C4" w:themeFill="accent1"/>
            <w:vAlign w:val="center"/>
          </w:tcPr>
          <w:p w14:paraId="18FFBD91" w14:textId="77777777" w:rsidR="00443674" w:rsidRPr="00740BFC" w:rsidRDefault="538E812A">
            <w:pPr>
              <w:rPr>
                <w:color w:val="FFFFFF"/>
                <w:lang w:eastAsia="x-none"/>
              </w:rPr>
            </w:pPr>
            <w:r w:rsidRPr="538E812A">
              <w:rPr>
                <w:color w:val="FFFFFF" w:themeColor="background1"/>
              </w:rPr>
              <w:t>Dimensão análise</w:t>
            </w:r>
          </w:p>
        </w:tc>
        <w:tc>
          <w:tcPr>
            <w:tcW w:w="3147" w:type="dxa"/>
            <w:shd w:val="clear" w:color="auto" w:fill="4472C4" w:themeFill="accent1"/>
            <w:vAlign w:val="center"/>
          </w:tcPr>
          <w:p w14:paraId="26182C95" w14:textId="7991431B" w:rsidR="00443674" w:rsidRPr="00740BFC" w:rsidRDefault="538E812A">
            <w:pPr>
              <w:rPr>
                <w:color w:val="FFFFFF"/>
                <w:lang w:eastAsia="x-none"/>
              </w:rPr>
            </w:pPr>
            <w:r w:rsidRPr="538E812A">
              <w:rPr>
                <w:color w:val="FFFFFF" w:themeColor="background1"/>
              </w:rPr>
              <w:t xml:space="preserve">Classificação da dificuldade </w:t>
            </w:r>
          </w:p>
        </w:tc>
        <w:tc>
          <w:tcPr>
            <w:tcW w:w="2097" w:type="dxa"/>
            <w:shd w:val="clear" w:color="auto" w:fill="4472C4" w:themeFill="accent1"/>
            <w:vAlign w:val="center"/>
          </w:tcPr>
          <w:p w14:paraId="08731FDB" w14:textId="77777777" w:rsidR="00443674" w:rsidRPr="00740BFC" w:rsidRDefault="538E812A">
            <w:pPr>
              <w:rPr>
                <w:color w:val="FFFFFF"/>
                <w:lang w:eastAsia="x-none"/>
              </w:rPr>
            </w:pPr>
            <w:r w:rsidRPr="538E812A">
              <w:rPr>
                <w:color w:val="FFFFFF" w:themeColor="background1"/>
              </w:rPr>
              <w:t>Motivo</w:t>
            </w:r>
          </w:p>
        </w:tc>
      </w:tr>
      <w:tr w:rsidR="00443674" w:rsidRPr="00740BFC" w14:paraId="2307320F" w14:textId="77777777" w:rsidTr="538E812A">
        <w:tc>
          <w:tcPr>
            <w:tcW w:w="3936" w:type="dxa"/>
            <w:shd w:val="clear" w:color="auto" w:fill="auto"/>
          </w:tcPr>
          <w:p w14:paraId="7826AD4D" w14:textId="72D1E6D4" w:rsidR="00443674" w:rsidRPr="00740BFC" w:rsidRDefault="2A350FDD">
            <w:pPr>
              <w:rPr>
                <w:lang w:eastAsia="x-none"/>
              </w:rPr>
            </w:pPr>
            <w:r w:rsidRPr="00740BFC">
              <w:t>Ambiente para testes</w:t>
            </w:r>
          </w:p>
        </w:tc>
        <w:tc>
          <w:tcPr>
            <w:tcW w:w="3147" w:type="dxa"/>
            <w:shd w:val="clear" w:color="auto" w:fill="auto"/>
          </w:tcPr>
          <w:p w14:paraId="7ED34D38" w14:textId="77777777" w:rsidR="00443674" w:rsidRPr="00740BFC" w:rsidRDefault="00443674">
            <w:pPr>
              <w:rPr>
                <w:lang w:eastAsia="x-none"/>
              </w:rPr>
            </w:pPr>
          </w:p>
        </w:tc>
        <w:tc>
          <w:tcPr>
            <w:tcW w:w="2097" w:type="dxa"/>
            <w:shd w:val="clear" w:color="auto" w:fill="auto"/>
          </w:tcPr>
          <w:p w14:paraId="0B464D11" w14:textId="77777777" w:rsidR="00443674" w:rsidRPr="00740BFC" w:rsidRDefault="00443674">
            <w:pPr>
              <w:rPr>
                <w:lang w:eastAsia="x-none"/>
              </w:rPr>
            </w:pPr>
          </w:p>
        </w:tc>
      </w:tr>
      <w:tr w:rsidR="00443674" w:rsidRPr="00740BFC" w14:paraId="1371872D" w14:textId="77777777" w:rsidTr="538E812A">
        <w:tc>
          <w:tcPr>
            <w:tcW w:w="3936" w:type="dxa"/>
            <w:shd w:val="clear" w:color="auto" w:fill="auto"/>
          </w:tcPr>
          <w:p w14:paraId="7F22C159" w14:textId="2021C5CE" w:rsidR="00443674" w:rsidRPr="00740BFC" w:rsidRDefault="2A350FDD">
            <w:pPr>
              <w:rPr>
                <w:lang w:eastAsia="x-none"/>
              </w:rPr>
            </w:pPr>
            <w:r w:rsidRPr="00740BFC">
              <w:t xml:space="preserve">Teste das funcionalidades </w:t>
            </w:r>
            <w:r w:rsidR="00703FB7" w:rsidRPr="00740BFC">
              <w:rPr>
                <w:i/>
                <w:iCs/>
              </w:rPr>
              <w:t>online</w:t>
            </w:r>
          </w:p>
        </w:tc>
        <w:tc>
          <w:tcPr>
            <w:tcW w:w="3147" w:type="dxa"/>
            <w:shd w:val="clear" w:color="auto" w:fill="auto"/>
          </w:tcPr>
          <w:p w14:paraId="73608211" w14:textId="77777777" w:rsidR="00443674" w:rsidRPr="00740BFC" w:rsidRDefault="00443674">
            <w:pPr>
              <w:rPr>
                <w:lang w:eastAsia="x-none"/>
              </w:rPr>
            </w:pPr>
          </w:p>
        </w:tc>
        <w:tc>
          <w:tcPr>
            <w:tcW w:w="2097" w:type="dxa"/>
            <w:shd w:val="clear" w:color="auto" w:fill="auto"/>
          </w:tcPr>
          <w:p w14:paraId="586AC76D" w14:textId="77777777" w:rsidR="00443674" w:rsidRPr="00740BFC" w:rsidRDefault="00443674">
            <w:pPr>
              <w:rPr>
                <w:lang w:eastAsia="x-none"/>
              </w:rPr>
            </w:pPr>
          </w:p>
        </w:tc>
      </w:tr>
      <w:tr w:rsidR="00443674" w:rsidRPr="00740BFC" w14:paraId="788CE37B" w14:textId="77777777" w:rsidTr="538E812A">
        <w:tc>
          <w:tcPr>
            <w:tcW w:w="3936" w:type="dxa"/>
            <w:shd w:val="clear" w:color="auto" w:fill="auto"/>
          </w:tcPr>
          <w:p w14:paraId="09515136" w14:textId="51DF52A8" w:rsidR="00443674" w:rsidRPr="00740BFC" w:rsidRDefault="538E812A">
            <w:pPr>
              <w:rPr>
                <w:color w:val="000000"/>
                <w:lang w:eastAsia="x-none"/>
              </w:rPr>
            </w:pPr>
            <w:r w:rsidRPr="538E812A">
              <w:rPr>
                <w:color w:val="000000" w:themeColor="text1"/>
              </w:rPr>
              <w:t xml:space="preserve">Teste das funcionalidades </w:t>
            </w:r>
            <w:r w:rsidRPr="538E812A">
              <w:rPr>
                <w:i/>
                <w:iCs/>
                <w:color w:val="000000" w:themeColor="text1"/>
              </w:rPr>
              <w:t>Batch</w:t>
            </w:r>
          </w:p>
        </w:tc>
        <w:tc>
          <w:tcPr>
            <w:tcW w:w="3147" w:type="dxa"/>
            <w:shd w:val="clear" w:color="auto" w:fill="auto"/>
          </w:tcPr>
          <w:p w14:paraId="0FA53C5E" w14:textId="77777777" w:rsidR="00443674" w:rsidRPr="00740BFC" w:rsidRDefault="00443674">
            <w:pPr>
              <w:rPr>
                <w:lang w:eastAsia="x-none"/>
              </w:rPr>
            </w:pPr>
          </w:p>
        </w:tc>
        <w:tc>
          <w:tcPr>
            <w:tcW w:w="2097" w:type="dxa"/>
            <w:shd w:val="clear" w:color="auto" w:fill="auto"/>
          </w:tcPr>
          <w:p w14:paraId="51099B05" w14:textId="77777777" w:rsidR="00443674" w:rsidRPr="00740BFC" w:rsidRDefault="00443674">
            <w:pPr>
              <w:rPr>
                <w:lang w:eastAsia="x-none"/>
              </w:rPr>
            </w:pPr>
          </w:p>
        </w:tc>
      </w:tr>
      <w:tr w:rsidR="00443674" w:rsidRPr="00740BFC" w14:paraId="6D39FCEA" w14:textId="77777777" w:rsidTr="538E812A">
        <w:tc>
          <w:tcPr>
            <w:tcW w:w="3936" w:type="dxa"/>
            <w:shd w:val="clear" w:color="auto" w:fill="auto"/>
          </w:tcPr>
          <w:p w14:paraId="5AE2EB46" w14:textId="77777777" w:rsidR="00443674" w:rsidRPr="00740BFC" w:rsidRDefault="2A350FDD">
            <w:pPr>
              <w:rPr>
                <w:lang w:eastAsia="x-none"/>
              </w:rPr>
            </w:pPr>
            <w:r w:rsidRPr="00740BFC">
              <w:rPr>
                <w:color w:val="000000" w:themeColor="text1"/>
              </w:rPr>
              <w:t>Complexidade da execução dos testes</w:t>
            </w:r>
          </w:p>
        </w:tc>
        <w:tc>
          <w:tcPr>
            <w:tcW w:w="3147" w:type="dxa"/>
            <w:shd w:val="clear" w:color="auto" w:fill="auto"/>
          </w:tcPr>
          <w:p w14:paraId="4E68C361" w14:textId="77777777" w:rsidR="00443674" w:rsidRPr="00740BFC" w:rsidRDefault="00443674">
            <w:pPr>
              <w:rPr>
                <w:lang w:eastAsia="x-none"/>
              </w:rPr>
            </w:pPr>
          </w:p>
        </w:tc>
        <w:tc>
          <w:tcPr>
            <w:tcW w:w="2097" w:type="dxa"/>
            <w:shd w:val="clear" w:color="auto" w:fill="auto"/>
          </w:tcPr>
          <w:p w14:paraId="241C501C" w14:textId="77777777" w:rsidR="00443674" w:rsidRPr="00740BFC" w:rsidRDefault="00443674">
            <w:pPr>
              <w:rPr>
                <w:lang w:eastAsia="x-none"/>
              </w:rPr>
            </w:pPr>
          </w:p>
        </w:tc>
      </w:tr>
      <w:tr w:rsidR="00443674" w:rsidRPr="00740BFC" w14:paraId="2773A9E8" w14:textId="77777777" w:rsidTr="538E812A">
        <w:tc>
          <w:tcPr>
            <w:tcW w:w="3936" w:type="dxa"/>
            <w:shd w:val="clear" w:color="auto" w:fill="auto"/>
          </w:tcPr>
          <w:p w14:paraId="64A8866E" w14:textId="77777777" w:rsidR="00443674" w:rsidRPr="00740BFC" w:rsidRDefault="2A350FDD">
            <w:pPr>
              <w:rPr>
                <w:lang w:eastAsia="x-none"/>
              </w:rPr>
            </w:pPr>
            <w:r w:rsidRPr="00740BFC">
              <w:lastRenderedPageBreak/>
              <w:t>Coordenação entre elementos da equipa</w:t>
            </w:r>
          </w:p>
        </w:tc>
        <w:tc>
          <w:tcPr>
            <w:tcW w:w="3147" w:type="dxa"/>
            <w:shd w:val="clear" w:color="auto" w:fill="auto"/>
          </w:tcPr>
          <w:p w14:paraId="303A19AE" w14:textId="77777777" w:rsidR="00443674" w:rsidRPr="00740BFC" w:rsidRDefault="00443674">
            <w:pPr>
              <w:rPr>
                <w:lang w:eastAsia="x-none"/>
              </w:rPr>
            </w:pPr>
          </w:p>
        </w:tc>
        <w:tc>
          <w:tcPr>
            <w:tcW w:w="2097" w:type="dxa"/>
            <w:shd w:val="clear" w:color="auto" w:fill="auto"/>
          </w:tcPr>
          <w:p w14:paraId="3FF7FB62" w14:textId="77777777" w:rsidR="00443674" w:rsidRPr="00740BFC" w:rsidRDefault="00443674">
            <w:pPr>
              <w:rPr>
                <w:lang w:eastAsia="x-none"/>
              </w:rPr>
            </w:pPr>
          </w:p>
        </w:tc>
      </w:tr>
      <w:tr w:rsidR="00443674" w:rsidRPr="00740BFC" w14:paraId="3DC02484" w14:textId="77777777" w:rsidTr="538E812A">
        <w:tc>
          <w:tcPr>
            <w:tcW w:w="3936" w:type="dxa"/>
            <w:shd w:val="clear" w:color="auto" w:fill="auto"/>
          </w:tcPr>
          <w:p w14:paraId="1B49F1D0" w14:textId="77777777" w:rsidR="00443674" w:rsidRPr="00740BFC" w:rsidRDefault="2A350FDD">
            <w:pPr>
              <w:rPr>
                <w:lang w:eastAsia="x-none"/>
              </w:rPr>
            </w:pPr>
            <w:r w:rsidRPr="00740BFC">
              <w:t>Preparação do relatório de testes</w:t>
            </w:r>
          </w:p>
        </w:tc>
        <w:tc>
          <w:tcPr>
            <w:tcW w:w="3147" w:type="dxa"/>
            <w:shd w:val="clear" w:color="auto" w:fill="auto"/>
          </w:tcPr>
          <w:p w14:paraId="7ECE8BCE" w14:textId="77777777" w:rsidR="00443674" w:rsidRPr="00740BFC" w:rsidRDefault="00443674">
            <w:pPr>
              <w:rPr>
                <w:lang w:eastAsia="x-none"/>
              </w:rPr>
            </w:pPr>
          </w:p>
        </w:tc>
        <w:tc>
          <w:tcPr>
            <w:tcW w:w="2097" w:type="dxa"/>
            <w:shd w:val="clear" w:color="auto" w:fill="auto"/>
          </w:tcPr>
          <w:p w14:paraId="54D65678" w14:textId="77777777" w:rsidR="00443674" w:rsidRPr="00740BFC" w:rsidRDefault="00443674">
            <w:pPr>
              <w:rPr>
                <w:lang w:eastAsia="x-none"/>
              </w:rPr>
            </w:pPr>
          </w:p>
        </w:tc>
      </w:tr>
    </w:tbl>
    <w:p w14:paraId="5234710A" w14:textId="00C0D101" w:rsidR="00443674" w:rsidRPr="00740BFC" w:rsidRDefault="538E812A" w:rsidP="006F1966">
      <w:pPr>
        <w:pStyle w:val="Ttulo3"/>
      </w:pPr>
      <w:bookmarkStart w:id="53" w:name="_Toc1026156553"/>
      <w:bookmarkStart w:id="54" w:name="_Toc199624720"/>
      <w:r>
        <w:t>Sugestões de melhoria para a unidade curricular</w:t>
      </w:r>
      <w:bookmarkEnd w:id="53"/>
      <w:bookmarkEnd w:id="54"/>
      <w:r>
        <w:t xml:space="preserve"> </w:t>
      </w:r>
    </w:p>
    <w:p w14:paraId="40E17D53" w14:textId="030CB17D" w:rsidR="00443674" w:rsidRPr="00740BFC" w:rsidRDefault="538E812A" w:rsidP="00443674">
      <w:pPr>
        <w:jc w:val="both"/>
        <w:rPr>
          <w:rFonts w:ascii="Courier New" w:hAnsi="Courier New" w:cs="Courier New"/>
          <w:sz w:val="20"/>
          <w:szCs w:val="20"/>
          <w:highlight w:val="lightGray"/>
          <w:lang w:eastAsia="x-none"/>
        </w:rPr>
      </w:pPr>
      <w:r w:rsidRPr="538E812A">
        <w:rPr>
          <w:rFonts w:ascii="Courier New" w:hAnsi="Courier New" w:cs="Courier New"/>
          <w:sz w:val="20"/>
          <w:szCs w:val="20"/>
          <w:highlight w:val="lightGray"/>
        </w:rPr>
        <w:t>&lt;Se pretenderem apresentar sugestões de melhorias para o futuro desta unidade curricular podem fazê-lo nesta secção no que concerne a fase 3.&gt;</w:t>
      </w:r>
    </w:p>
    <w:p w14:paraId="3B2CAC0E" w14:textId="77777777" w:rsidR="00443674" w:rsidRPr="00740BFC" w:rsidRDefault="00443674" w:rsidP="00814B4A">
      <w:pPr>
        <w:sectPr w:rsidR="00443674" w:rsidRPr="00740BFC" w:rsidSect="00885809">
          <w:pgSz w:w="11907" w:h="16839" w:code="9"/>
          <w:pgMar w:top="1440" w:right="1559" w:bottom="993" w:left="1440" w:header="426" w:footer="708" w:gutter="0"/>
          <w:cols w:space="708"/>
          <w:titlePg/>
          <w:docGrid w:linePitch="360"/>
        </w:sectPr>
      </w:pPr>
    </w:p>
    <w:p w14:paraId="1DE7E75A" w14:textId="33F26FB8" w:rsidR="1C26AF8B" w:rsidRPr="00740BFC" w:rsidRDefault="538E812A" w:rsidP="37A9725F">
      <w:pPr>
        <w:pStyle w:val="Ttulo1"/>
        <w:rPr>
          <w:lang w:val="pt-PT"/>
        </w:rPr>
      </w:pPr>
      <w:bookmarkStart w:id="55" w:name="_Toc63588378"/>
      <w:bookmarkStart w:id="56" w:name="_Ref63615042"/>
      <w:bookmarkStart w:id="57" w:name="_Toc1285983574"/>
      <w:bookmarkStart w:id="58" w:name="_Toc199624721"/>
      <w:r>
        <w:lastRenderedPageBreak/>
        <w:t>Fase 1 - Conceção da solução</w:t>
      </w:r>
      <w:bookmarkStart w:id="59" w:name="_Toc63588379"/>
      <w:bookmarkEnd w:id="55"/>
      <w:bookmarkEnd w:id="56"/>
      <w:bookmarkEnd w:id="57"/>
      <w:bookmarkEnd w:id="58"/>
    </w:p>
    <w:p w14:paraId="1E7FC2DF" w14:textId="7CD0988A" w:rsidR="00897D86" w:rsidRPr="00740BFC" w:rsidRDefault="538E812A" w:rsidP="37A9725F">
      <w:pPr>
        <w:pStyle w:val="Ttulo2"/>
        <w:ind w:left="567" w:hanging="567"/>
        <w:rPr>
          <w:lang w:val="pt-PT"/>
        </w:rPr>
      </w:pPr>
      <w:bookmarkStart w:id="60" w:name="_Toc1058141720"/>
      <w:bookmarkStart w:id="61" w:name="_Toc199624722"/>
      <w:r>
        <w:t>Diagrama de classes</w:t>
      </w:r>
      <w:bookmarkEnd w:id="60"/>
      <w:bookmarkEnd w:id="61"/>
      <w:r>
        <w:t xml:space="preserve"> </w:t>
      </w:r>
    </w:p>
    <w:p w14:paraId="5745D058" w14:textId="574A3447" w:rsidR="452ECF9C" w:rsidRPr="00740BFC" w:rsidRDefault="452ECF9C" w:rsidP="00A34BFB">
      <w:pPr>
        <w:keepNext/>
        <w:spacing w:line="276" w:lineRule="auto"/>
        <w:jc w:val="center"/>
      </w:pPr>
    </w:p>
    <w:p w14:paraId="67D5C150" w14:textId="54C47530" w:rsidR="00D840EB" w:rsidRPr="00740BFC" w:rsidRDefault="00CA63EB" w:rsidP="37A9725F">
      <w:pPr>
        <w:pStyle w:val="Legenda"/>
        <w:jc w:val="center"/>
      </w:pPr>
      <w:bookmarkStart w:id="62" w:name="_Toc194761333"/>
      <w:r w:rsidRPr="00740BFC">
        <w:rPr>
          <w:noProof/>
        </w:rPr>
        <w:drawing>
          <wp:anchor distT="0" distB="0" distL="114300" distR="114300" simplePos="0" relativeHeight="251660288" behindDoc="1" locked="0" layoutInCell="1" allowOverlap="1" wp14:anchorId="0BA54274" wp14:editId="7CAE9AAB">
            <wp:simplePos x="0" y="0"/>
            <wp:positionH relativeFrom="column">
              <wp:posOffset>-773430</wp:posOffset>
            </wp:positionH>
            <wp:positionV relativeFrom="paragraph">
              <wp:posOffset>207010</wp:posOffset>
            </wp:positionV>
            <wp:extent cx="7268540" cy="4457700"/>
            <wp:effectExtent l="0" t="0" r="8890" b="0"/>
            <wp:wrapTight wrapText="bothSides">
              <wp:wrapPolygon edited="0">
                <wp:start x="0" y="0"/>
                <wp:lineTo x="0" y="21508"/>
                <wp:lineTo x="21570" y="21508"/>
                <wp:lineTo x="21570" y="0"/>
                <wp:lineTo x="0" y="0"/>
              </wp:wrapPolygon>
            </wp:wrapTight>
            <wp:docPr id="1277854476" name="Picture 1277854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854476" name="Picture 127785447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7268540" cy="4457700"/>
                    </a:xfrm>
                    <a:prstGeom prst="rect">
                      <a:avLst/>
                    </a:prstGeom>
                  </pic:spPr>
                </pic:pic>
              </a:graphicData>
            </a:graphic>
            <wp14:sizeRelH relativeFrom="margin">
              <wp14:pctWidth>0</wp14:pctWidth>
            </wp14:sizeRelH>
            <wp14:sizeRelV relativeFrom="margin">
              <wp14:pctHeight>0</wp14:pctHeight>
            </wp14:sizeRelV>
          </wp:anchor>
        </w:drawing>
      </w:r>
      <w:r w:rsidR="0F8C78A6" w:rsidRPr="00740BFC">
        <w:t xml:space="preserve">Figura </w:t>
      </w:r>
      <w:r>
        <w:fldChar w:fldCharType="begin"/>
      </w:r>
      <w:r>
        <w:instrText>SEQ Figura \* ARABIC</w:instrText>
      </w:r>
      <w:r>
        <w:fldChar w:fldCharType="separate"/>
      </w:r>
      <w:r w:rsidR="00A34BFB" w:rsidRPr="00740BFC">
        <w:t>1</w:t>
      </w:r>
      <w:r>
        <w:fldChar w:fldCharType="end"/>
      </w:r>
      <w:r w:rsidR="00A34BFB" w:rsidRPr="00740BFC">
        <w:t>.</w:t>
      </w:r>
      <w:r w:rsidR="0F8C78A6" w:rsidRPr="00740BFC">
        <w:t xml:space="preserve"> Diagrama de classes</w:t>
      </w:r>
      <w:r w:rsidR="5210A239" w:rsidRPr="00740BFC">
        <w:t>.</w:t>
      </w:r>
      <w:bookmarkEnd w:id="62"/>
    </w:p>
    <w:p w14:paraId="14BD4A9E" w14:textId="0E24C382" w:rsidR="00BD0B83" w:rsidRPr="00740BFC" w:rsidRDefault="538E812A" w:rsidP="007B1BEC">
      <w:r>
        <w:t>O diagrama de classes acima representa a estrutura de um sistema de gestão comercial, vinisys. Este abrange entidades essenciais do sistema tais como empregados, clientes, fornecedores, produtos, encomendas, faturas, etc. No desenvolvimento do modelo, as classes foram definidas de forma a refletir com precisão os principais elementos do domínio do problema, assegurando uma estrutura consistente e escalável. Além disso, estão incluídos atributos como "createdBy", "createdDate", "lastUpdatedBy" e "lastUpdatedDate" isto permite que seja feito um controlo eficaz sobre o histórico de alterações.</w:t>
      </w:r>
    </w:p>
    <w:p w14:paraId="7E424325" w14:textId="3B3CDEFE" w:rsidR="00F54396" w:rsidRPr="00740BFC" w:rsidRDefault="538E812A" w:rsidP="00821DCB">
      <w:r>
        <w:t>Cada classe contém atributos que caracterizam as suas propriedades. As relações entre as classes são estabelecidas por meio de chaves estrangeiras, garantindo a integridade dos dados e a correta associação entre as entidades. Alguns exemplos destas associações incluem a relação entre uma encomenda e o cliente que a realizou, ou entre um produto e o(s) seu(s) fornecedor(es). Adicionalmente, o modelo incorpora classes que representam os estados de algumas entidades, tais como o "EstadoEncomendaCliente" e o "EstadoFaturaVenda", isto permite acompanhar o ciclo de vida dos vários processos e facilita a gestão operacional dos mesmos.</w:t>
      </w:r>
    </w:p>
    <w:p w14:paraId="29438267" w14:textId="77777777" w:rsidR="00821DCB" w:rsidRPr="00740BFC" w:rsidRDefault="00821DCB">
      <w:r>
        <w:lastRenderedPageBreak/>
        <w:br w:type="page"/>
      </w:r>
    </w:p>
    <w:p w14:paraId="297B27E9" w14:textId="34170B2E" w:rsidR="00472BF2" w:rsidRPr="00740BFC" w:rsidRDefault="538E812A" w:rsidP="00472BF2">
      <w:pPr>
        <w:pStyle w:val="Ttulo2"/>
        <w:ind w:left="567" w:hanging="425"/>
        <w:rPr>
          <w:lang w:val="pt-PT"/>
        </w:rPr>
      </w:pPr>
      <w:bookmarkStart w:id="63" w:name="_Toc454729732"/>
      <w:bookmarkStart w:id="64" w:name="_Toc199624723"/>
      <w:r>
        <w:lastRenderedPageBreak/>
        <w:t>Modelo de dados e validações</w:t>
      </w:r>
      <w:bookmarkEnd w:id="63"/>
      <w:bookmarkEnd w:id="64"/>
    </w:p>
    <w:p w14:paraId="23C22244" w14:textId="0AC10C29" w:rsidR="00E1261B" w:rsidRPr="00740BFC" w:rsidRDefault="538E812A" w:rsidP="00E1261B">
      <w:pPr>
        <w:pStyle w:val="Legenda"/>
        <w:keepNext/>
        <w:jc w:val="center"/>
      </w:pPr>
      <w:bookmarkStart w:id="65" w:name="_Toc199624856"/>
      <w:r>
        <w:t xml:space="preserve">Tabela </w:t>
      </w:r>
      <w:fldSimple w:instr=" SEQ Tabela \* ARABIC ">
        <w:r>
          <w:t>10</w:t>
        </w:r>
      </w:fldSimple>
      <w:r>
        <w:t>. Descrição dos campos da tabela Fornecedor.</w:t>
      </w:r>
      <w:bookmarkEnd w:id="6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13"/>
        <w:gridCol w:w="1697"/>
        <w:gridCol w:w="1705"/>
        <w:gridCol w:w="3269"/>
      </w:tblGrid>
      <w:tr w:rsidR="006F1F48" w:rsidRPr="00740BFC" w14:paraId="3D4C351F" w14:textId="7379EC46" w:rsidTr="538E812A">
        <w:tc>
          <w:tcPr>
            <w:tcW w:w="2113" w:type="dxa"/>
            <w:shd w:val="clear" w:color="auto" w:fill="4472C4" w:themeFill="accent1"/>
          </w:tcPr>
          <w:p w14:paraId="605B1B23" w14:textId="77777777" w:rsidR="37A9725F" w:rsidRPr="00740BFC" w:rsidRDefault="538E812A" w:rsidP="37A9725F">
            <w:pPr>
              <w:rPr>
                <w:color w:val="FFFFFF" w:themeColor="background1"/>
              </w:rPr>
            </w:pPr>
            <w:r w:rsidRPr="538E812A">
              <w:rPr>
                <w:color w:val="FFFFFF" w:themeColor="background1"/>
              </w:rPr>
              <w:t>Nome do campo</w:t>
            </w:r>
          </w:p>
        </w:tc>
        <w:tc>
          <w:tcPr>
            <w:tcW w:w="1697" w:type="dxa"/>
            <w:shd w:val="clear" w:color="auto" w:fill="4472C4" w:themeFill="accent1"/>
          </w:tcPr>
          <w:p w14:paraId="4F2B3568" w14:textId="7D843ECB" w:rsidR="37A9725F" w:rsidRPr="00740BFC" w:rsidRDefault="538E812A" w:rsidP="37A9725F">
            <w:pPr>
              <w:rPr>
                <w:color w:val="FFFFFF" w:themeColor="background1"/>
              </w:rPr>
            </w:pPr>
            <w:r w:rsidRPr="538E812A">
              <w:rPr>
                <w:color w:val="FFFFFF" w:themeColor="background1"/>
              </w:rPr>
              <w:t xml:space="preserve">Chave </w:t>
            </w:r>
          </w:p>
        </w:tc>
        <w:tc>
          <w:tcPr>
            <w:tcW w:w="1705" w:type="dxa"/>
            <w:shd w:val="clear" w:color="auto" w:fill="4472C4" w:themeFill="accent1"/>
          </w:tcPr>
          <w:p w14:paraId="6127BFBC" w14:textId="6368515C" w:rsidR="37A9725F" w:rsidRPr="00740BFC" w:rsidRDefault="538E812A" w:rsidP="37A9725F">
            <w:pPr>
              <w:rPr>
                <w:color w:val="FFFFFF" w:themeColor="background1"/>
              </w:rPr>
            </w:pPr>
            <w:r w:rsidRPr="538E812A">
              <w:rPr>
                <w:color w:val="FFFFFF" w:themeColor="background1"/>
              </w:rPr>
              <w:t>Descrição</w:t>
            </w:r>
          </w:p>
        </w:tc>
        <w:tc>
          <w:tcPr>
            <w:tcW w:w="3269" w:type="dxa"/>
            <w:shd w:val="clear" w:color="auto" w:fill="4472C4" w:themeFill="accent1"/>
          </w:tcPr>
          <w:p w14:paraId="785F2531" w14:textId="05381821" w:rsidR="37A9725F" w:rsidRPr="00740BFC" w:rsidRDefault="538E812A" w:rsidP="37A9725F">
            <w:pPr>
              <w:rPr>
                <w:color w:val="FFFFFF" w:themeColor="background1"/>
              </w:rPr>
            </w:pPr>
            <w:r w:rsidRPr="538E812A">
              <w:rPr>
                <w:color w:val="FFFFFF" w:themeColor="background1"/>
              </w:rPr>
              <w:t>Validações</w:t>
            </w:r>
          </w:p>
        </w:tc>
      </w:tr>
      <w:tr w:rsidR="006F1F48" w:rsidRPr="00740BFC" w14:paraId="5E61EC96" w14:textId="31FB048C" w:rsidTr="538E812A">
        <w:tc>
          <w:tcPr>
            <w:tcW w:w="2113" w:type="dxa"/>
            <w:shd w:val="clear" w:color="auto" w:fill="auto"/>
            <w:vAlign w:val="center"/>
          </w:tcPr>
          <w:p w14:paraId="6988BD58" w14:textId="65B16B68" w:rsidR="4069B886" w:rsidRPr="00740BFC" w:rsidRDefault="4069B886">
            <w:r w:rsidRPr="00740BFC">
              <w:t>id</w:t>
            </w:r>
          </w:p>
        </w:tc>
        <w:tc>
          <w:tcPr>
            <w:tcW w:w="1697" w:type="dxa"/>
          </w:tcPr>
          <w:p w14:paraId="2C5C74D7" w14:textId="64BAA201" w:rsidR="4069B886" w:rsidRPr="00740BFC" w:rsidRDefault="4069B886">
            <w:r w:rsidRPr="00740BFC">
              <w:t>PK</w:t>
            </w:r>
          </w:p>
        </w:tc>
        <w:tc>
          <w:tcPr>
            <w:tcW w:w="1705" w:type="dxa"/>
            <w:shd w:val="clear" w:color="auto" w:fill="auto"/>
            <w:vAlign w:val="center"/>
          </w:tcPr>
          <w:p w14:paraId="4A1A6C53" w14:textId="25BEB282" w:rsidR="463D8A6B" w:rsidRPr="00740BFC" w:rsidRDefault="463D8A6B" w:rsidP="37A9725F">
            <w:pPr>
              <w:spacing w:line="259" w:lineRule="auto"/>
            </w:pPr>
            <w:r w:rsidRPr="00740BFC">
              <w:t>Identificador do registo</w:t>
            </w:r>
          </w:p>
        </w:tc>
        <w:tc>
          <w:tcPr>
            <w:tcW w:w="3269" w:type="dxa"/>
          </w:tcPr>
          <w:p w14:paraId="72EFE809" w14:textId="77777777" w:rsidR="37A9725F" w:rsidRPr="00740BFC" w:rsidRDefault="37A9725F" w:rsidP="538E812A">
            <w:pPr>
              <w:rPr>
                <w:rFonts w:ascii="Courier New" w:hAnsi="Courier New" w:cs="Courier New"/>
                <w:i/>
                <w:iCs/>
                <w:sz w:val="20"/>
                <w:szCs w:val="20"/>
              </w:rPr>
            </w:pPr>
          </w:p>
        </w:tc>
      </w:tr>
      <w:tr w:rsidR="006F1F48" w:rsidRPr="00740BFC" w14:paraId="463F3072" w14:textId="7DB96ACC" w:rsidTr="538E812A">
        <w:tc>
          <w:tcPr>
            <w:tcW w:w="2113" w:type="dxa"/>
            <w:shd w:val="clear" w:color="auto" w:fill="auto"/>
            <w:vAlign w:val="center"/>
          </w:tcPr>
          <w:p w14:paraId="6316ECBA" w14:textId="1954C85B" w:rsidR="4069B886"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nome</w:t>
            </w:r>
          </w:p>
        </w:tc>
        <w:tc>
          <w:tcPr>
            <w:tcW w:w="1697" w:type="dxa"/>
          </w:tcPr>
          <w:p w14:paraId="3D6629C3" w14:textId="77777777" w:rsidR="37A9725F" w:rsidRPr="00740BFC" w:rsidRDefault="37A9725F"/>
        </w:tc>
        <w:tc>
          <w:tcPr>
            <w:tcW w:w="1705" w:type="dxa"/>
            <w:shd w:val="clear" w:color="auto" w:fill="auto"/>
            <w:vAlign w:val="center"/>
          </w:tcPr>
          <w:p w14:paraId="7F80E08B" w14:textId="32CB180C" w:rsidR="4069B886" w:rsidRPr="00740BFC" w:rsidRDefault="009E1B8E">
            <w:r w:rsidRPr="00740BFC">
              <w:t xml:space="preserve">Nome do </w:t>
            </w:r>
            <w:r w:rsidR="002E1ED3" w:rsidRPr="00740BFC">
              <w:t xml:space="preserve">fornecedor </w:t>
            </w:r>
            <w:r w:rsidR="00146EA4" w:rsidRPr="00740BFC">
              <w:t>(Empresa)</w:t>
            </w:r>
          </w:p>
        </w:tc>
        <w:tc>
          <w:tcPr>
            <w:tcW w:w="3269" w:type="dxa"/>
          </w:tcPr>
          <w:p w14:paraId="73D9C401" w14:textId="77777777" w:rsidR="37A9725F" w:rsidRPr="00740BFC" w:rsidRDefault="37A9725F"/>
        </w:tc>
      </w:tr>
      <w:tr w:rsidR="00865BA8" w:rsidRPr="00740BFC" w14:paraId="3364F44A" w14:textId="77777777" w:rsidTr="538E812A">
        <w:tc>
          <w:tcPr>
            <w:tcW w:w="2113" w:type="dxa"/>
            <w:shd w:val="clear" w:color="auto" w:fill="auto"/>
            <w:vAlign w:val="center"/>
          </w:tcPr>
          <w:p w14:paraId="287F3DC5" w14:textId="1F25B288" w:rsidR="00865BA8"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nif</w:t>
            </w:r>
          </w:p>
        </w:tc>
        <w:tc>
          <w:tcPr>
            <w:tcW w:w="1697" w:type="dxa"/>
          </w:tcPr>
          <w:p w14:paraId="34717034" w14:textId="77777777" w:rsidR="00865BA8" w:rsidRPr="00740BFC" w:rsidRDefault="00865BA8"/>
        </w:tc>
        <w:tc>
          <w:tcPr>
            <w:tcW w:w="1705" w:type="dxa"/>
            <w:shd w:val="clear" w:color="auto" w:fill="auto"/>
            <w:vAlign w:val="center"/>
          </w:tcPr>
          <w:p w14:paraId="7EEA5939" w14:textId="4C0AD71D" w:rsidR="00865BA8" w:rsidRPr="00740BFC" w:rsidRDefault="00CE3F8A">
            <w:r w:rsidRPr="00740BFC">
              <w:t xml:space="preserve">NIF do </w:t>
            </w:r>
            <w:r w:rsidR="002E1ED3" w:rsidRPr="00740BFC">
              <w:t xml:space="preserve">fornecedor </w:t>
            </w:r>
            <w:r w:rsidR="00146EA4" w:rsidRPr="00740BFC">
              <w:t>(Empresa)</w:t>
            </w:r>
          </w:p>
        </w:tc>
        <w:tc>
          <w:tcPr>
            <w:tcW w:w="3269" w:type="dxa"/>
          </w:tcPr>
          <w:p w14:paraId="7F6DD3D8" w14:textId="673DE62C" w:rsidR="00865BA8" w:rsidRPr="00740BFC" w:rsidRDefault="538E812A">
            <w:r>
              <w:t>9 dígitos, nif válido</w:t>
            </w:r>
          </w:p>
        </w:tc>
      </w:tr>
      <w:tr w:rsidR="00865BA8" w:rsidRPr="00740BFC" w14:paraId="12EB9A43" w14:textId="77777777" w:rsidTr="538E812A">
        <w:tc>
          <w:tcPr>
            <w:tcW w:w="2113" w:type="dxa"/>
            <w:shd w:val="clear" w:color="auto" w:fill="auto"/>
            <w:vAlign w:val="center"/>
          </w:tcPr>
          <w:p w14:paraId="42FC873C" w14:textId="2BDE5BA4" w:rsidR="00865BA8"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nomeResponsavel</w:t>
            </w:r>
          </w:p>
        </w:tc>
        <w:tc>
          <w:tcPr>
            <w:tcW w:w="1697" w:type="dxa"/>
          </w:tcPr>
          <w:p w14:paraId="6CDCE628" w14:textId="77777777" w:rsidR="00865BA8" w:rsidRPr="00740BFC" w:rsidRDefault="00865BA8"/>
        </w:tc>
        <w:tc>
          <w:tcPr>
            <w:tcW w:w="1705" w:type="dxa"/>
            <w:shd w:val="clear" w:color="auto" w:fill="auto"/>
            <w:vAlign w:val="center"/>
          </w:tcPr>
          <w:p w14:paraId="717672CE" w14:textId="7A6CDFE4" w:rsidR="00865BA8" w:rsidRPr="00740BFC" w:rsidRDefault="00146EA4">
            <w:r w:rsidRPr="00740BFC">
              <w:t>Nome do responsável pel</w:t>
            </w:r>
            <w:r w:rsidR="00D52B86" w:rsidRPr="00740BFC">
              <w:t xml:space="preserve">o </w:t>
            </w:r>
            <w:r w:rsidR="002E1ED3" w:rsidRPr="00740BFC">
              <w:t xml:space="preserve">fornecedor </w:t>
            </w:r>
            <w:r w:rsidR="00D52B86" w:rsidRPr="00740BFC">
              <w:t>(Empresa)</w:t>
            </w:r>
          </w:p>
        </w:tc>
        <w:tc>
          <w:tcPr>
            <w:tcW w:w="3269" w:type="dxa"/>
          </w:tcPr>
          <w:p w14:paraId="681F46CA" w14:textId="77777777" w:rsidR="00865BA8" w:rsidRPr="00740BFC" w:rsidRDefault="00865BA8"/>
        </w:tc>
      </w:tr>
      <w:tr w:rsidR="00865BA8" w:rsidRPr="00740BFC" w14:paraId="76A97262" w14:textId="77777777" w:rsidTr="538E812A">
        <w:tc>
          <w:tcPr>
            <w:tcW w:w="2113" w:type="dxa"/>
            <w:shd w:val="clear" w:color="auto" w:fill="auto"/>
            <w:vAlign w:val="center"/>
          </w:tcPr>
          <w:p w14:paraId="7389BEE0" w14:textId="5A35AFDE" w:rsidR="00865BA8"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numeroFornecedor</w:t>
            </w:r>
          </w:p>
        </w:tc>
        <w:tc>
          <w:tcPr>
            <w:tcW w:w="1697" w:type="dxa"/>
          </w:tcPr>
          <w:p w14:paraId="066C7C9B" w14:textId="5FAA03F7" w:rsidR="00865BA8" w:rsidRPr="00740BFC" w:rsidRDefault="00865BA8"/>
        </w:tc>
        <w:tc>
          <w:tcPr>
            <w:tcW w:w="1705" w:type="dxa"/>
            <w:shd w:val="clear" w:color="auto" w:fill="auto"/>
            <w:vAlign w:val="center"/>
          </w:tcPr>
          <w:p w14:paraId="0AF50913" w14:textId="44DC13E2" w:rsidR="00865BA8" w:rsidRPr="00740BFC" w:rsidRDefault="00883840">
            <w:r w:rsidRPr="00740BFC">
              <w:t xml:space="preserve">Número único do </w:t>
            </w:r>
            <w:r w:rsidR="002E1ED3" w:rsidRPr="00740BFC">
              <w:t>fornecedor</w:t>
            </w:r>
          </w:p>
        </w:tc>
        <w:tc>
          <w:tcPr>
            <w:tcW w:w="3269" w:type="dxa"/>
          </w:tcPr>
          <w:p w14:paraId="7569CB4E" w14:textId="5DC2578B" w:rsidR="00865BA8" w:rsidRPr="00740BFC" w:rsidRDefault="538E812A">
            <w:r>
              <w:t>Unique</w:t>
            </w:r>
          </w:p>
        </w:tc>
      </w:tr>
      <w:tr w:rsidR="002112E1" w:rsidRPr="00740BFC" w14:paraId="2F80BB56" w14:textId="77777777" w:rsidTr="538E812A">
        <w:tc>
          <w:tcPr>
            <w:tcW w:w="2113" w:type="dxa"/>
            <w:shd w:val="clear" w:color="auto" w:fill="auto"/>
            <w:vAlign w:val="center"/>
          </w:tcPr>
          <w:p w14:paraId="546DD70F" w14:textId="31F1332B" w:rsidR="002112E1"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createdBy</w:t>
            </w:r>
          </w:p>
        </w:tc>
        <w:tc>
          <w:tcPr>
            <w:tcW w:w="1697" w:type="dxa"/>
          </w:tcPr>
          <w:p w14:paraId="14E04FB7" w14:textId="77777777" w:rsidR="002112E1" w:rsidRPr="00740BFC" w:rsidRDefault="002112E1" w:rsidP="002112E1"/>
        </w:tc>
        <w:tc>
          <w:tcPr>
            <w:tcW w:w="1705" w:type="dxa"/>
            <w:shd w:val="clear" w:color="auto" w:fill="auto"/>
            <w:vAlign w:val="center"/>
          </w:tcPr>
          <w:p w14:paraId="7C5EDD38" w14:textId="0D44BFBB" w:rsidR="002112E1" w:rsidRPr="00740BFC" w:rsidRDefault="002112E1" w:rsidP="002112E1">
            <w:r w:rsidRPr="00740BFC">
              <w:rPr>
                <w:rFonts w:asciiTheme="minorHAnsi" w:eastAsiaTheme="minorEastAsia" w:hAnsiTheme="minorHAnsi" w:cstheme="minorBidi"/>
              </w:rPr>
              <w:t>O utilizador que criou o registo</w:t>
            </w:r>
          </w:p>
        </w:tc>
        <w:tc>
          <w:tcPr>
            <w:tcW w:w="3269" w:type="dxa"/>
          </w:tcPr>
          <w:p w14:paraId="5E59A0F5" w14:textId="77777777" w:rsidR="002112E1" w:rsidRPr="00740BFC" w:rsidRDefault="002112E1" w:rsidP="002112E1"/>
        </w:tc>
      </w:tr>
      <w:tr w:rsidR="002112E1" w:rsidRPr="00740BFC" w14:paraId="18E1E356" w14:textId="77777777" w:rsidTr="538E812A">
        <w:tc>
          <w:tcPr>
            <w:tcW w:w="2113" w:type="dxa"/>
            <w:shd w:val="clear" w:color="auto" w:fill="auto"/>
            <w:vAlign w:val="center"/>
          </w:tcPr>
          <w:p w14:paraId="7EF81DA2" w14:textId="2CDB0F67" w:rsidR="002112E1"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createdDate</w:t>
            </w:r>
          </w:p>
        </w:tc>
        <w:tc>
          <w:tcPr>
            <w:tcW w:w="1697" w:type="dxa"/>
          </w:tcPr>
          <w:p w14:paraId="0F95CF28" w14:textId="77777777" w:rsidR="002112E1" w:rsidRPr="00740BFC" w:rsidRDefault="002112E1" w:rsidP="002112E1"/>
        </w:tc>
        <w:tc>
          <w:tcPr>
            <w:tcW w:w="1705" w:type="dxa"/>
            <w:shd w:val="clear" w:color="auto" w:fill="auto"/>
            <w:vAlign w:val="center"/>
          </w:tcPr>
          <w:p w14:paraId="0138FC64" w14:textId="6AEAB39A" w:rsidR="002112E1"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A data em que o registo foi criado</w:t>
            </w:r>
          </w:p>
        </w:tc>
        <w:tc>
          <w:tcPr>
            <w:tcW w:w="3269" w:type="dxa"/>
          </w:tcPr>
          <w:p w14:paraId="0237270E" w14:textId="77777777" w:rsidR="002112E1" w:rsidRPr="00740BFC" w:rsidRDefault="002112E1" w:rsidP="002112E1"/>
        </w:tc>
      </w:tr>
      <w:tr w:rsidR="002112E1" w:rsidRPr="00740BFC" w14:paraId="7FC63360" w14:textId="77777777" w:rsidTr="538E812A">
        <w:tc>
          <w:tcPr>
            <w:tcW w:w="2113" w:type="dxa"/>
            <w:shd w:val="clear" w:color="auto" w:fill="auto"/>
            <w:vAlign w:val="center"/>
          </w:tcPr>
          <w:p w14:paraId="0C97FEB8" w14:textId="71ADD864" w:rsidR="002112E1"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lastUpdatedBy</w:t>
            </w:r>
          </w:p>
        </w:tc>
        <w:tc>
          <w:tcPr>
            <w:tcW w:w="1697" w:type="dxa"/>
          </w:tcPr>
          <w:p w14:paraId="3E139BE8" w14:textId="77777777" w:rsidR="002112E1" w:rsidRPr="00740BFC" w:rsidRDefault="002112E1" w:rsidP="002112E1"/>
        </w:tc>
        <w:tc>
          <w:tcPr>
            <w:tcW w:w="1705" w:type="dxa"/>
            <w:shd w:val="clear" w:color="auto" w:fill="auto"/>
            <w:vAlign w:val="center"/>
          </w:tcPr>
          <w:p w14:paraId="1150DC90" w14:textId="35537189" w:rsidR="002112E1"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O último utilizador que atualizou o registo</w:t>
            </w:r>
          </w:p>
        </w:tc>
        <w:tc>
          <w:tcPr>
            <w:tcW w:w="3269" w:type="dxa"/>
          </w:tcPr>
          <w:p w14:paraId="662A4C83" w14:textId="77777777" w:rsidR="002112E1" w:rsidRPr="00740BFC" w:rsidRDefault="002112E1" w:rsidP="002112E1"/>
        </w:tc>
      </w:tr>
      <w:tr w:rsidR="002112E1" w:rsidRPr="00740BFC" w14:paraId="4F78C1A5" w14:textId="77777777" w:rsidTr="538E812A">
        <w:tc>
          <w:tcPr>
            <w:tcW w:w="2113" w:type="dxa"/>
            <w:shd w:val="clear" w:color="auto" w:fill="auto"/>
            <w:vAlign w:val="center"/>
          </w:tcPr>
          <w:p w14:paraId="78491A05" w14:textId="66A9B340" w:rsidR="002112E1"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lastUpdatedDate</w:t>
            </w:r>
          </w:p>
        </w:tc>
        <w:tc>
          <w:tcPr>
            <w:tcW w:w="1697" w:type="dxa"/>
          </w:tcPr>
          <w:p w14:paraId="27782642" w14:textId="77777777" w:rsidR="002112E1" w:rsidRPr="00740BFC" w:rsidRDefault="002112E1" w:rsidP="002112E1"/>
        </w:tc>
        <w:tc>
          <w:tcPr>
            <w:tcW w:w="1705" w:type="dxa"/>
            <w:shd w:val="clear" w:color="auto" w:fill="auto"/>
            <w:vAlign w:val="center"/>
          </w:tcPr>
          <w:p w14:paraId="47606FF1" w14:textId="174E9610" w:rsidR="002112E1"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Última data em que o registo foi editado</w:t>
            </w:r>
          </w:p>
        </w:tc>
        <w:tc>
          <w:tcPr>
            <w:tcW w:w="3269" w:type="dxa"/>
          </w:tcPr>
          <w:p w14:paraId="59B352B5" w14:textId="77777777" w:rsidR="002112E1" w:rsidRPr="00740BFC" w:rsidRDefault="002112E1" w:rsidP="002112E1"/>
        </w:tc>
      </w:tr>
      <w:tr w:rsidR="002112E1" w:rsidRPr="00740BFC" w14:paraId="07691E26" w14:textId="77777777" w:rsidTr="538E812A">
        <w:tc>
          <w:tcPr>
            <w:tcW w:w="2113" w:type="dxa"/>
            <w:shd w:val="clear" w:color="auto" w:fill="auto"/>
            <w:vAlign w:val="center"/>
          </w:tcPr>
          <w:p w14:paraId="279C90E0" w14:textId="66B65398" w:rsidR="002112E1"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isActive</w:t>
            </w:r>
          </w:p>
        </w:tc>
        <w:tc>
          <w:tcPr>
            <w:tcW w:w="1697" w:type="dxa"/>
          </w:tcPr>
          <w:p w14:paraId="3C6EB046" w14:textId="77777777" w:rsidR="002112E1" w:rsidRPr="00740BFC" w:rsidRDefault="002112E1" w:rsidP="002112E1"/>
        </w:tc>
        <w:tc>
          <w:tcPr>
            <w:tcW w:w="1705" w:type="dxa"/>
            <w:shd w:val="clear" w:color="auto" w:fill="auto"/>
            <w:vAlign w:val="center"/>
          </w:tcPr>
          <w:p w14:paraId="7D6D5188" w14:textId="7BB1EC78" w:rsidR="002112E1"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O registo está ativo</w:t>
            </w:r>
          </w:p>
        </w:tc>
        <w:tc>
          <w:tcPr>
            <w:tcW w:w="3269" w:type="dxa"/>
          </w:tcPr>
          <w:p w14:paraId="65DDC205" w14:textId="77777777" w:rsidR="002112E1" w:rsidRPr="00740BFC" w:rsidRDefault="002112E1" w:rsidP="002112E1"/>
        </w:tc>
      </w:tr>
    </w:tbl>
    <w:p w14:paraId="31337FD5" w14:textId="17B90473" w:rsidR="002B4A87" w:rsidRPr="00740BFC" w:rsidRDefault="002B4A87" w:rsidP="001E117F">
      <w:pPr>
        <w:pStyle w:val="Legenda"/>
      </w:pPr>
    </w:p>
    <w:p w14:paraId="6AF5C890" w14:textId="59097223" w:rsidR="001E117F" w:rsidRPr="00740BFC" w:rsidRDefault="538E812A" w:rsidP="001E117F">
      <w:pPr>
        <w:pStyle w:val="Legenda"/>
        <w:keepNext/>
        <w:jc w:val="center"/>
      </w:pPr>
      <w:bookmarkStart w:id="66" w:name="_Toc199624857"/>
      <w:r>
        <w:t xml:space="preserve">Tabela </w:t>
      </w:r>
      <w:fldSimple w:instr=" SEQ Tabela \* ARABIC ">
        <w:r>
          <w:t>11</w:t>
        </w:r>
      </w:fldSimple>
      <w:r>
        <w:t>. Descrição dos campos da tabela Regiao.</w:t>
      </w:r>
      <w:bookmarkEnd w:id="6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8"/>
        <w:gridCol w:w="1708"/>
        <w:gridCol w:w="1708"/>
        <w:gridCol w:w="3410"/>
      </w:tblGrid>
      <w:tr w:rsidR="37A9725F" w:rsidRPr="00740BFC" w14:paraId="29AF3FF6" w14:textId="77777777" w:rsidTr="538E812A">
        <w:trPr>
          <w:trHeight w:val="300"/>
        </w:trPr>
        <w:tc>
          <w:tcPr>
            <w:tcW w:w="1958" w:type="dxa"/>
            <w:shd w:val="clear" w:color="auto" w:fill="4472C4" w:themeFill="accent1"/>
          </w:tcPr>
          <w:p w14:paraId="0EE64EB3" w14:textId="77777777" w:rsidR="37A9725F" w:rsidRPr="00740BFC" w:rsidRDefault="538E812A" w:rsidP="37A9725F">
            <w:pPr>
              <w:rPr>
                <w:color w:val="FFFFFF" w:themeColor="background1"/>
              </w:rPr>
            </w:pPr>
            <w:r w:rsidRPr="538E812A">
              <w:rPr>
                <w:color w:val="FFFFFF" w:themeColor="background1"/>
              </w:rPr>
              <w:t>Nome do campo</w:t>
            </w:r>
          </w:p>
        </w:tc>
        <w:tc>
          <w:tcPr>
            <w:tcW w:w="1708" w:type="dxa"/>
            <w:shd w:val="clear" w:color="auto" w:fill="4472C4" w:themeFill="accent1"/>
          </w:tcPr>
          <w:p w14:paraId="112C939A" w14:textId="7D843ECB" w:rsidR="37A9725F" w:rsidRPr="00740BFC" w:rsidRDefault="538E812A" w:rsidP="37A9725F">
            <w:pPr>
              <w:rPr>
                <w:color w:val="FFFFFF" w:themeColor="background1"/>
              </w:rPr>
            </w:pPr>
            <w:r w:rsidRPr="538E812A">
              <w:rPr>
                <w:color w:val="FFFFFF" w:themeColor="background1"/>
              </w:rPr>
              <w:t xml:space="preserve">Chave </w:t>
            </w:r>
          </w:p>
        </w:tc>
        <w:tc>
          <w:tcPr>
            <w:tcW w:w="1708" w:type="dxa"/>
            <w:shd w:val="clear" w:color="auto" w:fill="4472C4" w:themeFill="accent1"/>
          </w:tcPr>
          <w:p w14:paraId="2CA315EF" w14:textId="6368515C" w:rsidR="37A9725F" w:rsidRPr="00740BFC" w:rsidRDefault="538E812A" w:rsidP="37A9725F">
            <w:pPr>
              <w:rPr>
                <w:color w:val="FFFFFF" w:themeColor="background1"/>
              </w:rPr>
            </w:pPr>
            <w:r w:rsidRPr="538E812A">
              <w:rPr>
                <w:color w:val="FFFFFF" w:themeColor="background1"/>
              </w:rPr>
              <w:t>Descrição</w:t>
            </w:r>
          </w:p>
        </w:tc>
        <w:tc>
          <w:tcPr>
            <w:tcW w:w="3410" w:type="dxa"/>
            <w:shd w:val="clear" w:color="auto" w:fill="4472C4" w:themeFill="accent1"/>
          </w:tcPr>
          <w:p w14:paraId="0F4A04B4" w14:textId="05381821" w:rsidR="37A9725F" w:rsidRPr="00740BFC" w:rsidRDefault="538E812A" w:rsidP="37A9725F">
            <w:pPr>
              <w:rPr>
                <w:color w:val="FFFFFF" w:themeColor="background1"/>
              </w:rPr>
            </w:pPr>
            <w:r w:rsidRPr="538E812A">
              <w:rPr>
                <w:color w:val="FFFFFF" w:themeColor="background1"/>
              </w:rPr>
              <w:t>Validações</w:t>
            </w:r>
          </w:p>
        </w:tc>
      </w:tr>
      <w:tr w:rsidR="37A9725F" w:rsidRPr="00740BFC" w14:paraId="41A87757" w14:textId="77777777" w:rsidTr="538E812A">
        <w:trPr>
          <w:trHeight w:val="300"/>
        </w:trPr>
        <w:tc>
          <w:tcPr>
            <w:tcW w:w="1958" w:type="dxa"/>
            <w:shd w:val="clear" w:color="auto" w:fill="auto"/>
            <w:vAlign w:val="center"/>
          </w:tcPr>
          <w:p w14:paraId="3F5717B2" w14:textId="33E8672B" w:rsidR="2FD21E86" w:rsidRPr="00740BFC" w:rsidRDefault="2FD21E86">
            <w:r w:rsidRPr="00740BFC">
              <w:t>id</w:t>
            </w:r>
          </w:p>
        </w:tc>
        <w:tc>
          <w:tcPr>
            <w:tcW w:w="1708" w:type="dxa"/>
          </w:tcPr>
          <w:p w14:paraId="119EC8DD" w14:textId="63636F3A" w:rsidR="568B214A" w:rsidRPr="00740BFC" w:rsidRDefault="568B214A">
            <w:r w:rsidRPr="00740BFC">
              <w:t>PK</w:t>
            </w:r>
          </w:p>
        </w:tc>
        <w:tc>
          <w:tcPr>
            <w:tcW w:w="1708" w:type="dxa"/>
            <w:shd w:val="clear" w:color="auto" w:fill="auto"/>
            <w:vAlign w:val="center"/>
          </w:tcPr>
          <w:p w14:paraId="748398C6" w14:textId="38BC7FD0" w:rsidR="59BD68F6" w:rsidRPr="00740BFC" w:rsidRDefault="59BD68F6" w:rsidP="37A9725F">
            <w:pPr>
              <w:spacing w:line="259" w:lineRule="auto"/>
            </w:pPr>
            <w:r w:rsidRPr="00740BFC">
              <w:t>Identificador do registo</w:t>
            </w:r>
          </w:p>
        </w:tc>
        <w:tc>
          <w:tcPr>
            <w:tcW w:w="3410" w:type="dxa"/>
          </w:tcPr>
          <w:p w14:paraId="1DF10B27" w14:textId="77777777" w:rsidR="37A9725F" w:rsidRPr="00740BFC" w:rsidRDefault="37A9725F" w:rsidP="538E812A">
            <w:pPr>
              <w:rPr>
                <w:rFonts w:ascii="Courier New" w:hAnsi="Courier New" w:cs="Courier New"/>
                <w:i/>
                <w:iCs/>
                <w:sz w:val="20"/>
                <w:szCs w:val="20"/>
              </w:rPr>
            </w:pPr>
          </w:p>
        </w:tc>
      </w:tr>
      <w:tr w:rsidR="37A9725F" w:rsidRPr="00740BFC" w14:paraId="5371F9CE" w14:textId="77777777" w:rsidTr="538E812A">
        <w:trPr>
          <w:trHeight w:val="300"/>
        </w:trPr>
        <w:tc>
          <w:tcPr>
            <w:tcW w:w="1958" w:type="dxa"/>
            <w:shd w:val="clear" w:color="auto" w:fill="auto"/>
            <w:vAlign w:val="center"/>
          </w:tcPr>
          <w:p w14:paraId="1F81C0BD" w14:textId="42F0727D" w:rsidR="2FD21E86"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denominacao</w:t>
            </w:r>
          </w:p>
        </w:tc>
        <w:tc>
          <w:tcPr>
            <w:tcW w:w="1708" w:type="dxa"/>
          </w:tcPr>
          <w:p w14:paraId="4D1C8E22" w14:textId="77777777" w:rsidR="37A9725F" w:rsidRPr="00740BFC" w:rsidRDefault="37A9725F"/>
        </w:tc>
        <w:tc>
          <w:tcPr>
            <w:tcW w:w="1708" w:type="dxa"/>
            <w:shd w:val="clear" w:color="auto" w:fill="auto"/>
            <w:vAlign w:val="center"/>
          </w:tcPr>
          <w:p w14:paraId="73D867C4" w14:textId="303DDF2C" w:rsidR="5BAB3346" w:rsidRPr="00740BFC" w:rsidRDefault="007D2CFB">
            <w:r w:rsidRPr="00740BFC">
              <w:t xml:space="preserve">Nome da </w:t>
            </w:r>
            <w:r w:rsidR="002E1ED3" w:rsidRPr="00740BFC">
              <w:t>região</w:t>
            </w:r>
          </w:p>
        </w:tc>
        <w:tc>
          <w:tcPr>
            <w:tcW w:w="3410" w:type="dxa"/>
          </w:tcPr>
          <w:p w14:paraId="6EEB510C" w14:textId="2CD41C72" w:rsidR="37A9725F" w:rsidRPr="00740BFC" w:rsidRDefault="538E812A">
            <w:r>
              <w:t>Unique</w:t>
            </w:r>
          </w:p>
        </w:tc>
      </w:tr>
      <w:tr w:rsidR="002112E1" w:rsidRPr="00740BFC" w14:paraId="1664CB93" w14:textId="77777777" w:rsidTr="538E812A">
        <w:trPr>
          <w:trHeight w:val="300"/>
        </w:trPr>
        <w:tc>
          <w:tcPr>
            <w:tcW w:w="1958" w:type="dxa"/>
            <w:shd w:val="clear" w:color="auto" w:fill="auto"/>
            <w:vAlign w:val="center"/>
          </w:tcPr>
          <w:p w14:paraId="16E20536" w14:textId="4906C051" w:rsidR="002112E1"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lastRenderedPageBreak/>
              <w:t>createdBy</w:t>
            </w:r>
          </w:p>
        </w:tc>
        <w:tc>
          <w:tcPr>
            <w:tcW w:w="1708" w:type="dxa"/>
          </w:tcPr>
          <w:p w14:paraId="77EE9785" w14:textId="77777777" w:rsidR="002112E1" w:rsidRPr="00740BFC" w:rsidRDefault="002112E1" w:rsidP="002112E1"/>
        </w:tc>
        <w:tc>
          <w:tcPr>
            <w:tcW w:w="1708" w:type="dxa"/>
            <w:shd w:val="clear" w:color="auto" w:fill="auto"/>
            <w:vAlign w:val="center"/>
          </w:tcPr>
          <w:p w14:paraId="1737BE48" w14:textId="230CC91B" w:rsidR="002112E1" w:rsidRPr="00740BFC" w:rsidRDefault="002112E1" w:rsidP="002112E1">
            <w:r w:rsidRPr="00740BFC">
              <w:rPr>
                <w:rFonts w:asciiTheme="minorHAnsi" w:eastAsiaTheme="minorEastAsia" w:hAnsiTheme="minorHAnsi" w:cstheme="minorBidi"/>
              </w:rPr>
              <w:t>O utilizador que criou o registo</w:t>
            </w:r>
          </w:p>
        </w:tc>
        <w:tc>
          <w:tcPr>
            <w:tcW w:w="3410" w:type="dxa"/>
          </w:tcPr>
          <w:p w14:paraId="508B9876" w14:textId="77777777" w:rsidR="002112E1" w:rsidRPr="00740BFC" w:rsidRDefault="002112E1" w:rsidP="002112E1"/>
        </w:tc>
      </w:tr>
      <w:tr w:rsidR="002112E1" w:rsidRPr="00740BFC" w14:paraId="365111BD" w14:textId="77777777" w:rsidTr="538E812A">
        <w:trPr>
          <w:trHeight w:val="300"/>
        </w:trPr>
        <w:tc>
          <w:tcPr>
            <w:tcW w:w="1958" w:type="dxa"/>
            <w:shd w:val="clear" w:color="auto" w:fill="auto"/>
            <w:vAlign w:val="center"/>
          </w:tcPr>
          <w:p w14:paraId="427A682D" w14:textId="5F22517B" w:rsidR="002112E1"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createdDate</w:t>
            </w:r>
          </w:p>
        </w:tc>
        <w:tc>
          <w:tcPr>
            <w:tcW w:w="1708" w:type="dxa"/>
          </w:tcPr>
          <w:p w14:paraId="6CFB5C4A" w14:textId="77777777" w:rsidR="002112E1" w:rsidRPr="00740BFC" w:rsidRDefault="002112E1" w:rsidP="002112E1"/>
        </w:tc>
        <w:tc>
          <w:tcPr>
            <w:tcW w:w="1708" w:type="dxa"/>
            <w:shd w:val="clear" w:color="auto" w:fill="auto"/>
            <w:vAlign w:val="center"/>
          </w:tcPr>
          <w:p w14:paraId="021069D7" w14:textId="429CC303" w:rsidR="002112E1"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A data em que o registo foi criado</w:t>
            </w:r>
          </w:p>
        </w:tc>
        <w:tc>
          <w:tcPr>
            <w:tcW w:w="3410" w:type="dxa"/>
          </w:tcPr>
          <w:p w14:paraId="4AB90065" w14:textId="77777777" w:rsidR="002112E1" w:rsidRPr="00740BFC" w:rsidRDefault="002112E1" w:rsidP="002112E1"/>
        </w:tc>
      </w:tr>
      <w:tr w:rsidR="002112E1" w:rsidRPr="00740BFC" w14:paraId="2C7EB692" w14:textId="77777777" w:rsidTr="538E812A">
        <w:trPr>
          <w:trHeight w:val="300"/>
        </w:trPr>
        <w:tc>
          <w:tcPr>
            <w:tcW w:w="1958" w:type="dxa"/>
            <w:shd w:val="clear" w:color="auto" w:fill="auto"/>
            <w:vAlign w:val="center"/>
          </w:tcPr>
          <w:p w14:paraId="6CB97537" w14:textId="142ED61C" w:rsidR="002112E1"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lastUpdatedBy</w:t>
            </w:r>
          </w:p>
        </w:tc>
        <w:tc>
          <w:tcPr>
            <w:tcW w:w="1708" w:type="dxa"/>
          </w:tcPr>
          <w:p w14:paraId="21D2BE23" w14:textId="77777777" w:rsidR="002112E1" w:rsidRPr="00740BFC" w:rsidRDefault="002112E1" w:rsidP="002112E1"/>
        </w:tc>
        <w:tc>
          <w:tcPr>
            <w:tcW w:w="1708" w:type="dxa"/>
            <w:shd w:val="clear" w:color="auto" w:fill="auto"/>
            <w:vAlign w:val="center"/>
          </w:tcPr>
          <w:p w14:paraId="2CD501A2" w14:textId="63D8BD32" w:rsidR="002112E1"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O último utilizador que atualizou o registo</w:t>
            </w:r>
          </w:p>
        </w:tc>
        <w:tc>
          <w:tcPr>
            <w:tcW w:w="3410" w:type="dxa"/>
          </w:tcPr>
          <w:p w14:paraId="02AC712E" w14:textId="77777777" w:rsidR="002112E1" w:rsidRPr="00740BFC" w:rsidRDefault="002112E1" w:rsidP="002112E1"/>
        </w:tc>
      </w:tr>
      <w:tr w:rsidR="002112E1" w:rsidRPr="00740BFC" w14:paraId="11C67B0D" w14:textId="77777777" w:rsidTr="538E812A">
        <w:trPr>
          <w:trHeight w:val="300"/>
        </w:trPr>
        <w:tc>
          <w:tcPr>
            <w:tcW w:w="1958" w:type="dxa"/>
            <w:shd w:val="clear" w:color="auto" w:fill="auto"/>
            <w:vAlign w:val="center"/>
          </w:tcPr>
          <w:p w14:paraId="36247CC8" w14:textId="066B6264" w:rsidR="002112E1"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lastUpdatedDate</w:t>
            </w:r>
          </w:p>
        </w:tc>
        <w:tc>
          <w:tcPr>
            <w:tcW w:w="1708" w:type="dxa"/>
          </w:tcPr>
          <w:p w14:paraId="30D3D834" w14:textId="77777777" w:rsidR="002112E1" w:rsidRPr="00740BFC" w:rsidRDefault="002112E1" w:rsidP="002112E1"/>
        </w:tc>
        <w:tc>
          <w:tcPr>
            <w:tcW w:w="1708" w:type="dxa"/>
            <w:shd w:val="clear" w:color="auto" w:fill="auto"/>
            <w:vAlign w:val="center"/>
          </w:tcPr>
          <w:p w14:paraId="4A1A0AAC" w14:textId="60AA4070" w:rsidR="002112E1"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Última data em que o registo foi editado</w:t>
            </w:r>
          </w:p>
        </w:tc>
        <w:tc>
          <w:tcPr>
            <w:tcW w:w="3410" w:type="dxa"/>
          </w:tcPr>
          <w:p w14:paraId="641842C5" w14:textId="77777777" w:rsidR="002112E1" w:rsidRPr="00740BFC" w:rsidRDefault="002112E1" w:rsidP="002112E1"/>
        </w:tc>
      </w:tr>
      <w:tr w:rsidR="002112E1" w:rsidRPr="00740BFC" w14:paraId="5F1DD6D5" w14:textId="77777777" w:rsidTr="538E812A">
        <w:trPr>
          <w:trHeight w:val="300"/>
        </w:trPr>
        <w:tc>
          <w:tcPr>
            <w:tcW w:w="1958" w:type="dxa"/>
            <w:shd w:val="clear" w:color="auto" w:fill="auto"/>
            <w:vAlign w:val="center"/>
          </w:tcPr>
          <w:p w14:paraId="074AE56A" w14:textId="16C7A490" w:rsidR="002112E1"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isActive</w:t>
            </w:r>
          </w:p>
        </w:tc>
        <w:tc>
          <w:tcPr>
            <w:tcW w:w="1708" w:type="dxa"/>
          </w:tcPr>
          <w:p w14:paraId="5F4FCA0E" w14:textId="77777777" w:rsidR="002112E1" w:rsidRPr="00740BFC" w:rsidRDefault="002112E1" w:rsidP="002112E1"/>
        </w:tc>
        <w:tc>
          <w:tcPr>
            <w:tcW w:w="1708" w:type="dxa"/>
            <w:shd w:val="clear" w:color="auto" w:fill="auto"/>
            <w:vAlign w:val="center"/>
          </w:tcPr>
          <w:p w14:paraId="13075DEB" w14:textId="0400F378" w:rsidR="002112E1"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O registo está ativo</w:t>
            </w:r>
          </w:p>
        </w:tc>
        <w:tc>
          <w:tcPr>
            <w:tcW w:w="3410" w:type="dxa"/>
          </w:tcPr>
          <w:p w14:paraId="1CAACA41" w14:textId="77777777" w:rsidR="002112E1" w:rsidRPr="00740BFC" w:rsidRDefault="002112E1" w:rsidP="002112E1"/>
        </w:tc>
      </w:tr>
    </w:tbl>
    <w:p w14:paraId="0ADE556D" w14:textId="6C4C592A" w:rsidR="7D2BD159" w:rsidRPr="00740BFC" w:rsidRDefault="7D2BD159" w:rsidP="001E117F">
      <w:pPr>
        <w:pStyle w:val="Legenda"/>
      </w:pPr>
    </w:p>
    <w:p w14:paraId="6C3CA609" w14:textId="633F1C0A" w:rsidR="001E117F" w:rsidRPr="00740BFC" w:rsidRDefault="538E812A" w:rsidP="001E117F">
      <w:pPr>
        <w:pStyle w:val="Legenda"/>
        <w:keepNext/>
        <w:jc w:val="center"/>
      </w:pPr>
      <w:bookmarkStart w:id="67" w:name="_Toc199624858"/>
      <w:r>
        <w:t xml:space="preserve">Tabela </w:t>
      </w:r>
      <w:fldSimple w:instr=" SEQ Tabela \* ARABIC ">
        <w:r>
          <w:t>12</w:t>
        </w:r>
      </w:fldSimple>
      <w:r>
        <w:t>. Descrição dos campos da tabela StockProduto.</w:t>
      </w:r>
      <w:bookmarkEnd w:id="6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8"/>
        <w:gridCol w:w="1708"/>
        <w:gridCol w:w="1708"/>
        <w:gridCol w:w="3410"/>
      </w:tblGrid>
      <w:tr w:rsidR="37A9725F" w:rsidRPr="00740BFC" w14:paraId="58AAE8C0" w14:textId="77777777" w:rsidTr="538E812A">
        <w:trPr>
          <w:trHeight w:val="300"/>
        </w:trPr>
        <w:tc>
          <w:tcPr>
            <w:tcW w:w="1958" w:type="dxa"/>
            <w:shd w:val="clear" w:color="auto" w:fill="4472C4" w:themeFill="accent1"/>
          </w:tcPr>
          <w:p w14:paraId="68CD7B53" w14:textId="77777777" w:rsidR="37A9725F" w:rsidRPr="00740BFC" w:rsidRDefault="538E812A" w:rsidP="37A9725F">
            <w:pPr>
              <w:rPr>
                <w:color w:val="FFFFFF" w:themeColor="background1"/>
              </w:rPr>
            </w:pPr>
            <w:r w:rsidRPr="538E812A">
              <w:rPr>
                <w:color w:val="FFFFFF" w:themeColor="background1"/>
              </w:rPr>
              <w:t>Nome do campo</w:t>
            </w:r>
          </w:p>
        </w:tc>
        <w:tc>
          <w:tcPr>
            <w:tcW w:w="1708" w:type="dxa"/>
            <w:shd w:val="clear" w:color="auto" w:fill="4472C4" w:themeFill="accent1"/>
          </w:tcPr>
          <w:p w14:paraId="71FCC902" w14:textId="7D843ECB" w:rsidR="37A9725F" w:rsidRPr="00740BFC" w:rsidRDefault="538E812A" w:rsidP="37A9725F">
            <w:pPr>
              <w:rPr>
                <w:color w:val="FFFFFF" w:themeColor="background1"/>
              </w:rPr>
            </w:pPr>
            <w:r w:rsidRPr="538E812A">
              <w:rPr>
                <w:color w:val="FFFFFF" w:themeColor="background1"/>
              </w:rPr>
              <w:t xml:space="preserve">Chave </w:t>
            </w:r>
          </w:p>
        </w:tc>
        <w:tc>
          <w:tcPr>
            <w:tcW w:w="1708" w:type="dxa"/>
            <w:shd w:val="clear" w:color="auto" w:fill="4472C4" w:themeFill="accent1"/>
          </w:tcPr>
          <w:p w14:paraId="74A98C65" w14:textId="6368515C" w:rsidR="37A9725F" w:rsidRPr="00740BFC" w:rsidRDefault="538E812A" w:rsidP="37A9725F">
            <w:pPr>
              <w:rPr>
                <w:color w:val="FFFFFF" w:themeColor="background1"/>
              </w:rPr>
            </w:pPr>
            <w:r w:rsidRPr="538E812A">
              <w:rPr>
                <w:color w:val="FFFFFF" w:themeColor="background1"/>
              </w:rPr>
              <w:t>Descrição</w:t>
            </w:r>
          </w:p>
        </w:tc>
        <w:tc>
          <w:tcPr>
            <w:tcW w:w="3410" w:type="dxa"/>
            <w:shd w:val="clear" w:color="auto" w:fill="4472C4" w:themeFill="accent1"/>
          </w:tcPr>
          <w:p w14:paraId="080571CA" w14:textId="05381821" w:rsidR="37A9725F" w:rsidRPr="00740BFC" w:rsidRDefault="538E812A" w:rsidP="37A9725F">
            <w:pPr>
              <w:rPr>
                <w:color w:val="FFFFFF" w:themeColor="background1"/>
              </w:rPr>
            </w:pPr>
            <w:r w:rsidRPr="538E812A">
              <w:rPr>
                <w:color w:val="FFFFFF" w:themeColor="background1"/>
              </w:rPr>
              <w:t>Validações</w:t>
            </w:r>
          </w:p>
        </w:tc>
      </w:tr>
      <w:tr w:rsidR="37A9725F" w:rsidRPr="00740BFC" w14:paraId="78E00AA7" w14:textId="77777777" w:rsidTr="538E812A">
        <w:trPr>
          <w:trHeight w:val="300"/>
        </w:trPr>
        <w:tc>
          <w:tcPr>
            <w:tcW w:w="1958" w:type="dxa"/>
            <w:shd w:val="clear" w:color="auto" w:fill="auto"/>
            <w:vAlign w:val="center"/>
          </w:tcPr>
          <w:p w14:paraId="406EABAF" w14:textId="2C7B6266" w:rsidR="37A9725F" w:rsidRPr="00740BFC" w:rsidRDefault="37A9725F">
            <w:r w:rsidRPr="00740BFC">
              <w:t>id</w:t>
            </w:r>
          </w:p>
        </w:tc>
        <w:tc>
          <w:tcPr>
            <w:tcW w:w="1708" w:type="dxa"/>
          </w:tcPr>
          <w:p w14:paraId="123A8CA1" w14:textId="640DA993" w:rsidR="37A9725F" w:rsidRPr="00740BFC" w:rsidRDefault="37A9725F">
            <w:r w:rsidRPr="00740BFC">
              <w:t>PK</w:t>
            </w:r>
          </w:p>
        </w:tc>
        <w:tc>
          <w:tcPr>
            <w:tcW w:w="1708" w:type="dxa"/>
            <w:shd w:val="clear" w:color="auto" w:fill="auto"/>
            <w:vAlign w:val="center"/>
          </w:tcPr>
          <w:p w14:paraId="17630D3A" w14:textId="291A313C" w:rsidR="13CE79FC" w:rsidRPr="00740BFC" w:rsidRDefault="13CE79FC" w:rsidP="37A9725F">
            <w:pPr>
              <w:spacing w:line="259" w:lineRule="auto"/>
            </w:pPr>
            <w:r w:rsidRPr="00740BFC">
              <w:t>Identificador do registo</w:t>
            </w:r>
          </w:p>
        </w:tc>
        <w:tc>
          <w:tcPr>
            <w:tcW w:w="3410" w:type="dxa"/>
          </w:tcPr>
          <w:p w14:paraId="17B1C86B" w14:textId="77777777" w:rsidR="37A9725F" w:rsidRPr="00740BFC" w:rsidRDefault="37A9725F" w:rsidP="538E812A">
            <w:pPr>
              <w:rPr>
                <w:rFonts w:ascii="Courier New" w:hAnsi="Courier New" w:cs="Courier New"/>
                <w:i/>
                <w:iCs/>
                <w:sz w:val="20"/>
                <w:szCs w:val="20"/>
              </w:rPr>
            </w:pPr>
          </w:p>
        </w:tc>
      </w:tr>
      <w:tr w:rsidR="37A9725F" w:rsidRPr="00740BFC" w14:paraId="7CD7BD23" w14:textId="77777777" w:rsidTr="538E812A">
        <w:trPr>
          <w:trHeight w:val="300"/>
        </w:trPr>
        <w:tc>
          <w:tcPr>
            <w:tcW w:w="1958" w:type="dxa"/>
            <w:shd w:val="clear" w:color="auto" w:fill="auto"/>
            <w:vAlign w:val="center"/>
          </w:tcPr>
          <w:p w14:paraId="27C6586F" w14:textId="147C22AC" w:rsidR="74C63743"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quantidade</w:t>
            </w:r>
          </w:p>
        </w:tc>
        <w:tc>
          <w:tcPr>
            <w:tcW w:w="1708" w:type="dxa"/>
          </w:tcPr>
          <w:p w14:paraId="163DE523" w14:textId="77777777" w:rsidR="37A9725F" w:rsidRPr="00740BFC" w:rsidRDefault="37A9725F"/>
        </w:tc>
        <w:tc>
          <w:tcPr>
            <w:tcW w:w="1708" w:type="dxa"/>
            <w:shd w:val="clear" w:color="auto" w:fill="auto"/>
            <w:vAlign w:val="center"/>
          </w:tcPr>
          <w:p w14:paraId="6F4313DE" w14:textId="53C2E5F0" w:rsidR="74C63743" w:rsidRPr="00740BFC" w:rsidRDefault="00E64956">
            <w:r w:rsidRPr="00740BFC">
              <w:t>Quantidade</w:t>
            </w:r>
            <w:r w:rsidR="004F6B48" w:rsidRPr="00740BFC">
              <w:t xml:space="preserve"> em stock do produto</w:t>
            </w:r>
          </w:p>
        </w:tc>
        <w:tc>
          <w:tcPr>
            <w:tcW w:w="3410" w:type="dxa"/>
          </w:tcPr>
          <w:p w14:paraId="74262E2C" w14:textId="4047FDFA" w:rsidR="37A9725F" w:rsidRPr="00740BFC" w:rsidRDefault="00900500">
            <w:r w:rsidRPr="00740BFC">
              <w:t xml:space="preserve">&gt; </w:t>
            </w:r>
            <w:r w:rsidR="006905D2" w:rsidRPr="00740BFC">
              <w:t>0, &lt;</w:t>
            </w:r>
            <w:r w:rsidR="005277CF" w:rsidRPr="00740BFC">
              <w:t>= quantidade em stock</w:t>
            </w:r>
          </w:p>
        </w:tc>
      </w:tr>
      <w:tr w:rsidR="37A9725F" w:rsidRPr="00740BFC" w14:paraId="39B65D1B" w14:textId="77777777" w:rsidTr="538E812A">
        <w:trPr>
          <w:trHeight w:val="300"/>
        </w:trPr>
        <w:tc>
          <w:tcPr>
            <w:tcW w:w="1958" w:type="dxa"/>
            <w:shd w:val="clear" w:color="auto" w:fill="auto"/>
            <w:vAlign w:val="center"/>
          </w:tcPr>
          <w:p w14:paraId="3C0FBF5E" w14:textId="23063900" w:rsidR="74C63743"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lastInDate</w:t>
            </w:r>
          </w:p>
        </w:tc>
        <w:tc>
          <w:tcPr>
            <w:tcW w:w="1708" w:type="dxa"/>
          </w:tcPr>
          <w:p w14:paraId="5572001F" w14:textId="77777777" w:rsidR="37A9725F" w:rsidRPr="00740BFC" w:rsidRDefault="37A9725F"/>
        </w:tc>
        <w:tc>
          <w:tcPr>
            <w:tcW w:w="1708" w:type="dxa"/>
            <w:shd w:val="clear" w:color="auto" w:fill="auto"/>
            <w:vAlign w:val="center"/>
          </w:tcPr>
          <w:p w14:paraId="456F975A" w14:textId="7330F803" w:rsidR="74C63743" w:rsidRPr="00740BFC" w:rsidRDefault="00185BF6">
            <w:r w:rsidRPr="00740BFC">
              <w:t>Ú</w:t>
            </w:r>
            <w:r w:rsidR="006B7723" w:rsidRPr="00740BFC">
              <w:t>ltima</w:t>
            </w:r>
            <w:r w:rsidR="004F6B48" w:rsidRPr="00740BFC">
              <w:t xml:space="preserve"> data de entrada no </w:t>
            </w:r>
            <w:r w:rsidR="00AF01AA" w:rsidRPr="00740BFC">
              <w:t>armazém</w:t>
            </w:r>
          </w:p>
        </w:tc>
        <w:tc>
          <w:tcPr>
            <w:tcW w:w="3410" w:type="dxa"/>
          </w:tcPr>
          <w:p w14:paraId="325C9A44" w14:textId="77777777" w:rsidR="37A9725F" w:rsidRPr="00740BFC" w:rsidRDefault="37A9725F"/>
        </w:tc>
      </w:tr>
      <w:tr w:rsidR="37A9725F" w:rsidRPr="00740BFC" w14:paraId="408EF3A5" w14:textId="77777777" w:rsidTr="538E812A">
        <w:trPr>
          <w:trHeight w:val="300"/>
        </w:trPr>
        <w:tc>
          <w:tcPr>
            <w:tcW w:w="1958" w:type="dxa"/>
            <w:shd w:val="clear" w:color="auto" w:fill="auto"/>
            <w:vAlign w:val="center"/>
          </w:tcPr>
          <w:p w14:paraId="34745E0F" w14:textId="310C667E" w:rsidR="74C63743"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lastOutDate</w:t>
            </w:r>
          </w:p>
        </w:tc>
        <w:tc>
          <w:tcPr>
            <w:tcW w:w="1708" w:type="dxa"/>
          </w:tcPr>
          <w:p w14:paraId="7F4EBE47" w14:textId="77777777" w:rsidR="37A9725F" w:rsidRPr="00740BFC" w:rsidRDefault="37A9725F"/>
        </w:tc>
        <w:tc>
          <w:tcPr>
            <w:tcW w:w="1708" w:type="dxa"/>
            <w:shd w:val="clear" w:color="auto" w:fill="auto"/>
            <w:vAlign w:val="center"/>
          </w:tcPr>
          <w:p w14:paraId="5C8725BB" w14:textId="57E326CF" w:rsidR="37A4507D" w:rsidRPr="00740BFC" w:rsidRDefault="00185BF6">
            <w:r w:rsidRPr="00740BFC">
              <w:t xml:space="preserve">Última </w:t>
            </w:r>
            <w:r w:rsidR="004F6B48" w:rsidRPr="00740BFC">
              <w:t xml:space="preserve">data de saída no </w:t>
            </w:r>
            <w:r w:rsidR="00AF01AA" w:rsidRPr="00740BFC">
              <w:t>armazém</w:t>
            </w:r>
          </w:p>
        </w:tc>
        <w:tc>
          <w:tcPr>
            <w:tcW w:w="3410" w:type="dxa"/>
          </w:tcPr>
          <w:p w14:paraId="7B0C8890" w14:textId="77777777" w:rsidR="37A9725F" w:rsidRPr="00740BFC" w:rsidRDefault="37A9725F"/>
        </w:tc>
      </w:tr>
      <w:tr w:rsidR="00B11031" w:rsidRPr="00740BFC" w14:paraId="70D93F5D" w14:textId="77777777" w:rsidTr="538E812A">
        <w:trPr>
          <w:trHeight w:val="300"/>
        </w:trPr>
        <w:tc>
          <w:tcPr>
            <w:tcW w:w="1958" w:type="dxa"/>
            <w:shd w:val="clear" w:color="auto" w:fill="auto"/>
            <w:vAlign w:val="center"/>
          </w:tcPr>
          <w:p w14:paraId="17CB6597" w14:textId="6182CC60" w:rsidR="00B11031"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localArmazem</w:t>
            </w:r>
          </w:p>
        </w:tc>
        <w:tc>
          <w:tcPr>
            <w:tcW w:w="1708" w:type="dxa"/>
          </w:tcPr>
          <w:p w14:paraId="71050BB3" w14:textId="77777777" w:rsidR="00B11031" w:rsidRPr="00740BFC" w:rsidRDefault="00B11031"/>
        </w:tc>
        <w:tc>
          <w:tcPr>
            <w:tcW w:w="1708" w:type="dxa"/>
            <w:shd w:val="clear" w:color="auto" w:fill="auto"/>
            <w:vAlign w:val="center"/>
          </w:tcPr>
          <w:p w14:paraId="699EB48E" w14:textId="23CAD6DF" w:rsidR="00B11031" w:rsidRPr="00740BFC" w:rsidRDefault="00662940">
            <w:r w:rsidRPr="00740BFC">
              <w:t xml:space="preserve">Local onde está armazenado no </w:t>
            </w:r>
            <w:r w:rsidR="00AF01AA" w:rsidRPr="00740BFC">
              <w:t>armazém</w:t>
            </w:r>
          </w:p>
        </w:tc>
        <w:tc>
          <w:tcPr>
            <w:tcW w:w="3410" w:type="dxa"/>
          </w:tcPr>
          <w:p w14:paraId="0881A666" w14:textId="77777777" w:rsidR="00B11031" w:rsidRPr="00740BFC" w:rsidRDefault="00B11031"/>
        </w:tc>
      </w:tr>
      <w:tr w:rsidR="00B11031" w:rsidRPr="00740BFC" w14:paraId="7979340D" w14:textId="77777777" w:rsidTr="538E812A">
        <w:trPr>
          <w:trHeight w:val="300"/>
        </w:trPr>
        <w:tc>
          <w:tcPr>
            <w:tcW w:w="1958" w:type="dxa"/>
            <w:shd w:val="clear" w:color="auto" w:fill="auto"/>
            <w:vAlign w:val="center"/>
          </w:tcPr>
          <w:p w14:paraId="5960C859" w14:textId="526402A3" w:rsidR="00B11031"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codigoProduto</w:t>
            </w:r>
          </w:p>
        </w:tc>
        <w:tc>
          <w:tcPr>
            <w:tcW w:w="1708" w:type="dxa"/>
          </w:tcPr>
          <w:p w14:paraId="70F2D805" w14:textId="1DC5689D" w:rsidR="00B11031" w:rsidRPr="00740BFC" w:rsidRDefault="00E33FA3">
            <w:r w:rsidRPr="00740BFC">
              <w:t>FK -&gt; Produto</w:t>
            </w:r>
          </w:p>
        </w:tc>
        <w:tc>
          <w:tcPr>
            <w:tcW w:w="1708" w:type="dxa"/>
            <w:shd w:val="clear" w:color="auto" w:fill="auto"/>
            <w:vAlign w:val="center"/>
          </w:tcPr>
          <w:p w14:paraId="2F5621EB" w14:textId="50CD42A7" w:rsidR="00B11031" w:rsidRPr="00740BFC" w:rsidRDefault="00662940">
            <w:r w:rsidRPr="00740BFC">
              <w:t xml:space="preserve">Código único do </w:t>
            </w:r>
            <w:r w:rsidR="002E1ED3" w:rsidRPr="00740BFC">
              <w:t>produto</w:t>
            </w:r>
          </w:p>
        </w:tc>
        <w:tc>
          <w:tcPr>
            <w:tcW w:w="3410" w:type="dxa"/>
          </w:tcPr>
          <w:p w14:paraId="165FEFA4" w14:textId="77777777" w:rsidR="00B11031" w:rsidRPr="00740BFC" w:rsidRDefault="00B11031"/>
        </w:tc>
      </w:tr>
      <w:tr w:rsidR="00E33FA3" w:rsidRPr="00740BFC" w14:paraId="6385D523" w14:textId="77777777" w:rsidTr="538E812A">
        <w:trPr>
          <w:trHeight w:val="300"/>
        </w:trPr>
        <w:tc>
          <w:tcPr>
            <w:tcW w:w="1958" w:type="dxa"/>
            <w:shd w:val="clear" w:color="auto" w:fill="auto"/>
            <w:vAlign w:val="center"/>
          </w:tcPr>
          <w:p w14:paraId="6F55A773" w14:textId="74799BC1" w:rsidR="00E33FA3"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codigoArmazem</w:t>
            </w:r>
          </w:p>
        </w:tc>
        <w:tc>
          <w:tcPr>
            <w:tcW w:w="1708" w:type="dxa"/>
          </w:tcPr>
          <w:p w14:paraId="4405CD6E" w14:textId="750BDD7F" w:rsidR="00E33FA3" w:rsidRPr="00740BFC" w:rsidRDefault="538E812A">
            <w:r>
              <w:t>FK -&gt; Armazem</w:t>
            </w:r>
          </w:p>
        </w:tc>
        <w:tc>
          <w:tcPr>
            <w:tcW w:w="1708" w:type="dxa"/>
            <w:shd w:val="clear" w:color="auto" w:fill="auto"/>
            <w:vAlign w:val="center"/>
          </w:tcPr>
          <w:p w14:paraId="2DA6C91B" w14:textId="747F0518" w:rsidR="00E33FA3" w:rsidRPr="00740BFC" w:rsidRDefault="00E33FA3">
            <w:r w:rsidRPr="00740BFC">
              <w:t xml:space="preserve">Código único do </w:t>
            </w:r>
            <w:r w:rsidR="000669AB" w:rsidRPr="00740BFC">
              <w:t>armazém</w:t>
            </w:r>
          </w:p>
        </w:tc>
        <w:tc>
          <w:tcPr>
            <w:tcW w:w="3410" w:type="dxa"/>
          </w:tcPr>
          <w:p w14:paraId="727DE9F8" w14:textId="77777777" w:rsidR="00E33FA3" w:rsidRPr="00740BFC" w:rsidRDefault="00E33FA3"/>
        </w:tc>
      </w:tr>
      <w:tr w:rsidR="002112E1" w:rsidRPr="00740BFC" w14:paraId="0DBB24ED" w14:textId="77777777" w:rsidTr="538E812A">
        <w:trPr>
          <w:trHeight w:val="300"/>
        </w:trPr>
        <w:tc>
          <w:tcPr>
            <w:tcW w:w="1958" w:type="dxa"/>
            <w:shd w:val="clear" w:color="auto" w:fill="auto"/>
            <w:vAlign w:val="center"/>
          </w:tcPr>
          <w:p w14:paraId="3161B1B2" w14:textId="00B9C42D" w:rsidR="002112E1"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createdBy</w:t>
            </w:r>
          </w:p>
        </w:tc>
        <w:tc>
          <w:tcPr>
            <w:tcW w:w="1708" w:type="dxa"/>
          </w:tcPr>
          <w:p w14:paraId="0BEABC6E" w14:textId="77777777" w:rsidR="002112E1" w:rsidRPr="00740BFC" w:rsidRDefault="002112E1" w:rsidP="002112E1"/>
        </w:tc>
        <w:tc>
          <w:tcPr>
            <w:tcW w:w="1708" w:type="dxa"/>
            <w:shd w:val="clear" w:color="auto" w:fill="auto"/>
            <w:vAlign w:val="center"/>
          </w:tcPr>
          <w:p w14:paraId="474B80DE" w14:textId="71A7A97E" w:rsidR="002112E1" w:rsidRPr="00740BFC" w:rsidRDefault="002112E1" w:rsidP="002112E1">
            <w:r w:rsidRPr="00740BFC">
              <w:rPr>
                <w:rFonts w:asciiTheme="minorHAnsi" w:eastAsiaTheme="minorEastAsia" w:hAnsiTheme="minorHAnsi" w:cstheme="minorBidi"/>
              </w:rPr>
              <w:t>O utilizador que criou o registo</w:t>
            </w:r>
          </w:p>
        </w:tc>
        <w:tc>
          <w:tcPr>
            <w:tcW w:w="3410" w:type="dxa"/>
          </w:tcPr>
          <w:p w14:paraId="369BAFFC" w14:textId="77777777" w:rsidR="002112E1" w:rsidRPr="00740BFC" w:rsidRDefault="002112E1" w:rsidP="002112E1"/>
        </w:tc>
      </w:tr>
      <w:tr w:rsidR="002112E1" w:rsidRPr="00740BFC" w14:paraId="00506B15" w14:textId="77777777" w:rsidTr="538E812A">
        <w:trPr>
          <w:trHeight w:val="300"/>
        </w:trPr>
        <w:tc>
          <w:tcPr>
            <w:tcW w:w="1958" w:type="dxa"/>
            <w:shd w:val="clear" w:color="auto" w:fill="auto"/>
            <w:vAlign w:val="center"/>
          </w:tcPr>
          <w:p w14:paraId="5688CB30" w14:textId="2828C358" w:rsidR="002112E1"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lastRenderedPageBreak/>
              <w:t>createdDate</w:t>
            </w:r>
          </w:p>
        </w:tc>
        <w:tc>
          <w:tcPr>
            <w:tcW w:w="1708" w:type="dxa"/>
          </w:tcPr>
          <w:p w14:paraId="58E7D79D" w14:textId="77777777" w:rsidR="002112E1" w:rsidRPr="00740BFC" w:rsidRDefault="002112E1" w:rsidP="002112E1"/>
        </w:tc>
        <w:tc>
          <w:tcPr>
            <w:tcW w:w="1708" w:type="dxa"/>
            <w:shd w:val="clear" w:color="auto" w:fill="auto"/>
            <w:vAlign w:val="center"/>
          </w:tcPr>
          <w:p w14:paraId="51478072" w14:textId="3EDAE215" w:rsidR="002112E1"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A data em que o registo foi criado</w:t>
            </w:r>
          </w:p>
        </w:tc>
        <w:tc>
          <w:tcPr>
            <w:tcW w:w="3410" w:type="dxa"/>
          </w:tcPr>
          <w:p w14:paraId="3F176A29" w14:textId="77777777" w:rsidR="002112E1" w:rsidRPr="00740BFC" w:rsidRDefault="002112E1" w:rsidP="002112E1"/>
        </w:tc>
      </w:tr>
      <w:tr w:rsidR="002112E1" w:rsidRPr="00740BFC" w14:paraId="5A4E1E10" w14:textId="77777777" w:rsidTr="538E812A">
        <w:trPr>
          <w:trHeight w:val="300"/>
        </w:trPr>
        <w:tc>
          <w:tcPr>
            <w:tcW w:w="1958" w:type="dxa"/>
            <w:shd w:val="clear" w:color="auto" w:fill="auto"/>
            <w:vAlign w:val="center"/>
          </w:tcPr>
          <w:p w14:paraId="4AC0E4D4" w14:textId="01E420C9" w:rsidR="002112E1"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lastUpdatedBy</w:t>
            </w:r>
          </w:p>
        </w:tc>
        <w:tc>
          <w:tcPr>
            <w:tcW w:w="1708" w:type="dxa"/>
          </w:tcPr>
          <w:p w14:paraId="65177D45" w14:textId="77777777" w:rsidR="002112E1" w:rsidRPr="00740BFC" w:rsidRDefault="002112E1" w:rsidP="002112E1"/>
        </w:tc>
        <w:tc>
          <w:tcPr>
            <w:tcW w:w="1708" w:type="dxa"/>
            <w:shd w:val="clear" w:color="auto" w:fill="auto"/>
            <w:vAlign w:val="center"/>
          </w:tcPr>
          <w:p w14:paraId="512D9B41" w14:textId="27CA71BF" w:rsidR="002112E1"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O último utilizador que atualizou o registo</w:t>
            </w:r>
          </w:p>
        </w:tc>
        <w:tc>
          <w:tcPr>
            <w:tcW w:w="3410" w:type="dxa"/>
          </w:tcPr>
          <w:p w14:paraId="5DA9E8A0" w14:textId="77777777" w:rsidR="002112E1" w:rsidRPr="00740BFC" w:rsidRDefault="002112E1" w:rsidP="002112E1"/>
        </w:tc>
      </w:tr>
      <w:tr w:rsidR="002112E1" w:rsidRPr="00740BFC" w14:paraId="7EDF0753" w14:textId="77777777" w:rsidTr="538E812A">
        <w:trPr>
          <w:trHeight w:val="300"/>
        </w:trPr>
        <w:tc>
          <w:tcPr>
            <w:tcW w:w="1958" w:type="dxa"/>
            <w:shd w:val="clear" w:color="auto" w:fill="auto"/>
            <w:vAlign w:val="center"/>
          </w:tcPr>
          <w:p w14:paraId="11B4C9C4" w14:textId="4D28E7CC" w:rsidR="002112E1"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lastUpdatedDate</w:t>
            </w:r>
          </w:p>
        </w:tc>
        <w:tc>
          <w:tcPr>
            <w:tcW w:w="1708" w:type="dxa"/>
          </w:tcPr>
          <w:p w14:paraId="5FAD2B62" w14:textId="77777777" w:rsidR="002112E1" w:rsidRPr="00740BFC" w:rsidRDefault="002112E1" w:rsidP="002112E1"/>
        </w:tc>
        <w:tc>
          <w:tcPr>
            <w:tcW w:w="1708" w:type="dxa"/>
            <w:shd w:val="clear" w:color="auto" w:fill="auto"/>
            <w:vAlign w:val="center"/>
          </w:tcPr>
          <w:p w14:paraId="11663DE0" w14:textId="355165A3" w:rsidR="002112E1"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Última data em que o registo foi editado</w:t>
            </w:r>
          </w:p>
        </w:tc>
        <w:tc>
          <w:tcPr>
            <w:tcW w:w="3410" w:type="dxa"/>
          </w:tcPr>
          <w:p w14:paraId="1A6063BD" w14:textId="77777777" w:rsidR="002112E1" w:rsidRPr="00740BFC" w:rsidRDefault="002112E1" w:rsidP="002112E1"/>
        </w:tc>
      </w:tr>
      <w:tr w:rsidR="002112E1" w:rsidRPr="00740BFC" w14:paraId="3EB1B5A2" w14:textId="77777777" w:rsidTr="538E812A">
        <w:trPr>
          <w:trHeight w:val="300"/>
        </w:trPr>
        <w:tc>
          <w:tcPr>
            <w:tcW w:w="1958" w:type="dxa"/>
            <w:shd w:val="clear" w:color="auto" w:fill="auto"/>
            <w:vAlign w:val="center"/>
          </w:tcPr>
          <w:p w14:paraId="2FF921A2" w14:textId="4291E5D9" w:rsidR="002112E1"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isActive</w:t>
            </w:r>
          </w:p>
        </w:tc>
        <w:tc>
          <w:tcPr>
            <w:tcW w:w="1708" w:type="dxa"/>
          </w:tcPr>
          <w:p w14:paraId="038C1FC1" w14:textId="77777777" w:rsidR="002112E1" w:rsidRPr="00740BFC" w:rsidRDefault="002112E1" w:rsidP="002112E1"/>
        </w:tc>
        <w:tc>
          <w:tcPr>
            <w:tcW w:w="1708" w:type="dxa"/>
            <w:shd w:val="clear" w:color="auto" w:fill="auto"/>
            <w:vAlign w:val="center"/>
          </w:tcPr>
          <w:p w14:paraId="31AAED6B" w14:textId="722B9DD4" w:rsidR="002112E1"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O registo está ativo</w:t>
            </w:r>
          </w:p>
        </w:tc>
        <w:tc>
          <w:tcPr>
            <w:tcW w:w="3410" w:type="dxa"/>
          </w:tcPr>
          <w:p w14:paraId="0562E9D8" w14:textId="77777777" w:rsidR="002112E1" w:rsidRPr="00740BFC" w:rsidRDefault="002112E1" w:rsidP="002112E1"/>
        </w:tc>
      </w:tr>
    </w:tbl>
    <w:p w14:paraId="481904B7" w14:textId="37113A99" w:rsidR="001E117F" w:rsidRPr="00740BFC" w:rsidRDefault="538E812A" w:rsidP="001E117F">
      <w:pPr>
        <w:pStyle w:val="Legenda"/>
        <w:keepNext/>
        <w:jc w:val="center"/>
      </w:pPr>
      <w:bookmarkStart w:id="68" w:name="_Toc199624859"/>
      <w:r>
        <w:t xml:space="preserve">Tabela </w:t>
      </w:r>
      <w:fldSimple w:instr=" SEQ Tabela \* ARABIC ">
        <w:r>
          <w:t>13</w:t>
        </w:r>
      </w:fldSimple>
      <w:r>
        <w:t>. Descrição dos campos da tabela Armazem.</w:t>
      </w:r>
      <w:bookmarkEnd w:id="6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8"/>
        <w:gridCol w:w="1708"/>
        <w:gridCol w:w="1708"/>
        <w:gridCol w:w="3410"/>
      </w:tblGrid>
      <w:tr w:rsidR="37A9725F" w:rsidRPr="00740BFC" w14:paraId="584F1B00" w14:textId="77777777" w:rsidTr="538E812A">
        <w:trPr>
          <w:trHeight w:val="300"/>
        </w:trPr>
        <w:tc>
          <w:tcPr>
            <w:tcW w:w="1958" w:type="dxa"/>
            <w:shd w:val="clear" w:color="auto" w:fill="4472C4" w:themeFill="accent1"/>
          </w:tcPr>
          <w:p w14:paraId="703E287C" w14:textId="77777777" w:rsidR="37A9725F" w:rsidRPr="00740BFC" w:rsidRDefault="538E812A" w:rsidP="37A9725F">
            <w:pPr>
              <w:rPr>
                <w:color w:val="FFFFFF" w:themeColor="background1"/>
              </w:rPr>
            </w:pPr>
            <w:r w:rsidRPr="538E812A">
              <w:rPr>
                <w:color w:val="FFFFFF" w:themeColor="background1"/>
              </w:rPr>
              <w:t>Nome do campo</w:t>
            </w:r>
          </w:p>
        </w:tc>
        <w:tc>
          <w:tcPr>
            <w:tcW w:w="1708" w:type="dxa"/>
            <w:shd w:val="clear" w:color="auto" w:fill="4472C4" w:themeFill="accent1"/>
          </w:tcPr>
          <w:p w14:paraId="21AB35BD" w14:textId="7D843ECB" w:rsidR="37A9725F" w:rsidRPr="00740BFC" w:rsidRDefault="538E812A" w:rsidP="37A9725F">
            <w:pPr>
              <w:rPr>
                <w:color w:val="FFFFFF" w:themeColor="background1"/>
              </w:rPr>
            </w:pPr>
            <w:r w:rsidRPr="538E812A">
              <w:rPr>
                <w:color w:val="FFFFFF" w:themeColor="background1"/>
              </w:rPr>
              <w:t xml:space="preserve">Chave </w:t>
            </w:r>
          </w:p>
        </w:tc>
        <w:tc>
          <w:tcPr>
            <w:tcW w:w="1708" w:type="dxa"/>
            <w:shd w:val="clear" w:color="auto" w:fill="4472C4" w:themeFill="accent1"/>
          </w:tcPr>
          <w:p w14:paraId="49FEA37A" w14:textId="6368515C" w:rsidR="37A9725F" w:rsidRPr="00740BFC" w:rsidRDefault="538E812A" w:rsidP="37A9725F">
            <w:pPr>
              <w:rPr>
                <w:color w:val="FFFFFF" w:themeColor="background1"/>
              </w:rPr>
            </w:pPr>
            <w:r w:rsidRPr="538E812A">
              <w:rPr>
                <w:color w:val="FFFFFF" w:themeColor="background1"/>
              </w:rPr>
              <w:t>Descrição</w:t>
            </w:r>
          </w:p>
        </w:tc>
        <w:tc>
          <w:tcPr>
            <w:tcW w:w="3410" w:type="dxa"/>
            <w:shd w:val="clear" w:color="auto" w:fill="4472C4" w:themeFill="accent1"/>
          </w:tcPr>
          <w:p w14:paraId="284FE5F1" w14:textId="05381821" w:rsidR="37A9725F" w:rsidRPr="00740BFC" w:rsidRDefault="538E812A" w:rsidP="37A9725F">
            <w:pPr>
              <w:rPr>
                <w:color w:val="FFFFFF" w:themeColor="background1"/>
              </w:rPr>
            </w:pPr>
            <w:r w:rsidRPr="538E812A">
              <w:rPr>
                <w:color w:val="FFFFFF" w:themeColor="background1"/>
              </w:rPr>
              <w:t>Validações</w:t>
            </w:r>
          </w:p>
        </w:tc>
      </w:tr>
      <w:tr w:rsidR="37A9725F" w:rsidRPr="00740BFC" w14:paraId="386BF3D9" w14:textId="77777777" w:rsidTr="538E812A">
        <w:trPr>
          <w:trHeight w:val="300"/>
        </w:trPr>
        <w:tc>
          <w:tcPr>
            <w:tcW w:w="1958" w:type="dxa"/>
            <w:shd w:val="clear" w:color="auto" w:fill="auto"/>
            <w:vAlign w:val="center"/>
          </w:tcPr>
          <w:p w14:paraId="2819921F" w14:textId="1A753EC4" w:rsidR="37A9725F" w:rsidRPr="00740BFC" w:rsidRDefault="37A9725F">
            <w:r w:rsidRPr="00740BFC">
              <w:t>id</w:t>
            </w:r>
          </w:p>
        </w:tc>
        <w:tc>
          <w:tcPr>
            <w:tcW w:w="1708" w:type="dxa"/>
          </w:tcPr>
          <w:p w14:paraId="6B74FB4A" w14:textId="5FC3F5FC" w:rsidR="37A9725F" w:rsidRPr="00740BFC" w:rsidRDefault="37A9725F">
            <w:r w:rsidRPr="00740BFC">
              <w:t>PK</w:t>
            </w:r>
          </w:p>
        </w:tc>
        <w:tc>
          <w:tcPr>
            <w:tcW w:w="1708" w:type="dxa"/>
            <w:shd w:val="clear" w:color="auto" w:fill="auto"/>
            <w:vAlign w:val="center"/>
          </w:tcPr>
          <w:p w14:paraId="4F0E968E" w14:textId="4AA19C11" w:rsidR="52F5F80C" w:rsidRPr="00740BFC" w:rsidRDefault="52F5F80C" w:rsidP="37A9725F">
            <w:pPr>
              <w:spacing w:line="259" w:lineRule="auto"/>
            </w:pPr>
            <w:r w:rsidRPr="00740BFC">
              <w:t>Identificador do registo</w:t>
            </w:r>
          </w:p>
        </w:tc>
        <w:tc>
          <w:tcPr>
            <w:tcW w:w="3410" w:type="dxa"/>
          </w:tcPr>
          <w:p w14:paraId="2DD902E7" w14:textId="77777777" w:rsidR="37A9725F" w:rsidRPr="00740BFC" w:rsidRDefault="37A9725F" w:rsidP="538E812A">
            <w:pPr>
              <w:rPr>
                <w:rFonts w:ascii="Courier New" w:hAnsi="Courier New" w:cs="Courier New"/>
                <w:i/>
                <w:iCs/>
                <w:sz w:val="20"/>
                <w:szCs w:val="20"/>
              </w:rPr>
            </w:pPr>
          </w:p>
        </w:tc>
      </w:tr>
      <w:tr w:rsidR="37A9725F" w:rsidRPr="00740BFC" w14:paraId="799EB182" w14:textId="77777777" w:rsidTr="538E812A">
        <w:trPr>
          <w:trHeight w:val="300"/>
        </w:trPr>
        <w:tc>
          <w:tcPr>
            <w:tcW w:w="1958" w:type="dxa"/>
            <w:shd w:val="clear" w:color="auto" w:fill="auto"/>
            <w:vAlign w:val="center"/>
          </w:tcPr>
          <w:p w14:paraId="444F6189" w14:textId="5AA98199" w:rsidR="1C031122" w:rsidRPr="00740BFC" w:rsidRDefault="538E812A" w:rsidP="538E812A">
            <w:pPr>
              <w:spacing w:line="259" w:lineRule="auto"/>
              <w:rPr>
                <w:rFonts w:asciiTheme="minorHAnsi" w:eastAsiaTheme="minorEastAsia" w:hAnsiTheme="minorHAnsi" w:cstheme="minorBidi"/>
              </w:rPr>
            </w:pPr>
            <w:r w:rsidRPr="538E812A">
              <w:rPr>
                <w:rFonts w:asciiTheme="minorHAnsi" w:eastAsiaTheme="minorEastAsia" w:hAnsiTheme="minorHAnsi" w:cstheme="minorBidi"/>
              </w:rPr>
              <w:t>area</w:t>
            </w:r>
          </w:p>
        </w:tc>
        <w:tc>
          <w:tcPr>
            <w:tcW w:w="1708" w:type="dxa"/>
          </w:tcPr>
          <w:p w14:paraId="764CE121" w14:textId="77777777" w:rsidR="37A9725F" w:rsidRPr="00740BFC" w:rsidRDefault="37A9725F"/>
        </w:tc>
        <w:tc>
          <w:tcPr>
            <w:tcW w:w="1708" w:type="dxa"/>
            <w:shd w:val="clear" w:color="auto" w:fill="auto"/>
            <w:vAlign w:val="center"/>
          </w:tcPr>
          <w:p w14:paraId="33F087BB" w14:textId="41DDB829" w:rsidR="1BDC06D8" w:rsidRPr="00740BFC" w:rsidRDefault="00C24712">
            <w:r w:rsidRPr="00740BFC">
              <w:t>Área em m</w:t>
            </w:r>
            <w:r w:rsidR="00BD25D3" w:rsidRPr="00740BFC">
              <w:t xml:space="preserve">2 do </w:t>
            </w:r>
            <w:r w:rsidR="00AF01AA" w:rsidRPr="00740BFC">
              <w:t>armazém</w:t>
            </w:r>
          </w:p>
        </w:tc>
        <w:tc>
          <w:tcPr>
            <w:tcW w:w="3410" w:type="dxa"/>
          </w:tcPr>
          <w:p w14:paraId="7C4BCC9B" w14:textId="28218823" w:rsidR="37A9725F" w:rsidRPr="00740BFC" w:rsidRDefault="00D83F74">
            <w:r w:rsidRPr="00740BFC">
              <w:t>Número decimal</w:t>
            </w:r>
          </w:p>
        </w:tc>
      </w:tr>
      <w:tr w:rsidR="37A9725F" w:rsidRPr="00740BFC" w14:paraId="386B6B5D" w14:textId="77777777" w:rsidTr="538E812A">
        <w:trPr>
          <w:trHeight w:val="300"/>
        </w:trPr>
        <w:tc>
          <w:tcPr>
            <w:tcW w:w="1958" w:type="dxa"/>
            <w:shd w:val="clear" w:color="auto" w:fill="auto"/>
            <w:vAlign w:val="center"/>
          </w:tcPr>
          <w:p w14:paraId="5C76FD8F" w14:textId="0F449AE6" w:rsidR="58B6945A"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codigoArmazem</w:t>
            </w:r>
          </w:p>
        </w:tc>
        <w:tc>
          <w:tcPr>
            <w:tcW w:w="1708" w:type="dxa"/>
          </w:tcPr>
          <w:p w14:paraId="5C949BF4" w14:textId="77777777" w:rsidR="37A9725F" w:rsidRPr="00740BFC" w:rsidRDefault="37A9725F"/>
        </w:tc>
        <w:tc>
          <w:tcPr>
            <w:tcW w:w="1708" w:type="dxa"/>
            <w:shd w:val="clear" w:color="auto" w:fill="auto"/>
            <w:vAlign w:val="center"/>
          </w:tcPr>
          <w:p w14:paraId="47CB5C7B" w14:textId="2D4FFC8E" w:rsidR="58B6945A" w:rsidRPr="00740BFC" w:rsidRDefault="00E2116E">
            <w:r w:rsidRPr="00740BFC">
              <w:t xml:space="preserve">Código único do </w:t>
            </w:r>
            <w:r w:rsidR="00AF01AA" w:rsidRPr="00740BFC">
              <w:t>armazém</w:t>
            </w:r>
          </w:p>
        </w:tc>
        <w:tc>
          <w:tcPr>
            <w:tcW w:w="3410" w:type="dxa"/>
          </w:tcPr>
          <w:p w14:paraId="4219766B" w14:textId="140749C2" w:rsidR="37A9725F" w:rsidRPr="00740BFC" w:rsidRDefault="538E812A">
            <w:r>
              <w:t>Unique</w:t>
            </w:r>
          </w:p>
        </w:tc>
      </w:tr>
      <w:tr w:rsidR="002112E1" w:rsidRPr="00740BFC" w14:paraId="20353067" w14:textId="77777777" w:rsidTr="538E812A">
        <w:trPr>
          <w:trHeight w:val="300"/>
        </w:trPr>
        <w:tc>
          <w:tcPr>
            <w:tcW w:w="1958" w:type="dxa"/>
            <w:shd w:val="clear" w:color="auto" w:fill="auto"/>
            <w:vAlign w:val="center"/>
          </w:tcPr>
          <w:p w14:paraId="7B8A44FE" w14:textId="7A58A026" w:rsidR="002112E1"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createdBy</w:t>
            </w:r>
          </w:p>
        </w:tc>
        <w:tc>
          <w:tcPr>
            <w:tcW w:w="1708" w:type="dxa"/>
          </w:tcPr>
          <w:p w14:paraId="0285BFE9" w14:textId="77777777" w:rsidR="002112E1" w:rsidRPr="00740BFC" w:rsidRDefault="002112E1" w:rsidP="002112E1"/>
        </w:tc>
        <w:tc>
          <w:tcPr>
            <w:tcW w:w="1708" w:type="dxa"/>
            <w:shd w:val="clear" w:color="auto" w:fill="auto"/>
            <w:vAlign w:val="center"/>
          </w:tcPr>
          <w:p w14:paraId="601FF607" w14:textId="3504C20C" w:rsidR="002112E1" w:rsidRPr="00740BFC" w:rsidRDefault="002112E1" w:rsidP="002112E1">
            <w:r w:rsidRPr="00740BFC">
              <w:rPr>
                <w:rFonts w:asciiTheme="minorHAnsi" w:eastAsiaTheme="minorEastAsia" w:hAnsiTheme="minorHAnsi" w:cstheme="minorBidi"/>
              </w:rPr>
              <w:t>O utilizador que criou o registo</w:t>
            </w:r>
          </w:p>
        </w:tc>
        <w:tc>
          <w:tcPr>
            <w:tcW w:w="3410" w:type="dxa"/>
          </w:tcPr>
          <w:p w14:paraId="452E6713" w14:textId="77777777" w:rsidR="002112E1" w:rsidRPr="00740BFC" w:rsidRDefault="002112E1" w:rsidP="002112E1"/>
        </w:tc>
      </w:tr>
      <w:tr w:rsidR="002112E1" w:rsidRPr="00740BFC" w14:paraId="119FD46A" w14:textId="77777777" w:rsidTr="538E812A">
        <w:trPr>
          <w:trHeight w:val="300"/>
        </w:trPr>
        <w:tc>
          <w:tcPr>
            <w:tcW w:w="1958" w:type="dxa"/>
            <w:shd w:val="clear" w:color="auto" w:fill="auto"/>
            <w:vAlign w:val="center"/>
          </w:tcPr>
          <w:p w14:paraId="0C96BC79" w14:textId="3BA4A12D" w:rsidR="002112E1"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createdDate</w:t>
            </w:r>
          </w:p>
        </w:tc>
        <w:tc>
          <w:tcPr>
            <w:tcW w:w="1708" w:type="dxa"/>
          </w:tcPr>
          <w:p w14:paraId="0DC9191E" w14:textId="77777777" w:rsidR="002112E1" w:rsidRPr="00740BFC" w:rsidRDefault="002112E1" w:rsidP="002112E1"/>
        </w:tc>
        <w:tc>
          <w:tcPr>
            <w:tcW w:w="1708" w:type="dxa"/>
            <w:shd w:val="clear" w:color="auto" w:fill="auto"/>
            <w:vAlign w:val="center"/>
          </w:tcPr>
          <w:p w14:paraId="76D55F59" w14:textId="35C81DCE" w:rsidR="002112E1"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A data em que o registo foi criado</w:t>
            </w:r>
          </w:p>
        </w:tc>
        <w:tc>
          <w:tcPr>
            <w:tcW w:w="3410" w:type="dxa"/>
          </w:tcPr>
          <w:p w14:paraId="72B7D629" w14:textId="77777777" w:rsidR="002112E1" w:rsidRPr="00740BFC" w:rsidRDefault="002112E1" w:rsidP="002112E1"/>
        </w:tc>
      </w:tr>
      <w:tr w:rsidR="002112E1" w:rsidRPr="00740BFC" w14:paraId="563207C9" w14:textId="77777777" w:rsidTr="538E812A">
        <w:trPr>
          <w:trHeight w:val="300"/>
        </w:trPr>
        <w:tc>
          <w:tcPr>
            <w:tcW w:w="1958" w:type="dxa"/>
            <w:shd w:val="clear" w:color="auto" w:fill="auto"/>
            <w:vAlign w:val="center"/>
          </w:tcPr>
          <w:p w14:paraId="33B6E0AF" w14:textId="58619E3B" w:rsidR="002112E1"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lastUpdatedBy</w:t>
            </w:r>
          </w:p>
        </w:tc>
        <w:tc>
          <w:tcPr>
            <w:tcW w:w="1708" w:type="dxa"/>
          </w:tcPr>
          <w:p w14:paraId="09D66BB3" w14:textId="77777777" w:rsidR="002112E1" w:rsidRPr="00740BFC" w:rsidRDefault="002112E1" w:rsidP="002112E1"/>
        </w:tc>
        <w:tc>
          <w:tcPr>
            <w:tcW w:w="1708" w:type="dxa"/>
            <w:shd w:val="clear" w:color="auto" w:fill="auto"/>
            <w:vAlign w:val="center"/>
          </w:tcPr>
          <w:p w14:paraId="01EE6881" w14:textId="34003312" w:rsidR="002112E1"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O último utilizador que atualizou o registo</w:t>
            </w:r>
          </w:p>
        </w:tc>
        <w:tc>
          <w:tcPr>
            <w:tcW w:w="3410" w:type="dxa"/>
          </w:tcPr>
          <w:p w14:paraId="322BD25D" w14:textId="77777777" w:rsidR="002112E1" w:rsidRPr="00740BFC" w:rsidRDefault="002112E1" w:rsidP="002112E1"/>
        </w:tc>
      </w:tr>
      <w:tr w:rsidR="002112E1" w:rsidRPr="00740BFC" w14:paraId="2206963C" w14:textId="77777777" w:rsidTr="538E812A">
        <w:trPr>
          <w:trHeight w:val="300"/>
        </w:trPr>
        <w:tc>
          <w:tcPr>
            <w:tcW w:w="1958" w:type="dxa"/>
            <w:shd w:val="clear" w:color="auto" w:fill="auto"/>
            <w:vAlign w:val="center"/>
          </w:tcPr>
          <w:p w14:paraId="164FDF1A" w14:textId="71BE45D3" w:rsidR="002112E1"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lastUpdatedDate</w:t>
            </w:r>
          </w:p>
        </w:tc>
        <w:tc>
          <w:tcPr>
            <w:tcW w:w="1708" w:type="dxa"/>
          </w:tcPr>
          <w:p w14:paraId="112EA763" w14:textId="77777777" w:rsidR="002112E1" w:rsidRPr="00740BFC" w:rsidRDefault="002112E1" w:rsidP="002112E1"/>
        </w:tc>
        <w:tc>
          <w:tcPr>
            <w:tcW w:w="1708" w:type="dxa"/>
            <w:shd w:val="clear" w:color="auto" w:fill="auto"/>
            <w:vAlign w:val="center"/>
          </w:tcPr>
          <w:p w14:paraId="45D84A9F" w14:textId="2B899B2D" w:rsidR="002112E1"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Última data em que o registo foi editado</w:t>
            </w:r>
          </w:p>
        </w:tc>
        <w:tc>
          <w:tcPr>
            <w:tcW w:w="3410" w:type="dxa"/>
          </w:tcPr>
          <w:p w14:paraId="15B37E72" w14:textId="77777777" w:rsidR="002112E1" w:rsidRPr="00740BFC" w:rsidRDefault="002112E1" w:rsidP="002112E1"/>
        </w:tc>
      </w:tr>
      <w:tr w:rsidR="002112E1" w:rsidRPr="00740BFC" w14:paraId="55D0AD31" w14:textId="77777777" w:rsidTr="538E812A">
        <w:trPr>
          <w:trHeight w:val="300"/>
        </w:trPr>
        <w:tc>
          <w:tcPr>
            <w:tcW w:w="1958" w:type="dxa"/>
            <w:shd w:val="clear" w:color="auto" w:fill="auto"/>
            <w:vAlign w:val="center"/>
          </w:tcPr>
          <w:p w14:paraId="63334BF1" w14:textId="41912371" w:rsidR="002112E1"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isActive</w:t>
            </w:r>
          </w:p>
        </w:tc>
        <w:tc>
          <w:tcPr>
            <w:tcW w:w="1708" w:type="dxa"/>
          </w:tcPr>
          <w:p w14:paraId="41F53CE9" w14:textId="77777777" w:rsidR="002112E1" w:rsidRPr="00740BFC" w:rsidRDefault="002112E1" w:rsidP="002112E1"/>
        </w:tc>
        <w:tc>
          <w:tcPr>
            <w:tcW w:w="1708" w:type="dxa"/>
            <w:shd w:val="clear" w:color="auto" w:fill="auto"/>
            <w:vAlign w:val="center"/>
          </w:tcPr>
          <w:p w14:paraId="782E80BF" w14:textId="78097C71" w:rsidR="002112E1"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O registo está ativo</w:t>
            </w:r>
          </w:p>
        </w:tc>
        <w:tc>
          <w:tcPr>
            <w:tcW w:w="3410" w:type="dxa"/>
          </w:tcPr>
          <w:p w14:paraId="2B0E11E1" w14:textId="77777777" w:rsidR="002112E1" w:rsidRPr="00740BFC" w:rsidRDefault="002112E1" w:rsidP="002112E1"/>
        </w:tc>
      </w:tr>
    </w:tbl>
    <w:p w14:paraId="79565294" w14:textId="77777777" w:rsidR="1A2CA4DE" w:rsidRPr="00740BFC" w:rsidRDefault="1A2CA4DE" w:rsidP="001E117F">
      <w:pPr>
        <w:pStyle w:val="Legenda"/>
        <w:keepNext/>
        <w:jc w:val="center"/>
      </w:pPr>
    </w:p>
    <w:p w14:paraId="5E40D7FE" w14:textId="77777777" w:rsidR="002112E1" w:rsidRPr="00740BFC" w:rsidRDefault="002112E1">
      <w:pPr>
        <w:spacing w:before="0" w:after="0"/>
        <w:rPr>
          <w:b/>
          <w:bCs/>
          <w:sz w:val="20"/>
          <w:szCs w:val="20"/>
        </w:rPr>
      </w:pPr>
      <w:r>
        <w:br w:type="page"/>
      </w:r>
    </w:p>
    <w:p w14:paraId="0F0F1333" w14:textId="61616BA6" w:rsidR="001E117F" w:rsidRPr="00740BFC" w:rsidRDefault="538E812A" w:rsidP="001E117F">
      <w:pPr>
        <w:pStyle w:val="Legenda"/>
        <w:keepNext/>
        <w:jc w:val="center"/>
      </w:pPr>
      <w:bookmarkStart w:id="69" w:name="_Toc199624860"/>
      <w:r>
        <w:lastRenderedPageBreak/>
        <w:t xml:space="preserve">Tabela </w:t>
      </w:r>
      <w:fldSimple w:instr=" SEQ Tabela \* ARABIC ">
        <w:r>
          <w:t>14</w:t>
        </w:r>
      </w:fldSimple>
      <w:r>
        <w:t>. Descrição dos campos da tabela EmpregadoArmazem.</w:t>
      </w:r>
      <w:bookmarkEnd w:id="6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42"/>
        <w:gridCol w:w="1699"/>
        <w:gridCol w:w="1702"/>
        <w:gridCol w:w="3241"/>
      </w:tblGrid>
      <w:tr w:rsidR="37A9725F" w:rsidRPr="00740BFC" w14:paraId="0B5F3194" w14:textId="77777777" w:rsidTr="538E812A">
        <w:trPr>
          <w:trHeight w:val="300"/>
        </w:trPr>
        <w:tc>
          <w:tcPr>
            <w:tcW w:w="2142" w:type="dxa"/>
            <w:shd w:val="clear" w:color="auto" w:fill="4472C4" w:themeFill="accent1"/>
          </w:tcPr>
          <w:p w14:paraId="0634C1B0" w14:textId="77777777" w:rsidR="37A9725F" w:rsidRPr="00740BFC" w:rsidRDefault="538E812A" w:rsidP="37A9725F">
            <w:pPr>
              <w:rPr>
                <w:color w:val="FFFFFF" w:themeColor="background1"/>
              </w:rPr>
            </w:pPr>
            <w:r w:rsidRPr="538E812A">
              <w:rPr>
                <w:color w:val="FFFFFF" w:themeColor="background1"/>
              </w:rPr>
              <w:t>Nome do campo</w:t>
            </w:r>
          </w:p>
        </w:tc>
        <w:tc>
          <w:tcPr>
            <w:tcW w:w="1699" w:type="dxa"/>
            <w:shd w:val="clear" w:color="auto" w:fill="4472C4" w:themeFill="accent1"/>
          </w:tcPr>
          <w:p w14:paraId="30D6455B" w14:textId="7D843ECB" w:rsidR="37A9725F" w:rsidRPr="00740BFC" w:rsidRDefault="538E812A" w:rsidP="37A9725F">
            <w:pPr>
              <w:rPr>
                <w:color w:val="FFFFFF" w:themeColor="background1"/>
              </w:rPr>
            </w:pPr>
            <w:r w:rsidRPr="538E812A">
              <w:rPr>
                <w:color w:val="FFFFFF" w:themeColor="background1"/>
              </w:rPr>
              <w:t xml:space="preserve">Chave </w:t>
            </w:r>
          </w:p>
        </w:tc>
        <w:tc>
          <w:tcPr>
            <w:tcW w:w="1702" w:type="dxa"/>
            <w:shd w:val="clear" w:color="auto" w:fill="4472C4" w:themeFill="accent1"/>
          </w:tcPr>
          <w:p w14:paraId="43F77BAB" w14:textId="6368515C" w:rsidR="37A9725F" w:rsidRPr="00740BFC" w:rsidRDefault="538E812A" w:rsidP="37A9725F">
            <w:pPr>
              <w:rPr>
                <w:color w:val="FFFFFF" w:themeColor="background1"/>
              </w:rPr>
            </w:pPr>
            <w:r w:rsidRPr="538E812A">
              <w:rPr>
                <w:color w:val="FFFFFF" w:themeColor="background1"/>
              </w:rPr>
              <w:t>Descrição</w:t>
            </w:r>
          </w:p>
        </w:tc>
        <w:tc>
          <w:tcPr>
            <w:tcW w:w="3241" w:type="dxa"/>
            <w:shd w:val="clear" w:color="auto" w:fill="4472C4" w:themeFill="accent1"/>
          </w:tcPr>
          <w:p w14:paraId="172F5A33" w14:textId="05381821" w:rsidR="37A9725F" w:rsidRPr="00740BFC" w:rsidRDefault="538E812A" w:rsidP="37A9725F">
            <w:pPr>
              <w:rPr>
                <w:color w:val="FFFFFF" w:themeColor="background1"/>
              </w:rPr>
            </w:pPr>
            <w:r w:rsidRPr="538E812A">
              <w:rPr>
                <w:color w:val="FFFFFF" w:themeColor="background1"/>
              </w:rPr>
              <w:t>Validações</w:t>
            </w:r>
          </w:p>
        </w:tc>
      </w:tr>
      <w:tr w:rsidR="37A9725F" w:rsidRPr="00740BFC" w14:paraId="0B2B183D" w14:textId="77777777" w:rsidTr="538E812A">
        <w:trPr>
          <w:trHeight w:val="300"/>
        </w:trPr>
        <w:tc>
          <w:tcPr>
            <w:tcW w:w="2142" w:type="dxa"/>
            <w:shd w:val="clear" w:color="auto" w:fill="auto"/>
            <w:vAlign w:val="center"/>
          </w:tcPr>
          <w:p w14:paraId="448FE5BF" w14:textId="33E8672B" w:rsidR="37A9725F" w:rsidRPr="00740BFC" w:rsidRDefault="37A9725F">
            <w:r w:rsidRPr="00740BFC">
              <w:t>id</w:t>
            </w:r>
          </w:p>
        </w:tc>
        <w:tc>
          <w:tcPr>
            <w:tcW w:w="1699" w:type="dxa"/>
          </w:tcPr>
          <w:p w14:paraId="47E9FCFE" w14:textId="63636F3A" w:rsidR="37A9725F" w:rsidRPr="00740BFC" w:rsidRDefault="37A9725F">
            <w:r w:rsidRPr="00740BFC">
              <w:t>PK</w:t>
            </w:r>
          </w:p>
        </w:tc>
        <w:tc>
          <w:tcPr>
            <w:tcW w:w="1702" w:type="dxa"/>
            <w:shd w:val="clear" w:color="auto" w:fill="auto"/>
            <w:vAlign w:val="center"/>
          </w:tcPr>
          <w:p w14:paraId="7B203752" w14:textId="2B5B19C5" w:rsidR="37A9725F" w:rsidRPr="00740BFC" w:rsidRDefault="6D579BCD" w:rsidP="006810A9">
            <w:pPr>
              <w:spacing w:line="259" w:lineRule="auto"/>
            </w:pPr>
            <w:r w:rsidRPr="00740BFC">
              <w:t>Identificador do registo</w:t>
            </w:r>
          </w:p>
        </w:tc>
        <w:tc>
          <w:tcPr>
            <w:tcW w:w="3241" w:type="dxa"/>
          </w:tcPr>
          <w:p w14:paraId="078C5CEE" w14:textId="77777777" w:rsidR="37A9725F" w:rsidRPr="00740BFC" w:rsidRDefault="37A9725F" w:rsidP="538E812A">
            <w:pPr>
              <w:rPr>
                <w:rFonts w:ascii="Courier New" w:hAnsi="Courier New" w:cs="Courier New"/>
                <w:i/>
                <w:iCs/>
                <w:sz w:val="20"/>
                <w:szCs w:val="20"/>
              </w:rPr>
            </w:pPr>
          </w:p>
        </w:tc>
      </w:tr>
      <w:tr w:rsidR="00ED654F" w:rsidRPr="00740BFC" w14:paraId="73AC8784" w14:textId="77777777" w:rsidTr="538E812A">
        <w:trPr>
          <w:trHeight w:val="300"/>
        </w:trPr>
        <w:tc>
          <w:tcPr>
            <w:tcW w:w="2142" w:type="dxa"/>
            <w:shd w:val="clear" w:color="auto" w:fill="auto"/>
            <w:vAlign w:val="center"/>
          </w:tcPr>
          <w:p w14:paraId="2884D11E" w14:textId="73DFAE4B" w:rsidR="00ED654F" w:rsidRPr="00740BFC" w:rsidRDefault="538E812A">
            <w:r>
              <w:t>codigoArmazem</w:t>
            </w:r>
          </w:p>
        </w:tc>
        <w:tc>
          <w:tcPr>
            <w:tcW w:w="1699" w:type="dxa"/>
          </w:tcPr>
          <w:p w14:paraId="0A5730C3" w14:textId="5C36AB97" w:rsidR="00ED654F" w:rsidRPr="00740BFC" w:rsidRDefault="538E812A">
            <w:r>
              <w:t>FK -&gt; Armazem</w:t>
            </w:r>
          </w:p>
        </w:tc>
        <w:tc>
          <w:tcPr>
            <w:tcW w:w="1702" w:type="dxa"/>
            <w:shd w:val="clear" w:color="auto" w:fill="auto"/>
            <w:vAlign w:val="center"/>
          </w:tcPr>
          <w:p w14:paraId="4DF6598B" w14:textId="4D691803" w:rsidR="00ED654F" w:rsidRPr="00740BFC" w:rsidRDefault="008E5620" w:rsidP="006810A9">
            <w:pPr>
              <w:spacing w:line="259" w:lineRule="auto"/>
            </w:pPr>
            <w:r w:rsidRPr="00740BFC">
              <w:t>Código único do armazém</w:t>
            </w:r>
          </w:p>
        </w:tc>
        <w:tc>
          <w:tcPr>
            <w:tcW w:w="3241" w:type="dxa"/>
          </w:tcPr>
          <w:p w14:paraId="7ED605E1" w14:textId="77777777" w:rsidR="00ED654F" w:rsidRPr="00740BFC" w:rsidRDefault="00ED654F" w:rsidP="538E812A">
            <w:pPr>
              <w:rPr>
                <w:rFonts w:ascii="Courier New" w:hAnsi="Courier New" w:cs="Courier New"/>
                <w:i/>
                <w:iCs/>
                <w:sz w:val="20"/>
                <w:szCs w:val="20"/>
              </w:rPr>
            </w:pPr>
          </w:p>
        </w:tc>
      </w:tr>
      <w:tr w:rsidR="00ED654F" w:rsidRPr="00740BFC" w14:paraId="7C86CA3D" w14:textId="77777777" w:rsidTr="538E812A">
        <w:trPr>
          <w:trHeight w:val="300"/>
        </w:trPr>
        <w:tc>
          <w:tcPr>
            <w:tcW w:w="2142" w:type="dxa"/>
            <w:shd w:val="clear" w:color="auto" w:fill="auto"/>
            <w:vAlign w:val="center"/>
          </w:tcPr>
          <w:p w14:paraId="112B111A" w14:textId="5ABC231D" w:rsidR="00ED654F" w:rsidRPr="00740BFC" w:rsidRDefault="538E812A">
            <w:r>
              <w:t>numeroFuncionario</w:t>
            </w:r>
          </w:p>
        </w:tc>
        <w:tc>
          <w:tcPr>
            <w:tcW w:w="1699" w:type="dxa"/>
          </w:tcPr>
          <w:p w14:paraId="3C3BCC37" w14:textId="22036581" w:rsidR="00ED654F" w:rsidRPr="00740BFC" w:rsidRDefault="538E812A">
            <w:r>
              <w:t>FK -&gt; Funcionario</w:t>
            </w:r>
          </w:p>
        </w:tc>
        <w:tc>
          <w:tcPr>
            <w:tcW w:w="1702" w:type="dxa"/>
            <w:shd w:val="clear" w:color="auto" w:fill="auto"/>
            <w:vAlign w:val="center"/>
          </w:tcPr>
          <w:p w14:paraId="5D16358B" w14:textId="0E8779E7" w:rsidR="00ED654F" w:rsidRPr="00740BFC" w:rsidRDefault="008E5620" w:rsidP="006810A9">
            <w:pPr>
              <w:spacing w:line="259" w:lineRule="auto"/>
            </w:pPr>
            <w:r w:rsidRPr="00740BFC">
              <w:t xml:space="preserve">Número único do </w:t>
            </w:r>
            <w:r w:rsidR="00406C2E" w:rsidRPr="00740BFC">
              <w:t>funcionário</w:t>
            </w:r>
          </w:p>
        </w:tc>
        <w:tc>
          <w:tcPr>
            <w:tcW w:w="3241" w:type="dxa"/>
          </w:tcPr>
          <w:p w14:paraId="3810EDFD" w14:textId="77777777" w:rsidR="00ED654F" w:rsidRPr="00740BFC" w:rsidRDefault="00ED654F" w:rsidP="538E812A">
            <w:pPr>
              <w:rPr>
                <w:rFonts w:ascii="Courier New" w:hAnsi="Courier New" w:cs="Courier New"/>
                <w:i/>
                <w:iCs/>
                <w:sz w:val="20"/>
                <w:szCs w:val="20"/>
              </w:rPr>
            </w:pPr>
          </w:p>
        </w:tc>
      </w:tr>
      <w:tr w:rsidR="002112E1" w:rsidRPr="00740BFC" w14:paraId="55DE9A6C" w14:textId="77777777" w:rsidTr="538E812A">
        <w:trPr>
          <w:trHeight w:val="300"/>
        </w:trPr>
        <w:tc>
          <w:tcPr>
            <w:tcW w:w="2142" w:type="dxa"/>
            <w:shd w:val="clear" w:color="auto" w:fill="auto"/>
            <w:vAlign w:val="center"/>
          </w:tcPr>
          <w:p w14:paraId="4A674F84" w14:textId="6C613919" w:rsidR="002112E1"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createdBy</w:t>
            </w:r>
          </w:p>
        </w:tc>
        <w:tc>
          <w:tcPr>
            <w:tcW w:w="1699" w:type="dxa"/>
          </w:tcPr>
          <w:p w14:paraId="78625457" w14:textId="77777777" w:rsidR="002112E1" w:rsidRPr="00740BFC" w:rsidRDefault="002112E1" w:rsidP="002112E1"/>
        </w:tc>
        <w:tc>
          <w:tcPr>
            <w:tcW w:w="1702" w:type="dxa"/>
            <w:shd w:val="clear" w:color="auto" w:fill="auto"/>
            <w:vAlign w:val="center"/>
          </w:tcPr>
          <w:p w14:paraId="6F4A8231" w14:textId="68D859FB" w:rsidR="002112E1" w:rsidRPr="00740BFC" w:rsidRDefault="002112E1" w:rsidP="002112E1">
            <w:pPr>
              <w:spacing w:line="259" w:lineRule="auto"/>
            </w:pPr>
            <w:r w:rsidRPr="00740BFC">
              <w:rPr>
                <w:rFonts w:asciiTheme="minorHAnsi" w:eastAsiaTheme="minorEastAsia" w:hAnsiTheme="minorHAnsi" w:cstheme="minorBidi"/>
              </w:rPr>
              <w:t>O utilizador que criou o registo</w:t>
            </w:r>
          </w:p>
        </w:tc>
        <w:tc>
          <w:tcPr>
            <w:tcW w:w="3241" w:type="dxa"/>
          </w:tcPr>
          <w:p w14:paraId="187183EB" w14:textId="77777777" w:rsidR="002112E1" w:rsidRPr="00740BFC" w:rsidRDefault="002112E1" w:rsidP="538E812A">
            <w:pPr>
              <w:rPr>
                <w:rFonts w:ascii="Courier New" w:hAnsi="Courier New" w:cs="Courier New"/>
                <w:i/>
                <w:iCs/>
                <w:sz w:val="20"/>
                <w:szCs w:val="20"/>
              </w:rPr>
            </w:pPr>
          </w:p>
        </w:tc>
      </w:tr>
      <w:tr w:rsidR="002112E1" w:rsidRPr="00740BFC" w14:paraId="79C65C5B" w14:textId="77777777" w:rsidTr="538E812A">
        <w:trPr>
          <w:trHeight w:val="300"/>
        </w:trPr>
        <w:tc>
          <w:tcPr>
            <w:tcW w:w="2142" w:type="dxa"/>
            <w:shd w:val="clear" w:color="auto" w:fill="auto"/>
            <w:vAlign w:val="center"/>
          </w:tcPr>
          <w:p w14:paraId="31905C4C" w14:textId="49D1FEC7" w:rsidR="002112E1"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createdDate</w:t>
            </w:r>
          </w:p>
        </w:tc>
        <w:tc>
          <w:tcPr>
            <w:tcW w:w="1699" w:type="dxa"/>
          </w:tcPr>
          <w:p w14:paraId="0A31A70E" w14:textId="77777777" w:rsidR="002112E1" w:rsidRPr="00740BFC" w:rsidRDefault="002112E1" w:rsidP="002112E1"/>
        </w:tc>
        <w:tc>
          <w:tcPr>
            <w:tcW w:w="1702" w:type="dxa"/>
            <w:shd w:val="clear" w:color="auto" w:fill="auto"/>
            <w:vAlign w:val="center"/>
          </w:tcPr>
          <w:p w14:paraId="2DE27697" w14:textId="1827EB8B" w:rsidR="002112E1" w:rsidRPr="00740BFC" w:rsidRDefault="538E812A" w:rsidP="538E812A">
            <w:pPr>
              <w:spacing w:line="259" w:lineRule="auto"/>
              <w:rPr>
                <w:rFonts w:asciiTheme="minorHAnsi" w:eastAsiaTheme="minorEastAsia" w:hAnsiTheme="minorHAnsi" w:cstheme="minorBidi"/>
              </w:rPr>
            </w:pPr>
            <w:r w:rsidRPr="538E812A">
              <w:rPr>
                <w:rFonts w:asciiTheme="minorHAnsi" w:eastAsiaTheme="minorEastAsia" w:hAnsiTheme="minorHAnsi" w:cstheme="minorBidi"/>
              </w:rPr>
              <w:t>A data em que o registo foi criado</w:t>
            </w:r>
          </w:p>
        </w:tc>
        <w:tc>
          <w:tcPr>
            <w:tcW w:w="3241" w:type="dxa"/>
          </w:tcPr>
          <w:p w14:paraId="63EC42AA" w14:textId="77777777" w:rsidR="002112E1" w:rsidRPr="00740BFC" w:rsidRDefault="002112E1" w:rsidP="538E812A">
            <w:pPr>
              <w:rPr>
                <w:rFonts w:ascii="Courier New" w:hAnsi="Courier New" w:cs="Courier New"/>
                <w:i/>
                <w:iCs/>
                <w:sz w:val="20"/>
                <w:szCs w:val="20"/>
              </w:rPr>
            </w:pPr>
          </w:p>
        </w:tc>
      </w:tr>
      <w:tr w:rsidR="002112E1" w:rsidRPr="00740BFC" w14:paraId="70CB7570" w14:textId="77777777" w:rsidTr="538E812A">
        <w:trPr>
          <w:trHeight w:val="300"/>
        </w:trPr>
        <w:tc>
          <w:tcPr>
            <w:tcW w:w="2142" w:type="dxa"/>
            <w:shd w:val="clear" w:color="auto" w:fill="auto"/>
            <w:vAlign w:val="center"/>
          </w:tcPr>
          <w:p w14:paraId="621D16B6" w14:textId="4865483E" w:rsidR="002112E1"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lastUpdatedBy</w:t>
            </w:r>
          </w:p>
        </w:tc>
        <w:tc>
          <w:tcPr>
            <w:tcW w:w="1699" w:type="dxa"/>
          </w:tcPr>
          <w:p w14:paraId="10FD3FFA" w14:textId="77777777" w:rsidR="002112E1" w:rsidRPr="00740BFC" w:rsidRDefault="002112E1" w:rsidP="002112E1"/>
        </w:tc>
        <w:tc>
          <w:tcPr>
            <w:tcW w:w="1702" w:type="dxa"/>
            <w:shd w:val="clear" w:color="auto" w:fill="auto"/>
            <w:vAlign w:val="center"/>
          </w:tcPr>
          <w:p w14:paraId="5E8C16F6" w14:textId="7091446B" w:rsidR="002112E1" w:rsidRPr="00740BFC" w:rsidRDefault="538E812A" w:rsidP="538E812A">
            <w:pPr>
              <w:spacing w:line="259" w:lineRule="auto"/>
              <w:rPr>
                <w:rFonts w:asciiTheme="minorHAnsi" w:eastAsiaTheme="minorEastAsia" w:hAnsiTheme="minorHAnsi" w:cstheme="minorBidi"/>
              </w:rPr>
            </w:pPr>
            <w:r w:rsidRPr="538E812A">
              <w:rPr>
                <w:rFonts w:asciiTheme="minorHAnsi" w:eastAsiaTheme="minorEastAsia" w:hAnsiTheme="minorHAnsi" w:cstheme="minorBidi"/>
              </w:rPr>
              <w:t>O último utilizador que atualizou o registo</w:t>
            </w:r>
          </w:p>
        </w:tc>
        <w:tc>
          <w:tcPr>
            <w:tcW w:w="3241" w:type="dxa"/>
          </w:tcPr>
          <w:p w14:paraId="3F59BD99" w14:textId="77777777" w:rsidR="002112E1" w:rsidRPr="00740BFC" w:rsidRDefault="002112E1" w:rsidP="538E812A">
            <w:pPr>
              <w:rPr>
                <w:rFonts w:ascii="Courier New" w:hAnsi="Courier New" w:cs="Courier New"/>
                <w:i/>
                <w:iCs/>
                <w:sz w:val="20"/>
                <w:szCs w:val="20"/>
              </w:rPr>
            </w:pPr>
          </w:p>
        </w:tc>
      </w:tr>
      <w:tr w:rsidR="002112E1" w:rsidRPr="00740BFC" w14:paraId="5AC5030F" w14:textId="77777777" w:rsidTr="538E812A">
        <w:trPr>
          <w:trHeight w:val="300"/>
        </w:trPr>
        <w:tc>
          <w:tcPr>
            <w:tcW w:w="2142" w:type="dxa"/>
            <w:shd w:val="clear" w:color="auto" w:fill="auto"/>
            <w:vAlign w:val="center"/>
          </w:tcPr>
          <w:p w14:paraId="51D23F18" w14:textId="53134C3C" w:rsidR="002112E1"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lastUpdatedDate</w:t>
            </w:r>
          </w:p>
        </w:tc>
        <w:tc>
          <w:tcPr>
            <w:tcW w:w="1699" w:type="dxa"/>
          </w:tcPr>
          <w:p w14:paraId="09CB5CD4" w14:textId="77777777" w:rsidR="002112E1" w:rsidRPr="00740BFC" w:rsidRDefault="002112E1" w:rsidP="002112E1"/>
        </w:tc>
        <w:tc>
          <w:tcPr>
            <w:tcW w:w="1702" w:type="dxa"/>
            <w:shd w:val="clear" w:color="auto" w:fill="auto"/>
            <w:vAlign w:val="center"/>
          </w:tcPr>
          <w:p w14:paraId="59B4F413" w14:textId="26608851" w:rsidR="002112E1" w:rsidRPr="00740BFC" w:rsidRDefault="538E812A" w:rsidP="538E812A">
            <w:pPr>
              <w:spacing w:line="259" w:lineRule="auto"/>
              <w:rPr>
                <w:rFonts w:asciiTheme="minorHAnsi" w:eastAsiaTheme="minorEastAsia" w:hAnsiTheme="minorHAnsi" w:cstheme="minorBidi"/>
              </w:rPr>
            </w:pPr>
            <w:r w:rsidRPr="538E812A">
              <w:rPr>
                <w:rFonts w:asciiTheme="minorHAnsi" w:eastAsiaTheme="minorEastAsia" w:hAnsiTheme="minorHAnsi" w:cstheme="minorBidi"/>
              </w:rPr>
              <w:t>Última data em que o registo foi editado</w:t>
            </w:r>
          </w:p>
        </w:tc>
        <w:tc>
          <w:tcPr>
            <w:tcW w:w="3241" w:type="dxa"/>
          </w:tcPr>
          <w:p w14:paraId="0E046C8D" w14:textId="77777777" w:rsidR="002112E1" w:rsidRPr="00740BFC" w:rsidRDefault="002112E1" w:rsidP="538E812A">
            <w:pPr>
              <w:rPr>
                <w:rFonts w:ascii="Courier New" w:hAnsi="Courier New" w:cs="Courier New"/>
                <w:i/>
                <w:iCs/>
                <w:sz w:val="20"/>
                <w:szCs w:val="20"/>
              </w:rPr>
            </w:pPr>
          </w:p>
        </w:tc>
      </w:tr>
      <w:tr w:rsidR="002112E1" w:rsidRPr="00740BFC" w14:paraId="600BEDCA" w14:textId="77777777" w:rsidTr="538E812A">
        <w:trPr>
          <w:trHeight w:val="300"/>
        </w:trPr>
        <w:tc>
          <w:tcPr>
            <w:tcW w:w="2142" w:type="dxa"/>
            <w:shd w:val="clear" w:color="auto" w:fill="auto"/>
            <w:vAlign w:val="center"/>
          </w:tcPr>
          <w:p w14:paraId="439CD929" w14:textId="44AE5572" w:rsidR="002112E1"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isActive</w:t>
            </w:r>
          </w:p>
        </w:tc>
        <w:tc>
          <w:tcPr>
            <w:tcW w:w="1699" w:type="dxa"/>
          </w:tcPr>
          <w:p w14:paraId="7343CDBD" w14:textId="77777777" w:rsidR="002112E1" w:rsidRPr="00740BFC" w:rsidRDefault="002112E1" w:rsidP="002112E1"/>
        </w:tc>
        <w:tc>
          <w:tcPr>
            <w:tcW w:w="1702" w:type="dxa"/>
            <w:shd w:val="clear" w:color="auto" w:fill="auto"/>
            <w:vAlign w:val="center"/>
          </w:tcPr>
          <w:p w14:paraId="0B38AF51" w14:textId="6F10C1F0" w:rsidR="002112E1" w:rsidRPr="00740BFC" w:rsidRDefault="538E812A" w:rsidP="538E812A">
            <w:pPr>
              <w:spacing w:line="259" w:lineRule="auto"/>
              <w:rPr>
                <w:rFonts w:asciiTheme="minorHAnsi" w:eastAsiaTheme="minorEastAsia" w:hAnsiTheme="minorHAnsi" w:cstheme="minorBidi"/>
              </w:rPr>
            </w:pPr>
            <w:r w:rsidRPr="538E812A">
              <w:rPr>
                <w:rFonts w:asciiTheme="minorHAnsi" w:eastAsiaTheme="minorEastAsia" w:hAnsiTheme="minorHAnsi" w:cstheme="minorBidi"/>
              </w:rPr>
              <w:t>O registo está ativo</w:t>
            </w:r>
          </w:p>
        </w:tc>
        <w:tc>
          <w:tcPr>
            <w:tcW w:w="3241" w:type="dxa"/>
          </w:tcPr>
          <w:p w14:paraId="18AA8062" w14:textId="77777777" w:rsidR="002112E1" w:rsidRPr="00740BFC" w:rsidRDefault="002112E1" w:rsidP="538E812A">
            <w:pPr>
              <w:rPr>
                <w:rFonts w:ascii="Courier New" w:hAnsi="Courier New" w:cs="Courier New"/>
                <w:i/>
                <w:iCs/>
                <w:sz w:val="20"/>
                <w:szCs w:val="20"/>
              </w:rPr>
            </w:pPr>
          </w:p>
        </w:tc>
      </w:tr>
    </w:tbl>
    <w:p w14:paraId="417A6CD7" w14:textId="4B3EFCAE" w:rsidR="1A2CA4DE" w:rsidRPr="00740BFC" w:rsidRDefault="1A2CA4DE" w:rsidP="001E117F">
      <w:pPr>
        <w:pStyle w:val="Legenda"/>
      </w:pPr>
    </w:p>
    <w:p w14:paraId="264B7072" w14:textId="4527240D" w:rsidR="001E117F" w:rsidRPr="00740BFC" w:rsidRDefault="538E812A" w:rsidP="001E117F">
      <w:pPr>
        <w:pStyle w:val="Legenda"/>
        <w:keepNext/>
        <w:jc w:val="center"/>
      </w:pPr>
      <w:bookmarkStart w:id="70" w:name="_Toc199624861"/>
      <w:r>
        <w:t xml:space="preserve">Tabela </w:t>
      </w:r>
      <w:fldSimple w:instr=" SEQ Tabela \* ARABIC ">
        <w:r>
          <w:t>15</w:t>
        </w:r>
      </w:fldSimple>
      <w:r>
        <w:t>. Descrição dos campos da tabela Empregado.</w:t>
      </w:r>
      <w:bookmarkEnd w:id="7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42"/>
        <w:gridCol w:w="2094"/>
        <w:gridCol w:w="1680"/>
        <w:gridCol w:w="2868"/>
      </w:tblGrid>
      <w:tr w:rsidR="37A9725F" w:rsidRPr="00740BFC" w14:paraId="765FE31C" w14:textId="77777777" w:rsidTr="538E812A">
        <w:trPr>
          <w:trHeight w:val="300"/>
        </w:trPr>
        <w:tc>
          <w:tcPr>
            <w:tcW w:w="2142" w:type="dxa"/>
            <w:shd w:val="clear" w:color="auto" w:fill="4472C4" w:themeFill="accent1"/>
          </w:tcPr>
          <w:p w14:paraId="6C142A7E" w14:textId="77777777" w:rsidR="37A9725F" w:rsidRPr="00740BFC" w:rsidRDefault="538E812A" w:rsidP="37A9725F">
            <w:pPr>
              <w:rPr>
                <w:color w:val="FFFFFF" w:themeColor="background1"/>
              </w:rPr>
            </w:pPr>
            <w:r w:rsidRPr="538E812A">
              <w:rPr>
                <w:color w:val="FFFFFF" w:themeColor="background1"/>
              </w:rPr>
              <w:t>Nome do campo</w:t>
            </w:r>
          </w:p>
        </w:tc>
        <w:tc>
          <w:tcPr>
            <w:tcW w:w="2094" w:type="dxa"/>
            <w:shd w:val="clear" w:color="auto" w:fill="4472C4" w:themeFill="accent1"/>
          </w:tcPr>
          <w:p w14:paraId="13053B48" w14:textId="7D843ECB" w:rsidR="37A9725F" w:rsidRPr="00740BFC" w:rsidRDefault="538E812A" w:rsidP="37A9725F">
            <w:pPr>
              <w:rPr>
                <w:color w:val="FFFFFF" w:themeColor="background1"/>
              </w:rPr>
            </w:pPr>
            <w:r w:rsidRPr="538E812A">
              <w:rPr>
                <w:color w:val="FFFFFF" w:themeColor="background1"/>
              </w:rPr>
              <w:t xml:space="preserve">Chave </w:t>
            </w:r>
          </w:p>
        </w:tc>
        <w:tc>
          <w:tcPr>
            <w:tcW w:w="1680" w:type="dxa"/>
            <w:shd w:val="clear" w:color="auto" w:fill="4472C4" w:themeFill="accent1"/>
          </w:tcPr>
          <w:p w14:paraId="414CB814" w14:textId="6368515C" w:rsidR="37A9725F" w:rsidRPr="00740BFC" w:rsidRDefault="538E812A" w:rsidP="37A9725F">
            <w:pPr>
              <w:rPr>
                <w:color w:val="FFFFFF" w:themeColor="background1"/>
              </w:rPr>
            </w:pPr>
            <w:r w:rsidRPr="538E812A">
              <w:rPr>
                <w:color w:val="FFFFFF" w:themeColor="background1"/>
              </w:rPr>
              <w:t>Descrição</w:t>
            </w:r>
          </w:p>
        </w:tc>
        <w:tc>
          <w:tcPr>
            <w:tcW w:w="2868" w:type="dxa"/>
            <w:shd w:val="clear" w:color="auto" w:fill="4472C4" w:themeFill="accent1"/>
          </w:tcPr>
          <w:p w14:paraId="29EBAE89" w14:textId="05381821" w:rsidR="37A9725F" w:rsidRPr="00740BFC" w:rsidRDefault="538E812A" w:rsidP="37A9725F">
            <w:pPr>
              <w:rPr>
                <w:color w:val="FFFFFF" w:themeColor="background1"/>
              </w:rPr>
            </w:pPr>
            <w:r w:rsidRPr="538E812A">
              <w:rPr>
                <w:color w:val="FFFFFF" w:themeColor="background1"/>
              </w:rPr>
              <w:t>Validações</w:t>
            </w:r>
          </w:p>
        </w:tc>
      </w:tr>
      <w:tr w:rsidR="37A9725F" w:rsidRPr="00740BFC" w14:paraId="6E97B6EC" w14:textId="77777777" w:rsidTr="538E812A">
        <w:trPr>
          <w:trHeight w:val="300"/>
        </w:trPr>
        <w:tc>
          <w:tcPr>
            <w:tcW w:w="2142" w:type="dxa"/>
            <w:shd w:val="clear" w:color="auto" w:fill="auto"/>
            <w:vAlign w:val="center"/>
          </w:tcPr>
          <w:p w14:paraId="3D58AD6F" w14:textId="33E8672B" w:rsidR="37A9725F" w:rsidRPr="00740BFC" w:rsidRDefault="37A9725F">
            <w:r w:rsidRPr="00740BFC">
              <w:t>id</w:t>
            </w:r>
          </w:p>
        </w:tc>
        <w:tc>
          <w:tcPr>
            <w:tcW w:w="2094" w:type="dxa"/>
          </w:tcPr>
          <w:p w14:paraId="45620B0C" w14:textId="63636F3A" w:rsidR="37A9725F" w:rsidRPr="00740BFC" w:rsidRDefault="37A9725F">
            <w:r w:rsidRPr="00740BFC">
              <w:t>PK</w:t>
            </w:r>
          </w:p>
        </w:tc>
        <w:tc>
          <w:tcPr>
            <w:tcW w:w="1680" w:type="dxa"/>
            <w:shd w:val="clear" w:color="auto" w:fill="auto"/>
            <w:vAlign w:val="center"/>
          </w:tcPr>
          <w:p w14:paraId="6D0B2554" w14:textId="22907623" w:rsidR="4C18E87F" w:rsidRPr="00740BFC" w:rsidRDefault="4C18E87F" w:rsidP="37A9725F">
            <w:pPr>
              <w:spacing w:line="259" w:lineRule="auto"/>
            </w:pPr>
            <w:r w:rsidRPr="00740BFC">
              <w:t>Identificador do registo</w:t>
            </w:r>
          </w:p>
        </w:tc>
        <w:tc>
          <w:tcPr>
            <w:tcW w:w="2868" w:type="dxa"/>
          </w:tcPr>
          <w:p w14:paraId="500C2151" w14:textId="77777777" w:rsidR="37A9725F" w:rsidRPr="00740BFC" w:rsidRDefault="37A9725F" w:rsidP="538E812A">
            <w:pPr>
              <w:rPr>
                <w:rFonts w:ascii="Courier New" w:hAnsi="Courier New" w:cs="Courier New"/>
                <w:i/>
                <w:iCs/>
                <w:sz w:val="20"/>
                <w:szCs w:val="20"/>
              </w:rPr>
            </w:pPr>
          </w:p>
        </w:tc>
      </w:tr>
      <w:tr w:rsidR="37A9725F" w:rsidRPr="00740BFC" w14:paraId="18CCCE50" w14:textId="77777777" w:rsidTr="538E812A">
        <w:trPr>
          <w:trHeight w:val="300"/>
        </w:trPr>
        <w:tc>
          <w:tcPr>
            <w:tcW w:w="2142" w:type="dxa"/>
            <w:shd w:val="clear" w:color="auto" w:fill="auto"/>
            <w:vAlign w:val="center"/>
          </w:tcPr>
          <w:p w14:paraId="071AEDBE" w14:textId="7BEF484B" w:rsidR="06E15B99" w:rsidRPr="00740BFC" w:rsidRDefault="538E812A" w:rsidP="538E812A">
            <w:pPr>
              <w:spacing w:line="259" w:lineRule="auto"/>
              <w:rPr>
                <w:rFonts w:asciiTheme="minorHAnsi" w:eastAsiaTheme="minorEastAsia" w:hAnsiTheme="minorHAnsi" w:cstheme="minorBidi"/>
              </w:rPr>
            </w:pPr>
            <w:r w:rsidRPr="538E812A">
              <w:rPr>
                <w:rFonts w:asciiTheme="minorHAnsi" w:eastAsiaTheme="minorEastAsia" w:hAnsiTheme="minorHAnsi" w:cstheme="minorBidi"/>
              </w:rPr>
              <w:t>areaFuncional</w:t>
            </w:r>
          </w:p>
        </w:tc>
        <w:tc>
          <w:tcPr>
            <w:tcW w:w="2094" w:type="dxa"/>
          </w:tcPr>
          <w:p w14:paraId="154AF807" w14:textId="77777777" w:rsidR="37A9725F" w:rsidRPr="00740BFC" w:rsidRDefault="37A9725F"/>
        </w:tc>
        <w:tc>
          <w:tcPr>
            <w:tcW w:w="1680" w:type="dxa"/>
            <w:shd w:val="clear" w:color="auto" w:fill="auto"/>
            <w:vAlign w:val="center"/>
          </w:tcPr>
          <w:p w14:paraId="50CDAD82" w14:textId="17978FD7" w:rsidR="60B685E5" w:rsidRPr="00740BFC" w:rsidRDefault="00AF01AA">
            <w:r w:rsidRPr="00740BFC">
              <w:t>Área</w:t>
            </w:r>
            <w:r w:rsidR="00425013" w:rsidRPr="00740BFC">
              <w:t xml:space="preserve"> Funcional do </w:t>
            </w:r>
            <w:r w:rsidR="002E1ED3" w:rsidRPr="00740BFC">
              <w:t>empregado</w:t>
            </w:r>
          </w:p>
        </w:tc>
        <w:tc>
          <w:tcPr>
            <w:tcW w:w="2868" w:type="dxa"/>
          </w:tcPr>
          <w:p w14:paraId="1858F56A" w14:textId="77777777" w:rsidR="37A9725F" w:rsidRPr="00740BFC" w:rsidRDefault="37A9725F"/>
        </w:tc>
      </w:tr>
      <w:tr w:rsidR="37A9725F" w:rsidRPr="00740BFC" w14:paraId="78225F6C" w14:textId="77777777" w:rsidTr="538E812A">
        <w:trPr>
          <w:trHeight w:val="300"/>
        </w:trPr>
        <w:tc>
          <w:tcPr>
            <w:tcW w:w="2142" w:type="dxa"/>
            <w:shd w:val="clear" w:color="auto" w:fill="auto"/>
            <w:vAlign w:val="center"/>
          </w:tcPr>
          <w:p w14:paraId="2EF7140E" w14:textId="3C0EBB06" w:rsidR="37AC0DC6" w:rsidRPr="00740BFC" w:rsidRDefault="00425013" w:rsidP="37A9725F">
            <w:pPr>
              <w:spacing w:line="259" w:lineRule="auto"/>
            </w:pPr>
            <w:r w:rsidRPr="00740BFC">
              <w:rPr>
                <w:rFonts w:asciiTheme="minorHAnsi" w:eastAsiaTheme="minorEastAsia" w:hAnsiTheme="minorHAnsi" w:cstheme="minorBidi"/>
              </w:rPr>
              <w:t>nome</w:t>
            </w:r>
          </w:p>
        </w:tc>
        <w:tc>
          <w:tcPr>
            <w:tcW w:w="2094" w:type="dxa"/>
          </w:tcPr>
          <w:p w14:paraId="0E36AFFA" w14:textId="77777777" w:rsidR="37A9725F" w:rsidRPr="00740BFC" w:rsidRDefault="37A9725F"/>
        </w:tc>
        <w:tc>
          <w:tcPr>
            <w:tcW w:w="1680" w:type="dxa"/>
            <w:shd w:val="clear" w:color="auto" w:fill="auto"/>
            <w:vAlign w:val="center"/>
          </w:tcPr>
          <w:p w14:paraId="671B3377" w14:textId="1CC4E129" w:rsidR="382AB2B1" w:rsidRPr="00740BFC" w:rsidRDefault="00425013">
            <w:r w:rsidRPr="00740BFC">
              <w:t xml:space="preserve">Nome do </w:t>
            </w:r>
            <w:r w:rsidR="002E1ED3" w:rsidRPr="00740BFC">
              <w:t>empregado</w:t>
            </w:r>
          </w:p>
        </w:tc>
        <w:tc>
          <w:tcPr>
            <w:tcW w:w="2868" w:type="dxa"/>
          </w:tcPr>
          <w:p w14:paraId="22FFA513" w14:textId="77777777" w:rsidR="37A9725F" w:rsidRPr="00740BFC" w:rsidRDefault="37A9725F"/>
        </w:tc>
      </w:tr>
      <w:tr w:rsidR="37A9725F" w:rsidRPr="00740BFC" w14:paraId="29648AEA" w14:textId="77777777" w:rsidTr="538E812A">
        <w:trPr>
          <w:trHeight w:val="300"/>
        </w:trPr>
        <w:tc>
          <w:tcPr>
            <w:tcW w:w="2142" w:type="dxa"/>
            <w:tcBorders>
              <w:bottom w:val="single" w:sz="4" w:space="0" w:color="auto"/>
            </w:tcBorders>
            <w:shd w:val="clear" w:color="auto" w:fill="auto"/>
            <w:vAlign w:val="center"/>
          </w:tcPr>
          <w:p w14:paraId="3FA18FB4" w14:textId="36399E01" w:rsidR="4490B94E"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genero</w:t>
            </w:r>
          </w:p>
        </w:tc>
        <w:tc>
          <w:tcPr>
            <w:tcW w:w="2094" w:type="dxa"/>
            <w:tcBorders>
              <w:bottom w:val="single" w:sz="4" w:space="0" w:color="auto"/>
            </w:tcBorders>
          </w:tcPr>
          <w:p w14:paraId="34AF3E5B" w14:textId="36537FEA" w:rsidR="37A9725F" w:rsidRPr="00740BFC" w:rsidRDefault="538E812A">
            <w:r>
              <w:t>FK -&gt; Genero</w:t>
            </w:r>
          </w:p>
        </w:tc>
        <w:tc>
          <w:tcPr>
            <w:tcW w:w="1680" w:type="dxa"/>
            <w:tcBorders>
              <w:bottom w:val="single" w:sz="4" w:space="0" w:color="auto"/>
            </w:tcBorders>
            <w:shd w:val="clear" w:color="auto" w:fill="auto"/>
            <w:vAlign w:val="center"/>
          </w:tcPr>
          <w:p w14:paraId="15E9342A" w14:textId="33AADD57" w:rsidR="5CCF4C6C" w:rsidRPr="00740BFC" w:rsidRDefault="003D1583">
            <w:r w:rsidRPr="00740BFC">
              <w:t xml:space="preserve">Género do </w:t>
            </w:r>
            <w:r w:rsidR="002E1ED3" w:rsidRPr="00740BFC">
              <w:t>empregado</w:t>
            </w:r>
          </w:p>
        </w:tc>
        <w:tc>
          <w:tcPr>
            <w:tcW w:w="2868" w:type="dxa"/>
            <w:tcBorders>
              <w:bottom w:val="single" w:sz="4" w:space="0" w:color="auto"/>
            </w:tcBorders>
          </w:tcPr>
          <w:p w14:paraId="7B44B9FE" w14:textId="77777777" w:rsidR="37A9725F" w:rsidRPr="00740BFC" w:rsidRDefault="37A9725F"/>
        </w:tc>
      </w:tr>
      <w:tr w:rsidR="37A9725F" w:rsidRPr="00740BFC" w14:paraId="3C0AC0E9" w14:textId="77777777" w:rsidTr="538E812A">
        <w:trPr>
          <w:trHeight w:val="300"/>
        </w:trPr>
        <w:tc>
          <w:tcPr>
            <w:tcW w:w="2142" w:type="dxa"/>
            <w:tcBorders>
              <w:bottom w:val="single" w:sz="4" w:space="0" w:color="auto"/>
            </w:tcBorders>
            <w:shd w:val="clear" w:color="auto" w:fill="auto"/>
            <w:vAlign w:val="center"/>
          </w:tcPr>
          <w:p w14:paraId="4975EB70" w14:textId="21A293DB" w:rsidR="4490B94E"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dataNascimento</w:t>
            </w:r>
          </w:p>
        </w:tc>
        <w:tc>
          <w:tcPr>
            <w:tcW w:w="2094" w:type="dxa"/>
            <w:tcBorders>
              <w:bottom w:val="single" w:sz="4" w:space="0" w:color="auto"/>
            </w:tcBorders>
          </w:tcPr>
          <w:p w14:paraId="0FADD020" w14:textId="50D3BFD0" w:rsidR="37A9725F" w:rsidRPr="00740BFC" w:rsidRDefault="37A9725F" w:rsidP="37A9725F"/>
        </w:tc>
        <w:tc>
          <w:tcPr>
            <w:tcW w:w="1680" w:type="dxa"/>
            <w:tcBorders>
              <w:bottom w:val="single" w:sz="4" w:space="0" w:color="auto"/>
            </w:tcBorders>
            <w:shd w:val="clear" w:color="auto" w:fill="auto"/>
            <w:vAlign w:val="center"/>
          </w:tcPr>
          <w:p w14:paraId="2F608CE0" w14:textId="101F791B" w:rsidR="58F41CCE" w:rsidRPr="00740BFC" w:rsidRDefault="003D1583" w:rsidP="37A9725F">
            <w:r w:rsidRPr="00740BFC">
              <w:t xml:space="preserve">Data de Nascimento do </w:t>
            </w:r>
            <w:r w:rsidR="002E1ED3" w:rsidRPr="00740BFC">
              <w:t>empregado</w:t>
            </w:r>
          </w:p>
        </w:tc>
        <w:tc>
          <w:tcPr>
            <w:tcW w:w="2868" w:type="dxa"/>
            <w:tcBorders>
              <w:bottom w:val="single" w:sz="4" w:space="0" w:color="auto"/>
            </w:tcBorders>
          </w:tcPr>
          <w:p w14:paraId="56FE23E7" w14:textId="7291334D" w:rsidR="37A9725F" w:rsidRPr="00740BFC" w:rsidRDefault="37A9725F" w:rsidP="37A9725F"/>
        </w:tc>
      </w:tr>
      <w:tr w:rsidR="37A9725F" w:rsidRPr="00740BFC" w14:paraId="358A215D" w14:textId="77777777" w:rsidTr="538E812A">
        <w:trPr>
          <w:trHeight w:val="300"/>
        </w:trPr>
        <w:tc>
          <w:tcPr>
            <w:tcW w:w="2142" w:type="dxa"/>
            <w:tcBorders>
              <w:bottom w:val="single" w:sz="4" w:space="0" w:color="auto"/>
            </w:tcBorders>
            <w:shd w:val="clear" w:color="auto" w:fill="auto"/>
            <w:vAlign w:val="center"/>
          </w:tcPr>
          <w:p w14:paraId="0C3494C4" w14:textId="0A5419E4" w:rsidR="4490B94E"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lastRenderedPageBreak/>
              <w:t>numeroFuncionario</w:t>
            </w:r>
          </w:p>
        </w:tc>
        <w:tc>
          <w:tcPr>
            <w:tcW w:w="2094" w:type="dxa"/>
            <w:tcBorders>
              <w:bottom w:val="single" w:sz="4" w:space="0" w:color="auto"/>
            </w:tcBorders>
          </w:tcPr>
          <w:p w14:paraId="02C70F2A" w14:textId="3B6DD95F" w:rsidR="79B23254" w:rsidRPr="00740BFC" w:rsidRDefault="79B23254" w:rsidP="37A9725F"/>
        </w:tc>
        <w:tc>
          <w:tcPr>
            <w:tcW w:w="1680" w:type="dxa"/>
            <w:tcBorders>
              <w:bottom w:val="single" w:sz="4" w:space="0" w:color="auto"/>
            </w:tcBorders>
            <w:shd w:val="clear" w:color="auto" w:fill="auto"/>
            <w:vAlign w:val="center"/>
          </w:tcPr>
          <w:p w14:paraId="19BB1A27" w14:textId="6DB56DEF" w:rsidR="6F375914" w:rsidRPr="00740BFC" w:rsidRDefault="003D1583" w:rsidP="37A9725F">
            <w:r w:rsidRPr="00740BFC">
              <w:t xml:space="preserve">Número único do </w:t>
            </w:r>
            <w:r w:rsidR="002E1ED3" w:rsidRPr="00740BFC">
              <w:t>empregado</w:t>
            </w:r>
          </w:p>
        </w:tc>
        <w:tc>
          <w:tcPr>
            <w:tcW w:w="2868" w:type="dxa"/>
            <w:tcBorders>
              <w:bottom w:val="single" w:sz="4" w:space="0" w:color="auto"/>
            </w:tcBorders>
          </w:tcPr>
          <w:p w14:paraId="2C7D4174" w14:textId="247E09F2" w:rsidR="37A9725F" w:rsidRPr="00740BFC" w:rsidRDefault="538E812A" w:rsidP="37A9725F">
            <w:r>
              <w:t>Unique</w:t>
            </w:r>
          </w:p>
        </w:tc>
      </w:tr>
      <w:tr w:rsidR="37A9725F" w:rsidRPr="00740BFC" w14:paraId="286A6CED" w14:textId="77777777" w:rsidTr="538E812A">
        <w:trPr>
          <w:trHeight w:val="300"/>
        </w:trPr>
        <w:tc>
          <w:tcPr>
            <w:tcW w:w="2142" w:type="dxa"/>
            <w:shd w:val="clear" w:color="auto" w:fill="auto"/>
            <w:vAlign w:val="center"/>
          </w:tcPr>
          <w:p w14:paraId="78E547A4" w14:textId="1CCF75A5" w:rsidR="4490B94E"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categoriaFuncional</w:t>
            </w:r>
          </w:p>
        </w:tc>
        <w:tc>
          <w:tcPr>
            <w:tcW w:w="2094" w:type="dxa"/>
          </w:tcPr>
          <w:p w14:paraId="70FADD05" w14:textId="6BA1B2F7" w:rsidR="37A9725F" w:rsidRPr="00740BFC" w:rsidRDefault="538E812A" w:rsidP="37A9725F">
            <w:r>
              <w:t>FK -&gt; CategoriaFuncional</w:t>
            </w:r>
          </w:p>
        </w:tc>
        <w:tc>
          <w:tcPr>
            <w:tcW w:w="1680" w:type="dxa"/>
            <w:shd w:val="clear" w:color="auto" w:fill="auto"/>
            <w:vAlign w:val="center"/>
          </w:tcPr>
          <w:p w14:paraId="2246CDA9" w14:textId="7E6973AE" w:rsidR="7739BB5D" w:rsidRPr="00740BFC" w:rsidRDefault="003D1583" w:rsidP="37A9725F">
            <w:r w:rsidRPr="00740BFC">
              <w:t xml:space="preserve">Categoria Funcional do </w:t>
            </w:r>
            <w:r w:rsidR="002E1ED3" w:rsidRPr="00740BFC">
              <w:t>empregado</w:t>
            </w:r>
          </w:p>
        </w:tc>
        <w:tc>
          <w:tcPr>
            <w:tcW w:w="2868" w:type="dxa"/>
          </w:tcPr>
          <w:p w14:paraId="2E2E488F" w14:textId="486F410B" w:rsidR="37A9725F" w:rsidRPr="00740BFC" w:rsidRDefault="37A9725F" w:rsidP="37A9725F"/>
        </w:tc>
      </w:tr>
      <w:tr w:rsidR="008E5620" w:rsidRPr="00740BFC" w14:paraId="43FADFBE" w14:textId="77777777" w:rsidTr="538E812A">
        <w:trPr>
          <w:trHeight w:val="300"/>
        </w:trPr>
        <w:tc>
          <w:tcPr>
            <w:tcW w:w="2142" w:type="dxa"/>
            <w:shd w:val="clear" w:color="auto" w:fill="auto"/>
            <w:vAlign w:val="center"/>
          </w:tcPr>
          <w:p w14:paraId="1113D010" w14:textId="0DF8A12A" w:rsidR="008E5620"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nacionalidade</w:t>
            </w:r>
          </w:p>
        </w:tc>
        <w:tc>
          <w:tcPr>
            <w:tcW w:w="2094" w:type="dxa"/>
          </w:tcPr>
          <w:p w14:paraId="4021B14E" w14:textId="19334FE2" w:rsidR="008E5620" w:rsidRPr="00740BFC" w:rsidRDefault="00A3235B" w:rsidP="37A9725F">
            <w:r w:rsidRPr="00740BFC">
              <w:t>FK -&gt; Nacionalidade</w:t>
            </w:r>
          </w:p>
        </w:tc>
        <w:tc>
          <w:tcPr>
            <w:tcW w:w="1680" w:type="dxa"/>
            <w:shd w:val="clear" w:color="auto" w:fill="auto"/>
            <w:vAlign w:val="center"/>
          </w:tcPr>
          <w:p w14:paraId="679BDFB7" w14:textId="2FA5F059" w:rsidR="008E5620" w:rsidRPr="00740BFC" w:rsidRDefault="008E5620" w:rsidP="37A9725F">
            <w:r w:rsidRPr="00740BFC">
              <w:t>Nacionalidade</w:t>
            </w:r>
          </w:p>
        </w:tc>
        <w:tc>
          <w:tcPr>
            <w:tcW w:w="2868" w:type="dxa"/>
          </w:tcPr>
          <w:p w14:paraId="61E25C46" w14:textId="77777777" w:rsidR="008E5620" w:rsidRPr="00740BFC" w:rsidRDefault="008E5620" w:rsidP="37A9725F"/>
        </w:tc>
      </w:tr>
      <w:tr w:rsidR="002112E1" w:rsidRPr="00740BFC" w14:paraId="4DA687C7" w14:textId="77777777" w:rsidTr="538E812A">
        <w:trPr>
          <w:trHeight w:val="300"/>
        </w:trPr>
        <w:tc>
          <w:tcPr>
            <w:tcW w:w="2142" w:type="dxa"/>
            <w:tcBorders>
              <w:bottom w:val="single" w:sz="4" w:space="0" w:color="auto"/>
            </w:tcBorders>
            <w:shd w:val="clear" w:color="auto" w:fill="auto"/>
            <w:vAlign w:val="center"/>
          </w:tcPr>
          <w:p w14:paraId="2A86BBDA" w14:textId="4482BEF6" w:rsidR="002112E1"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createdBy</w:t>
            </w:r>
          </w:p>
        </w:tc>
        <w:tc>
          <w:tcPr>
            <w:tcW w:w="2094" w:type="dxa"/>
            <w:tcBorders>
              <w:bottom w:val="single" w:sz="4" w:space="0" w:color="auto"/>
            </w:tcBorders>
          </w:tcPr>
          <w:p w14:paraId="0DE1740A" w14:textId="77777777" w:rsidR="002112E1" w:rsidRPr="00740BFC" w:rsidRDefault="002112E1" w:rsidP="002112E1"/>
        </w:tc>
        <w:tc>
          <w:tcPr>
            <w:tcW w:w="1680" w:type="dxa"/>
            <w:tcBorders>
              <w:bottom w:val="single" w:sz="4" w:space="0" w:color="auto"/>
            </w:tcBorders>
            <w:shd w:val="clear" w:color="auto" w:fill="auto"/>
            <w:vAlign w:val="center"/>
          </w:tcPr>
          <w:p w14:paraId="1D2D4EF2" w14:textId="66E4BDBB" w:rsidR="002112E1" w:rsidRPr="00740BFC" w:rsidRDefault="002112E1" w:rsidP="002112E1">
            <w:r w:rsidRPr="00740BFC">
              <w:rPr>
                <w:rFonts w:asciiTheme="minorHAnsi" w:eastAsiaTheme="minorEastAsia" w:hAnsiTheme="minorHAnsi" w:cstheme="minorBidi"/>
              </w:rPr>
              <w:t>O utilizador que criou o registo</w:t>
            </w:r>
          </w:p>
        </w:tc>
        <w:tc>
          <w:tcPr>
            <w:tcW w:w="2868" w:type="dxa"/>
            <w:tcBorders>
              <w:bottom w:val="single" w:sz="4" w:space="0" w:color="auto"/>
            </w:tcBorders>
          </w:tcPr>
          <w:p w14:paraId="6E3A4CF0" w14:textId="77777777" w:rsidR="002112E1" w:rsidRPr="00740BFC" w:rsidRDefault="002112E1" w:rsidP="002112E1"/>
        </w:tc>
      </w:tr>
      <w:tr w:rsidR="002112E1" w:rsidRPr="00740BFC" w14:paraId="0D32A6C2" w14:textId="77777777" w:rsidTr="538E812A">
        <w:trPr>
          <w:trHeight w:val="300"/>
        </w:trPr>
        <w:tc>
          <w:tcPr>
            <w:tcW w:w="2142" w:type="dxa"/>
            <w:tcBorders>
              <w:bottom w:val="single" w:sz="4" w:space="0" w:color="auto"/>
            </w:tcBorders>
            <w:shd w:val="clear" w:color="auto" w:fill="auto"/>
            <w:vAlign w:val="center"/>
          </w:tcPr>
          <w:p w14:paraId="23E3DF6B" w14:textId="6B340D82" w:rsidR="002112E1"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createdDate</w:t>
            </w:r>
          </w:p>
        </w:tc>
        <w:tc>
          <w:tcPr>
            <w:tcW w:w="2094" w:type="dxa"/>
            <w:tcBorders>
              <w:bottom w:val="single" w:sz="4" w:space="0" w:color="auto"/>
            </w:tcBorders>
          </w:tcPr>
          <w:p w14:paraId="77FED380" w14:textId="77777777" w:rsidR="002112E1" w:rsidRPr="00740BFC" w:rsidRDefault="002112E1" w:rsidP="002112E1"/>
        </w:tc>
        <w:tc>
          <w:tcPr>
            <w:tcW w:w="1680" w:type="dxa"/>
            <w:tcBorders>
              <w:bottom w:val="single" w:sz="4" w:space="0" w:color="auto"/>
            </w:tcBorders>
            <w:shd w:val="clear" w:color="auto" w:fill="auto"/>
            <w:vAlign w:val="center"/>
          </w:tcPr>
          <w:p w14:paraId="0604C838" w14:textId="46F71FF0" w:rsidR="002112E1"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A data em que o registo foi criado</w:t>
            </w:r>
          </w:p>
        </w:tc>
        <w:tc>
          <w:tcPr>
            <w:tcW w:w="2868" w:type="dxa"/>
            <w:tcBorders>
              <w:bottom w:val="single" w:sz="4" w:space="0" w:color="auto"/>
            </w:tcBorders>
          </w:tcPr>
          <w:p w14:paraId="0081C36C" w14:textId="77777777" w:rsidR="002112E1" w:rsidRPr="00740BFC" w:rsidRDefault="002112E1" w:rsidP="002112E1"/>
        </w:tc>
      </w:tr>
      <w:tr w:rsidR="002112E1" w:rsidRPr="00740BFC" w14:paraId="2A0C9D22" w14:textId="77777777" w:rsidTr="538E812A">
        <w:trPr>
          <w:trHeight w:val="300"/>
        </w:trPr>
        <w:tc>
          <w:tcPr>
            <w:tcW w:w="2142" w:type="dxa"/>
            <w:tcBorders>
              <w:bottom w:val="single" w:sz="4" w:space="0" w:color="auto"/>
            </w:tcBorders>
            <w:shd w:val="clear" w:color="auto" w:fill="auto"/>
            <w:vAlign w:val="center"/>
          </w:tcPr>
          <w:p w14:paraId="558C379D" w14:textId="40F4EEE7" w:rsidR="002112E1"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lastUpdatedBy</w:t>
            </w:r>
          </w:p>
        </w:tc>
        <w:tc>
          <w:tcPr>
            <w:tcW w:w="2094" w:type="dxa"/>
            <w:tcBorders>
              <w:bottom w:val="single" w:sz="4" w:space="0" w:color="auto"/>
            </w:tcBorders>
          </w:tcPr>
          <w:p w14:paraId="7F3E5E32" w14:textId="77777777" w:rsidR="002112E1" w:rsidRPr="00740BFC" w:rsidRDefault="002112E1" w:rsidP="002112E1"/>
        </w:tc>
        <w:tc>
          <w:tcPr>
            <w:tcW w:w="1680" w:type="dxa"/>
            <w:tcBorders>
              <w:bottom w:val="single" w:sz="4" w:space="0" w:color="auto"/>
            </w:tcBorders>
            <w:shd w:val="clear" w:color="auto" w:fill="auto"/>
            <w:vAlign w:val="center"/>
          </w:tcPr>
          <w:p w14:paraId="16B08E0A" w14:textId="0F7DEDAF" w:rsidR="002112E1"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O último utilizador que atualizou o registo</w:t>
            </w:r>
          </w:p>
        </w:tc>
        <w:tc>
          <w:tcPr>
            <w:tcW w:w="2868" w:type="dxa"/>
            <w:tcBorders>
              <w:bottom w:val="single" w:sz="4" w:space="0" w:color="auto"/>
            </w:tcBorders>
          </w:tcPr>
          <w:p w14:paraId="0E45E270" w14:textId="77777777" w:rsidR="002112E1" w:rsidRPr="00740BFC" w:rsidRDefault="002112E1" w:rsidP="002112E1"/>
        </w:tc>
      </w:tr>
      <w:tr w:rsidR="002112E1" w:rsidRPr="00740BFC" w14:paraId="1AC0CFEE" w14:textId="77777777" w:rsidTr="538E812A">
        <w:trPr>
          <w:trHeight w:val="300"/>
        </w:trPr>
        <w:tc>
          <w:tcPr>
            <w:tcW w:w="2142" w:type="dxa"/>
            <w:tcBorders>
              <w:bottom w:val="single" w:sz="4" w:space="0" w:color="auto"/>
            </w:tcBorders>
            <w:shd w:val="clear" w:color="auto" w:fill="auto"/>
            <w:vAlign w:val="center"/>
          </w:tcPr>
          <w:p w14:paraId="430146B3" w14:textId="71F59C79" w:rsidR="002112E1"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lastUpdatedDate</w:t>
            </w:r>
          </w:p>
        </w:tc>
        <w:tc>
          <w:tcPr>
            <w:tcW w:w="2094" w:type="dxa"/>
            <w:tcBorders>
              <w:bottom w:val="single" w:sz="4" w:space="0" w:color="auto"/>
            </w:tcBorders>
          </w:tcPr>
          <w:p w14:paraId="2302200A" w14:textId="77777777" w:rsidR="002112E1" w:rsidRPr="00740BFC" w:rsidRDefault="002112E1" w:rsidP="002112E1"/>
        </w:tc>
        <w:tc>
          <w:tcPr>
            <w:tcW w:w="1680" w:type="dxa"/>
            <w:tcBorders>
              <w:bottom w:val="single" w:sz="4" w:space="0" w:color="auto"/>
            </w:tcBorders>
            <w:shd w:val="clear" w:color="auto" w:fill="auto"/>
            <w:vAlign w:val="center"/>
          </w:tcPr>
          <w:p w14:paraId="2393DF66" w14:textId="7680C4F1" w:rsidR="002112E1"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Última data em que o registo foi editado</w:t>
            </w:r>
          </w:p>
        </w:tc>
        <w:tc>
          <w:tcPr>
            <w:tcW w:w="2868" w:type="dxa"/>
            <w:tcBorders>
              <w:bottom w:val="single" w:sz="4" w:space="0" w:color="auto"/>
            </w:tcBorders>
          </w:tcPr>
          <w:p w14:paraId="7AEE15A2" w14:textId="77777777" w:rsidR="002112E1" w:rsidRPr="00740BFC" w:rsidRDefault="002112E1" w:rsidP="002112E1"/>
        </w:tc>
      </w:tr>
      <w:tr w:rsidR="002112E1" w:rsidRPr="00740BFC" w14:paraId="1FA92F09" w14:textId="77777777" w:rsidTr="538E812A">
        <w:trPr>
          <w:trHeight w:val="300"/>
        </w:trPr>
        <w:tc>
          <w:tcPr>
            <w:tcW w:w="2142" w:type="dxa"/>
            <w:tcBorders>
              <w:bottom w:val="single" w:sz="4" w:space="0" w:color="auto"/>
            </w:tcBorders>
            <w:shd w:val="clear" w:color="auto" w:fill="auto"/>
            <w:vAlign w:val="center"/>
          </w:tcPr>
          <w:p w14:paraId="6D0917AB" w14:textId="387E36E6" w:rsidR="002112E1"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isActive</w:t>
            </w:r>
          </w:p>
        </w:tc>
        <w:tc>
          <w:tcPr>
            <w:tcW w:w="2094" w:type="dxa"/>
            <w:tcBorders>
              <w:bottom w:val="single" w:sz="4" w:space="0" w:color="auto"/>
            </w:tcBorders>
          </w:tcPr>
          <w:p w14:paraId="10DDFEA0" w14:textId="77777777" w:rsidR="002112E1" w:rsidRPr="00740BFC" w:rsidRDefault="002112E1" w:rsidP="002112E1"/>
        </w:tc>
        <w:tc>
          <w:tcPr>
            <w:tcW w:w="1680" w:type="dxa"/>
            <w:tcBorders>
              <w:bottom w:val="single" w:sz="4" w:space="0" w:color="auto"/>
            </w:tcBorders>
            <w:shd w:val="clear" w:color="auto" w:fill="auto"/>
            <w:vAlign w:val="center"/>
          </w:tcPr>
          <w:p w14:paraId="2F7DEB36" w14:textId="5D0CEC18" w:rsidR="002112E1"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O registo está ativo</w:t>
            </w:r>
          </w:p>
        </w:tc>
        <w:tc>
          <w:tcPr>
            <w:tcW w:w="2868" w:type="dxa"/>
            <w:tcBorders>
              <w:bottom w:val="single" w:sz="4" w:space="0" w:color="auto"/>
            </w:tcBorders>
          </w:tcPr>
          <w:p w14:paraId="0CB53B1B" w14:textId="77777777" w:rsidR="002112E1" w:rsidRPr="00740BFC" w:rsidRDefault="002112E1" w:rsidP="002112E1"/>
        </w:tc>
      </w:tr>
    </w:tbl>
    <w:p w14:paraId="1B3B1264" w14:textId="3704E78A" w:rsidR="37A9725F" w:rsidRPr="00740BFC" w:rsidRDefault="37A9725F" w:rsidP="001E117F">
      <w:pPr>
        <w:pStyle w:val="Legenda"/>
      </w:pPr>
    </w:p>
    <w:p w14:paraId="698AF0B7" w14:textId="689E3D32" w:rsidR="004104DB" w:rsidRPr="00740BFC" w:rsidRDefault="538E812A" w:rsidP="004104DB">
      <w:pPr>
        <w:pStyle w:val="Legenda"/>
        <w:keepNext/>
        <w:jc w:val="center"/>
      </w:pPr>
      <w:bookmarkStart w:id="71" w:name="_Toc199624862"/>
      <w:r>
        <w:t xml:space="preserve">Tabela </w:t>
      </w:r>
      <w:fldSimple w:instr=" SEQ Tabela \* ARABIC ">
        <w:r>
          <w:t>16</w:t>
        </w:r>
      </w:fldSimple>
      <w:r>
        <w:t>. Descrição dos campos da tabela Genero.</w:t>
      </w:r>
      <w:bookmarkEnd w:id="7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8"/>
        <w:gridCol w:w="1708"/>
        <w:gridCol w:w="1708"/>
        <w:gridCol w:w="3410"/>
      </w:tblGrid>
      <w:tr w:rsidR="004104DB" w:rsidRPr="00740BFC" w14:paraId="52D97879" w14:textId="77777777" w:rsidTr="538E812A">
        <w:trPr>
          <w:trHeight w:val="300"/>
        </w:trPr>
        <w:tc>
          <w:tcPr>
            <w:tcW w:w="1958" w:type="dxa"/>
            <w:shd w:val="clear" w:color="auto" w:fill="4472C4" w:themeFill="accent1"/>
          </w:tcPr>
          <w:p w14:paraId="025647EE" w14:textId="77777777" w:rsidR="004104DB" w:rsidRPr="00740BFC" w:rsidRDefault="538E812A">
            <w:pPr>
              <w:rPr>
                <w:color w:val="FFFFFF" w:themeColor="background1"/>
              </w:rPr>
            </w:pPr>
            <w:r w:rsidRPr="538E812A">
              <w:rPr>
                <w:color w:val="FFFFFF" w:themeColor="background1"/>
              </w:rPr>
              <w:t>Nome do campo</w:t>
            </w:r>
          </w:p>
        </w:tc>
        <w:tc>
          <w:tcPr>
            <w:tcW w:w="1708" w:type="dxa"/>
            <w:shd w:val="clear" w:color="auto" w:fill="4472C4" w:themeFill="accent1"/>
          </w:tcPr>
          <w:p w14:paraId="431225F1" w14:textId="77777777" w:rsidR="004104DB" w:rsidRPr="00740BFC" w:rsidRDefault="538E812A">
            <w:pPr>
              <w:rPr>
                <w:color w:val="FFFFFF" w:themeColor="background1"/>
              </w:rPr>
            </w:pPr>
            <w:r w:rsidRPr="538E812A">
              <w:rPr>
                <w:color w:val="FFFFFF" w:themeColor="background1"/>
              </w:rPr>
              <w:t xml:space="preserve">Chave </w:t>
            </w:r>
          </w:p>
        </w:tc>
        <w:tc>
          <w:tcPr>
            <w:tcW w:w="1708" w:type="dxa"/>
            <w:shd w:val="clear" w:color="auto" w:fill="4472C4" w:themeFill="accent1"/>
          </w:tcPr>
          <w:p w14:paraId="2A465609" w14:textId="77777777" w:rsidR="004104DB" w:rsidRPr="00740BFC" w:rsidRDefault="538E812A">
            <w:pPr>
              <w:rPr>
                <w:color w:val="FFFFFF" w:themeColor="background1"/>
              </w:rPr>
            </w:pPr>
            <w:r w:rsidRPr="538E812A">
              <w:rPr>
                <w:color w:val="FFFFFF" w:themeColor="background1"/>
              </w:rPr>
              <w:t>Descrição</w:t>
            </w:r>
          </w:p>
        </w:tc>
        <w:tc>
          <w:tcPr>
            <w:tcW w:w="3410" w:type="dxa"/>
            <w:shd w:val="clear" w:color="auto" w:fill="4472C4" w:themeFill="accent1"/>
          </w:tcPr>
          <w:p w14:paraId="675F6CB0" w14:textId="77777777" w:rsidR="004104DB" w:rsidRPr="00740BFC" w:rsidRDefault="538E812A">
            <w:pPr>
              <w:rPr>
                <w:color w:val="FFFFFF" w:themeColor="background1"/>
              </w:rPr>
            </w:pPr>
            <w:r w:rsidRPr="538E812A">
              <w:rPr>
                <w:color w:val="FFFFFF" w:themeColor="background1"/>
              </w:rPr>
              <w:t>Validações</w:t>
            </w:r>
          </w:p>
        </w:tc>
      </w:tr>
      <w:tr w:rsidR="004104DB" w:rsidRPr="00740BFC" w14:paraId="7415F4C1" w14:textId="77777777" w:rsidTr="538E812A">
        <w:trPr>
          <w:trHeight w:val="300"/>
        </w:trPr>
        <w:tc>
          <w:tcPr>
            <w:tcW w:w="1958" w:type="dxa"/>
            <w:shd w:val="clear" w:color="auto" w:fill="auto"/>
            <w:vAlign w:val="center"/>
          </w:tcPr>
          <w:p w14:paraId="7BEFA04E" w14:textId="77777777" w:rsidR="004104DB" w:rsidRPr="00740BFC" w:rsidRDefault="004104DB">
            <w:r w:rsidRPr="00740BFC">
              <w:t>id</w:t>
            </w:r>
          </w:p>
        </w:tc>
        <w:tc>
          <w:tcPr>
            <w:tcW w:w="1708" w:type="dxa"/>
          </w:tcPr>
          <w:p w14:paraId="32E5D52F" w14:textId="77777777" w:rsidR="004104DB" w:rsidRPr="00740BFC" w:rsidRDefault="004104DB">
            <w:r w:rsidRPr="00740BFC">
              <w:t>PK</w:t>
            </w:r>
          </w:p>
        </w:tc>
        <w:tc>
          <w:tcPr>
            <w:tcW w:w="1708" w:type="dxa"/>
            <w:shd w:val="clear" w:color="auto" w:fill="auto"/>
            <w:vAlign w:val="center"/>
          </w:tcPr>
          <w:p w14:paraId="363047DD" w14:textId="77777777" w:rsidR="004104DB" w:rsidRPr="00740BFC" w:rsidRDefault="004104DB">
            <w:pPr>
              <w:spacing w:line="259" w:lineRule="auto"/>
            </w:pPr>
            <w:r w:rsidRPr="00740BFC">
              <w:t>Identificador do registo</w:t>
            </w:r>
          </w:p>
        </w:tc>
        <w:tc>
          <w:tcPr>
            <w:tcW w:w="3410" w:type="dxa"/>
          </w:tcPr>
          <w:p w14:paraId="7541B050" w14:textId="77777777" w:rsidR="004104DB" w:rsidRPr="00740BFC" w:rsidRDefault="004104DB" w:rsidP="538E812A">
            <w:pPr>
              <w:rPr>
                <w:rFonts w:ascii="Courier New" w:hAnsi="Courier New" w:cs="Courier New"/>
                <w:i/>
                <w:iCs/>
                <w:sz w:val="20"/>
                <w:szCs w:val="20"/>
              </w:rPr>
            </w:pPr>
          </w:p>
        </w:tc>
      </w:tr>
      <w:tr w:rsidR="004104DB" w:rsidRPr="00740BFC" w14:paraId="49FDD72C" w14:textId="77777777" w:rsidTr="538E812A">
        <w:trPr>
          <w:trHeight w:val="300"/>
        </w:trPr>
        <w:tc>
          <w:tcPr>
            <w:tcW w:w="1958" w:type="dxa"/>
            <w:shd w:val="clear" w:color="auto" w:fill="auto"/>
            <w:vAlign w:val="center"/>
          </w:tcPr>
          <w:p w14:paraId="095B8E85" w14:textId="19FBA4C1" w:rsidR="004104DB"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denominacao</w:t>
            </w:r>
          </w:p>
        </w:tc>
        <w:tc>
          <w:tcPr>
            <w:tcW w:w="1708" w:type="dxa"/>
          </w:tcPr>
          <w:p w14:paraId="18774847" w14:textId="77777777" w:rsidR="004104DB" w:rsidRPr="00740BFC" w:rsidRDefault="004104DB"/>
        </w:tc>
        <w:tc>
          <w:tcPr>
            <w:tcW w:w="1708" w:type="dxa"/>
            <w:shd w:val="clear" w:color="auto" w:fill="auto"/>
            <w:vAlign w:val="center"/>
          </w:tcPr>
          <w:p w14:paraId="331C9BF8" w14:textId="7785CF2C" w:rsidR="004104DB" w:rsidRPr="00740BFC" w:rsidRDefault="538E812A">
            <w:r>
              <w:t>Nome do genero</w:t>
            </w:r>
          </w:p>
        </w:tc>
        <w:tc>
          <w:tcPr>
            <w:tcW w:w="3410" w:type="dxa"/>
          </w:tcPr>
          <w:p w14:paraId="6B983A34" w14:textId="77777777" w:rsidR="004104DB" w:rsidRPr="00740BFC" w:rsidRDefault="538E812A">
            <w:r>
              <w:t>Unique</w:t>
            </w:r>
          </w:p>
        </w:tc>
      </w:tr>
      <w:tr w:rsidR="002112E1" w:rsidRPr="00740BFC" w14:paraId="2BA21DEA" w14:textId="77777777" w:rsidTr="538E812A">
        <w:trPr>
          <w:trHeight w:val="300"/>
        </w:trPr>
        <w:tc>
          <w:tcPr>
            <w:tcW w:w="1958" w:type="dxa"/>
            <w:shd w:val="clear" w:color="auto" w:fill="auto"/>
            <w:vAlign w:val="center"/>
          </w:tcPr>
          <w:p w14:paraId="3EBAD8B7" w14:textId="487957B4" w:rsidR="002112E1"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createdBy</w:t>
            </w:r>
          </w:p>
        </w:tc>
        <w:tc>
          <w:tcPr>
            <w:tcW w:w="1708" w:type="dxa"/>
          </w:tcPr>
          <w:p w14:paraId="2118B674" w14:textId="77777777" w:rsidR="002112E1" w:rsidRPr="00740BFC" w:rsidRDefault="002112E1" w:rsidP="002112E1"/>
        </w:tc>
        <w:tc>
          <w:tcPr>
            <w:tcW w:w="1708" w:type="dxa"/>
            <w:shd w:val="clear" w:color="auto" w:fill="auto"/>
            <w:vAlign w:val="center"/>
          </w:tcPr>
          <w:p w14:paraId="4C1C4F0A" w14:textId="72266EFA" w:rsidR="002112E1" w:rsidRPr="00740BFC" w:rsidRDefault="002112E1" w:rsidP="002112E1">
            <w:r w:rsidRPr="00740BFC">
              <w:rPr>
                <w:rFonts w:asciiTheme="minorHAnsi" w:eastAsiaTheme="minorEastAsia" w:hAnsiTheme="minorHAnsi" w:cstheme="minorBidi"/>
              </w:rPr>
              <w:t>O utilizador que criou o registo</w:t>
            </w:r>
          </w:p>
        </w:tc>
        <w:tc>
          <w:tcPr>
            <w:tcW w:w="3410" w:type="dxa"/>
          </w:tcPr>
          <w:p w14:paraId="751116BC" w14:textId="77777777" w:rsidR="002112E1" w:rsidRPr="00740BFC" w:rsidRDefault="002112E1" w:rsidP="002112E1"/>
        </w:tc>
      </w:tr>
      <w:tr w:rsidR="002112E1" w:rsidRPr="00740BFC" w14:paraId="1CFA9622" w14:textId="77777777" w:rsidTr="538E812A">
        <w:trPr>
          <w:trHeight w:val="300"/>
        </w:trPr>
        <w:tc>
          <w:tcPr>
            <w:tcW w:w="1958" w:type="dxa"/>
            <w:shd w:val="clear" w:color="auto" w:fill="auto"/>
            <w:vAlign w:val="center"/>
          </w:tcPr>
          <w:p w14:paraId="7EFBF2B0" w14:textId="545E4C4D" w:rsidR="002112E1"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createdDate</w:t>
            </w:r>
          </w:p>
        </w:tc>
        <w:tc>
          <w:tcPr>
            <w:tcW w:w="1708" w:type="dxa"/>
          </w:tcPr>
          <w:p w14:paraId="229A3D8E" w14:textId="77777777" w:rsidR="002112E1" w:rsidRPr="00740BFC" w:rsidRDefault="002112E1" w:rsidP="002112E1"/>
        </w:tc>
        <w:tc>
          <w:tcPr>
            <w:tcW w:w="1708" w:type="dxa"/>
            <w:shd w:val="clear" w:color="auto" w:fill="auto"/>
            <w:vAlign w:val="center"/>
          </w:tcPr>
          <w:p w14:paraId="12382E8E" w14:textId="40A1F76C" w:rsidR="002112E1"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A data em que o registo foi criado</w:t>
            </w:r>
          </w:p>
        </w:tc>
        <w:tc>
          <w:tcPr>
            <w:tcW w:w="3410" w:type="dxa"/>
          </w:tcPr>
          <w:p w14:paraId="105EB962" w14:textId="77777777" w:rsidR="002112E1" w:rsidRPr="00740BFC" w:rsidRDefault="002112E1" w:rsidP="002112E1"/>
        </w:tc>
      </w:tr>
      <w:tr w:rsidR="002112E1" w:rsidRPr="00740BFC" w14:paraId="66E247FE" w14:textId="77777777" w:rsidTr="538E812A">
        <w:trPr>
          <w:trHeight w:val="300"/>
        </w:trPr>
        <w:tc>
          <w:tcPr>
            <w:tcW w:w="1958" w:type="dxa"/>
            <w:shd w:val="clear" w:color="auto" w:fill="auto"/>
            <w:vAlign w:val="center"/>
          </w:tcPr>
          <w:p w14:paraId="2DD5430C" w14:textId="11F0B677" w:rsidR="002112E1"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lastUpdatedBy</w:t>
            </w:r>
          </w:p>
        </w:tc>
        <w:tc>
          <w:tcPr>
            <w:tcW w:w="1708" w:type="dxa"/>
          </w:tcPr>
          <w:p w14:paraId="6979F242" w14:textId="77777777" w:rsidR="002112E1" w:rsidRPr="00740BFC" w:rsidRDefault="002112E1" w:rsidP="002112E1"/>
        </w:tc>
        <w:tc>
          <w:tcPr>
            <w:tcW w:w="1708" w:type="dxa"/>
            <w:shd w:val="clear" w:color="auto" w:fill="auto"/>
            <w:vAlign w:val="center"/>
          </w:tcPr>
          <w:p w14:paraId="064FB216" w14:textId="5A94A8E1" w:rsidR="002112E1"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O último utilizador que atualizou o registo</w:t>
            </w:r>
          </w:p>
        </w:tc>
        <w:tc>
          <w:tcPr>
            <w:tcW w:w="3410" w:type="dxa"/>
          </w:tcPr>
          <w:p w14:paraId="3A6F9CE1" w14:textId="77777777" w:rsidR="002112E1" w:rsidRPr="00740BFC" w:rsidRDefault="002112E1" w:rsidP="002112E1"/>
        </w:tc>
      </w:tr>
      <w:tr w:rsidR="002112E1" w:rsidRPr="00740BFC" w14:paraId="335883C7" w14:textId="77777777" w:rsidTr="538E812A">
        <w:trPr>
          <w:trHeight w:val="300"/>
        </w:trPr>
        <w:tc>
          <w:tcPr>
            <w:tcW w:w="1958" w:type="dxa"/>
            <w:shd w:val="clear" w:color="auto" w:fill="auto"/>
            <w:vAlign w:val="center"/>
          </w:tcPr>
          <w:p w14:paraId="5B02CADC" w14:textId="65C42D1A" w:rsidR="002112E1"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lastUpdatedDate</w:t>
            </w:r>
          </w:p>
        </w:tc>
        <w:tc>
          <w:tcPr>
            <w:tcW w:w="1708" w:type="dxa"/>
          </w:tcPr>
          <w:p w14:paraId="152D32CA" w14:textId="77777777" w:rsidR="002112E1" w:rsidRPr="00740BFC" w:rsidRDefault="002112E1" w:rsidP="002112E1"/>
        </w:tc>
        <w:tc>
          <w:tcPr>
            <w:tcW w:w="1708" w:type="dxa"/>
            <w:shd w:val="clear" w:color="auto" w:fill="auto"/>
            <w:vAlign w:val="center"/>
          </w:tcPr>
          <w:p w14:paraId="02023332" w14:textId="3203270C" w:rsidR="002112E1"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 xml:space="preserve">Última data em que o </w:t>
            </w:r>
            <w:r w:rsidRPr="538E812A">
              <w:rPr>
                <w:rFonts w:asciiTheme="minorHAnsi" w:eastAsiaTheme="minorEastAsia" w:hAnsiTheme="minorHAnsi" w:cstheme="minorBidi"/>
              </w:rPr>
              <w:lastRenderedPageBreak/>
              <w:t>registo foi editado</w:t>
            </w:r>
          </w:p>
        </w:tc>
        <w:tc>
          <w:tcPr>
            <w:tcW w:w="3410" w:type="dxa"/>
          </w:tcPr>
          <w:p w14:paraId="2972C767" w14:textId="77777777" w:rsidR="002112E1" w:rsidRPr="00740BFC" w:rsidRDefault="002112E1" w:rsidP="002112E1"/>
        </w:tc>
      </w:tr>
      <w:tr w:rsidR="002112E1" w:rsidRPr="00740BFC" w14:paraId="0B13E1FB" w14:textId="77777777" w:rsidTr="538E812A">
        <w:trPr>
          <w:trHeight w:val="300"/>
        </w:trPr>
        <w:tc>
          <w:tcPr>
            <w:tcW w:w="1958" w:type="dxa"/>
            <w:shd w:val="clear" w:color="auto" w:fill="auto"/>
            <w:vAlign w:val="center"/>
          </w:tcPr>
          <w:p w14:paraId="315E8928" w14:textId="14D1157D" w:rsidR="002112E1"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isActive</w:t>
            </w:r>
          </w:p>
        </w:tc>
        <w:tc>
          <w:tcPr>
            <w:tcW w:w="1708" w:type="dxa"/>
          </w:tcPr>
          <w:p w14:paraId="12C095CE" w14:textId="77777777" w:rsidR="002112E1" w:rsidRPr="00740BFC" w:rsidRDefault="002112E1" w:rsidP="002112E1"/>
        </w:tc>
        <w:tc>
          <w:tcPr>
            <w:tcW w:w="1708" w:type="dxa"/>
            <w:shd w:val="clear" w:color="auto" w:fill="auto"/>
            <w:vAlign w:val="center"/>
          </w:tcPr>
          <w:p w14:paraId="013FC440" w14:textId="34321291" w:rsidR="002112E1"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O registo está ativo</w:t>
            </w:r>
          </w:p>
        </w:tc>
        <w:tc>
          <w:tcPr>
            <w:tcW w:w="3410" w:type="dxa"/>
          </w:tcPr>
          <w:p w14:paraId="06587883" w14:textId="77777777" w:rsidR="002112E1" w:rsidRPr="00740BFC" w:rsidRDefault="002112E1" w:rsidP="002112E1"/>
        </w:tc>
      </w:tr>
    </w:tbl>
    <w:p w14:paraId="77C95888" w14:textId="68186E69" w:rsidR="004104DB" w:rsidRPr="00740BFC" w:rsidRDefault="004104DB" w:rsidP="004104DB"/>
    <w:p w14:paraId="644F1A89" w14:textId="40E6FBC1" w:rsidR="004104DB" w:rsidRPr="00740BFC" w:rsidRDefault="538E812A" w:rsidP="008565D5">
      <w:pPr>
        <w:pStyle w:val="Legenda"/>
        <w:keepNext/>
        <w:jc w:val="center"/>
      </w:pPr>
      <w:bookmarkStart w:id="72" w:name="_Toc199624863"/>
      <w:r>
        <w:t xml:space="preserve">Tabela </w:t>
      </w:r>
      <w:fldSimple w:instr=" SEQ Tabela \* ARABIC ">
        <w:r>
          <w:t>17</w:t>
        </w:r>
      </w:fldSimple>
      <w:r>
        <w:t>. Descrição dos campos da tabela CategoriaFuncional.</w:t>
      </w:r>
      <w:bookmarkEnd w:id="7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8"/>
        <w:gridCol w:w="1708"/>
        <w:gridCol w:w="1708"/>
        <w:gridCol w:w="3410"/>
      </w:tblGrid>
      <w:tr w:rsidR="004104DB" w:rsidRPr="00740BFC" w14:paraId="4D7B710F" w14:textId="77777777" w:rsidTr="538E812A">
        <w:trPr>
          <w:trHeight w:val="300"/>
        </w:trPr>
        <w:tc>
          <w:tcPr>
            <w:tcW w:w="1958" w:type="dxa"/>
            <w:shd w:val="clear" w:color="auto" w:fill="4472C4" w:themeFill="accent1"/>
          </w:tcPr>
          <w:p w14:paraId="37DD362A" w14:textId="77777777" w:rsidR="004104DB" w:rsidRPr="00740BFC" w:rsidRDefault="538E812A">
            <w:pPr>
              <w:rPr>
                <w:color w:val="FFFFFF" w:themeColor="background1"/>
              </w:rPr>
            </w:pPr>
            <w:r w:rsidRPr="538E812A">
              <w:rPr>
                <w:color w:val="FFFFFF" w:themeColor="background1"/>
              </w:rPr>
              <w:t>Nome do campo</w:t>
            </w:r>
          </w:p>
        </w:tc>
        <w:tc>
          <w:tcPr>
            <w:tcW w:w="1708" w:type="dxa"/>
            <w:shd w:val="clear" w:color="auto" w:fill="4472C4" w:themeFill="accent1"/>
          </w:tcPr>
          <w:p w14:paraId="3C73C259" w14:textId="77777777" w:rsidR="004104DB" w:rsidRPr="00740BFC" w:rsidRDefault="538E812A">
            <w:pPr>
              <w:rPr>
                <w:color w:val="FFFFFF" w:themeColor="background1"/>
              </w:rPr>
            </w:pPr>
            <w:r w:rsidRPr="538E812A">
              <w:rPr>
                <w:color w:val="FFFFFF" w:themeColor="background1"/>
              </w:rPr>
              <w:t xml:space="preserve">Chave </w:t>
            </w:r>
          </w:p>
        </w:tc>
        <w:tc>
          <w:tcPr>
            <w:tcW w:w="1708" w:type="dxa"/>
            <w:shd w:val="clear" w:color="auto" w:fill="4472C4" w:themeFill="accent1"/>
          </w:tcPr>
          <w:p w14:paraId="3FF3A90C" w14:textId="77777777" w:rsidR="004104DB" w:rsidRPr="00740BFC" w:rsidRDefault="538E812A">
            <w:pPr>
              <w:rPr>
                <w:color w:val="FFFFFF" w:themeColor="background1"/>
              </w:rPr>
            </w:pPr>
            <w:r w:rsidRPr="538E812A">
              <w:rPr>
                <w:color w:val="FFFFFF" w:themeColor="background1"/>
              </w:rPr>
              <w:t>Descrição</w:t>
            </w:r>
          </w:p>
        </w:tc>
        <w:tc>
          <w:tcPr>
            <w:tcW w:w="3410" w:type="dxa"/>
            <w:shd w:val="clear" w:color="auto" w:fill="4472C4" w:themeFill="accent1"/>
          </w:tcPr>
          <w:p w14:paraId="01A90D9A" w14:textId="77777777" w:rsidR="004104DB" w:rsidRPr="00740BFC" w:rsidRDefault="538E812A">
            <w:pPr>
              <w:rPr>
                <w:color w:val="FFFFFF" w:themeColor="background1"/>
              </w:rPr>
            </w:pPr>
            <w:r w:rsidRPr="538E812A">
              <w:rPr>
                <w:color w:val="FFFFFF" w:themeColor="background1"/>
              </w:rPr>
              <w:t>Validações</w:t>
            </w:r>
          </w:p>
        </w:tc>
      </w:tr>
      <w:tr w:rsidR="004104DB" w:rsidRPr="00740BFC" w14:paraId="7F218430" w14:textId="77777777" w:rsidTr="538E812A">
        <w:trPr>
          <w:trHeight w:val="300"/>
        </w:trPr>
        <w:tc>
          <w:tcPr>
            <w:tcW w:w="1958" w:type="dxa"/>
            <w:shd w:val="clear" w:color="auto" w:fill="auto"/>
            <w:vAlign w:val="center"/>
          </w:tcPr>
          <w:p w14:paraId="13AD3B6C" w14:textId="77777777" w:rsidR="004104DB" w:rsidRPr="00740BFC" w:rsidRDefault="004104DB">
            <w:r w:rsidRPr="00740BFC">
              <w:t>id</w:t>
            </w:r>
          </w:p>
        </w:tc>
        <w:tc>
          <w:tcPr>
            <w:tcW w:w="1708" w:type="dxa"/>
          </w:tcPr>
          <w:p w14:paraId="77CD5D8C" w14:textId="77777777" w:rsidR="004104DB" w:rsidRPr="00740BFC" w:rsidRDefault="004104DB">
            <w:r w:rsidRPr="00740BFC">
              <w:t>PK</w:t>
            </w:r>
          </w:p>
        </w:tc>
        <w:tc>
          <w:tcPr>
            <w:tcW w:w="1708" w:type="dxa"/>
            <w:shd w:val="clear" w:color="auto" w:fill="auto"/>
            <w:vAlign w:val="center"/>
          </w:tcPr>
          <w:p w14:paraId="1C8AB05C" w14:textId="77777777" w:rsidR="004104DB" w:rsidRPr="00740BFC" w:rsidRDefault="004104DB">
            <w:pPr>
              <w:spacing w:line="259" w:lineRule="auto"/>
            </w:pPr>
            <w:r w:rsidRPr="00740BFC">
              <w:t>Identificador do registo</w:t>
            </w:r>
          </w:p>
        </w:tc>
        <w:tc>
          <w:tcPr>
            <w:tcW w:w="3410" w:type="dxa"/>
          </w:tcPr>
          <w:p w14:paraId="0F9C6D80" w14:textId="77777777" w:rsidR="004104DB" w:rsidRPr="00740BFC" w:rsidRDefault="004104DB" w:rsidP="538E812A">
            <w:pPr>
              <w:rPr>
                <w:rFonts w:ascii="Courier New" w:hAnsi="Courier New" w:cs="Courier New"/>
                <w:i/>
                <w:iCs/>
                <w:sz w:val="20"/>
                <w:szCs w:val="20"/>
              </w:rPr>
            </w:pPr>
          </w:p>
        </w:tc>
      </w:tr>
      <w:tr w:rsidR="004104DB" w:rsidRPr="00740BFC" w14:paraId="0204DC26" w14:textId="77777777" w:rsidTr="538E812A">
        <w:trPr>
          <w:trHeight w:val="300"/>
        </w:trPr>
        <w:tc>
          <w:tcPr>
            <w:tcW w:w="1958" w:type="dxa"/>
            <w:shd w:val="clear" w:color="auto" w:fill="auto"/>
            <w:vAlign w:val="center"/>
          </w:tcPr>
          <w:p w14:paraId="43D92A96" w14:textId="2C590935" w:rsidR="004104DB"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denominacao</w:t>
            </w:r>
          </w:p>
        </w:tc>
        <w:tc>
          <w:tcPr>
            <w:tcW w:w="1708" w:type="dxa"/>
          </w:tcPr>
          <w:p w14:paraId="7D438DC9" w14:textId="77777777" w:rsidR="004104DB" w:rsidRPr="00740BFC" w:rsidRDefault="004104DB"/>
        </w:tc>
        <w:tc>
          <w:tcPr>
            <w:tcW w:w="1708" w:type="dxa"/>
            <w:shd w:val="clear" w:color="auto" w:fill="auto"/>
            <w:vAlign w:val="center"/>
          </w:tcPr>
          <w:p w14:paraId="23A35B4C" w14:textId="264D5732" w:rsidR="004104DB" w:rsidRPr="00740BFC" w:rsidRDefault="004104DB">
            <w:r w:rsidRPr="00740BFC">
              <w:t>Nome</w:t>
            </w:r>
            <w:r w:rsidR="00BB59FC" w:rsidRPr="00740BFC">
              <w:t xml:space="preserve"> da categoria funcional</w:t>
            </w:r>
          </w:p>
        </w:tc>
        <w:tc>
          <w:tcPr>
            <w:tcW w:w="3410" w:type="dxa"/>
          </w:tcPr>
          <w:p w14:paraId="4CF22F13" w14:textId="77777777" w:rsidR="004104DB" w:rsidRPr="00740BFC" w:rsidRDefault="538E812A">
            <w:r>
              <w:t>Unique</w:t>
            </w:r>
          </w:p>
        </w:tc>
      </w:tr>
      <w:tr w:rsidR="0051281C" w:rsidRPr="00740BFC" w14:paraId="1F97B1B8" w14:textId="77777777" w:rsidTr="538E812A">
        <w:trPr>
          <w:trHeight w:val="300"/>
        </w:trPr>
        <w:tc>
          <w:tcPr>
            <w:tcW w:w="1958" w:type="dxa"/>
            <w:tcBorders>
              <w:top w:val="single" w:sz="4" w:space="0" w:color="auto"/>
              <w:left w:val="single" w:sz="4" w:space="0" w:color="auto"/>
              <w:bottom w:val="single" w:sz="4" w:space="0" w:color="auto"/>
              <w:right w:val="single" w:sz="4" w:space="0" w:color="auto"/>
            </w:tcBorders>
            <w:shd w:val="clear" w:color="auto" w:fill="auto"/>
            <w:vAlign w:val="center"/>
          </w:tcPr>
          <w:p w14:paraId="3461D892" w14:textId="77777777" w:rsidR="0051281C"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createdBy</w:t>
            </w:r>
          </w:p>
        </w:tc>
        <w:tc>
          <w:tcPr>
            <w:tcW w:w="1708" w:type="dxa"/>
            <w:tcBorders>
              <w:top w:val="single" w:sz="4" w:space="0" w:color="auto"/>
              <w:left w:val="single" w:sz="4" w:space="0" w:color="auto"/>
              <w:bottom w:val="single" w:sz="4" w:space="0" w:color="auto"/>
              <w:right w:val="single" w:sz="4" w:space="0" w:color="auto"/>
            </w:tcBorders>
          </w:tcPr>
          <w:p w14:paraId="28BE1B21" w14:textId="77777777" w:rsidR="0051281C" w:rsidRPr="00740BFC" w:rsidRDefault="0051281C" w:rsidP="001B1928"/>
        </w:tc>
        <w:tc>
          <w:tcPr>
            <w:tcW w:w="1708" w:type="dxa"/>
            <w:tcBorders>
              <w:top w:val="single" w:sz="4" w:space="0" w:color="auto"/>
              <w:left w:val="single" w:sz="4" w:space="0" w:color="auto"/>
              <w:bottom w:val="single" w:sz="4" w:space="0" w:color="auto"/>
              <w:right w:val="single" w:sz="4" w:space="0" w:color="auto"/>
            </w:tcBorders>
            <w:shd w:val="clear" w:color="auto" w:fill="auto"/>
            <w:vAlign w:val="center"/>
          </w:tcPr>
          <w:p w14:paraId="20237C69" w14:textId="77777777" w:rsidR="0051281C" w:rsidRPr="00740BFC" w:rsidRDefault="0051281C" w:rsidP="001B1928">
            <w:r w:rsidRPr="00740BFC">
              <w:t>O utilizador que criou o registo</w:t>
            </w:r>
          </w:p>
        </w:tc>
        <w:tc>
          <w:tcPr>
            <w:tcW w:w="3410" w:type="dxa"/>
            <w:tcBorders>
              <w:top w:val="single" w:sz="4" w:space="0" w:color="auto"/>
              <w:left w:val="single" w:sz="4" w:space="0" w:color="auto"/>
              <w:bottom w:val="single" w:sz="4" w:space="0" w:color="auto"/>
              <w:right w:val="single" w:sz="4" w:space="0" w:color="auto"/>
            </w:tcBorders>
          </w:tcPr>
          <w:p w14:paraId="0C687D32" w14:textId="77777777" w:rsidR="0051281C" w:rsidRPr="00740BFC" w:rsidRDefault="0051281C" w:rsidP="001B1928"/>
        </w:tc>
      </w:tr>
      <w:tr w:rsidR="0051281C" w:rsidRPr="00740BFC" w14:paraId="4CC70E05" w14:textId="77777777" w:rsidTr="538E812A">
        <w:trPr>
          <w:trHeight w:val="300"/>
        </w:trPr>
        <w:tc>
          <w:tcPr>
            <w:tcW w:w="1958" w:type="dxa"/>
            <w:tcBorders>
              <w:top w:val="single" w:sz="4" w:space="0" w:color="auto"/>
              <w:left w:val="single" w:sz="4" w:space="0" w:color="auto"/>
              <w:bottom w:val="single" w:sz="4" w:space="0" w:color="auto"/>
              <w:right w:val="single" w:sz="4" w:space="0" w:color="auto"/>
            </w:tcBorders>
            <w:shd w:val="clear" w:color="auto" w:fill="auto"/>
            <w:vAlign w:val="center"/>
          </w:tcPr>
          <w:p w14:paraId="1989AF6C" w14:textId="77777777" w:rsidR="0051281C"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createdDate</w:t>
            </w:r>
          </w:p>
        </w:tc>
        <w:tc>
          <w:tcPr>
            <w:tcW w:w="1708" w:type="dxa"/>
            <w:tcBorders>
              <w:top w:val="single" w:sz="4" w:space="0" w:color="auto"/>
              <w:left w:val="single" w:sz="4" w:space="0" w:color="auto"/>
              <w:bottom w:val="single" w:sz="4" w:space="0" w:color="auto"/>
              <w:right w:val="single" w:sz="4" w:space="0" w:color="auto"/>
            </w:tcBorders>
          </w:tcPr>
          <w:p w14:paraId="521B71F7" w14:textId="77777777" w:rsidR="0051281C" w:rsidRPr="00740BFC" w:rsidRDefault="0051281C" w:rsidP="001B1928"/>
        </w:tc>
        <w:tc>
          <w:tcPr>
            <w:tcW w:w="1708" w:type="dxa"/>
            <w:tcBorders>
              <w:top w:val="single" w:sz="4" w:space="0" w:color="auto"/>
              <w:left w:val="single" w:sz="4" w:space="0" w:color="auto"/>
              <w:bottom w:val="single" w:sz="4" w:space="0" w:color="auto"/>
              <w:right w:val="single" w:sz="4" w:space="0" w:color="auto"/>
            </w:tcBorders>
            <w:shd w:val="clear" w:color="auto" w:fill="auto"/>
            <w:vAlign w:val="center"/>
          </w:tcPr>
          <w:p w14:paraId="01EFDF42" w14:textId="77777777" w:rsidR="0051281C" w:rsidRPr="00740BFC" w:rsidRDefault="0051281C" w:rsidP="001B1928">
            <w:r w:rsidRPr="00740BFC">
              <w:t>A data em que o registo foi criado</w:t>
            </w:r>
          </w:p>
        </w:tc>
        <w:tc>
          <w:tcPr>
            <w:tcW w:w="3410" w:type="dxa"/>
            <w:tcBorders>
              <w:top w:val="single" w:sz="4" w:space="0" w:color="auto"/>
              <w:left w:val="single" w:sz="4" w:space="0" w:color="auto"/>
              <w:bottom w:val="single" w:sz="4" w:space="0" w:color="auto"/>
              <w:right w:val="single" w:sz="4" w:space="0" w:color="auto"/>
            </w:tcBorders>
          </w:tcPr>
          <w:p w14:paraId="6A54A83D" w14:textId="77777777" w:rsidR="0051281C" w:rsidRPr="00740BFC" w:rsidRDefault="0051281C" w:rsidP="001B1928"/>
        </w:tc>
      </w:tr>
      <w:tr w:rsidR="0051281C" w:rsidRPr="00740BFC" w14:paraId="63A4C046" w14:textId="77777777" w:rsidTr="538E812A">
        <w:trPr>
          <w:trHeight w:val="300"/>
        </w:trPr>
        <w:tc>
          <w:tcPr>
            <w:tcW w:w="1958" w:type="dxa"/>
            <w:tcBorders>
              <w:top w:val="single" w:sz="4" w:space="0" w:color="auto"/>
              <w:left w:val="single" w:sz="4" w:space="0" w:color="auto"/>
              <w:bottom w:val="single" w:sz="4" w:space="0" w:color="auto"/>
              <w:right w:val="single" w:sz="4" w:space="0" w:color="auto"/>
            </w:tcBorders>
            <w:shd w:val="clear" w:color="auto" w:fill="auto"/>
            <w:vAlign w:val="center"/>
          </w:tcPr>
          <w:p w14:paraId="0B71A8D7" w14:textId="77777777" w:rsidR="0051281C"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lastUpdatedBy</w:t>
            </w:r>
          </w:p>
        </w:tc>
        <w:tc>
          <w:tcPr>
            <w:tcW w:w="1708" w:type="dxa"/>
            <w:tcBorders>
              <w:top w:val="single" w:sz="4" w:space="0" w:color="auto"/>
              <w:left w:val="single" w:sz="4" w:space="0" w:color="auto"/>
              <w:bottom w:val="single" w:sz="4" w:space="0" w:color="auto"/>
              <w:right w:val="single" w:sz="4" w:space="0" w:color="auto"/>
            </w:tcBorders>
          </w:tcPr>
          <w:p w14:paraId="2266FD79" w14:textId="77777777" w:rsidR="0051281C" w:rsidRPr="00740BFC" w:rsidRDefault="0051281C" w:rsidP="001B1928"/>
        </w:tc>
        <w:tc>
          <w:tcPr>
            <w:tcW w:w="1708" w:type="dxa"/>
            <w:tcBorders>
              <w:top w:val="single" w:sz="4" w:space="0" w:color="auto"/>
              <w:left w:val="single" w:sz="4" w:space="0" w:color="auto"/>
              <w:bottom w:val="single" w:sz="4" w:space="0" w:color="auto"/>
              <w:right w:val="single" w:sz="4" w:space="0" w:color="auto"/>
            </w:tcBorders>
            <w:shd w:val="clear" w:color="auto" w:fill="auto"/>
            <w:vAlign w:val="center"/>
          </w:tcPr>
          <w:p w14:paraId="6416DBBA" w14:textId="77777777" w:rsidR="0051281C" w:rsidRPr="00740BFC" w:rsidRDefault="0051281C" w:rsidP="001B1928">
            <w:r w:rsidRPr="00740BFC">
              <w:t>O último utilizador que atualizou o registo</w:t>
            </w:r>
          </w:p>
        </w:tc>
        <w:tc>
          <w:tcPr>
            <w:tcW w:w="3410" w:type="dxa"/>
            <w:tcBorders>
              <w:top w:val="single" w:sz="4" w:space="0" w:color="auto"/>
              <w:left w:val="single" w:sz="4" w:space="0" w:color="auto"/>
              <w:bottom w:val="single" w:sz="4" w:space="0" w:color="auto"/>
              <w:right w:val="single" w:sz="4" w:space="0" w:color="auto"/>
            </w:tcBorders>
          </w:tcPr>
          <w:p w14:paraId="5BF8676E" w14:textId="77777777" w:rsidR="0051281C" w:rsidRPr="00740BFC" w:rsidRDefault="0051281C" w:rsidP="001B1928"/>
        </w:tc>
      </w:tr>
      <w:tr w:rsidR="0051281C" w:rsidRPr="00740BFC" w14:paraId="38032A72" w14:textId="77777777" w:rsidTr="538E812A">
        <w:trPr>
          <w:trHeight w:val="300"/>
        </w:trPr>
        <w:tc>
          <w:tcPr>
            <w:tcW w:w="1958" w:type="dxa"/>
            <w:tcBorders>
              <w:top w:val="single" w:sz="4" w:space="0" w:color="auto"/>
              <w:left w:val="single" w:sz="4" w:space="0" w:color="auto"/>
              <w:bottom w:val="single" w:sz="4" w:space="0" w:color="auto"/>
              <w:right w:val="single" w:sz="4" w:space="0" w:color="auto"/>
            </w:tcBorders>
            <w:shd w:val="clear" w:color="auto" w:fill="auto"/>
            <w:vAlign w:val="center"/>
          </w:tcPr>
          <w:p w14:paraId="42712B0D" w14:textId="77777777" w:rsidR="0051281C"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lastUpdatedDate</w:t>
            </w:r>
          </w:p>
        </w:tc>
        <w:tc>
          <w:tcPr>
            <w:tcW w:w="1708" w:type="dxa"/>
            <w:tcBorders>
              <w:top w:val="single" w:sz="4" w:space="0" w:color="auto"/>
              <w:left w:val="single" w:sz="4" w:space="0" w:color="auto"/>
              <w:bottom w:val="single" w:sz="4" w:space="0" w:color="auto"/>
              <w:right w:val="single" w:sz="4" w:space="0" w:color="auto"/>
            </w:tcBorders>
          </w:tcPr>
          <w:p w14:paraId="0A8D619A" w14:textId="77777777" w:rsidR="0051281C" w:rsidRPr="00740BFC" w:rsidRDefault="0051281C" w:rsidP="001B1928"/>
        </w:tc>
        <w:tc>
          <w:tcPr>
            <w:tcW w:w="1708" w:type="dxa"/>
            <w:tcBorders>
              <w:top w:val="single" w:sz="4" w:space="0" w:color="auto"/>
              <w:left w:val="single" w:sz="4" w:space="0" w:color="auto"/>
              <w:bottom w:val="single" w:sz="4" w:space="0" w:color="auto"/>
              <w:right w:val="single" w:sz="4" w:space="0" w:color="auto"/>
            </w:tcBorders>
            <w:shd w:val="clear" w:color="auto" w:fill="auto"/>
            <w:vAlign w:val="center"/>
          </w:tcPr>
          <w:p w14:paraId="6CE5F62F" w14:textId="77777777" w:rsidR="0051281C" w:rsidRPr="00740BFC" w:rsidRDefault="0051281C" w:rsidP="001B1928">
            <w:r w:rsidRPr="00740BFC">
              <w:t>Última data em que o registo foi editado</w:t>
            </w:r>
          </w:p>
        </w:tc>
        <w:tc>
          <w:tcPr>
            <w:tcW w:w="3410" w:type="dxa"/>
            <w:tcBorders>
              <w:top w:val="single" w:sz="4" w:space="0" w:color="auto"/>
              <w:left w:val="single" w:sz="4" w:space="0" w:color="auto"/>
              <w:bottom w:val="single" w:sz="4" w:space="0" w:color="auto"/>
              <w:right w:val="single" w:sz="4" w:space="0" w:color="auto"/>
            </w:tcBorders>
          </w:tcPr>
          <w:p w14:paraId="4D224D7A" w14:textId="77777777" w:rsidR="0051281C" w:rsidRPr="00740BFC" w:rsidRDefault="0051281C" w:rsidP="001B1928"/>
        </w:tc>
      </w:tr>
      <w:tr w:rsidR="0051281C" w:rsidRPr="00740BFC" w14:paraId="7ECFF0C3" w14:textId="77777777" w:rsidTr="538E812A">
        <w:trPr>
          <w:trHeight w:val="300"/>
        </w:trPr>
        <w:tc>
          <w:tcPr>
            <w:tcW w:w="1958" w:type="dxa"/>
            <w:tcBorders>
              <w:top w:val="single" w:sz="4" w:space="0" w:color="auto"/>
              <w:left w:val="single" w:sz="4" w:space="0" w:color="auto"/>
              <w:bottom w:val="single" w:sz="4" w:space="0" w:color="auto"/>
              <w:right w:val="single" w:sz="4" w:space="0" w:color="auto"/>
            </w:tcBorders>
            <w:shd w:val="clear" w:color="auto" w:fill="auto"/>
            <w:vAlign w:val="center"/>
          </w:tcPr>
          <w:p w14:paraId="6C802B2E" w14:textId="77777777" w:rsidR="0051281C"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isActive</w:t>
            </w:r>
          </w:p>
        </w:tc>
        <w:tc>
          <w:tcPr>
            <w:tcW w:w="1708" w:type="dxa"/>
            <w:tcBorders>
              <w:top w:val="single" w:sz="4" w:space="0" w:color="auto"/>
              <w:left w:val="single" w:sz="4" w:space="0" w:color="auto"/>
              <w:bottom w:val="single" w:sz="4" w:space="0" w:color="auto"/>
              <w:right w:val="single" w:sz="4" w:space="0" w:color="auto"/>
            </w:tcBorders>
          </w:tcPr>
          <w:p w14:paraId="0C0586C4" w14:textId="77777777" w:rsidR="0051281C" w:rsidRPr="00740BFC" w:rsidRDefault="0051281C" w:rsidP="001B1928"/>
        </w:tc>
        <w:tc>
          <w:tcPr>
            <w:tcW w:w="1708" w:type="dxa"/>
            <w:tcBorders>
              <w:top w:val="single" w:sz="4" w:space="0" w:color="auto"/>
              <w:left w:val="single" w:sz="4" w:space="0" w:color="auto"/>
              <w:bottom w:val="single" w:sz="4" w:space="0" w:color="auto"/>
              <w:right w:val="single" w:sz="4" w:space="0" w:color="auto"/>
            </w:tcBorders>
            <w:shd w:val="clear" w:color="auto" w:fill="auto"/>
            <w:vAlign w:val="center"/>
          </w:tcPr>
          <w:p w14:paraId="4B0FB4D7" w14:textId="77777777" w:rsidR="0051281C" w:rsidRPr="00740BFC" w:rsidRDefault="0051281C" w:rsidP="001B1928">
            <w:r w:rsidRPr="00740BFC">
              <w:t>O registo está ativo</w:t>
            </w:r>
          </w:p>
        </w:tc>
        <w:tc>
          <w:tcPr>
            <w:tcW w:w="3410" w:type="dxa"/>
            <w:tcBorders>
              <w:top w:val="single" w:sz="4" w:space="0" w:color="auto"/>
              <w:left w:val="single" w:sz="4" w:space="0" w:color="auto"/>
              <w:bottom w:val="single" w:sz="4" w:space="0" w:color="auto"/>
              <w:right w:val="single" w:sz="4" w:space="0" w:color="auto"/>
            </w:tcBorders>
          </w:tcPr>
          <w:p w14:paraId="34997951" w14:textId="77777777" w:rsidR="0051281C" w:rsidRPr="00740BFC" w:rsidRDefault="0051281C" w:rsidP="001B1928"/>
        </w:tc>
      </w:tr>
    </w:tbl>
    <w:p w14:paraId="1A472EDB" w14:textId="680B4A03" w:rsidR="004104DB" w:rsidRPr="00740BFC" w:rsidRDefault="004104DB" w:rsidP="004104DB"/>
    <w:p w14:paraId="576FA410" w14:textId="1DA54794" w:rsidR="001E117F" w:rsidRPr="00740BFC" w:rsidRDefault="538E812A" w:rsidP="001E117F">
      <w:pPr>
        <w:pStyle w:val="Legenda"/>
        <w:keepNext/>
        <w:jc w:val="center"/>
      </w:pPr>
      <w:bookmarkStart w:id="73" w:name="_Toc199624864"/>
      <w:r>
        <w:t xml:space="preserve">Tabela </w:t>
      </w:r>
      <w:fldSimple w:instr=" SEQ Tabela \* ARABIC ">
        <w:r>
          <w:t>18</w:t>
        </w:r>
      </w:fldSimple>
      <w:r>
        <w:t>. Descrição dos campos da tabela EstadoFaturaVenda.</w:t>
      </w:r>
      <w:bookmarkEnd w:id="7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8"/>
        <w:gridCol w:w="1708"/>
        <w:gridCol w:w="1708"/>
        <w:gridCol w:w="3410"/>
      </w:tblGrid>
      <w:tr w:rsidR="37A9725F" w:rsidRPr="00740BFC" w14:paraId="2DCF5FE8" w14:textId="77777777" w:rsidTr="538E812A">
        <w:trPr>
          <w:trHeight w:val="300"/>
        </w:trPr>
        <w:tc>
          <w:tcPr>
            <w:tcW w:w="1958" w:type="dxa"/>
            <w:shd w:val="clear" w:color="auto" w:fill="4472C4" w:themeFill="accent1"/>
          </w:tcPr>
          <w:p w14:paraId="6FE3882E" w14:textId="77777777" w:rsidR="37A9725F" w:rsidRPr="00740BFC" w:rsidRDefault="538E812A" w:rsidP="37A9725F">
            <w:pPr>
              <w:rPr>
                <w:color w:val="FFFFFF" w:themeColor="background1"/>
              </w:rPr>
            </w:pPr>
            <w:r w:rsidRPr="538E812A">
              <w:rPr>
                <w:color w:val="FFFFFF" w:themeColor="background1"/>
              </w:rPr>
              <w:t>Nome do campo</w:t>
            </w:r>
          </w:p>
        </w:tc>
        <w:tc>
          <w:tcPr>
            <w:tcW w:w="1708" w:type="dxa"/>
            <w:shd w:val="clear" w:color="auto" w:fill="4472C4" w:themeFill="accent1"/>
          </w:tcPr>
          <w:p w14:paraId="2D549B71" w14:textId="7D843ECB" w:rsidR="37A9725F" w:rsidRPr="00740BFC" w:rsidRDefault="538E812A" w:rsidP="37A9725F">
            <w:pPr>
              <w:rPr>
                <w:color w:val="FFFFFF" w:themeColor="background1"/>
              </w:rPr>
            </w:pPr>
            <w:r w:rsidRPr="538E812A">
              <w:rPr>
                <w:color w:val="FFFFFF" w:themeColor="background1"/>
              </w:rPr>
              <w:t xml:space="preserve">Chave </w:t>
            </w:r>
          </w:p>
        </w:tc>
        <w:tc>
          <w:tcPr>
            <w:tcW w:w="1708" w:type="dxa"/>
            <w:shd w:val="clear" w:color="auto" w:fill="4472C4" w:themeFill="accent1"/>
          </w:tcPr>
          <w:p w14:paraId="7860D1E0" w14:textId="6368515C" w:rsidR="37A9725F" w:rsidRPr="00740BFC" w:rsidRDefault="538E812A" w:rsidP="37A9725F">
            <w:pPr>
              <w:rPr>
                <w:color w:val="FFFFFF" w:themeColor="background1"/>
              </w:rPr>
            </w:pPr>
            <w:r w:rsidRPr="538E812A">
              <w:rPr>
                <w:color w:val="FFFFFF" w:themeColor="background1"/>
              </w:rPr>
              <w:t>Descrição</w:t>
            </w:r>
          </w:p>
        </w:tc>
        <w:tc>
          <w:tcPr>
            <w:tcW w:w="3410" w:type="dxa"/>
            <w:shd w:val="clear" w:color="auto" w:fill="4472C4" w:themeFill="accent1"/>
          </w:tcPr>
          <w:p w14:paraId="6AC68E5A" w14:textId="05381821" w:rsidR="37A9725F" w:rsidRPr="00740BFC" w:rsidRDefault="538E812A" w:rsidP="37A9725F">
            <w:pPr>
              <w:rPr>
                <w:color w:val="FFFFFF" w:themeColor="background1"/>
              </w:rPr>
            </w:pPr>
            <w:r w:rsidRPr="538E812A">
              <w:rPr>
                <w:color w:val="FFFFFF" w:themeColor="background1"/>
              </w:rPr>
              <w:t>Validações</w:t>
            </w:r>
          </w:p>
        </w:tc>
      </w:tr>
      <w:tr w:rsidR="37A9725F" w:rsidRPr="00740BFC" w14:paraId="0A3A02AA" w14:textId="77777777" w:rsidTr="538E812A">
        <w:trPr>
          <w:trHeight w:val="300"/>
        </w:trPr>
        <w:tc>
          <w:tcPr>
            <w:tcW w:w="1958" w:type="dxa"/>
            <w:shd w:val="clear" w:color="auto" w:fill="auto"/>
            <w:vAlign w:val="center"/>
          </w:tcPr>
          <w:p w14:paraId="345D2C87" w14:textId="33E8672B" w:rsidR="37A9725F" w:rsidRPr="00740BFC" w:rsidRDefault="37A9725F">
            <w:r w:rsidRPr="00740BFC">
              <w:t>id</w:t>
            </w:r>
          </w:p>
        </w:tc>
        <w:tc>
          <w:tcPr>
            <w:tcW w:w="1708" w:type="dxa"/>
          </w:tcPr>
          <w:p w14:paraId="7C080CFE" w14:textId="63636F3A" w:rsidR="37A9725F" w:rsidRPr="00740BFC" w:rsidRDefault="37A9725F">
            <w:r w:rsidRPr="00740BFC">
              <w:t>PK</w:t>
            </w:r>
          </w:p>
        </w:tc>
        <w:tc>
          <w:tcPr>
            <w:tcW w:w="1708" w:type="dxa"/>
            <w:shd w:val="clear" w:color="auto" w:fill="auto"/>
            <w:vAlign w:val="center"/>
          </w:tcPr>
          <w:p w14:paraId="5A283087" w14:textId="2E7ACC59" w:rsidR="26ACD94A" w:rsidRPr="00740BFC" w:rsidRDefault="26ACD94A" w:rsidP="37A9725F">
            <w:pPr>
              <w:spacing w:line="259" w:lineRule="auto"/>
            </w:pPr>
            <w:r w:rsidRPr="00740BFC">
              <w:t>Identificador do registo</w:t>
            </w:r>
          </w:p>
        </w:tc>
        <w:tc>
          <w:tcPr>
            <w:tcW w:w="3410" w:type="dxa"/>
          </w:tcPr>
          <w:p w14:paraId="5C67913C" w14:textId="77777777" w:rsidR="37A9725F" w:rsidRPr="00740BFC" w:rsidRDefault="37A9725F" w:rsidP="538E812A">
            <w:pPr>
              <w:rPr>
                <w:rFonts w:ascii="Courier New" w:hAnsi="Courier New" w:cs="Courier New"/>
                <w:i/>
                <w:iCs/>
                <w:sz w:val="20"/>
                <w:szCs w:val="20"/>
              </w:rPr>
            </w:pPr>
          </w:p>
        </w:tc>
      </w:tr>
      <w:tr w:rsidR="37A9725F" w:rsidRPr="00740BFC" w14:paraId="0F577999" w14:textId="77777777" w:rsidTr="538E812A">
        <w:trPr>
          <w:trHeight w:val="300"/>
        </w:trPr>
        <w:tc>
          <w:tcPr>
            <w:tcW w:w="1958" w:type="dxa"/>
            <w:shd w:val="clear" w:color="auto" w:fill="auto"/>
            <w:vAlign w:val="center"/>
          </w:tcPr>
          <w:p w14:paraId="328E4417" w14:textId="3743E8AE" w:rsidR="70DA81D4"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nome</w:t>
            </w:r>
          </w:p>
        </w:tc>
        <w:tc>
          <w:tcPr>
            <w:tcW w:w="1708" w:type="dxa"/>
          </w:tcPr>
          <w:p w14:paraId="5895FD9C" w14:textId="14B46E80" w:rsidR="37A9725F" w:rsidRPr="00740BFC" w:rsidRDefault="37A9725F"/>
        </w:tc>
        <w:tc>
          <w:tcPr>
            <w:tcW w:w="1708" w:type="dxa"/>
            <w:shd w:val="clear" w:color="auto" w:fill="auto"/>
            <w:vAlign w:val="center"/>
          </w:tcPr>
          <w:p w14:paraId="354BCE3B" w14:textId="49BA7D9C" w:rsidR="5D244474" w:rsidRPr="00740BFC" w:rsidRDefault="009A6F26">
            <w:r w:rsidRPr="00740BFC">
              <w:t>Nome do estado</w:t>
            </w:r>
          </w:p>
        </w:tc>
        <w:tc>
          <w:tcPr>
            <w:tcW w:w="3410" w:type="dxa"/>
          </w:tcPr>
          <w:p w14:paraId="7AD72616" w14:textId="7892ECFA" w:rsidR="37A9725F" w:rsidRPr="00740BFC" w:rsidRDefault="538E812A">
            <w:r>
              <w:t>Unique</w:t>
            </w:r>
          </w:p>
        </w:tc>
      </w:tr>
      <w:tr w:rsidR="0051281C" w:rsidRPr="00740BFC" w14:paraId="668ED8D3" w14:textId="77777777" w:rsidTr="538E812A">
        <w:trPr>
          <w:trHeight w:val="300"/>
        </w:trPr>
        <w:tc>
          <w:tcPr>
            <w:tcW w:w="1958" w:type="dxa"/>
            <w:tcBorders>
              <w:top w:val="single" w:sz="4" w:space="0" w:color="auto"/>
              <w:left w:val="single" w:sz="4" w:space="0" w:color="auto"/>
              <w:bottom w:val="single" w:sz="4" w:space="0" w:color="auto"/>
              <w:right w:val="single" w:sz="4" w:space="0" w:color="auto"/>
            </w:tcBorders>
            <w:shd w:val="clear" w:color="auto" w:fill="auto"/>
            <w:vAlign w:val="center"/>
          </w:tcPr>
          <w:p w14:paraId="3B2586E2" w14:textId="77777777" w:rsidR="0051281C"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createdBy</w:t>
            </w:r>
          </w:p>
        </w:tc>
        <w:tc>
          <w:tcPr>
            <w:tcW w:w="1708" w:type="dxa"/>
            <w:tcBorders>
              <w:top w:val="single" w:sz="4" w:space="0" w:color="auto"/>
              <w:left w:val="single" w:sz="4" w:space="0" w:color="auto"/>
              <w:bottom w:val="single" w:sz="4" w:space="0" w:color="auto"/>
              <w:right w:val="single" w:sz="4" w:space="0" w:color="auto"/>
            </w:tcBorders>
          </w:tcPr>
          <w:p w14:paraId="29B46EA2" w14:textId="77777777" w:rsidR="0051281C" w:rsidRPr="00740BFC" w:rsidRDefault="0051281C" w:rsidP="001B1928"/>
        </w:tc>
        <w:tc>
          <w:tcPr>
            <w:tcW w:w="1708" w:type="dxa"/>
            <w:tcBorders>
              <w:top w:val="single" w:sz="4" w:space="0" w:color="auto"/>
              <w:left w:val="single" w:sz="4" w:space="0" w:color="auto"/>
              <w:bottom w:val="single" w:sz="4" w:space="0" w:color="auto"/>
              <w:right w:val="single" w:sz="4" w:space="0" w:color="auto"/>
            </w:tcBorders>
            <w:shd w:val="clear" w:color="auto" w:fill="auto"/>
            <w:vAlign w:val="center"/>
          </w:tcPr>
          <w:p w14:paraId="0A051139" w14:textId="77777777" w:rsidR="0051281C" w:rsidRPr="00740BFC" w:rsidRDefault="0051281C" w:rsidP="001B1928">
            <w:r w:rsidRPr="00740BFC">
              <w:t>O utilizador que criou o registo</w:t>
            </w:r>
          </w:p>
        </w:tc>
        <w:tc>
          <w:tcPr>
            <w:tcW w:w="3410" w:type="dxa"/>
            <w:tcBorders>
              <w:top w:val="single" w:sz="4" w:space="0" w:color="auto"/>
              <w:left w:val="single" w:sz="4" w:space="0" w:color="auto"/>
              <w:bottom w:val="single" w:sz="4" w:space="0" w:color="auto"/>
              <w:right w:val="single" w:sz="4" w:space="0" w:color="auto"/>
            </w:tcBorders>
          </w:tcPr>
          <w:p w14:paraId="7F727F69" w14:textId="77777777" w:rsidR="0051281C" w:rsidRPr="00740BFC" w:rsidRDefault="0051281C" w:rsidP="001B1928"/>
        </w:tc>
      </w:tr>
      <w:tr w:rsidR="0051281C" w:rsidRPr="00740BFC" w14:paraId="0863598B" w14:textId="77777777" w:rsidTr="538E812A">
        <w:trPr>
          <w:trHeight w:val="300"/>
        </w:trPr>
        <w:tc>
          <w:tcPr>
            <w:tcW w:w="1958" w:type="dxa"/>
            <w:tcBorders>
              <w:top w:val="single" w:sz="4" w:space="0" w:color="auto"/>
              <w:left w:val="single" w:sz="4" w:space="0" w:color="auto"/>
              <w:bottom w:val="single" w:sz="4" w:space="0" w:color="auto"/>
              <w:right w:val="single" w:sz="4" w:space="0" w:color="auto"/>
            </w:tcBorders>
            <w:shd w:val="clear" w:color="auto" w:fill="auto"/>
            <w:vAlign w:val="center"/>
          </w:tcPr>
          <w:p w14:paraId="11211642" w14:textId="77777777" w:rsidR="0051281C"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lastRenderedPageBreak/>
              <w:t>createdDate</w:t>
            </w:r>
          </w:p>
        </w:tc>
        <w:tc>
          <w:tcPr>
            <w:tcW w:w="1708" w:type="dxa"/>
            <w:tcBorders>
              <w:top w:val="single" w:sz="4" w:space="0" w:color="auto"/>
              <w:left w:val="single" w:sz="4" w:space="0" w:color="auto"/>
              <w:bottom w:val="single" w:sz="4" w:space="0" w:color="auto"/>
              <w:right w:val="single" w:sz="4" w:space="0" w:color="auto"/>
            </w:tcBorders>
          </w:tcPr>
          <w:p w14:paraId="3D5FA244" w14:textId="77777777" w:rsidR="0051281C" w:rsidRPr="00740BFC" w:rsidRDefault="0051281C" w:rsidP="001B1928"/>
        </w:tc>
        <w:tc>
          <w:tcPr>
            <w:tcW w:w="1708" w:type="dxa"/>
            <w:tcBorders>
              <w:top w:val="single" w:sz="4" w:space="0" w:color="auto"/>
              <w:left w:val="single" w:sz="4" w:space="0" w:color="auto"/>
              <w:bottom w:val="single" w:sz="4" w:space="0" w:color="auto"/>
              <w:right w:val="single" w:sz="4" w:space="0" w:color="auto"/>
            </w:tcBorders>
            <w:shd w:val="clear" w:color="auto" w:fill="auto"/>
            <w:vAlign w:val="center"/>
          </w:tcPr>
          <w:p w14:paraId="18E0DEB3" w14:textId="77777777" w:rsidR="0051281C" w:rsidRPr="00740BFC" w:rsidRDefault="0051281C" w:rsidP="001B1928">
            <w:r w:rsidRPr="00740BFC">
              <w:t>A data em que o registo foi criado</w:t>
            </w:r>
          </w:p>
        </w:tc>
        <w:tc>
          <w:tcPr>
            <w:tcW w:w="3410" w:type="dxa"/>
            <w:tcBorders>
              <w:top w:val="single" w:sz="4" w:space="0" w:color="auto"/>
              <w:left w:val="single" w:sz="4" w:space="0" w:color="auto"/>
              <w:bottom w:val="single" w:sz="4" w:space="0" w:color="auto"/>
              <w:right w:val="single" w:sz="4" w:space="0" w:color="auto"/>
            </w:tcBorders>
          </w:tcPr>
          <w:p w14:paraId="05CC4442" w14:textId="77777777" w:rsidR="0051281C" w:rsidRPr="00740BFC" w:rsidRDefault="0051281C" w:rsidP="001B1928"/>
        </w:tc>
      </w:tr>
      <w:tr w:rsidR="0051281C" w:rsidRPr="00740BFC" w14:paraId="74A321CE" w14:textId="77777777" w:rsidTr="538E812A">
        <w:trPr>
          <w:trHeight w:val="300"/>
        </w:trPr>
        <w:tc>
          <w:tcPr>
            <w:tcW w:w="1958" w:type="dxa"/>
            <w:tcBorders>
              <w:top w:val="single" w:sz="4" w:space="0" w:color="auto"/>
              <w:left w:val="single" w:sz="4" w:space="0" w:color="auto"/>
              <w:bottom w:val="single" w:sz="4" w:space="0" w:color="auto"/>
              <w:right w:val="single" w:sz="4" w:space="0" w:color="auto"/>
            </w:tcBorders>
            <w:shd w:val="clear" w:color="auto" w:fill="auto"/>
            <w:vAlign w:val="center"/>
          </w:tcPr>
          <w:p w14:paraId="666EDA7F" w14:textId="77777777" w:rsidR="0051281C"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lastUpdatedBy</w:t>
            </w:r>
          </w:p>
        </w:tc>
        <w:tc>
          <w:tcPr>
            <w:tcW w:w="1708" w:type="dxa"/>
            <w:tcBorders>
              <w:top w:val="single" w:sz="4" w:space="0" w:color="auto"/>
              <w:left w:val="single" w:sz="4" w:space="0" w:color="auto"/>
              <w:bottom w:val="single" w:sz="4" w:space="0" w:color="auto"/>
              <w:right w:val="single" w:sz="4" w:space="0" w:color="auto"/>
            </w:tcBorders>
          </w:tcPr>
          <w:p w14:paraId="45C13266" w14:textId="77777777" w:rsidR="0051281C" w:rsidRPr="00740BFC" w:rsidRDefault="0051281C" w:rsidP="001B1928"/>
        </w:tc>
        <w:tc>
          <w:tcPr>
            <w:tcW w:w="1708" w:type="dxa"/>
            <w:tcBorders>
              <w:top w:val="single" w:sz="4" w:space="0" w:color="auto"/>
              <w:left w:val="single" w:sz="4" w:space="0" w:color="auto"/>
              <w:bottom w:val="single" w:sz="4" w:space="0" w:color="auto"/>
              <w:right w:val="single" w:sz="4" w:space="0" w:color="auto"/>
            </w:tcBorders>
            <w:shd w:val="clear" w:color="auto" w:fill="auto"/>
            <w:vAlign w:val="center"/>
          </w:tcPr>
          <w:p w14:paraId="1FB73AFD" w14:textId="77777777" w:rsidR="0051281C" w:rsidRPr="00740BFC" w:rsidRDefault="0051281C" w:rsidP="001B1928">
            <w:r w:rsidRPr="00740BFC">
              <w:t>O último utilizador que atualizou o registo</w:t>
            </w:r>
          </w:p>
        </w:tc>
        <w:tc>
          <w:tcPr>
            <w:tcW w:w="3410" w:type="dxa"/>
            <w:tcBorders>
              <w:top w:val="single" w:sz="4" w:space="0" w:color="auto"/>
              <w:left w:val="single" w:sz="4" w:space="0" w:color="auto"/>
              <w:bottom w:val="single" w:sz="4" w:space="0" w:color="auto"/>
              <w:right w:val="single" w:sz="4" w:space="0" w:color="auto"/>
            </w:tcBorders>
          </w:tcPr>
          <w:p w14:paraId="535EBDC5" w14:textId="77777777" w:rsidR="0051281C" w:rsidRPr="00740BFC" w:rsidRDefault="0051281C" w:rsidP="001B1928"/>
        </w:tc>
      </w:tr>
      <w:tr w:rsidR="0051281C" w:rsidRPr="00740BFC" w14:paraId="13DE06C6" w14:textId="77777777" w:rsidTr="538E812A">
        <w:trPr>
          <w:trHeight w:val="300"/>
        </w:trPr>
        <w:tc>
          <w:tcPr>
            <w:tcW w:w="1958" w:type="dxa"/>
            <w:tcBorders>
              <w:top w:val="single" w:sz="4" w:space="0" w:color="auto"/>
              <w:left w:val="single" w:sz="4" w:space="0" w:color="auto"/>
              <w:bottom w:val="single" w:sz="4" w:space="0" w:color="auto"/>
              <w:right w:val="single" w:sz="4" w:space="0" w:color="auto"/>
            </w:tcBorders>
            <w:shd w:val="clear" w:color="auto" w:fill="auto"/>
            <w:vAlign w:val="center"/>
          </w:tcPr>
          <w:p w14:paraId="3154C39D" w14:textId="77777777" w:rsidR="0051281C"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lastUpdatedDate</w:t>
            </w:r>
          </w:p>
        </w:tc>
        <w:tc>
          <w:tcPr>
            <w:tcW w:w="1708" w:type="dxa"/>
            <w:tcBorders>
              <w:top w:val="single" w:sz="4" w:space="0" w:color="auto"/>
              <w:left w:val="single" w:sz="4" w:space="0" w:color="auto"/>
              <w:bottom w:val="single" w:sz="4" w:space="0" w:color="auto"/>
              <w:right w:val="single" w:sz="4" w:space="0" w:color="auto"/>
            </w:tcBorders>
          </w:tcPr>
          <w:p w14:paraId="1BE1278B" w14:textId="77777777" w:rsidR="0051281C" w:rsidRPr="00740BFC" w:rsidRDefault="0051281C" w:rsidP="001B1928"/>
        </w:tc>
        <w:tc>
          <w:tcPr>
            <w:tcW w:w="1708" w:type="dxa"/>
            <w:tcBorders>
              <w:top w:val="single" w:sz="4" w:space="0" w:color="auto"/>
              <w:left w:val="single" w:sz="4" w:space="0" w:color="auto"/>
              <w:bottom w:val="single" w:sz="4" w:space="0" w:color="auto"/>
              <w:right w:val="single" w:sz="4" w:space="0" w:color="auto"/>
            </w:tcBorders>
            <w:shd w:val="clear" w:color="auto" w:fill="auto"/>
            <w:vAlign w:val="center"/>
          </w:tcPr>
          <w:p w14:paraId="27B6BA3E" w14:textId="77777777" w:rsidR="0051281C" w:rsidRPr="00740BFC" w:rsidRDefault="0051281C" w:rsidP="001B1928">
            <w:r w:rsidRPr="00740BFC">
              <w:t>Última data em que o registo foi editado</w:t>
            </w:r>
          </w:p>
        </w:tc>
        <w:tc>
          <w:tcPr>
            <w:tcW w:w="3410" w:type="dxa"/>
            <w:tcBorders>
              <w:top w:val="single" w:sz="4" w:space="0" w:color="auto"/>
              <w:left w:val="single" w:sz="4" w:space="0" w:color="auto"/>
              <w:bottom w:val="single" w:sz="4" w:space="0" w:color="auto"/>
              <w:right w:val="single" w:sz="4" w:space="0" w:color="auto"/>
            </w:tcBorders>
          </w:tcPr>
          <w:p w14:paraId="28139F96" w14:textId="77777777" w:rsidR="0051281C" w:rsidRPr="00740BFC" w:rsidRDefault="0051281C" w:rsidP="001B1928"/>
        </w:tc>
      </w:tr>
      <w:tr w:rsidR="0051281C" w:rsidRPr="00740BFC" w14:paraId="4B98385F" w14:textId="77777777" w:rsidTr="538E812A">
        <w:trPr>
          <w:trHeight w:val="300"/>
        </w:trPr>
        <w:tc>
          <w:tcPr>
            <w:tcW w:w="1958" w:type="dxa"/>
            <w:tcBorders>
              <w:top w:val="single" w:sz="4" w:space="0" w:color="auto"/>
              <w:left w:val="single" w:sz="4" w:space="0" w:color="auto"/>
              <w:bottom w:val="single" w:sz="4" w:space="0" w:color="auto"/>
              <w:right w:val="single" w:sz="4" w:space="0" w:color="auto"/>
            </w:tcBorders>
            <w:shd w:val="clear" w:color="auto" w:fill="auto"/>
            <w:vAlign w:val="center"/>
          </w:tcPr>
          <w:p w14:paraId="47B6A622" w14:textId="77777777" w:rsidR="0051281C"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isActive</w:t>
            </w:r>
          </w:p>
        </w:tc>
        <w:tc>
          <w:tcPr>
            <w:tcW w:w="1708" w:type="dxa"/>
            <w:tcBorders>
              <w:top w:val="single" w:sz="4" w:space="0" w:color="auto"/>
              <w:left w:val="single" w:sz="4" w:space="0" w:color="auto"/>
              <w:bottom w:val="single" w:sz="4" w:space="0" w:color="auto"/>
              <w:right w:val="single" w:sz="4" w:space="0" w:color="auto"/>
            </w:tcBorders>
          </w:tcPr>
          <w:p w14:paraId="451035C7" w14:textId="77777777" w:rsidR="0051281C" w:rsidRPr="00740BFC" w:rsidRDefault="0051281C" w:rsidP="001B1928"/>
        </w:tc>
        <w:tc>
          <w:tcPr>
            <w:tcW w:w="1708" w:type="dxa"/>
            <w:tcBorders>
              <w:top w:val="single" w:sz="4" w:space="0" w:color="auto"/>
              <w:left w:val="single" w:sz="4" w:space="0" w:color="auto"/>
              <w:bottom w:val="single" w:sz="4" w:space="0" w:color="auto"/>
              <w:right w:val="single" w:sz="4" w:space="0" w:color="auto"/>
            </w:tcBorders>
            <w:shd w:val="clear" w:color="auto" w:fill="auto"/>
            <w:vAlign w:val="center"/>
          </w:tcPr>
          <w:p w14:paraId="19EBDB74" w14:textId="77777777" w:rsidR="0051281C" w:rsidRPr="00740BFC" w:rsidRDefault="0051281C" w:rsidP="001B1928">
            <w:r w:rsidRPr="00740BFC">
              <w:t>O registo está ativo</w:t>
            </w:r>
          </w:p>
        </w:tc>
        <w:tc>
          <w:tcPr>
            <w:tcW w:w="3410" w:type="dxa"/>
            <w:tcBorders>
              <w:top w:val="single" w:sz="4" w:space="0" w:color="auto"/>
              <w:left w:val="single" w:sz="4" w:space="0" w:color="auto"/>
              <w:bottom w:val="single" w:sz="4" w:space="0" w:color="auto"/>
              <w:right w:val="single" w:sz="4" w:space="0" w:color="auto"/>
            </w:tcBorders>
          </w:tcPr>
          <w:p w14:paraId="084EA18C" w14:textId="77777777" w:rsidR="0051281C" w:rsidRPr="00740BFC" w:rsidRDefault="0051281C" w:rsidP="001B1928"/>
        </w:tc>
      </w:tr>
    </w:tbl>
    <w:p w14:paraId="3274AE5B" w14:textId="28EE5F7A" w:rsidR="001E117F" w:rsidRPr="00740BFC" w:rsidRDefault="001E117F" w:rsidP="00443381">
      <w:pPr>
        <w:pStyle w:val="Legenda"/>
        <w:keepNext/>
      </w:pPr>
    </w:p>
    <w:p w14:paraId="3D7EB56B" w14:textId="2BA42799" w:rsidR="00443381" w:rsidRPr="00740BFC" w:rsidRDefault="538E812A" w:rsidP="00443381">
      <w:pPr>
        <w:pStyle w:val="Legenda"/>
        <w:keepNext/>
        <w:jc w:val="center"/>
      </w:pPr>
      <w:bookmarkStart w:id="74" w:name="_Toc199624865"/>
      <w:r>
        <w:t xml:space="preserve">Tabela </w:t>
      </w:r>
      <w:fldSimple w:instr=" SEQ Tabela \* ARABIC ">
        <w:r>
          <w:t>19</w:t>
        </w:r>
      </w:fldSimple>
      <w:r>
        <w:t>. Descrição dos campos da tabela FornecedorProduto.</w:t>
      </w:r>
      <w:bookmarkEnd w:id="7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13"/>
        <w:gridCol w:w="1703"/>
        <w:gridCol w:w="1704"/>
        <w:gridCol w:w="3264"/>
      </w:tblGrid>
      <w:tr w:rsidR="37A9725F" w:rsidRPr="00740BFC" w14:paraId="7A533621" w14:textId="77777777" w:rsidTr="538E812A">
        <w:trPr>
          <w:trHeight w:val="300"/>
        </w:trPr>
        <w:tc>
          <w:tcPr>
            <w:tcW w:w="2113" w:type="dxa"/>
            <w:shd w:val="clear" w:color="auto" w:fill="4472C4" w:themeFill="accent1"/>
          </w:tcPr>
          <w:p w14:paraId="5CAD8055" w14:textId="77777777" w:rsidR="37A9725F" w:rsidRPr="00740BFC" w:rsidRDefault="538E812A" w:rsidP="538E812A">
            <w:pPr>
              <w:rPr>
                <w:rFonts w:asciiTheme="minorHAnsi" w:eastAsiaTheme="minorEastAsia" w:hAnsiTheme="minorHAnsi" w:cstheme="minorBidi"/>
                <w:color w:val="FFFFFF" w:themeColor="background1"/>
              </w:rPr>
            </w:pPr>
            <w:r w:rsidRPr="538E812A">
              <w:rPr>
                <w:rFonts w:asciiTheme="minorHAnsi" w:eastAsiaTheme="minorEastAsia" w:hAnsiTheme="minorHAnsi" w:cstheme="minorBidi"/>
                <w:color w:val="FFFFFF" w:themeColor="background1"/>
              </w:rPr>
              <w:t>Nome do campo</w:t>
            </w:r>
          </w:p>
        </w:tc>
        <w:tc>
          <w:tcPr>
            <w:tcW w:w="1703" w:type="dxa"/>
            <w:shd w:val="clear" w:color="auto" w:fill="4472C4" w:themeFill="accent1"/>
          </w:tcPr>
          <w:p w14:paraId="4196DC5F" w14:textId="7D843ECB" w:rsidR="37A9725F" w:rsidRPr="00740BFC" w:rsidRDefault="538E812A" w:rsidP="538E812A">
            <w:pPr>
              <w:rPr>
                <w:rFonts w:asciiTheme="minorHAnsi" w:eastAsiaTheme="minorEastAsia" w:hAnsiTheme="minorHAnsi" w:cstheme="minorBidi"/>
                <w:color w:val="FFFFFF" w:themeColor="background1"/>
              </w:rPr>
            </w:pPr>
            <w:r w:rsidRPr="538E812A">
              <w:rPr>
                <w:rFonts w:asciiTheme="minorHAnsi" w:eastAsiaTheme="minorEastAsia" w:hAnsiTheme="minorHAnsi" w:cstheme="minorBidi"/>
                <w:color w:val="FFFFFF" w:themeColor="background1"/>
              </w:rPr>
              <w:t xml:space="preserve">Chave </w:t>
            </w:r>
          </w:p>
        </w:tc>
        <w:tc>
          <w:tcPr>
            <w:tcW w:w="1704" w:type="dxa"/>
            <w:shd w:val="clear" w:color="auto" w:fill="4472C4" w:themeFill="accent1"/>
          </w:tcPr>
          <w:p w14:paraId="60D262C3" w14:textId="6368515C" w:rsidR="37A9725F" w:rsidRPr="00740BFC" w:rsidRDefault="538E812A" w:rsidP="538E812A">
            <w:pPr>
              <w:rPr>
                <w:rFonts w:asciiTheme="minorHAnsi" w:eastAsiaTheme="minorEastAsia" w:hAnsiTheme="minorHAnsi" w:cstheme="minorBidi"/>
                <w:color w:val="FFFFFF" w:themeColor="background1"/>
              </w:rPr>
            </w:pPr>
            <w:r w:rsidRPr="538E812A">
              <w:rPr>
                <w:rFonts w:asciiTheme="minorHAnsi" w:eastAsiaTheme="minorEastAsia" w:hAnsiTheme="minorHAnsi" w:cstheme="minorBidi"/>
                <w:color w:val="FFFFFF" w:themeColor="background1"/>
              </w:rPr>
              <w:t>Descrição</w:t>
            </w:r>
          </w:p>
        </w:tc>
        <w:tc>
          <w:tcPr>
            <w:tcW w:w="3264" w:type="dxa"/>
            <w:shd w:val="clear" w:color="auto" w:fill="4472C4" w:themeFill="accent1"/>
          </w:tcPr>
          <w:p w14:paraId="668A7211" w14:textId="05381821" w:rsidR="37A9725F" w:rsidRPr="00740BFC" w:rsidRDefault="538E812A" w:rsidP="538E812A">
            <w:pPr>
              <w:rPr>
                <w:rFonts w:asciiTheme="minorHAnsi" w:eastAsiaTheme="minorEastAsia" w:hAnsiTheme="minorHAnsi" w:cstheme="minorBidi"/>
                <w:color w:val="FFFFFF" w:themeColor="background1"/>
              </w:rPr>
            </w:pPr>
            <w:r w:rsidRPr="538E812A">
              <w:rPr>
                <w:rFonts w:asciiTheme="minorHAnsi" w:eastAsiaTheme="minorEastAsia" w:hAnsiTheme="minorHAnsi" w:cstheme="minorBidi"/>
                <w:color w:val="FFFFFF" w:themeColor="background1"/>
              </w:rPr>
              <w:t>Validações</w:t>
            </w:r>
          </w:p>
        </w:tc>
      </w:tr>
      <w:tr w:rsidR="37A9725F" w:rsidRPr="00740BFC" w14:paraId="5F8D1449" w14:textId="77777777" w:rsidTr="538E812A">
        <w:trPr>
          <w:trHeight w:val="300"/>
        </w:trPr>
        <w:tc>
          <w:tcPr>
            <w:tcW w:w="2113" w:type="dxa"/>
            <w:shd w:val="clear" w:color="auto" w:fill="auto"/>
            <w:vAlign w:val="center"/>
          </w:tcPr>
          <w:p w14:paraId="4CADA468" w14:textId="33E8672B" w:rsidR="37A9725F" w:rsidRPr="00740BFC" w:rsidRDefault="37A9725F">
            <w:r w:rsidRPr="00740BFC">
              <w:t>id</w:t>
            </w:r>
          </w:p>
        </w:tc>
        <w:tc>
          <w:tcPr>
            <w:tcW w:w="1703" w:type="dxa"/>
          </w:tcPr>
          <w:p w14:paraId="3D33CC1B" w14:textId="63636F3A" w:rsidR="37A9725F" w:rsidRPr="00740BFC" w:rsidRDefault="37A9725F">
            <w:r w:rsidRPr="00740BFC">
              <w:t>PK</w:t>
            </w:r>
          </w:p>
        </w:tc>
        <w:tc>
          <w:tcPr>
            <w:tcW w:w="1704" w:type="dxa"/>
            <w:shd w:val="clear" w:color="auto" w:fill="auto"/>
            <w:vAlign w:val="center"/>
          </w:tcPr>
          <w:p w14:paraId="682F9989" w14:textId="0C88DB35" w:rsidR="6A6F6EB9" w:rsidRPr="00740BFC" w:rsidRDefault="6A6F6EB9" w:rsidP="37A9725F">
            <w:pPr>
              <w:spacing w:line="259" w:lineRule="auto"/>
            </w:pPr>
            <w:r w:rsidRPr="00740BFC">
              <w:t>Identificador do registo</w:t>
            </w:r>
          </w:p>
        </w:tc>
        <w:tc>
          <w:tcPr>
            <w:tcW w:w="3264" w:type="dxa"/>
          </w:tcPr>
          <w:p w14:paraId="70F5D7CB" w14:textId="77777777" w:rsidR="37A9725F" w:rsidRPr="00740BFC" w:rsidRDefault="37A9725F" w:rsidP="538E812A">
            <w:pPr>
              <w:rPr>
                <w:rFonts w:asciiTheme="minorHAnsi" w:eastAsiaTheme="minorEastAsia" w:hAnsiTheme="minorHAnsi" w:cstheme="minorBidi"/>
                <w:i/>
                <w:iCs/>
                <w:sz w:val="20"/>
                <w:szCs w:val="20"/>
              </w:rPr>
            </w:pPr>
          </w:p>
        </w:tc>
      </w:tr>
      <w:tr w:rsidR="00A86797" w:rsidRPr="00740BFC" w14:paraId="58EBF0D5" w14:textId="77777777" w:rsidTr="538E812A">
        <w:trPr>
          <w:trHeight w:val="300"/>
        </w:trPr>
        <w:tc>
          <w:tcPr>
            <w:tcW w:w="2113" w:type="dxa"/>
            <w:shd w:val="clear" w:color="auto" w:fill="auto"/>
            <w:vAlign w:val="center"/>
          </w:tcPr>
          <w:p w14:paraId="7D4AD9A1" w14:textId="5BA8A6B0" w:rsidR="00A86797" w:rsidRPr="00740BFC" w:rsidRDefault="538E812A">
            <w:r>
              <w:t>numeroFornecedor</w:t>
            </w:r>
          </w:p>
        </w:tc>
        <w:tc>
          <w:tcPr>
            <w:tcW w:w="1703" w:type="dxa"/>
          </w:tcPr>
          <w:p w14:paraId="3B8C0068" w14:textId="06CA8E25" w:rsidR="00A86797" w:rsidRPr="00740BFC" w:rsidRDefault="00A86797">
            <w:r w:rsidRPr="00740BFC">
              <w:t>FK -&gt; Fornecedor</w:t>
            </w:r>
          </w:p>
        </w:tc>
        <w:tc>
          <w:tcPr>
            <w:tcW w:w="1704" w:type="dxa"/>
            <w:shd w:val="clear" w:color="auto" w:fill="auto"/>
            <w:vAlign w:val="center"/>
          </w:tcPr>
          <w:p w14:paraId="04F866A2" w14:textId="779F69BE" w:rsidR="00A86797" w:rsidRPr="00740BFC" w:rsidRDefault="00A86797" w:rsidP="37A9725F">
            <w:pPr>
              <w:spacing w:line="259" w:lineRule="auto"/>
            </w:pPr>
            <w:r w:rsidRPr="00740BFC">
              <w:t>Número único do Fornecedor</w:t>
            </w:r>
          </w:p>
        </w:tc>
        <w:tc>
          <w:tcPr>
            <w:tcW w:w="3264" w:type="dxa"/>
          </w:tcPr>
          <w:p w14:paraId="488607F4" w14:textId="77777777" w:rsidR="00A86797" w:rsidRPr="00740BFC" w:rsidRDefault="00A86797" w:rsidP="538E812A">
            <w:pPr>
              <w:rPr>
                <w:rFonts w:asciiTheme="minorHAnsi" w:eastAsiaTheme="minorEastAsia" w:hAnsiTheme="minorHAnsi" w:cstheme="minorBidi"/>
                <w:i/>
                <w:iCs/>
                <w:sz w:val="20"/>
                <w:szCs w:val="20"/>
              </w:rPr>
            </w:pPr>
          </w:p>
        </w:tc>
      </w:tr>
      <w:tr w:rsidR="00A86797" w:rsidRPr="00740BFC" w14:paraId="372FDABD" w14:textId="77777777" w:rsidTr="538E812A">
        <w:trPr>
          <w:trHeight w:val="300"/>
        </w:trPr>
        <w:tc>
          <w:tcPr>
            <w:tcW w:w="2113" w:type="dxa"/>
            <w:shd w:val="clear" w:color="auto" w:fill="auto"/>
            <w:vAlign w:val="center"/>
          </w:tcPr>
          <w:p w14:paraId="7230C190" w14:textId="2C0B080E" w:rsidR="00A86797" w:rsidRPr="00740BFC" w:rsidRDefault="538E812A">
            <w:r>
              <w:t>codigoProduto</w:t>
            </w:r>
          </w:p>
        </w:tc>
        <w:tc>
          <w:tcPr>
            <w:tcW w:w="1703" w:type="dxa"/>
          </w:tcPr>
          <w:p w14:paraId="537EB7E3" w14:textId="23D1A6D9" w:rsidR="00A86797" w:rsidRPr="00740BFC" w:rsidRDefault="00A86797">
            <w:r w:rsidRPr="00740BFC">
              <w:t>FK -&gt; Produto</w:t>
            </w:r>
          </w:p>
        </w:tc>
        <w:tc>
          <w:tcPr>
            <w:tcW w:w="1704" w:type="dxa"/>
            <w:shd w:val="clear" w:color="auto" w:fill="auto"/>
            <w:vAlign w:val="center"/>
          </w:tcPr>
          <w:p w14:paraId="3F6152B6" w14:textId="284D1BBB" w:rsidR="00A86797" w:rsidRPr="00740BFC" w:rsidRDefault="00A86797" w:rsidP="37A9725F">
            <w:pPr>
              <w:spacing w:line="259" w:lineRule="auto"/>
            </w:pPr>
            <w:r w:rsidRPr="00740BFC">
              <w:t>Código único do Produto</w:t>
            </w:r>
          </w:p>
        </w:tc>
        <w:tc>
          <w:tcPr>
            <w:tcW w:w="3264" w:type="dxa"/>
          </w:tcPr>
          <w:p w14:paraId="13AEE264" w14:textId="77777777" w:rsidR="00A86797" w:rsidRPr="00740BFC" w:rsidRDefault="00A86797" w:rsidP="538E812A">
            <w:pPr>
              <w:rPr>
                <w:rFonts w:asciiTheme="minorHAnsi" w:eastAsiaTheme="minorEastAsia" w:hAnsiTheme="minorHAnsi" w:cstheme="minorBidi"/>
                <w:i/>
                <w:iCs/>
                <w:sz w:val="20"/>
                <w:szCs w:val="20"/>
              </w:rPr>
            </w:pPr>
          </w:p>
        </w:tc>
      </w:tr>
      <w:tr w:rsidR="0051281C" w:rsidRPr="00740BFC" w14:paraId="395E4E56" w14:textId="77777777" w:rsidTr="538E812A">
        <w:trPr>
          <w:trHeight w:val="300"/>
        </w:trPr>
        <w:tc>
          <w:tcPr>
            <w:tcW w:w="2113" w:type="dxa"/>
            <w:tcBorders>
              <w:top w:val="single" w:sz="4" w:space="0" w:color="auto"/>
              <w:left w:val="single" w:sz="4" w:space="0" w:color="auto"/>
              <w:bottom w:val="single" w:sz="4" w:space="0" w:color="auto"/>
              <w:right w:val="single" w:sz="4" w:space="0" w:color="auto"/>
            </w:tcBorders>
            <w:shd w:val="clear" w:color="auto" w:fill="auto"/>
            <w:vAlign w:val="center"/>
          </w:tcPr>
          <w:p w14:paraId="24F44EDD" w14:textId="77777777" w:rsidR="0051281C" w:rsidRPr="00740BFC" w:rsidRDefault="538E812A" w:rsidP="001B1928">
            <w:r>
              <w:t>createdBy</w:t>
            </w:r>
          </w:p>
        </w:tc>
        <w:tc>
          <w:tcPr>
            <w:tcW w:w="1703" w:type="dxa"/>
            <w:tcBorders>
              <w:top w:val="single" w:sz="4" w:space="0" w:color="auto"/>
              <w:left w:val="single" w:sz="4" w:space="0" w:color="auto"/>
              <w:bottom w:val="single" w:sz="4" w:space="0" w:color="auto"/>
              <w:right w:val="single" w:sz="4" w:space="0" w:color="auto"/>
            </w:tcBorders>
          </w:tcPr>
          <w:p w14:paraId="4B8240DD" w14:textId="77777777" w:rsidR="0051281C" w:rsidRPr="00740BFC" w:rsidRDefault="0051281C" w:rsidP="001B1928"/>
        </w:tc>
        <w:tc>
          <w:tcPr>
            <w:tcW w:w="1704" w:type="dxa"/>
            <w:tcBorders>
              <w:top w:val="single" w:sz="4" w:space="0" w:color="auto"/>
              <w:left w:val="single" w:sz="4" w:space="0" w:color="auto"/>
              <w:bottom w:val="single" w:sz="4" w:space="0" w:color="auto"/>
              <w:right w:val="single" w:sz="4" w:space="0" w:color="auto"/>
            </w:tcBorders>
            <w:shd w:val="clear" w:color="auto" w:fill="auto"/>
            <w:vAlign w:val="center"/>
          </w:tcPr>
          <w:p w14:paraId="5EFF2A30" w14:textId="77777777" w:rsidR="0051281C" w:rsidRPr="00740BFC" w:rsidRDefault="0051281C" w:rsidP="0051281C">
            <w:pPr>
              <w:spacing w:line="259" w:lineRule="auto"/>
            </w:pPr>
            <w:r w:rsidRPr="00740BFC">
              <w:t>O utilizador que criou o registo</w:t>
            </w:r>
          </w:p>
        </w:tc>
        <w:tc>
          <w:tcPr>
            <w:tcW w:w="3264" w:type="dxa"/>
            <w:tcBorders>
              <w:top w:val="single" w:sz="4" w:space="0" w:color="auto"/>
              <w:left w:val="single" w:sz="4" w:space="0" w:color="auto"/>
              <w:bottom w:val="single" w:sz="4" w:space="0" w:color="auto"/>
              <w:right w:val="single" w:sz="4" w:space="0" w:color="auto"/>
            </w:tcBorders>
          </w:tcPr>
          <w:p w14:paraId="7E024D59" w14:textId="77777777" w:rsidR="0051281C" w:rsidRPr="00740BFC" w:rsidRDefault="0051281C" w:rsidP="538E812A">
            <w:pPr>
              <w:rPr>
                <w:rFonts w:asciiTheme="minorHAnsi" w:eastAsiaTheme="minorEastAsia" w:hAnsiTheme="minorHAnsi" w:cstheme="minorBidi"/>
                <w:i/>
                <w:iCs/>
                <w:sz w:val="20"/>
                <w:szCs w:val="20"/>
              </w:rPr>
            </w:pPr>
          </w:p>
        </w:tc>
      </w:tr>
      <w:tr w:rsidR="0051281C" w:rsidRPr="00740BFC" w14:paraId="70FBAF7B" w14:textId="77777777" w:rsidTr="538E812A">
        <w:trPr>
          <w:trHeight w:val="300"/>
        </w:trPr>
        <w:tc>
          <w:tcPr>
            <w:tcW w:w="2113" w:type="dxa"/>
            <w:tcBorders>
              <w:top w:val="single" w:sz="4" w:space="0" w:color="auto"/>
              <w:left w:val="single" w:sz="4" w:space="0" w:color="auto"/>
              <w:bottom w:val="single" w:sz="4" w:space="0" w:color="auto"/>
              <w:right w:val="single" w:sz="4" w:space="0" w:color="auto"/>
            </w:tcBorders>
            <w:shd w:val="clear" w:color="auto" w:fill="auto"/>
            <w:vAlign w:val="center"/>
          </w:tcPr>
          <w:p w14:paraId="71F00E95" w14:textId="77777777" w:rsidR="0051281C" w:rsidRPr="00740BFC" w:rsidRDefault="538E812A" w:rsidP="001B1928">
            <w:r>
              <w:t>createdDate</w:t>
            </w:r>
          </w:p>
        </w:tc>
        <w:tc>
          <w:tcPr>
            <w:tcW w:w="1703" w:type="dxa"/>
            <w:tcBorders>
              <w:top w:val="single" w:sz="4" w:space="0" w:color="auto"/>
              <w:left w:val="single" w:sz="4" w:space="0" w:color="auto"/>
              <w:bottom w:val="single" w:sz="4" w:space="0" w:color="auto"/>
              <w:right w:val="single" w:sz="4" w:space="0" w:color="auto"/>
            </w:tcBorders>
          </w:tcPr>
          <w:p w14:paraId="216C6610" w14:textId="77777777" w:rsidR="0051281C" w:rsidRPr="00740BFC" w:rsidRDefault="0051281C" w:rsidP="001B1928"/>
        </w:tc>
        <w:tc>
          <w:tcPr>
            <w:tcW w:w="1704" w:type="dxa"/>
            <w:tcBorders>
              <w:top w:val="single" w:sz="4" w:space="0" w:color="auto"/>
              <w:left w:val="single" w:sz="4" w:space="0" w:color="auto"/>
              <w:bottom w:val="single" w:sz="4" w:space="0" w:color="auto"/>
              <w:right w:val="single" w:sz="4" w:space="0" w:color="auto"/>
            </w:tcBorders>
            <w:shd w:val="clear" w:color="auto" w:fill="auto"/>
            <w:vAlign w:val="center"/>
          </w:tcPr>
          <w:p w14:paraId="56943812" w14:textId="77777777" w:rsidR="0051281C" w:rsidRPr="00740BFC" w:rsidRDefault="0051281C" w:rsidP="0051281C">
            <w:pPr>
              <w:spacing w:line="259" w:lineRule="auto"/>
            </w:pPr>
            <w:r w:rsidRPr="00740BFC">
              <w:t>A data em que o registo foi criado</w:t>
            </w:r>
          </w:p>
        </w:tc>
        <w:tc>
          <w:tcPr>
            <w:tcW w:w="3264" w:type="dxa"/>
            <w:tcBorders>
              <w:top w:val="single" w:sz="4" w:space="0" w:color="auto"/>
              <w:left w:val="single" w:sz="4" w:space="0" w:color="auto"/>
              <w:bottom w:val="single" w:sz="4" w:space="0" w:color="auto"/>
              <w:right w:val="single" w:sz="4" w:space="0" w:color="auto"/>
            </w:tcBorders>
          </w:tcPr>
          <w:p w14:paraId="0F37F697" w14:textId="77777777" w:rsidR="0051281C" w:rsidRPr="00740BFC" w:rsidRDefault="0051281C" w:rsidP="538E812A">
            <w:pPr>
              <w:rPr>
                <w:rFonts w:asciiTheme="minorHAnsi" w:eastAsiaTheme="minorEastAsia" w:hAnsiTheme="minorHAnsi" w:cstheme="minorBidi"/>
                <w:i/>
                <w:iCs/>
                <w:sz w:val="20"/>
                <w:szCs w:val="20"/>
              </w:rPr>
            </w:pPr>
          </w:p>
        </w:tc>
      </w:tr>
      <w:tr w:rsidR="0051281C" w:rsidRPr="00740BFC" w14:paraId="5C61038C" w14:textId="77777777" w:rsidTr="538E812A">
        <w:trPr>
          <w:trHeight w:val="300"/>
        </w:trPr>
        <w:tc>
          <w:tcPr>
            <w:tcW w:w="2113" w:type="dxa"/>
            <w:tcBorders>
              <w:top w:val="single" w:sz="4" w:space="0" w:color="auto"/>
              <w:left w:val="single" w:sz="4" w:space="0" w:color="auto"/>
              <w:bottom w:val="single" w:sz="4" w:space="0" w:color="auto"/>
              <w:right w:val="single" w:sz="4" w:space="0" w:color="auto"/>
            </w:tcBorders>
            <w:shd w:val="clear" w:color="auto" w:fill="auto"/>
            <w:vAlign w:val="center"/>
          </w:tcPr>
          <w:p w14:paraId="0287FD78" w14:textId="77777777" w:rsidR="0051281C" w:rsidRPr="00740BFC" w:rsidRDefault="538E812A" w:rsidP="001B1928">
            <w:r>
              <w:t>lastUpdatedBy</w:t>
            </w:r>
          </w:p>
        </w:tc>
        <w:tc>
          <w:tcPr>
            <w:tcW w:w="1703" w:type="dxa"/>
            <w:tcBorders>
              <w:top w:val="single" w:sz="4" w:space="0" w:color="auto"/>
              <w:left w:val="single" w:sz="4" w:space="0" w:color="auto"/>
              <w:bottom w:val="single" w:sz="4" w:space="0" w:color="auto"/>
              <w:right w:val="single" w:sz="4" w:space="0" w:color="auto"/>
            </w:tcBorders>
          </w:tcPr>
          <w:p w14:paraId="36139AC5" w14:textId="77777777" w:rsidR="0051281C" w:rsidRPr="00740BFC" w:rsidRDefault="0051281C" w:rsidP="001B1928"/>
        </w:tc>
        <w:tc>
          <w:tcPr>
            <w:tcW w:w="1704" w:type="dxa"/>
            <w:tcBorders>
              <w:top w:val="single" w:sz="4" w:space="0" w:color="auto"/>
              <w:left w:val="single" w:sz="4" w:space="0" w:color="auto"/>
              <w:bottom w:val="single" w:sz="4" w:space="0" w:color="auto"/>
              <w:right w:val="single" w:sz="4" w:space="0" w:color="auto"/>
            </w:tcBorders>
            <w:shd w:val="clear" w:color="auto" w:fill="auto"/>
            <w:vAlign w:val="center"/>
          </w:tcPr>
          <w:p w14:paraId="2925378F" w14:textId="77777777" w:rsidR="0051281C" w:rsidRPr="00740BFC" w:rsidRDefault="0051281C" w:rsidP="0051281C">
            <w:pPr>
              <w:spacing w:line="259" w:lineRule="auto"/>
            </w:pPr>
            <w:r w:rsidRPr="00740BFC">
              <w:t>O último utilizador que atualizou o registo</w:t>
            </w:r>
          </w:p>
        </w:tc>
        <w:tc>
          <w:tcPr>
            <w:tcW w:w="3264" w:type="dxa"/>
            <w:tcBorders>
              <w:top w:val="single" w:sz="4" w:space="0" w:color="auto"/>
              <w:left w:val="single" w:sz="4" w:space="0" w:color="auto"/>
              <w:bottom w:val="single" w:sz="4" w:space="0" w:color="auto"/>
              <w:right w:val="single" w:sz="4" w:space="0" w:color="auto"/>
            </w:tcBorders>
          </w:tcPr>
          <w:p w14:paraId="13D13814" w14:textId="77777777" w:rsidR="0051281C" w:rsidRPr="00740BFC" w:rsidRDefault="0051281C" w:rsidP="538E812A">
            <w:pPr>
              <w:rPr>
                <w:rFonts w:asciiTheme="minorHAnsi" w:eastAsiaTheme="minorEastAsia" w:hAnsiTheme="minorHAnsi" w:cstheme="minorBidi"/>
                <w:i/>
                <w:iCs/>
                <w:sz w:val="20"/>
                <w:szCs w:val="20"/>
              </w:rPr>
            </w:pPr>
          </w:p>
        </w:tc>
      </w:tr>
      <w:tr w:rsidR="0051281C" w:rsidRPr="00740BFC" w14:paraId="0BE157F7" w14:textId="77777777" w:rsidTr="538E812A">
        <w:trPr>
          <w:trHeight w:val="300"/>
        </w:trPr>
        <w:tc>
          <w:tcPr>
            <w:tcW w:w="2113" w:type="dxa"/>
            <w:tcBorders>
              <w:top w:val="single" w:sz="4" w:space="0" w:color="auto"/>
              <w:left w:val="single" w:sz="4" w:space="0" w:color="auto"/>
              <w:bottom w:val="single" w:sz="4" w:space="0" w:color="auto"/>
              <w:right w:val="single" w:sz="4" w:space="0" w:color="auto"/>
            </w:tcBorders>
            <w:shd w:val="clear" w:color="auto" w:fill="auto"/>
            <w:vAlign w:val="center"/>
          </w:tcPr>
          <w:p w14:paraId="10D1F91D" w14:textId="77777777" w:rsidR="0051281C" w:rsidRPr="00740BFC" w:rsidRDefault="538E812A" w:rsidP="001B1928">
            <w:r>
              <w:t>lastUpdatedDate</w:t>
            </w:r>
          </w:p>
        </w:tc>
        <w:tc>
          <w:tcPr>
            <w:tcW w:w="1703" w:type="dxa"/>
            <w:tcBorders>
              <w:top w:val="single" w:sz="4" w:space="0" w:color="auto"/>
              <w:left w:val="single" w:sz="4" w:space="0" w:color="auto"/>
              <w:bottom w:val="single" w:sz="4" w:space="0" w:color="auto"/>
              <w:right w:val="single" w:sz="4" w:space="0" w:color="auto"/>
            </w:tcBorders>
          </w:tcPr>
          <w:p w14:paraId="624E8C8C" w14:textId="77777777" w:rsidR="0051281C" w:rsidRPr="00740BFC" w:rsidRDefault="0051281C" w:rsidP="001B1928"/>
        </w:tc>
        <w:tc>
          <w:tcPr>
            <w:tcW w:w="1704" w:type="dxa"/>
            <w:tcBorders>
              <w:top w:val="single" w:sz="4" w:space="0" w:color="auto"/>
              <w:left w:val="single" w:sz="4" w:space="0" w:color="auto"/>
              <w:bottom w:val="single" w:sz="4" w:space="0" w:color="auto"/>
              <w:right w:val="single" w:sz="4" w:space="0" w:color="auto"/>
            </w:tcBorders>
            <w:shd w:val="clear" w:color="auto" w:fill="auto"/>
            <w:vAlign w:val="center"/>
          </w:tcPr>
          <w:p w14:paraId="7A72CDD8" w14:textId="77777777" w:rsidR="0051281C" w:rsidRPr="00740BFC" w:rsidRDefault="0051281C" w:rsidP="0051281C">
            <w:pPr>
              <w:spacing w:line="259" w:lineRule="auto"/>
            </w:pPr>
            <w:r w:rsidRPr="00740BFC">
              <w:t>Última data em que o registo foi editado</w:t>
            </w:r>
          </w:p>
        </w:tc>
        <w:tc>
          <w:tcPr>
            <w:tcW w:w="3264" w:type="dxa"/>
            <w:tcBorders>
              <w:top w:val="single" w:sz="4" w:space="0" w:color="auto"/>
              <w:left w:val="single" w:sz="4" w:space="0" w:color="auto"/>
              <w:bottom w:val="single" w:sz="4" w:space="0" w:color="auto"/>
              <w:right w:val="single" w:sz="4" w:space="0" w:color="auto"/>
            </w:tcBorders>
          </w:tcPr>
          <w:p w14:paraId="214FC265" w14:textId="77777777" w:rsidR="0051281C" w:rsidRPr="00740BFC" w:rsidRDefault="0051281C" w:rsidP="538E812A">
            <w:pPr>
              <w:rPr>
                <w:rFonts w:asciiTheme="minorHAnsi" w:eastAsiaTheme="minorEastAsia" w:hAnsiTheme="minorHAnsi" w:cstheme="minorBidi"/>
                <w:i/>
                <w:iCs/>
                <w:sz w:val="20"/>
                <w:szCs w:val="20"/>
              </w:rPr>
            </w:pPr>
          </w:p>
        </w:tc>
      </w:tr>
      <w:tr w:rsidR="0051281C" w:rsidRPr="00740BFC" w14:paraId="2597EF16" w14:textId="77777777" w:rsidTr="538E812A">
        <w:trPr>
          <w:trHeight w:val="300"/>
        </w:trPr>
        <w:tc>
          <w:tcPr>
            <w:tcW w:w="2113" w:type="dxa"/>
            <w:tcBorders>
              <w:top w:val="single" w:sz="4" w:space="0" w:color="auto"/>
              <w:left w:val="single" w:sz="4" w:space="0" w:color="auto"/>
              <w:bottom w:val="single" w:sz="4" w:space="0" w:color="auto"/>
              <w:right w:val="single" w:sz="4" w:space="0" w:color="auto"/>
            </w:tcBorders>
            <w:shd w:val="clear" w:color="auto" w:fill="auto"/>
            <w:vAlign w:val="center"/>
          </w:tcPr>
          <w:p w14:paraId="5EF845D7" w14:textId="77777777" w:rsidR="0051281C" w:rsidRPr="00740BFC" w:rsidRDefault="538E812A" w:rsidP="001B1928">
            <w:r>
              <w:t>isActive</w:t>
            </w:r>
          </w:p>
        </w:tc>
        <w:tc>
          <w:tcPr>
            <w:tcW w:w="1703" w:type="dxa"/>
            <w:tcBorders>
              <w:top w:val="single" w:sz="4" w:space="0" w:color="auto"/>
              <w:left w:val="single" w:sz="4" w:space="0" w:color="auto"/>
              <w:bottom w:val="single" w:sz="4" w:space="0" w:color="auto"/>
              <w:right w:val="single" w:sz="4" w:space="0" w:color="auto"/>
            </w:tcBorders>
          </w:tcPr>
          <w:p w14:paraId="759C4243" w14:textId="77777777" w:rsidR="0051281C" w:rsidRPr="00740BFC" w:rsidRDefault="0051281C" w:rsidP="001B1928"/>
        </w:tc>
        <w:tc>
          <w:tcPr>
            <w:tcW w:w="1704" w:type="dxa"/>
            <w:tcBorders>
              <w:top w:val="single" w:sz="4" w:space="0" w:color="auto"/>
              <w:left w:val="single" w:sz="4" w:space="0" w:color="auto"/>
              <w:bottom w:val="single" w:sz="4" w:space="0" w:color="auto"/>
              <w:right w:val="single" w:sz="4" w:space="0" w:color="auto"/>
            </w:tcBorders>
            <w:shd w:val="clear" w:color="auto" w:fill="auto"/>
            <w:vAlign w:val="center"/>
          </w:tcPr>
          <w:p w14:paraId="06A6F988" w14:textId="77777777" w:rsidR="0051281C" w:rsidRPr="00740BFC" w:rsidRDefault="0051281C" w:rsidP="0051281C">
            <w:pPr>
              <w:spacing w:line="259" w:lineRule="auto"/>
            </w:pPr>
            <w:r w:rsidRPr="00740BFC">
              <w:t>O registo está ativo</w:t>
            </w:r>
          </w:p>
        </w:tc>
        <w:tc>
          <w:tcPr>
            <w:tcW w:w="3264" w:type="dxa"/>
            <w:tcBorders>
              <w:top w:val="single" w:sz="4" w:space="0" w:color="auto"/>
              <w:left w:val="single" w:sz="4" w:space="0" w:color="auto"/>
              <w:bottom w:val="single" w:sz="4" w:space="0" w:color="auto"/>
              <w:right w:val="single" w:sz="4" w:space="0" w:color="auto"/>
            </w:tcBorders>
          </w:tcPr>
          <w:p w14:paraId="4EBF8D2E" w14:textId="77777777" w:rsidR="0051281C" w:rsidRPr="00740BFC" w:rsidRDefault="0051281C" w:rsidP="538E812A">
            <w:pPr>
              <w:rPr>
                <w:rFonts w:asciiTheme="minorHAnsi" w:eastAsiaTheme="minorEastAsia" w:hAnsiTheme="minorHAnsi" w:cstheme="minorBidi"/>
                <w:i/>
                <w:iCs/>
                <w:sz w:val="20"/>
                <w:szCs w:val="20"/>
              </w:rPr>
            </w:pPr>
          </w:p>
        </w:tc>
      </w:tr>
    </w:tbl>
    <w:p w14:paraId="532B3C37" w14:textId="312D9FCA" w:rsidR="008E29E6" w:rsidRPr="00740BFC" w:rsidRDefault="008E29E6">
      <w:pPr>
        <w:rPr>
          <w:b/>
          <w:bCs/>
          <w:sz w:val="20"/>
          <w:szCs w:val="20"/>
        </w:rPr>
      </w:pPr>
    </w:p>
    <w:p w14:paraId="4CEE65A1" w14:textId="69CA62F3" w:rsidR="001E117F" w:rsidRPr="00740BFC" w:rsidRDefault="538E812A" w:rsidP="001E117F">
      <w:pPr>
        <w:pStyle w:val="Legenda"/>
        <w:keepNext/>
        <w:jc w:val="center"/>
      </w:pPr>
      <w:bookmarkStart w:id="75" w:name="_Toc199624866"/>
      <w:r>
        <w:lastRenderedPageBreak/>
        <w:t xml:space="preserve">Tabela </w:t>
      </w:r>
      <w:fldSimple w:instr=" SEQ Tabela \* ARABIC ">
        <w:r>
          <w:t>20</w:t>
        </w:r>
      </w:fldSimple>
      <w:r>
        <w:t>. Descrição dos campos da tabela Produto.</w:t>
      </w:r>
      <w:bookmarkEnd w:id="7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40"/>
        <w:gridCol w:w="1692"/>
        <w:gridCol w:w="1703"/>
        <w:gridCol w:w="3249"/>
      </w:tblGrid>
      <w:tr w:rsidR="37A9725F" w:rsidRPr="00740BFC" w14:paraId="3027C7D4" w14:textId="77777777" w:rsidTr="538E812A">
        <w:trPr>
          <w:trHeight w:val="300"/>
        </w:trPr>
        <w:tc>
          <w:tcPr>
            <w:tcW w:w="2140" w:type="dxa"/>
            <w:shd w:val="clear" w:color="auto" w:fill="4472C4" w:themeFill="accent1"/>
          </w:tcPr>
          <w:p w14:paraId="44DDEAF5" w14:textId="77777777" w:rsidR="37A9725F" w:rsidRPr="00740BFC" w:rsidRDefault="538E812A" w:rsidP="538E812A">
            <w:pPr>
              <w:rPr>
                <w:rFonts w:asciiTheme="minorHAnsi" w:eastAsiaTheme="minorEastAsia" w:hAnsiTheme="minorHAnsi" w:cstheme="minorBidi"/>
                <w:color w:val="FFFFFF" w:themeColor="background1"/>
              </w:rPr>
            </w:pPr>
            <w:r w:rsidRPr="538E812A">
              <w:rPr>
                <w:rFonts w:asciiTheme="minorHAnsi" w:eastAsiaTheme="minorEastAsia" w:hAnsiTheme="minorHAnsi" w:cstheme="minorBidi"/>
                <w:color w:val="FFFFFF" w:themeColor="background1"/>
              </w:rPr>
              <w:t>Nome do campo</w:t>
            </w:r>
          </w:p>
        </w:tc>
        <w:tc>
          <w:tcPr>
            <w:tcW w:w="1692" w:type="dxa"/>
            <w:shd w:val="clear" w:color="auto" w:fill="4472C4" w:themeFill="accent1"/>
          </w:tcPr>
          <w:p w14:paraId="79452897" w14:textId="7D843ECB" w:rsidR="37A9725F" w:rsidRPr="00740BFC" w:rsidRDefault="538E812A" w:rsidP="538E812A">
            <w:pPr>
              <w:rPr>
                <w:rFonts w:asciiTheme="minorHAnsi" w:eastAsiaTheme="minorEastAsia" w:hAnsiTheme="minorHAnsi" w:cstheme="minorBidi"/>
                <w:color w:val="FFFFFF" w:themeColor="background1"/>
              </w:rPr>
            </w:pPr>
            <w:r w:rsidRPr="538E812A">
              <w:rPr>
                <w:rFonts w:asciiTheme="minorHAnsi" w:eastAsiaTheme="minorEastAsia" w:hAnsiTheme="minorHAnsi" w:cstheme="minorBidi"/>
                <w:color w:val="FFFFFF" w:themeColor="background1"/>
              </w:rPr>
              <w:t xml:space="preserve">Chave </w:t>
            </w:r>
          </w:p>
        </w:tc>
        <w:tc>
          <w:tcPr>
            <w:tcW w:w="1703" w:type="dxa"/>
            <w:shd w:val="clear" w:color="auto" w:fill="4472C4" w:themeFill="accent1"/>
          </w:tcPr>
          <w:p w14:paraId="5D9BA82A" w14:textId="6368515C" w:rsidR="37A9725F" w:rsidRPr="00740BFC" w:rsidRDefault="538E812A" w:rsidP="538E812A">
            <w:pPr>
              <w:rPr>
                <w:rFonts w:asciiTheme="minorHAnsi" w:eastAsiaTheme="minorEastAsia" w:hAnsiTheme="minorHAnsi" w:cstheme="minorBidi"/>
                <w:color w:val="FFFFFF" w:themeColor="background1"/>
              </w:rPr>
            </w:pPr>
            <w:r w:rsidRPr="538E812A">
              <w:rPr>
                <w:rFonts w:asciiTheme="minorHAnsi" w:eastAsiaTheme="minorEastAsia" w:hAnsiTheme="minorHAnsi" w:cstheme="minorBidi"/>
                <w:color w:val="FFFFFF" w:themeColor="background1"/>
              </w:rPr>
              <w:t>Descrição</w:t>
            </w:r>
          </w:p>
        </w:tc>
        <w:tc>
          <w:tcPr>
            <w:tcW w:w="3249" w:type="dxa"/>
            <w:shd w:val="clear" w:color="auto" w:fill="4472C4" w:themeFill="accent1"/>
          </w:tcPr>
          <w:p w14:paraId="56DB38D2" w14:textId="05381821" w:rsidR="37A9725F" w:rsidRPr="00740BFC" w:rsidRDefault="538E812A" w:rsidP="538E812A">
            <w:pPr>
              <w:rPr>
                <w:rFonts w:asciiTheme="minorHAnsi" w:eastAsiaTheme="minorEastAsia" w:hAnsiTheme="minorHAnsi" w:cstheme="minorBidi"/>
                <w:color w:val="FFFFFF" w:themeColor="background1"/>
              </w:rPr>
            </w:pPr>
            <w:r w:rsidRPr="538E812A">
              <w:rPr>
                <w:rFonts w:asciiTheme="minorHAnsi" w:eastAsiaTheme="minorEastAsia" w:hAnsiTheme="minorHAnsi" w:cstheme="minorBidi"/>
                <w:color w:val="FFFFFF" w:themeColor="background1"/>
              </w:rPr>
              <w:t>Validações</w:t>
            </w:r>
          </w:p>
        </w:tc>
      </w:tr>
      <w:tr w:rsidR="37A9725F" w:rsidRPr="00740BFC" w14:paraId="070975D7" w14:textId="77777777" w:rsidTr="538E812A">
        <w:trPr>
          <w:trHeight w:val="300"/>
        </w:trPr>
        <w:tc>
          <w:tcPr>
            <w:tcW w:w="2140" w:type="dxa"/>
            <w:shd w:val="clear" w:color="auto" w:fill="auto"/>
            <w:vAlign w:val="center"/>
          </w:tcPr>
          <w:p w14:paraId="6FAF448C" w14:textId="7B3EFD1B" w:rsidR="37A9725F" w:rsidRPr="00740BFC" w:rsidRDefault="37A9725F">
            <w:r w:rsidRPr="00740BFC">
              <w:t>id</w:t>
            </w:r>
          </w:p>
        </w:tc>
        <w:tc>
          <w:tcPr>
            <w:tcW w:w="1692" w:type="dxa"/>
          </w:tcPr>
          <w:p w14:paraId="05FFA027" w14:textId="30360994" w:rsidR="37A9725F" w:rsidRPr="00740BFC" w:rsidRDefault="37A9725F">
            <w:r w:rsidRPr="00740BFC">
              <w:t>PK</w:t>
            </w:r>
          </w:p>
        </w:tc>
        <w:tc>
          <w:tcPr>
            <w:tcW w:w="1703" w:type="dxa"/>
            <w:shd w:val="clear" w:color="auto" w:fill="auto"/>
            <w:vAlign w:val="center"/>
          </w:tcPr>
          <w:p w14:paraId="06B70FEA" w14:textId="0C5B1A5C" w:rsidR="4AFF6184" w:rsidRPr="00740BFC" w:rsidRDefault="4AFF6184" w:rsidP="37A9725F">
            <w:pPr>
              <w:spacing w:line="259" w:lineRule="auto"/>
            </w:pPr>
            <w:r w:rsidRPr="00740BFC">
              <w:t>Identificador do registo</w:t>
            </w:r>
          </w:p>
        </w:tc>
        <w:tc>
          <w:tcPr>
            <w:tcW w:w="3249" w:type="dxa"/>
          </w:tcPr>
          <w:p w14:paraId="61D1AF0D" w14:textId="77777777" w:rsidR="37A9725F" w:rsidRPr="00740BFC" w:rsidRDefault="37A9725F" w:rsidP="538E812A">
            <w:pPr>
              <w:rPr>
                <w:rFonts w:asciiTheme="minorHAnsi" w:eastAsiaTheme="minorEastAsia" w:hAnsiTheme="minorHAnsi" w:cstheme="minorBidi"/>
                <w:i/>
                <w:iCs/>
                <w:sz w:val="20"/>
                <w:szCs w:val="20"/>
              </w:rPr>
            </w:pPr>
          </w:p>
        </w:tc>
      </w:tr>
      <w:tr w:rsidR="37A9725F" w:rsidRPr="00740BFC" w14:paraId="28BB732A" w14:textId="77777777" w:rsidTr="538E812A">
        <w:trPr>
          <w:trHeight w:val="300"/>
        </w:trPr>
        <w:tc>
          <w:tcPr>
            <w:tcW w:w="2140" w:type="dxa"/>
            <w:shd w:val="clear" w:color="auto" w:fill="auto"/>
            <w:vAlign w:val="center"/>
          </w:tcPr>
          <w:p w14:paraId="61D25605" w14:textId="26816289" w:rsidR="2C9942EA"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nome</w:t>
            </w:r>
          </w:p>
        </w:tc>
        <w:tc>
          <w:tcPr>
            <w:tcW w:w="1692" w:type="dxa"/>
          </w:tcPr>
          <w:p w14:paraId="4324E648" w14:textId="5F95125C" w:rsidR="392D4698" w:rsidRPr="00740BFC" w:rsidRDefault="392D4698" w:rsidP="538E812A">
            <w:pPr>
              <w:rPr>
                <w:rFonts w:asciiTheme="minorHAnsi" w:eastAsiaTheme="minorEastAsia" w:hAnsiTheme="minorHAnsi" w:cstheme="minorBidi"/>
              </w:rPr>
            </w:pPr>
          </w:p>
        </w:tc>
        <w:tc>
          <w:tcPr>
            <w:tcW w:w="1703" w:type="dxa"/>
            <w:shd w:val="clear" w:color="auto" w:fill="auto"/>
            <w:vAlign w:val="center"/>
          </w:tcPr>
          <w:p w14:paraId="72A4CE0D" w14:textId="21FD86C9" w:rsidR="392D4698" w:rsidRPr="00740BFC" w:rsidRDefault="00AC7C5F" w:rsidP="37A9725F">
            <w:r w:rsidRPr="00740BFC">
              <w:t>Nome do Produto</w:t>
            </w:r>
          </w:p>
        </w:tc>
        <w:tc>
          <w:tcPr>
            <w:tcW w:w="3249" w:type="dxa"/>
          </w:tcPr>
          <w:p w14:paraId="5B5DD91A" w14:textId="77777777" w:rsidR="37A9725F" w:rsidRPr="00740BFC" w:rsidRDefault="37A9725F" w:rsidP="538E812A">
            <w:pPr>
              <w:rPr>
                <w:rFonts w:asciiTheme="minorHAnsi" w:eastAsiaTheme="minorEastAsia" w:hAnsiTheme="minorHAnsi" w:cstheme="minorBidi"/>
              </w:rPr>
            </w:pPr>
          </w:p>
        </w:tc>
      </w:tr>
      <w:tr w:rsidR="37A9725F" w:rsidRPr="00740BFC" w14:paraId="7886EFD8" w14:textId="77777777" w:rsidTr="538E812A">
        <w:trPr>
          <w:trHeight w:val="300"/>
        </w:trPr>
        <w:tc>
          <w:tcPr>
            <w:tcW w:w="2140" w:type="dxa"/>
            <w:shd w:val="clear" w:color="auto" w:fill="auto"/>
            <w:vAlign w:val="center"/>
          </w:tcPr>
          <w:p w14:paraId="107E82F6" w14:textId="6DE8717B" w:rsidR="2C9942EA"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valor</w:t>
            </w:r>
          </w:p>
        </w:tc>
        <w:tc>
          <w:tcPr>
            <w:tcW w:w="1692" w:type="dxa"/>
          </w:tcPr>
          <w:p w14:paraId="7830691E" w14:textId="77777777" w:rsidR="37A9725F" w:rsidRPr="00740BFC" w:rsidRDefault="37A9725F" w:rsidP="538E812A">
            <w:pPr>
              <w:rPr>
                <w:rFonts w:asciiTheme="minorHAnsi" w:eastAsiaTheme="minorEastAsia" w:hAnsiTheme="minorHAnsi" w:cstheme="minorBidi"/>
              </w:rPr>
            </w:pPr>
          </w:p>
        </w:tc>
        <w:tc>
          <w:tcPr>
            <w:tcW w:w="1703" w:type="dxa"/>
            <w:shd w:val="clear" w:color="auto" w:fill="auto"/>
            <w:vAlign w:val="center"/>
          </w:tcPr>
          <w:p w14:paraId="527735F3" w14:textId="33847395" w:rsidR="3C4489C4"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Valor do Produto</w:t>
            </w:r>
          </w:p>
        </w:tc>
        <w:tc>
          <w:tcPr>
            <w:tcW w:w="3249" w:type="dxa"/>
          </w:tcPr>
          <w:p w14:paraId="549269BC" w14:textId="22F2033C" w:rsidR="37A9725F"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&gt; 0</w:t>
            </w:r>
          </w:p>
        </w:tc>
      </w:tr>
      <w:tr w:rsidR="37A9725F" w:rsidRPr="00740BFC" w14:paraId="3B637C78" w14:textId="77777777" w:rsidTr="538E812A">
        <w:trPr>
          <w:trHeight w:val="300"/>
        </w:trPr>
        <w:tc>
          <w:tcPr>
            <w:tcW w:w="2140" w:type="dxa"/>
            <w:tcBorders>
              <w:bottom w:val="single" w:sz="4" w:space="0" w:color="auto"/>
            </w:tcBorders>
            <w:shd w:val="clear" w:color="auto" w:fill="auto"/>
            <w:vAlign w:val="center"/>
          </w:tcPr>
          <w:p w14:paraId="2AB78F41" w14:textId="2C75D30F" w:rsidR="2C9942EA"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codigoProduto</w:t>
            </w:r>
          </w:p>
        </w:tc>
        <w:tc>
          <w:tcPr>
            <w:tcW w:w="1692" w:type="dxa"/>
            <w:tcBorders>
              <w:bottom w:val="single" w:sz="4" w:space="0" w:color="auto"/>
            </w:tcBorders>
          </w:tcPr>
          <w:p w14:paraId="6B4E64DB" w14:textId="77777777" w:rsidR="37A9725F" w:rsidRPr="00740BFC" w:rsidRDefault="37A9725F" w:rsidP="538E812A">
            <w:pPr>
              <w:rPr>
                <w:rFonts w:asciiTheme="minorHAnsi" w:eastAsiaTheme="minorEastAsia" w:hAnsiTheme="minorHAnsi" w:cstheme="minorBidi"/>
              </w:rPr>
            </w:pPr>
          </w:p>
        </w:tc>
        <w:tc>
          <w:tcPr>
            <w:tcW w:w="1703" w:type="dxa"/>
            <w:tcBorders>
              <w:bottom w:val="single" w:sz="4" w:space="0" w:color="auto"/>
            </w:tcBorders>
            <w:shd w:val="clear" w:color="auto" w:fill="auto"/>
            <w:vAlign w:val="center"/>
          </w:tcPr>
          <w:p w14:paraId="7C2E516C" w14:textId="689A5A02" w:rsidR="283286E0" w:rsidRPr="00740BFC" w:rsidRDefault="538E812A" w:rsidP="538E812A">
            <w:pPr>
              <w:rPr>
                <w:rFonts w:asciiTheme="minorHAnsi" w:eastAsiaTheme="minorEastAsia" w:hAnsiTheme="minorHAnsi" w:cstheme="minorBidi"/>
              </w:rPr>
            </w:pPr>
            <w:r>
              <w:t>Código único do Produto</w:t>
            </w:r>
          </w:p>
        </w:tc>
        <w:tc>
          <w:tcPr>
            <w:tcW w:w="3249" w:type="dxa"/>
            <w:tcBorders>
              <w:bottom w:val="single" w:sz="4" w:space="0" w:color="auto"/>
            </w:tcBorders>
          </w:tcPr>
          <w:p w14:paraId="13763F3F" w14:textId="77777777" w:rsidR="37A9725F" w:rsidRPr="00740BFC" w:rsidRDefault="37A9725F" w:rsidP="538E812A">
            <w:pPr>
              <w:rPr>
                <w:rFonts w:asciiTheme="minorHAnsi" w:eastAsiaTheme="minorEastAsia" w:hAnsiTheme="minorHAnsi" w:cstheme="minorBidi"/>
              </w:rPr>
            </w:pPr>
          </w:p>
        </w:tc>
      </w:tr>
      <w:tr w:rsidR="00AC7C5F" w:rsidRPr="00740BFC" w14:paraId="29154A50" w14:textId="77777777" w:rsidTr="538E812A">
        <w:trPr>
          <w:trHeight w:val="300"/>
        </w:trPr>
        <w:tc>
          <w:tcPr>
            <w:tcW w:w="2140" w:type="dxa"/>
            <w:shd w:val="clear" w:color="auto" w:fill="auto"/>
            <w:vAlign w:val="center"/>
          </w:tcPr>
          <w:p w14:paraId="3E250863" w14:textId="23B2D4A0" w:rsidR="00AC7C5F"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isHighDemand</w:t>
            </w:r>
          </w:p>
        </w:tc>
        <w:tc>
          <w:tcPr>
            <w:tcW w:w="1692" w:type="dxa"/>
          </w:tcPr>
          <w:p w14:paraId="2DBF94BC" w14:textId="77777777" w:rsidR="00AC7C5F" w:rsidRPr="00740BFC" w:rsidRDefault="00AC7C5F" w:rsidP="538E812A">
            <w:pPr>
              <w:rPr>
                <w:rFonts w:asciiTheme="minorHAnsi" w:eastAsiaTheme="minorEastAsia" w:hAnsiTheme="minorHAnsi" w:cstheme="minorBidi"/>
              </w:rPr>
            </w:pPr>
          </w:p>
        </w:tc>
        <w:tc>
          <w:tcPr>
            <w:tcW w:w="1703" w:type="dxa"/>
            <w:shd w:val="clear" w:color="auto" w:fill="auto"/>
            <w:vAlign w:val="center"/>
          </w:tcPr>
          <w:p w14:paraId="29B9B0D0" w14:textId="5A196CFF" w:rsidR="00AC7C5F"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Identifica o produto como um produto de alta demanda</w:t>
            </w:r>
          </w:p>
        </w:tc>
        <w:tc>
          <w:tcPr>
            <w:tcW w:w="3249" w:type="dxa"/>
          </w:tcPr>
          <w:p w14:paraId="53C0DE19" w14:textId="77777777" w:rsidR="00AC7C5F" w:rsidRPr="00740BFC" w:rsidRDefault="00AC7C5F" w:rsidP="538E812A">
            <w:pPr>
              <w:rPr>
                <w:rFonts w:asciiTheme="minorHAnsi" w:eastAsiaTheme="minorEastAsia" w:hAnsiTheme="minorHAnsi" w:cstheme="minorBidi"/>
              </w:rPr>
            </w:pPr>
          </w:p>
        </w:tc>
      </w:tr>
      <w:tr w:rsidR="00AC7C5F" w:rsidRPr="00740BFC" w14:paraId="2D5C3F45" w14:textId="77777777" w:rsidTr="538E812A">
        <w:trPr>
          <w:trHeight w:val="300"/>
        </w:trPr>
        <w:tc>
          <w:tcPr>
            <w:tcW w:w="2140" w:type="dxa"/>
            <w:shd w:val="clear" w:color="auto" w:fill="auto"/>
            <w:vAlign w:val="center"/>
          </w:tcPr>
          <w:p w14:paraId="30D0A1C0" w14:textId="5A5DDB33" w:rsidR="00AC7C5F"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minQuantity</w:t>
            </w:r>
          </w:p>
        </w:tc>
        <w:tc>
          <w:tcPr>
            <w:tcW w:w="1692" w:type="dxa"/>
          </w:tcPr>
          <w:p w14:paraId="4EDA0F8D" w14:textId="77777777" w:rsidR="00AC7C5F" w:rsidRPr="00740BFC" w:rsidRDefault="00AC7C5F" w:rsidP="538E812A">
            <w:pPr>
              <w:rPr>
                <w:rFonts w:asciiTheme="minorHAnsi" w:eastAsiaTheme="minorEastAsia" w:hAnsiTheme="minorHAnsi" w:cstheme="minorBidi"/>
              </w:rPr>
            </w:pPr>
          </w:p>
        </w:tc>
        <w:tc>
          <w:tcPr>
            <w:tcW w:w="1703" w:type="dxa"/>
            <w:shd w:val="clear" w:color="auto" w:fill="auto"/>
            <w:vAlign w:val="center"/>
          </w:tcPr>
          <w:p w14:paraId="1E937508" w14:textId="43004209" w:rsidR="00AC7C5F"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Quantidade mínima que deve existir em stock do produto</w:t>
            </w:r>
          </w:p>
        </w:tc>
        <w:tc>
          <w:tcPr>
            <w:tcW w:w="3249" w:type="dxa"/>
          </w:tcPr>
          <w:p w14:paraId="19FD8176" w14:textId="77777777" w:rsidR="00AC7C5F" w:rsidRPr="00740BFC" w:rsidRDefault="00AC7C5F" w:rsidP="538E812A">
            <w:pPr>
              <w:rPr>
                <w:rFonts w:asciiTheme="minorHAnsi" w:eastAsiaTheme="minorEastAsia" w:hAnsiTheme="minorHAnsi" w:cstheme="minorBidi"/>
              </w:rPr>
            </w:pPr>
          </w:p>
        </w:tc>
      </w:tr>
      <w:tr w:rsidR="00F1698D" w:rsidRPr="00740BFC" w14:paraId="023F5811" w14:textId="77777777" w:rsidTr="538E812A">
        <w:trPr>
          <w:trHeight w:val="300"/>
        </w:trPr>
        <w:tc>
          <w:tcPr>
            <w:tcW w:w="2140" w:type="dxa"/>
            <w:shd w:val="clear" w:color="auto" w:fill="auto"/>
            <w:vAlign w:val="center"/>
          </w:tcPr>
          <w:p w14:paraId="35DFD01A" w14:textId="1D8A1E5C" w:rsidR="00F1698D"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regiao</w:t>
            </w:r>
          </w:p>
        </w:tc>
        <w:tc>
          <w:tcPr>
            <w:tcW w:w="1692" w:type="dxa"/>
          </w:tcPr>
          <w:p w14:paraId="663F3A9A" w14:textId="512BC10A" w:rsidR="00F1698D"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FK -&gt; Regiao</w:t>
            </w:r>
          </w:p>
        </w:tc>
        <w:tc>
          <w:tcPr>
            <w:tcW w:w="1703" w:type="dxa"/>
            <w:shd w:val="clear" w:color="auto" w:fill="auto"/>
            <w:vAlign w:val="center"/>
          </w:tcPr>
          <w:p w14:paraId="22B818E3" w14:textId="1E68D193" w:rsidR="00F1698D"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Região</w:t>
            </w:r>
          </w:p>
        </w:tc>
        <w:tc>
          <w:tcPr>
            <w:tcW w:w="3249" w:type="dxa"/>
          </w:tcPr>
          <w:p w14:paraId="0B9F885F" w14:textId="77777777" w:rsidR="00F1698D" w:rsidRPr="00740BFC" w:rsidRDefault="00F1698D" w:rsidP="538E812A">
            <w:pPr>
              <w:rPr>
                <w:rFonts w:asciiTheme="minorHAnsi" w:eastAsiaTheme="minorEastAsia" w:hAnsiTheme="minorHAnsi" w:cstheme="minorBidi"/>
              </w:rPr>
            </w:pPr>
          </w:p>
        </w:tc>
      </w:tr>
      <w:tr w:rsidR="002112E1" w:rsidRPr="00740BFC" w14:paraId="3B5B10E8" w14:textId="77777777" w:rsidTr="538E812A">
        <w:trPr>
          <w:trHeight w:val="300"/>
        </w:trPr>
        <w:tc>
          <w:tcPr>
            <w:tcW w:w="2140" w:type="dxa"/>
            <w:shd w:val="clear" w:color="auto" w:fill="auto"/>
            <w:vAlign w:val="center"/>
          </w:tcPr>
          <w:p w14:paraId="1567DEC8" w14:textId="4F797FD1" w:rsidR="002112E1"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createdBy</w:t>
            </w:r>
          </w:p>
        </w:tc>
        <w:tc>
          <w:tcPr>
            <w:tcW w:w="1692" w:type="dxa"/>
          </w:tcPr>
          <w:p w14:paraId="4CDA5DF9" w14:textId="77777777" w:rsidR="002112E1" w:rsidRPr="00740BFC" w:rsidRDefault="002112E1" w:rsidP="538E812A">
            <w:pPr>
              <w:rPr>
                <w:rFonts w:asciiTheme="minorHAnsi" w:eastAsiaTheme="minorEastAsia" w:hAnsiTheme="minorHAnsi" w:cstheme="minorBidi"/>
              </w:rPr>
            </w:pPr>
          </w:p>
        </w:tc>
        <w:tc>
          <w:tcPr>
            <w:tcW w:w="1703" w:type="dxa"/>
            <w:shd w:val="clear" w:color="auto" w:fill="auto"/>
            <w:vAlign w:val="center"/>
          </w:tcPr>
          <w:p w14:paraId="7053ED3E" w14:textId="032947F3" w:rsidR="002112E1"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O utilizador que criou o registo</w:t>
            </w:r>
          </w:p>
        </w:tc>
        <w:tc>
          <w:tcPr>
            <w:tcW w:w="3249" w:type="dxa"/>
          </w:tcPr>
          <w:p w14:paraId="5EC15EB4" w14:textId="77777777" w:rsidR="002112E1" w:rsidRPr="00740BFC" w:rsidRDefault="002112E1" w:rsidP="538E812A">
            <w:pPr>
              <w:rPr>
                <w:rFonts w:asciiTheme="minorHAnsi" w:eastAsiaTheme="minorEastAsia" w:hAnsiTheme="minorHAnsi" w:cstheme="minorBidi"/>
              </w:rPr>
            </w:pPr>
          </w:p>
        </w:tc>
      </w:tr>
      <w:tr w:rsidR="002112E1" w:rsidRPr="00740BFC" w14:paraId="2281546D" w14:textId="77777777" w:rsidTr="538E812A">
        <w:trPr>
          <w:trHeight w:val="300"/>
        </w:trPr>
        <w:tc>
          <w:tcPr>
            <w:tcW w:w="2140" w:type="dxa"/>
            <w:shd w:val="clear" w:color="auto" w:fill="auto"/>
            <w:vAlign w:val="center"/>
          </w:tcPr>
          <w:p w14:paraId="6FC10467" w14:textId="5690B143" w:rsidR="002112E1"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createdDate</w:t>
            </w:r>
          </w:p>
        </w:tc>
        <w:tc>
          <w:tcPr>
            <w:tcW w:w="1692" w:type="dxa"/>
          </w:tcPr>
          <w:p w14:paraId="5AD2D994" w14:textId="77777777" w:rsidR="002112E1" w:rsidRPr="00740BFC" w:rsidRDefault="002112E1" w:rsidP="538E812A">
            <w:pPr>
              <w:rPr>
                <w:rFonts w:asciiTheme="minorHAnsi" w:eastAsiaTheme="minorEastAsia" w:hAnsiTheme="minorHAnsi" w:cstheme="minorBidi"/>
              </w:rPr>
            </w:pPr>
          </w:p>
        </w:tc>
        <w:tc>
          <w:tcPr>
            <w:tcW w:w="1703" w:type="dxa"/>
            <w:shd w:val="clear" w:color="auto" w:fill="auto"/>
            <w:vAlign w:val="center"/>
          </w:tcPr>
          <w:p w14:paraId="65F1EDD6" w14:textId="07ED451D" w:rsidR="002112E1"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A data em que o registo foi criado</w:t>
            </w:r>
          </w:p>
        </w:tc>
        <w:tc>
          <w:tcPr>
            <w:tcW w:w="3249" w:type="dxa"/>
          </w:tcPr>
          <w:p w14:paraId="0D3E1A3D" w14:textId="77777777" w:rsidR="002112E1" w:rsidRPr="00740BFC" w:rsidRDefault="002112E1" w:rsidP="538E812A">
            <w:pPr>
              <w:rPr>
                <w:rFonts w:asciiTheme="minorHAnsi" w:eastAsiaTheme="minorEastAsia" w:hAnsiTheme="minorHAnsi" w:cstheme="minorBidi"/>
              </w:rPr>
            </w:pPr>
          </w:p>
        </w:tc>
      </w:tr>
      <w:tr w:rsidR="002112E1" w:rsidRPr="00740BFC" w14:paraId="61FF1E98" w14:textId="77777777" w:rsidTr="538E812A">
        <w:trPr>
          <w:trHeight w:val="300"/>
        </w:trPr>
        <w:tc>
          <w:tcPr>
            <w:tcW w:w="2140" w:type="dxa"/>
            <w:shd w:val="clear" w:color="auto" w:fill="auto"/>
            <w:vAlign w:val="center"/>
          </w:tcPr>
          <w:p w14:paraId="3995C9B4" w14:textId="13459C57" w:rsidR="002112E1"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lastUpdatedBy</w:t>
            </w:r>
          </w:p>
        </w:tc>
        <w:tc>
          <w:tcPr>
            <w:tcW w:w="1692" w:type="dxa"/>
          </w:tcPr>
          <w:p w14:paraId="4267DED3" w14:textId="77777777" w:rsidR="002112E1" w:rsidRPr="00740BFC" w:rsidRDefault="002112E1" w:rsidP="538E812A">
            <w:pPr>
              <w:rPr>
                <w:rFonts w:asciiTheme="minorHAnsi" w:eastAsiaTheme="minorEastAsia" w:hAnsiTheme="minorHAnsi" w:cstheme="minorBidi"/>
              </w:rPr>
            </w:pPr>
          </w:p>
        </w:tc>
        <w:tc>
          <w:tcPr>
            <w:tcW w:w="1703" w:type="dxa"/>
            <w:shd w:val="clear" w:color="auto" w:fill="auto"/>
            <w:vAlign w:val="center"/>
          </w:tcPr>
          <w:p w14:paraId="25DC15BA" w14:textId="708B7764" w:rsidR="002112E1"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O último utilizador que atualizou o registo</w:t>
            </w:r>
          </w:p>
        </w:tc>
        <w:tc>
          <w:tcPr>
            <w:tcW w:w="3249" w:type="dxa"/>
          </w:tcPr>
          <w:p w14:paraId="073A4895" w14:textId="77777777" w:rsidR="002112E1" w:rsidRPr="00740BFC" w:rsidRDefault="002112E1" w:rsidP="538E812A">
            <w:pPr>
              <w:rPr>
                <w:rFonts w:asciiTheme="minorHAnsi" w:eastAsiaTheme="minorEastAsia" w:hAnsiTheme="minorHAnsi" w:cstheme="minorBidi"/>
              </w:rPr>
            </w:pPr>
          </w:p>
        </w:tc>
      </w:tr>
      <w:tr w:rsidR="002112E1" w:rsidRPr="00740BFC" w14:paraId="66AEA3B9" w14:textId="77777777" w:rsidTr="538E812A">
        <w:trPr>
          <w:trHeight w:val="300"/>
        </w:trPr>
        <w:tc>
          <w:tcPr>
            <w:tcW w:w="2140" w:type="dxa"/>
            <w:shd w:val="clear" w:color="auto" w:fill="auto"/>
            <w:vAlign w:val="center"/>
          </w:tcPr>
          <w:p w14:paraId="3875E4C8" w14:textId="54CBECA9" w:rsidR="002112E1"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lastUpdatedDate</w:t>
            </w:r>
          </w:p>
        </w:tc>
        <w:tc>
          <w:tcPr>
            <w:tcW w:w="1692" w:type="dxa"/>
          </w:tcPr>
          <w:p w14:paraId="1DD69BAC" w14:textId="77777777" w:rsidR="002112E1" w:rsidRPr="00740BFC" w:rsidRDefault="002112E1" w:rsidP="538E812A">
            <w:pPr>
              <w:rPr>
                <w:rFonts w:asciiTheme="minorHAnsi" w:eastAsiaTheme="minorEastAsia" w:hAnsiTheme="minorHAnsi" w:cstheme="minorBidi"/>
              </w:rPr>
            </w:pPr>
          </w:p>
        </w:tc>
        <w:tc>
          <w:tcPr>
            <w:tcW w:w="1703" w:type="dxa"/>
            <w:shd w:val="clear" w:color="auto" w:fill="auto"/>
            <w:vAlign w:val="center"/>
          </w:tcPr>
          <w:p w14:paraId="4D1ECA88" w14:textId="2E430449" w:rsidR="002112E1"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Última data em que o registo foi editado</w:t>
            </w:r>
          </w:p>
        </w:tc>
        <w:tc>
          <w:tcPr>
            <w:tcW w:w="3249" w:type="dxa"/>
          </w:tcPr>
          <w:p w14:paraId="314CB453" w14:textId="77777777" w:rsidR="002112E1" w:rsidRPr="00740BFC" w:rsidRDefault="002112E1" w:rsidP="538E812A">
            <w:pPr>
              <w:rPr>
                <w:rFonts w:asciiTheme="minorHAnsi" w:eastAsiaTheme="minorEastAsia" w:hAnsiTheme="minorHAnsi" w:cstheme="minorBidi"/>
              </w:rPr>
            </w:pPr>
          </w:p>
        </w:tc>
      </w:tr>
      <w:tr w:rsidR="002112E1" w:rsidRPr="00740BFC" w14:paraId="5ECD2E98" w14:textId="77777777" w:rsidTr="538E812A">
        <w:trPr>
          <w:trHeight w:val="300"/>
        </w:trPr>
        <w:tc>
          <w:tcPr>
            <w:tcW w:w="2140" w:type="dxa"/>
            <w:shd w:val="clear" w:color="auto" w:fill="auto"/>
            <w:vAlign w:val="center"/>
          </w:tcPr>
          <w:p w14:paraId="2F924AC7" w14:textId="00816BAB" w:rsidR="002112E1"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isActive</w:t>
            </w:r>
          </w:p>
        </w:tc>
        <w:tc>
          <w:tcPr>
            <w:tcW w:w="1692" w:type="dxa"/>
          </w:tcPr>
          <w:p w14:paraId="1A4B86DE" w14:textId="77777777" w:rsidR="002112E1" w:rsidRPr="00740BFC" w:rsidRDefault="002112E1" w:rsidP="538E812A">
            <w:pPr>
              <w:rPr>
                <w:rFonts w:asciiTheme="minorHAnsi" w:eastAsiaTheme="minorEastAsia" w:hAnsiTheme="minorHAnsi" w:cstheme="minorBidi"/>
              </w:rPr>
            </w:pPr>
          </w:p>
        </w:tc>
        <w:tc>
          <w:tcPr>
            <w:tcW w:w="1703" w:type="dxa"/>
            <w:shd w:val="clear" w:color="auto" w:fill="auto"/>
            <w:vAlign w:val="center"/>
          </w:tcPr>
          <w:p w14:paraId="5E81AC91" w14:textId="000C2890" w:rsidR="002112E1"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O registo está ativo</w:t>
            </w:r>
          </w:p>
        </w:tc>
        <w:tc>
          <w:tcPr>
            <w:tcW w:w="3249" w:type="dxa"/>
          </w:tcPr>
          <w:p w14:paraId="2FC6202D" w14:textId="77777777" w:rsidR="002112E1" w:rsidRPr="00740BFC" w:rsidRDefault="002112E1" w:rsidP="538E812A">
            <w:pPr>
              <w:rPr>
                <w:rFonts w:asciiTheme="minorHAnsi" w:eastAsiaTheme="minorEastAsia" w:hAnsiTheme="minorHAnsi" w:cstheme="minorBidi"/>
              </w:rPr>
            </w:pPr>
          </w:p>
        </w:tc>
      </w:tr>
    </w:tbl>
    <w:p w14:paraId="4B599645" w14:textId="77777777" w:rsidR="00C82963" w:rsidRPr="00740BFC" w:rsidRDefault="00C82963">
      <w:pPr>
        <w:spacing w:before="0" w:after="0"/>
        <w:rPr>
          <w:b/>
          <w:bCs/>
          <w:sz w:val="20"/>
          <w:szCs w:val="20"/>
        </w:rPr>
      </w:pPr>
      <w:r>
        <w:br w:type="page"/>
      </w:r>
    </w:p>
    <w:p w14:paraId="31D61386" w14:textId="12F60A69" w:rsidR="001E117F" w:rsidRPr="00740BFC" w:rsidRDefault="538E812A" w:rsidP="001E117F">
      <w:pPr>
        <w:pStyle w:val="Legenda"/>
        <w:keepNext/>
        <w:jc w:val="center"/>
      </w:pPr>
      <w:bookmarkStart w:id="76" w:name="_Toc199624867"/>
      <w:r>
        <w:lastRenderedPageBreak/>
        <w:t xml:space="preserve">Tabela </w:t>
      </w:r>
      <w:fldSimple w:instr=" SEQ Tabela \* ARABIC ">
        <w:r>
          <w:t>21</w:t>
        </w:r>
      </w:fldSimple>
      <w:r>
        <w:t>. Descrição dos campos da tabela PromocaoProduto.</w:t>
      </w:r>
      <w:bookmarkEnd w:id="7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6"/>
        <w:gridCol w:w="1708"/>
        <w:gridCol w:w="1708"/>
        <w:gridCol w:w="3410"/>
      </w:tblGrid>
      <w:tr w:rsidR="37A9725F" w:rsidRPr="00740BFC" w14:paraId="5E821535" w14:textId="77777777" w:rsidTr="538E812A">
        <w:trPr>
          <w:trHeight w:val="300"/>
        </w:trPr>
        <w:tc>
          <w:tcPr>
            <w:tcW w:w="1986" w:type="dxa"/>
            <w:shd w:val="clear" w:color="auto" w:fill="4472C4" w:themeFill="accent1"/>
          </w:tcPr>
          <w:p w14:paraId="7B91BCE5" w14:textId="77777777" w:rsidR="37A9725F" w:rsidRPr="00740BFC" w:rsidRDefault="538E812A" w:rsidP="538E812A">
            <w:pPr>
              <w:rPr>
                <w:rFonts w:asciiTheme="minorHAnsi" w:eastAsiaTheme="minorEastAsia" w:hAnsiTheme="minorHAnsi" w:cstheme="minorBidi"/>
                <w:color w:val="FFFFFF" w:themeColor="background1"/>
              </w:rPr>
            </w:pPr>
            <w:r w:rsidRPr="538E812A">
              <w:rPr>
                <w:rFonts w:asciiTheme="minorHAnsi" w:eastAsiaTheme="minorEastAsia" w:hAnsiTheme="minorHAnsi" w:cstheme="minorBidi"/>
                <w:color w:val="FFFFFF" w:themeColor="background1"/>
              </w:rPr>
              <w:t>Nome do campo</w:t>
            </w:r>
          </w:p>
        </w:tc>
        <w:tc>
          <w:tcPr>
            <w:tcW w:w="1708" w:type="dxa"/>
            <w:shd w:val="clear" w:color="auto" w:fill="4472C4" w:themeFill="accent1"/>
          </w:tcPr>
          <w:p w14:paraId="74B14FF8" w14:textId="7D843ECB" w:rsidR="37A9725F" w:rsidRPr="00740BFC" w:rsidRDefault="538E812A" w:rsidP="538E812A">
            <w:pPr>
              <w:rPr>
                <w:rFonts w:asciiTheme="minorHAnsi" w:eastAsiaTheme="minorEastAsia" w:hAnsiTheme="minorHAnsi" w:cstheme="minorBidi"/>
                <w:color w:val="FFFFFF" w:themeColor="background1"/>
              </w:rPr>
            </w:pPr>
            <w:r w:rsidRPr="538E812A">
              <w:rPr>
                <w:rFonts w:asciiTheme="minorHAnsi" w:eastAsiaTheme="minorEastAsia" w:hAnsiTheme="minorHAnsi" w:cstheme="minorBidi"/>
                <w:color w:val="FFFFFF" w:themeColor="background1"/>
              </w:rPr>
              <w:t xml:space="preserve">Chave </w:t>
            </w:r>
          </w:p>
        </w:tc>
        <w:tc>
          <w:tcPr>
            <w:tcW w:w="1708" w:type="dxa"/>
            <w:shd w:val="clear" w:color="auto" w:fill="4472C4" w:themeFill="accent1"/>
          </w:tcPr>
          <w:p w14:paraId="6275834B" w14:textId="6368515C" w:rsidR="37A9725F" w:rsidRPr="00740BFC" w:rsidRDefault="538E812A" w:rsidP="538E812A">
            <w:pPr>
              <w:rPr>
                <w:rFonts w:asciiTheme="minorHAnsi" w:eastAsiaTheme="minorEastAsia" w:hAnsiTheme="minorHAnsi" w:cstheme="minorBidi"/>
                <w:color w:val="FFFFFF" w:themeColor="background1"/>
              </w:rPr>
            </w:pPr>
            <w:r w:rsidRPr="538E812A">
              <w:rPr>
                <w:rFonts w:asciiTheme="minorHAnsi" w:eastAsiaTheme="minorEastAsia" w:hAnsiTheme="minorHAnsi" w:cstheme="minorBidi"/>
                <w:color w:val="FFFFFF" w:themeColor="background1"/>
              </w:rPr>
              <w:t>Descrição</w:t>
            </w:r>
          </w:p>
        </w:tc>
        <w:tc>
          <w:tcPr>
            <w:tcW w:w="3410" w:type="dxa"/>
            <w:shd w:val="clear" w:color="auto" w:fill="4472C4" w:themeFill="accent1"/>
          </w:tcPr>
          <w:p w14:paraId="447BE623" w14:textId="05381821" w:rsidR="37A9725F" w:rsidRPr="00740BFC" w:rsidRDefault="538E812A" w:rsidP="538E812A">
            <w:pPr>
              <w:rPr>
                <w:rFonts w:asciiTheme="minorHAnsi" w:eastAsiaTheme="minorEastAsia" w:hAnsiTheme="minorHAnsi" w:cstheme="minorBidi"/>
                <w:color w:val="FFFFFF" w:themeColor="background1"/>
              </w:rPr>
            </w:pPr>
            <w:r w:rsidRPr="538E812A">
              <w:rPr>
                <w:rFonts w:asciiTheme="minorHAnsi" w:eastAsiaTheme="minorEastAsia" w:hAnsiTheme="minorHAnsi" w:cstheme="minorBidi"/>
                <w:color w:val="FFFFFF" w:themeColor="background1"/>
              </w:rPr>
              <w:t>Validações</w:t>
            </w:r>
          </w:p>
        </w:tc>
      </w:tr>
      <w:tr w:rsidR="37A9725F" w:rsidRPr="00740BFC" w14:paraId="020D7654" w14:textId="77777777" w:rsidTr="538E812A">
        <w:trPr>
          <w:trHeight w:val="300"/>
        </w:trPr>
        <w:tc>
          <w:tcPr>
            <w:tcW w:w="1986" w:type="dxa"/>
            <w:shd w:val="clear" w:color="auto" w:fill="auto"/>
            <w:vAlign w:val="center"/>
          </w:tcPr>
          <w:p w14:paraId="39496F32" w14:textId="04816DC7" w:rsidR="37A9725F" w:rsidRPr="00740BFC" w:rsidRDefault="37A9725F">
            <w:r w:rsidRPr="00740BFC">
              <w:t>id</w:t>
            </w:r>
          </w:p>
        </w:tc>
        <w:tc>
          <w:tcPr>
            <w:tcW w:w="1708" w:type="dxa"/>
          </w:tcPr>
          <w:p w14:paraId="0D9BE0BE" w14:textId="72C58A7D" w:rsidR="37A9725F" w:rsidRPr="00740BFC" w:rsidRDefault="37A9725F">
            <w:r w:rsidRPr="00740BFC">
              <w:t>PK</w:t>
            </w:r>
          </w:p>
        </w:tc>
        <w:tc>
          <w:tcPr>
            <w:tcW w:w="1708" w:type="dxa"/>
            <w:shd w:val="clear" w:color="auto" w:fill="auto"/>
            <w:vAlign w:val="center"/>
          </w:tcPr>
          <w:p w14:paraId="2EA19AB6" w14:textId="0DC96489" w:rsidR="37A9725F" w:rsidRPr="00740BFC" w:rsidRDefault="538E812A" w:rsidP="538E812A">
            <w:pPr>
              <w:spacing w:line="259" w:lineRule="auto"/>
              <w:rPr>
                <w:rFonts w:eastAsiaTheme="minorEastAsia"/>
              </w:rPr>
            </w:pPr>
            <w:r>
              <w:t>Identificador do registo</w:t>
            </w:r>
          </w:p>
        </w:tc>
        <w:tc>
          <w:tcPr>
            <w:tcW w:w="3410" w:type="dxa"/>
          </w:tcPr>
          <w:p w14:paraId="68CBF4BB" w14:textId="77777777" w:rsidR="37A9725F" w:rsidRPr="00740BFC" w:rsidRDefault="37A9725F" w:rsidP="538E812A">
            <w:pPr>
              <w:rPr>
                <w:rFonts w:asciiTheme="minorHAnsi" w:eastAsiaTheme="minorEastAsia" w:hAnsiTheme="minorHAnsi" w:cstheme="minorBidi"/>
                <w:i/>
                <w:iCs/>
                <w:sz w:val="20"/>
                <w:szCs w:val="20"/>
              </w:rPr>
            </w:pPr>
          </w:p>
        </w:tc>
      </w:tr>
      <w:tr w:rsidR="000C15F7" w:rsidRPr="00740BFC" w14:paraId="4A53539A" w14:textId="77777777" w:rsidTr="538E812A">
        <w:trPr>
          <w:trHeight w:val="300"/>
        </w:trPr>
        <w:tc>
          <w:tcPr>
            <w:tcW w:w="1986" w:type="dxa"/>
            <w:shd w:val="clear" w:color="auto" w:fill="auto"/>
            <w:vAlign w:val="center"/>
          </w:tcPr>
          <w:p w14:paraId="7DA8F577" w14:textId="50256B63" w:rsidR="000C15F7" w:rsidRPr="00740BFC" w:rsidRDefault="538E812A">
            <w:r>
              <w:t>codigoProduto</w:t>
            </w:r>
          </w:p>
        </w:tc>
        <w:tc>
          <w:tcPr>
            <w:tcW w:w="1708" w:type="dxa"/>
          </w:tcPr>
          <w:p w14:paraId="55DDE232" w14:textId="3A6A6A52" w:rsidR="000C15F7" w:rsidRPr="00740BFC" w:rsidRDefault="006F4AEB">
            <w:r w:rsidRPr="00740BFC">
              <w:t>FK -&gt; Produto</w:t>
            </w:r>
          </w:p>
        </w:tc>
        <w:tc>
          <w:tcPr>
            <w:tcW w:w="1708" w:type="dxa"/>
            <w:shd w:val="clear" w:color="auto" w:fill="auto"/>
            <w:vAlign w:val="center"/>
          </w:tcPr>
          <w:p w14:paraId="3C3B7DB1" w14:textId="74A11229" w:rsidR="000C15F7" w:rsidRPr="00740BFC" w:rsidRDefault="006F4AEB" w:rsidP="006810A9">
            <w:pPr>
              <w:spacing w:line="259" w:lineRule="auto"/>
            </w:pPr>
            <w:r w:rsidRPr="00740BFC">
              <w:t>Código único do produto</w:t>
            </w:r>
          </w:p>
        </w:tc>
        <w:tc>
          <w:tcPr>
            <w:tcW w:w="3410" w:type="dxa"/>
          </w:tcPr>
          <w:p w14:paraId="5151CDDC" w14:textId="77777777" w:rsidR="000C15F7" w:rsidRPr="00740BFC" w:rsidRDefault="000C15F7" w:rsidP="538E812A">
            <w:pPr>
              <w:rPr>
                <w:rFonts w:asciiTheme="minorHAnsi" w:eastAsiaTheme="minorEastAsia" w:hAnsiTheme="minorHAnsi" w:cstheme="minorBidi"/>
                <w:i/>
                <w:iCs/>
                <w:sz w:val="20"/>
                <w:szCs w:val="20"/>
              </w:rPr>
            </w:pPr>
          </w:p>
        </w:tc>
      </w:tr>
      <w:tr w:rsidR="000C15F7" w:rsidRPr="00740BFC" w14:paraId="23339E25" w14:textId="77777777" w:rsidTr="538E812A">
        <w:trPr>
          <w:trHeight w:val="300"/>
        </w:trPr>
        <w:tc>
          <w:tcPr>
            <w:tcW w:w="1986" w:type="dxa"/>
            <w:shd w:val="clear" w:color="auto" w:fill="auto"/>
            <w:vAlign w:val="center"/>
          </w:tcPr>
          <w:p w14:paraId="7852A061" w14:textId="57875482" w:rsidR="000C15F7" w:rsidRPr="00740BFC" w:rsidRDefault="538E812A">
            <w:r>
              <w:t>numeroPromocao</w:t>
            </w:r>
          </w:p>
        </w:tc>
        <w:tc>
          <w:tcPr>
            <w:tcW w:w="1708" w:type="dxa"/>
          </w:tcPr>
          <w:p w14:paraId="14DFA7B8" w14:textId="242231A0" w:rsidR="000C15F7" w:rsidRPr="00740BFC" w:rsidRDefault="538E812A">
            <w:r>
              <w:t>FK -&gt; Promocao</w:t>
            </w:r>
          </w:p>
        </w:tc>
        <w:tc>
          <w:tcPr>
            <w:tcW w:w="1708" w:type="dxa"/>
            <w:shd w:val="clear" w:color="auto" w:fill="auto"/>
            <w:vAlign w:val="center"/>
          </w:tcPr>
          <w:p w14:paraId="633208B2" w14:textId="02953D9C" w:rsidR="000C15F7" w:rsidRPr="00740BFC" w:rsidRDefault="006F4AEB" w:rsidP="006810A9">
            <w:pPr>
              <w:spacing w:line="259" w:lineRule="auto"/>
            </w:pPr>
            <w:r w:rsidRPr="00740BFC">
              <w:t>Número único da Promoção</w:t>
            </w:r>
          </w:p>
        </w:tc>
        <w:tc>
          <w:tcPr>
            <w:tcW w:w="3410" w:type="dxa"/>
          </w:tcPr>
          <w:p w14:paraId="1184801D" w14:textId="77777777" w:rsidR="000C15F7" w:rsidRPr="00740BFC" w:rsidRDefault="000C15F7" w:rsidP="538E812A">
            <w:pPr>
              <w:rPr>
                <w:rFonts w:asciiTheme="minorHAnsi" w:eastAsiaTheme="minorEastAsia" w:hAnsiTheme="minorHAnsi" w:cstheme="minorBidi"/>
                <w:i/>
                <w:iCs/>
                <w:sz w:val="20"/>
                <w:szCs w:val="20"/>
              </w:rPr>
            </w:pPr>
          </w:p>
        </w:tc>
      </w:tr>
      <w:tr w:rsidR="00281572" w:rsidRPr="00740BFC" w14:paraId="0ECC14D4" w14:textId="77777777" w:rsidTr="538E812A">
        <w:trPr>
          <w:trHeight w:val="300"/>
        </w:trPr>
        <w:tc>
          <w:tcPr>
            <w:tcW w:w="1986" w:type="dxa"/>
            <w:tcBorders>
              <w:top w:val="single" w:sz="4" w:space="0" w:color="auto"/>
              <w:left w:val="single" w:sz="4" w:space="0" w:color="auto"/>
              <w:bottom w:val="single" w:sz="4" w:space="0" w:color="auto"/>
              <w:right w:val="single" w:sz="4" w:space="0" w:color="auto"/>
            </w:tcBorders>
            <w:shd w:val="clear" w:color="auto" w:fill="auto"/>
            <w:vAlign w:val="center"/>
          </w:tcPr>
          <w:p w14:paraId="74CCFCB3" w14:textId="77777777" w:rsidR="00281572" w:rsidRPr="00740BFC" w:rsidRDefault="538E812A" w:rsidP="001B1928">
            <w:r>
              <w:t>createdBy</w:t>
            </w:r>
          </w:p>
        </w:tc>
        <w:tc>
          <w:tcPr>
            <w:tcW w:w="1708" w:type="dxa"/>
            <w:tcBorders>
              <w:top w:val="single" w:sz="4" w:space="0" w:color="auto"/>
              <w:left w:val="single" w:sz="4" w:space="0" w:color="auto"/>
              <w:bottom w:val="single" w:sz="4" w:space="0" w:color="auto"/>
              <w:right w:val="single" w:sz="4" w:space="0" w:color="auto"/>
            </w:tcBorders>
          </w:tcPr>
          <w:p w14:paraId="77074813" w14:textId="77777777" w:rsidR="00281572" w:rsidRPr="00740BFC" w:rsidRDefault="00281572" w:rsidP="001B1928"/>
        </w:tc>
        <w:tc>
          <w:tcPr>
            <w:tcW w:w="1708" w:type="dxa"/>
            <w:tcBorders>
              <w:top w:val="single" w:sz="4" w:space="0" w:color="auto"/>
              <w:left w:val="single" w:sz="4" w:space="0" w:color="auto"/>
              <w:bottom w:val="single" w:sz="4" w:space="0" w:color="auto"/>
              <w:right w:val="single" w:sz="4" w:space="0" w:color="auto"/>
            </w:tcBorders>
            <w:shd w:val="clear" w:color="auto" w:fill="auto"/>
            <w:vAlign w:val="center"/>
          </w:tcPr>
          <w:p w14:paraId="6D64F437" w14:textId="77777777" w:rsidR="00281572" w:rsidRPr="00740BFC" w:rsidRDefault="00281572" w:rsidP="00281572">
            <w:pPr>
              <w:spacing w:line="259" w:lineRule="auto"/>
            </w:pPr>
            <w:r w:rsidRPr="00740BFC">
              <w:t>O utilizador que criou o registo</w:t>
            </w:r>
          </w:p>
        </w:tc>
        <w:tc>
          <w:tcPr>
            <w:tcW w:w="3410" w:type="dxa"/>
            <w:tcBorders>
              <w:top w:val="single" w:sz="4" w:space="0" w:color="auto"/>
              <w:left w:val="single" w:sz="4" w:space="0" w:color="auto"/>
              <w:bottom w:val="single" w:sz="4" w:space="0" w:color="auto"/>
              <w:right w:val="single" w:sz="4" w:space="0" w:color="auto"/>
            </w:tcBorders>
          </w:tcPr>
          <w:p w14:paraId="54F9D0CC" w14:textId="77777777" w:rsidR="00281572" w:rsidRPr="00740BFC" w:rsidRDefault="00281572" w:rsidP="538E812A">
            <w:pPr>
              <w:rPr>
                <w:rFonts w:asciiTheme="minorHAnsi" w:eastAsiaTheme="minorEastAsia" w:hAnsiTheme="minorHAnsi" w:cstheme="minorBidi"/>
                <w:i/>
                <w:iCs/>
                <w:sz w:val="20"/>
                <w:szCs w:val="20"/>
              </w:rPr>
            </w:pPr>
          </w:p>
        </w:tc>
      </w:tr>
      <w:tr w:rsidR="00281572" w:rsidRPr="00740BFC" w14:paraId="34036DE9" w14:textId="77777777" w:rsidTr="538E812A">
        <w:trPr>
          <w:trHeight w:val="300"/>
        </w:trPr>
        <w:tc>
          <w:tcPr>
            <w:tcW w:w="1986" w:type="dxa"/>
            <w:tcBorders>
              <w:top w:val="single" w:sz="4" w:space="0" w:color="auto"/>
              <w:left w:val="single" w:sz="4" w:space="0" w:color="auto"/>
              <w:bottom w:val="single" w:sz="4" w:space="0" w:color="auto"/>
              <w:right w:val="single" w:sz="4" w:space="0" w:color="auto"/>
            </w:tcBorders>
            <w:shd w:val="clear" w:color="auto" w:fill="auto"/>
            <w:vAlign w:val="center"/>
          </w:tcPr>
          <w:p w14:paraId="4647C003" w14:textId="77777777" w:rsidR="00281572" w:rsidRPr="00740BFC" w:rsidRDefault="538E812A" w:rsidP="001B1928">
            <w:r>
              <w:t>createdDate</w:t>
            </w:r>
          </w:p>
        </w:tc>
        <w:tc>
          <w:tcPr>
            <w:tcW w:w="1708" w:type="dxa"/>
            <w:tcBorders>
              <w:top w:val="single" w:sz="4" w:space="0" w:color="auto"/>
              <w:left w:val="single" w:sz="4" w:space="0" w:color="auto"/>
              <w:bottom w:val="single" w:sz="4" w:space="0" w:color="auto"/>
              <w:right w:val="single" w:sz="4" w:space="0" w:color="auto"/>
            </w:tcBorders>
          </w:tcPr>
          <w:p w14:paraId="499E195E" w14:textId="77777777" w:rsidR="00281572" w:rsidRPr="00740BFC" w:rsidRDefault="00281572" w:rsidP="001B1928"/>
        </w:tc>
        <w:tc>
          <w:tcPr>
            <w:tcW w:w="1708" w:type="dxa"/>
            <w:tcBorders>
              <w:top w:val="single" w:sz="4" w:space="0" w:color="auto"/>
              <w:left w:val="single" w:sz="4" w:space="0" w:color="auto"/>
              <w:bottom w:val="single" w:sz="4" w:space="0" w:color="auto"/>
              <w:right w:val="single" w:sz="4" w:space="0" w:color="auto"/>
            </w:tcBorders>
            <w:shd w:val="clear" w:color="auto" w:fill="auto"/>
            <w:vAlign w:val="center"/>
          </w:tcPr>
          <w:p w14:paraId="514002AA" w14:textId="77777777" w:rsidR="00281572" w:rsidRPr="00740BFC" w:rsidRDefault="00281572" w:rsidP="00281572">
            <w:pPr>
              <w:spacing w:line="259" w:lineRule="auto"/>
            </w:pPr>
            <w:r w:rsidRPr="00740BFC">
              <w:t>A data em que o registo foi criado</w:t>
            </w:r>
          </w:p>
        </w:tc>
        <w:tc>
          <w:tcPr>
            <w:tcW w:w="3410" w:type="dxa"/>
            <w:tcBorders>
              <w:top w:val="single" w:sz="4" w:space="0" w:color="auto"/>
              <w:left w:val="single" w:sz="4" w:space="0" w:color="auto"/>
              <w:bottom w:val="single" w:sz="4" w:space="0" w:color="auto"/>
              <w:right w:val="single" w:sz="4" w:space="0" w:color="auto"/>
            </w:tcBorders>
          </w:tcPr>
          <w:p w14:paraId="1FB31398" w14:textId="77777777" w:rsidR="00281572" w:rsidRPr="00740BFC" w:rsidRDefault="00281572" w:rsidP="538E812A">
            <w:pPr>
              <w:rPr>
                <w:rFonts w:asciiTheme="minorHAnsi" w:eastAsiaTheme="minorEastAsia" w:hAnsiTheme="minorHAnsi" w:cstheme="minorBidi"/>
                <w:i/>
                <w:iCs/>
                <w:sz w:val="20"/>
                <w:szCs w:val="20"/>
              </w:rPr>
            </w:pPr>
          </w:p>
        </w:tc>
      </w:tr>
      <w:tr w:rsidR="00281572" w:rsidRPr="00740BFC" w14:paraId="35C730EB" w14:textId="77777777" w:rsidTr="538E812A">
        <w:trPr>
          <w:trHeight w:val="300"/>
        </w:trPr>
        <w:tc>
          <w:tcPr>
            <w:tcW w:w="1986" w:type="dxa"/>
            <w:tcBorders>
              <w:top w:val="single" w:sz="4" w:space="0" w:color="auto"/>
              <w:left w:val="single" w:sz="4" w:space="0" w:color="auto"/>
              <w:bottom w:val="single" w:sz="4" w:space="0" w:color="auto"/>
              <w:right w:val="single" w:sz="4" w:space="0" w:color="auto"/>
            </w:tcBorders>
            <w:shd w:val="clear" w:color="auto" w:fill="auto"/>
            <w:vAlign w:val="center"/>
          </w:tcPr>
          <w:p w14:paraId="029C4643" w14:textId="77777777" w:rsidR="00281572" w:rsidRPr="00740BFC" w:rsidRDefault="538E812A" w:rsidP="001B1928">
            <w:r>
              <w:t>lastUpdatedBy</w:t>
            </w:r>
          </w:p>
        </w:tc>
        <w:tc>
          <w:tcPr>
            <w:tcW w:w="1708" w:type="dxa"/>
            <w:tcBorders>
              <w:top w:val="single" w:sz="4" w:space="0" w:color="auto"/>
              <w:left w:val="single" w:sz="4" w:space="0" w:color="auto"/>
              <w:bottom w:val="single" w:sz="4" w:space="0" w:color="auto"/>
              <w:right w:val="single" w:sz="4" w:space="0" w:color="auto"/>
            </w:tcBorders>
          </w:tcPr>
          <w:p w14:paraId="404017CF" w14:textId="77777777" w:rsidR="00281572" w:rsidRPr="00740BFC" w:rsidRDefault="00281572" w:rsidP="001B1928"/>
        </w:tc>
        <w:tc>
          <w:tcPr>
            <w:tcW w:w="1708" w:type="dxa"/>
            <w:tcBorders>
              <w:top w:val="single" w:sz="4" w:space="0" w:color="auto"/>
              <w:left w:val="single" w:sz="4" w:space="0" w:color="auto"/>
              <w:bottom w:val="single" w:sz="4" w:space="0" w:color="auto"/>
              <w:right w:val="single" w:sz="4" w:space="0" w:color="auto"/>
            </w:tcBorders>
            <w:shd w:val="clear" w:color="auto" w:fill="auto"/>
            <w:vAlign w:val="center"/>
          </w:tcPr>
          <w:p w14:paraId="75DE4521" w14:textId="77777777" w:rsidR="00281572" w:rsidRPr="00740BFC" w:rsidRDefault="00281572" w:rsidP="00281572">
            <w:pPr>
              <w:spacing w:line="259" w:lineRule="auto"/>
            </w:pPr>
            <w:r w:rsidRPr="00740BFC">
              <w:t>O último utilizador que atualizou o registo</w:t>
            </w:r>
          </w:p>
        </w:tc>
        <w:tc>
          <w:tcPr>
            <w:tcW w:w="3410" w:type="dxa"/>
            <w:tcBorders>
              <w:top w:val="single" w:sz="4" w:space="0" w:color="auto"/>
              <w:left w:val="single" w:sz="4" w:space="0" w:color="auto"/>
              <w:bottom w:val="single" w:sz="4" w:space="0" w:color="auto"/>
              <w:right w:val="single" w:sz="4" w:space="0" w:color="auto"/>
            </w:tcBorders>
          </w:tcPr>
          <w:p w14:paraId="6B0EE72A" w14:textId="77777777" w:rsidR="00281572" w:rsidRPr="00740BFC" w:rsidRDefault="00281572" w:rsidP="538E812A">
            <w:pPr>
              <w:rPr>
                <w:rFonts w:asciiTheme="minorHAnsi" w:eastAsiaTheme="minorEastAsia" w:hAnsiTheme="minorHAnsi" w:cstheme="minorBidi"/>
                <w:i/>
                <w:iCs/>
                <w:sz w:val="20"/>
                <w:szCs w:val="20"/>
              </w:rPr>
            </w:pPr>
          </w:p>
        </w:tc>
      </w:tr>
      <w:tr w:rsidR="00281572" w:rsidRPr="00740BFC" w14:paraId="060D88B1" w14:textId="77777777" w:rsidTr="538E812A">
        <w:trPr>
          <w:trHeight w:val="300"/>
        </w:trPr>
        <w:tc>
          <w:tcPr>
            <w:tcW w:w="1986" w:type="dxa"/>
            <w:tcBorders>
              <w:top w:val="single" w:sz="4" w:space="0" w:color="auto"/>
              <w:left w:val="single" w:sz="4" w:space="0" w:color="auto"/>
              <w:bottom w:val="single" w:sz="4" w:space="0" w:color="auto"/>
              <w:right w:val="single" w:sz="4" w:space="0" w:color="auto"/>
            </w:tcBorders>
            <w:shd w:val="clear" w:color="auto" w:fill="auto"/>
            <w:vAlign w:val="center"/>
          </w:tcPr>
          <w:p w14:paraId="35AC682F" w14:textId="77777777" w:rsidR="00281572" w:rsidRPr="00740BFC" w:rsidRDefault="538E812A" w:rsidP="001B1928">
            <w:r>
              <w:t>lastUpdatedDate</w:t>
            </w:r>
          </w:p>
        </w:tc>
        <w:tc>
          <w:tcPr>
            <w:tcW w:w="1708" w:type="dxa"/>
            <w:tcBorders>
              <w:top w:val="single" w:sz="4" w:space="0" w:color="auto"/>
              <w:left w:val="single" w:sz="4" w:space="0" w:color="auto"/>
              <w:bottom w:val="single" w:sz="4" w:space="0" w:color="auto"/>
              <w:right w:val="single" w:sz="4" w:space="0" w:color="auto"/>
            </w:tcBorders>
          </w:tcPr>
          <w:p w14:paraId="3225B17C" w14:textId="77777777" w:rsidR="00281572" w:rsidRPr="00740BFC" w:rsidRDefault="00281572" w:rsidP="001B1928"/>
        </w:tc>
        <w:tc>
          <w:tcPr>
            <w:tcW w:w="1708" w:type="dxa"/>
            <w:tcBorders>
              <w:top w:val="single" w:sz="4" w:space="0" w:color="auto"/>
              <w:left w:val="single" w:sz="4" w:space="0" w:color="auto"/>
              <w:bottom w:val="single" w:sz="4" w:space="0" w:color="auto"/>
              <w:right w:val="single" w:sz="4" w:space="0" w:color="auto"/>
            </w:tcBorders>
            <w:shd w:val="clear" w:color="auto" w:fill="auto"/>
            <w:vAlign w:val="center"/>
          </w:tcPr>
          <w:p w14:paraId="6B16B6CA" w14:textId="77777777" w:rsidR="00281572" w:rsidRPr="00740BFC" w:rsidRDefault="00281572" w:rsidP="00281572">
            <w:pPr>
              <w:spacing w:line="259" w:lineRule="auto"/>
            </w:pPr>
            <w:r w:rsidRPr="00740BFC">
              <w:t>Última data em que o registo foi editado</w:t>
            </w:r>
          </w:p>
        </w:tc>
        <w:tc>
          <w:tcPr>
            <w:tcW w:w="3410" w:type="dxa"/>
            <w:tcBorders>
              <w:top w:val="single" w:sz="4" w:space="0" w:color="auto"/>
              <w:left w:val="single" w:sz="4" w:space="0" w:color="auto"/>
              <w:bottom w:val="single" w:sz="4" w:space="0" w:color="auto"/>
              <w:right w:val="single" w:sz="4" w:space="0" w:color="auto"/>
            </w:tcBorders>
          </w:tcPr>
          <w:p w14:paraId="616F4DEE" w14:textId="77777777" w:rsidR="00281572" w:rsidRPr="00740BFC" w:rsidRDefault="00281572" w:rsidP="538E812A">
            <w:pPr>
              <w:rPr>
                <w:rFonts w:asciiTheme="minorHAnsi" w:eastAsiaTheme="minorEastAsia" w:hAnsiTheme="minorHAnsi" w:cstheme="minorBidi"/>
                <w:i/>
                <w:iCs/>
                <w:sz w:val="20"/>
                <w:szCs w:val="20"/>
              </w:rPr>
            </w:pPr>
          </w:p>
        </w:tc>
      </w:tr>
      <w:tr w:rsidR="00281572" w:rsidRPr="00740BFC" w14:paraId="13EB5213" w14:textId="77777777" w:rsidTr="538E812A">
        <w:trPr>
          <w:trHeight w:val="300"/>
        </w:trPr>
        <w:tc>
          <w:tcPr>
            <w:tcW w:w="1986" w:type="dxa"/>
            <w:tcBorders>
              <w:top w:val="single" w:sz="4" w:space="0" w:color="auto"/>
              <w:left w:val="single" w:sz="4" w:space="0" w:color="auto"/>
              <w:bottom w:val="single" w:sz="4" w:space="0" w:color="auto"/>
              <w:right w:val="single" w:sz="4" w:space="0" w:color="auto"/>
            </w:tcBorders>
            <w:shd w:val="clear" w:color="auto" w:fill="auto"/>
            <w:vAlign w:val="center"/>
          </w:tcPr>
          <w:p w14:paraId="5041B0FC" w14:textId="77777777" w:rsidR="00281572" w:rsidRPr="00740BFC" w:rsidRDefault="538E812A" w:rsidP="001B1928">
            <w:r>
              <w:t>isActive</w:t>
            </w:r>
          </w:p>
        </w:tc>
        <w:tc>
          <w:tcPr>
            <w:tcW w:w="1708" w:type="dxa"/>
            <w:tcBorders>
              <w:top w:val="single" w:sz="4" w:space="0" w:color="auto"/>
              <w:left w:val="single" w:sz="4" w:space="0" w:color="auto"/>
              <w:bottom w:val="single" w:sz="4" w:space="0" w:color="auto"/>
              <w:right w:val="single" w:sz="4" w:space="0" w:color="auto"/>
            </w:tcBorders>
          </w:tcPr>
          <w:p w14:paraId="032FA6B7" w14:textId="77777777" w:rsidR="00281572" w:rsidRPr="00740BFC" w:rsidRDefault="00281572" w:rsidP="001B1928"/>
        </w:tc>
        <w:tc>
          <w:tcPr>
            <w:tcW w:w="1708" w:type="dxa"/>
            <w:tcBorders>
              <w:top w:val="single" w:sz="4" w:space="0" w:color="auto"/>
              <w:left w:val="single" w:sz="4" w:space="0" w:color="auto"/>
              <w:bottom w:val="single" w:sz="4" w:space="0" w:color="auto"/>
              <w:right w:val="single" w:sz="4" w:space="0" w:color="auto"/>
            </w:tcBorders>
            <w:shd w:val="clear" w:color="auto" w:fill="auto"/>
            <w:vAlign w:val="center"/>
          </w:tcPr>
          <w:p w14:paraId="561B74EC" w14:textId="77777777" w:rsidR="00281572" w:rsidRPr="00740BFC" w:rsidRDefault="00281572" w:rsidP="00281572">
            <w:pPr>
              <w:spacing w:line="259" w:lineRule="auto"/>
            </w:pPr>
            <w:r w:rsidRPr="00740BFC">
              <w:t>O registo está ativo</w:t>
            </w:r>
          </w:p>
        </w:tc>
        <w:tc>
          <w:tcPr>
            <w:tcW w:w="3410" w:type="dxa"/>
            <w:tcBorders>
              <w:top w:val="single" w:sz="4" w:space="0" w:color="auto"/>
              <w:left w:val="single" w:sz="4" w:space="0" w:color="auto"/>
              <w:bottom w:val="single" w:sz="4" w:space="0" w:color="auto"/>
              <w:right w:val="single" w:sz="4" w:space="0" w:color="auto"/>
            </w:tcBorders>
          </w:tcPr>
          <w:p w14:paraId="766175A6" w14:textId="77777777" w:rsidR="00281572" w:rsidRPr="00740BFC" w:rsidRDefault="00281572" w:rsidP="538E812A">
            <w:pPr>
              <w:rPr>
                <w:rFonts w:asciiTheme="minorHAnsi" w:eastAsiaTheme="minorEastAsia" w:hAnsiTheme="minorHAnsi" w:cstheme="minorBidi"/>
                <w:i/>
                <w:iCs/>
                <w:sz w:val="20"/>
                <w:szCs w:val="20"/>
              </w:rPr>
            </w:pPr>
          </w:p>
        </w:tc>
      </w:tr>
    </w:tbl>
    <w:p w14:paraId="0A3611C3" w14:textId="42221B62" w:rsidR="285F7F2B" w:rsidRPr="00740BFC" w:rsidRDefault="285F7F2B" w:rsidP="001E117F">
      <w:pPr>
        <w:pStyle w:val="Legenda"/>
      </w:pPr>
    </w:p>
    <w:p w14:paraId="2928F6C8" w14:textId="3870DA58" w:rsidR="001E117F" w:rsidRPr="00740BFC" w:rsidRDefault="538E812A" w:rsidP="001E117F">
      <w:pPr>
        <w:pStyle w:val="Legenda"/>
        <w:keepNext/>
        <w:jc w:val="center"/>
      </w:pPr>
      <w:bookmarkStart w:id="77" w:name="_Toc199624868"/>
      <w:r>
        <w:t xml:space="preserve">Tabela </w:t>
      </w:r>
      <w:fldSimple w:instr=" SEQ Tabela \* ARABIC ">
        <w:r>
          <w:t>22</w:t>
        </w:r>
      </w:fldSimple>
      <w:r>
        <w:t>. Descrição dos campos da tabela Promocao.</w:t>
      </w:r>
      <w:bookmarkEnd w:id="7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6"/>
        <w:gridCol w:w="1871"/>
        <w:gridCol w:w="1688"/>
        <w:gridCol w:w="3353"/>
      </w:tblGrid>
      <w:tr w:rsidR="37A9725F" w:rsidRPr="00740BFC" w14:paraId="670CB42B" w14:textId="77777777" w:rsidTr="538E812A">
        <w:trPr>
          <w:trHeight w:val="300"/>
        </w:trPr>
        <w:tc>
          <w:tcPr>
            <w:tcW w:w="1986" w:type="dxa"/>
            <w:shd w:val="clear" w:color="auto" w:fill="4472C4" w:themeFill="accent1"/>
          </w:tcPr>
          <w:p w14:paraId="11760714" w14:textId="77777777" w:rsidR="37A9725F" w:rsidRPr="00740BFC" w:rsidRDefault="538E812A" w:rsidP="538E812A">
            <w:pPr>
              <w:rPr>
                <w:rFonts w:asciiTheme="minorHAnsi" w:eastAsiaTheme="minorEastAsia" w:hAnsiTheme="minorHAnsi" w:cstheme="minorBidi"/>
                <w:color w:val="FFFFFF" w:themeColor="background1"/>
              </w:rPr>
            </w:pPr>
            <w:r w:rsidRPr="538E812A">
              <w:rPr>
                <w:rFonts w:asciiTheme="minorHAnsi" w:eastAsiaTheme="minorEastAsia" w:hAnsiTheme="minorHAnsi" w:cstheme="minorBidi"/>
                <w:color w:val="FFFFFF" w:themeColor="background1"/>
              </w:rPr>
              <w:t>Nome do campo</w:t>
            </w:r>
          </w:p>
        </w:tc>
        <w:tc>
          <w:tcPr>
            <w:tcW w:w="1871" w:type="dxa"/>
            <w:shd w:val="clear" w:color="auto" w:fill="4472C4" w:themeFill="accent1"/>
          </w:tcPr>
          <w:p w14:paraId="567DD32D" w14:textId="7D843ECB" w:rsidR="37A9725F" w:rsidRPr="00740BFC" w:rsidRDefault="538E812A" w:rsidP="538E812A">
            <w:pPr>
              <w:rPr>
                <w:rFonts w:asciiTheme="minorHAnsi" w:eastAsiaTheme="minorEastAsia" w:hAnsiTheme="minorHAnsi" w:cstheme="minorBidi"/>
                <w:color w:val="FFFFFF" w:themeColor="background1"/>
              </w:rPr>
            </w:pPr>
            <w:r w:rsidRPr="538E812A">
              <w:rPr>
                <w:rFonts w:asciiTheme="minorHAnsi" w:eastAsiaTheme="minorEastAsia" w:hAnsiTheme="minorHAnsi" w:cstheme="minorBidi"/>
                <w:color w:val="FFFFFF" w:themeColor="background1"/>
              </w:rPr>
              <w:t xml:space="preserve">Chave </w:t>
            </w:r>
          </w:p>
        </w:tc>
        <w:tc>
          <w:tcPr>
            <w:tcW w:w="1688" w:type="dxa"/>
            <w:shd w:val="clear" w:color="auto" w:fill="4472C4" w:themeFill="accent1"/>
          </w:tcPr>
          <w:p w14:paraId="1473312B" w14:textId="6368515C" w:rsidR="37A9725F" w:rsidRPr="00740BFC" w:rsidRDefault="538E812A" w:rsidP="538E812A">
            <w:pPr>
              <w:rPr>
                <w:rFonts w:asciiTheme="minorHAnsi" w:eastAsiaTheme="minorEastAsia" w:hAnsiTheme="minorHAnsi" w:cstheme="minorBidi"/>
                <w:color w:val="FFFFFF" w:themeColor="background1"/>
              </w:rPr>
            </w:pPr>
            <w:r w:rsidRPr="538E812A">
              <w:rPr>
                <w:rFonts w:asciiTheme="minorHAnsi" w:eastAsiaTheme="minorEastAsia" w:hAnsiTheme="minorHAnsi" w:cstheme="minorBidi"/>
                <w:color w:val="FFFFFF" w:themeColor="background1"/>
              </w:rPr>
              <w:t>Descrição</w:t>
            </w:r>
          </w:p>
        </w:tc>
        <w:tc>
          <w:tcPr>
            <w:tcW w:w="3353" w:type="dxa"/>
            <w:shd w:val="clear" w:color="auto" w:fill="4472C4" w:themeFill="accent1"/>
          </w:tcPr>
          <w:p w14:paraId="0AFE306F" w14:textId="05381821" w:rsidR="37A9725F" w:rsidRPr="00740BFC" w:rsidRDefault="538E812A" w:rsidP="538E812A">
            <w:pPr>
              <w:rPr>
                <w:rFonts w:asciiTheme="minorHAnsi" w:eastAsiaTheme="minorEastAsia" w:hAnsiTheme="minorHAnsi" w:cstheme="minorBidi"/>
                <w:color w:val="FFFFFF" w:themeColor="background1"/>
              </w:rPr>
            </w:pPr>
            <w:r w:rsidRPr="538E812A">
              <w:rPr>
                <w:rFonts w:asciiTheme="minorHAnsi" w:eastAsiaTheme="minorEastAsia" w:hAnsiTheme="minorHAnsi" w:cstheme="minorBidi"/>
                <w:color w:val="FFFFFF" w:themeColor="background1"/>
              </w:rPr>
              <w:t>Validações</w:t>
            </w:r>
          </w:p>
        </w:tc>
      </w:tr>
      <w:tr w:rsidR="37A9725F" w:rsidRPr="00740BFC" w14:paraId="49F618C7" w14:textId="77777777" w:rsidTr="538E812A">
        <w:trPr>
          <w:trHeight w:val="300"/>
        </w:trPr>
        <w:tc>
          <w:tcPr>
            <w:tcW w:w="1986" w:type="dxa"/>
            <w:shd w:val="clear" w:color="auto" w:fill="auto"/>
            <w:vAlign w:val="center"/>
          </w:tcPr>
          <w:p w14:paraId="2BE81A49" w14:textId="33E8672B" w:rsidR="37A9725F" w:rsidRPr="00740BFC" w:rsidRDefault="37A9725F">
            <w:r w:rsidRPr="00740BFC">
              <w:t>id</w:t>
            </w:r>
          </w:p>
        </w:tc>
        <w:tc>
          <w:tcPr>
            <w:tcW w:w="1871" w:type="dxa"/>
          </w:tcPr>
          <w:p w14:paraId="4FBE18C0" w14:textId="63636F3A" w:rsidR="37A9725F" w:rsidRPr="00740BFC" w:rsidRDefault="37A9725F">
            <w:r w:rsidRPr="00740BFC">
              <w:t>PK</w:t>
            </w:r>
          </w:p>
        </w:tc>
        <w:tc>
          <w:tcPr>
            <w:tcW w:w="1688" w:type="dxa"/>
            <w:shd w:val="clear" w:color="auto" w:fill="auto"/>
            <w:vAlign w:val="center"/>
          </w:tcPr>
          <w:p w14:paraId="779D25E1" w14:textId="7F8ABDDD" w:rsidR="5BB31DA6" w:rsidRPr="00740BFC" w:rsidRDefault="5BB31DA6" w:rsidP="37A9725F">
            <w:pPr>
              <w:spacing w:line="259" w:lineRule="auto"/>
            </w:pPr>
            <w:r w:rsidRPr="00740BFC">
              <w:t>Identificador do registo</w:t>
            </w:r>
          </w:p>
        </w:tc>
        <w:tc>
          <w:tcPr>
            <w:tcW w:w="3353" w:type="dxa"/>
          </w:tcPr>
          <w:p w14:paraId="3B542392" w14:textId="77777777" w:rsidR="37A9725F" w:rsidRPr="00740BFC" w:rsidRDefault="37A9725F" w:rsidP="538E812A">
            <w:pPr>
              <w:rPr>
                <w:rFonts w:asciiTheme="minorHAnsi" w:eastAsiaTheme="minorEastAsia" w:hAnsiTheme="minorHAnsi" w:cstheme="minorBidi"/>
                <w:i/>
                <w:iCs/>
                <w:sz w:val="20"/>
                <w:szCs w:val="20"/>
              </w:rPr>
            </w:pPr>
          </w:p>
        </w:tc>
      </w:tr>
      <w:tr w:rsidR="37A9725F" w:rsidRPr="00740BFC" w14:paraId="541DE3FF" w14:textId="77777777" w:rsidTr="538E812A">
        <w:trPr>
          <w:trHeight w:val="300"/>
        </w:trPr>
        <w:tc>
          <w:tcPr>
            <w:tcW w:w="1986" w:type="dxa"/>
            <w:shd w:val="clear" w:color="auto" w:fill="auto"/>
            <w:vAlign w:val="center"/>
          </w:tcPr>
          <w:p w14:paraId="419EEFD2" w14:textId="62AC91D9" w:rsidR="43F9732A"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dataCriacao</w:t>
            </w:r>
          </w:p>
        </w:tc>
        <w:tc>
          <w:tcPr>
            <w:tcW w:w="1871" w:type="dxa"/>
          </w:tcPr>
          <w:p w14:paraId="4D82F4BF" w14:textId="77777777" w:rsidR="37A9725F" w:rsidRPr="00740BFC" w:rsidRDefault="37A9725F" w:rsidP="538E812A">
            <w:pPr>
              <w:rPr>
                <w:rFonts w:asciiTheme="minorHAnsi" w:eastAsiaTheme="minorEastAsia" w:hAnsiTheme="minorHAnsi" w:cstheme="minorBidi"/>
              </w:rPr>
            </w:pPr>
          </w:p>
        </w:tc>
        <w:tc>
          <w:tcPr>
            <w:tcW w:w="1688" w:type="dxa"/>
            <w:shd w:val="clear" w:color="auto" w:fill="auto"/>
            <w:vAlign w:val="center"/>
          </w:tcPr>
          <w:p w14:paraId="3443FBB2" w14:textId="0763C8F3" w:rsidR="204A2282"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Data de criação da promoção</w:t>
            </w:r>
          </w:p>
        </w:tc>
        <w:tc>
          <w:tcPr>
            <w:tcW w:w="3353" w:type="dxa"/>
          </w:tcPr>
          <w:p w14:paraId="705EF793" w14:textId="77777777" w:rsidR="37A9725F" w:rsidRPr="00740BFC" w:rsidRDefault="37A9725F" w:rsidP="538E812A">
            <w:pPr>
              <w:rPr>
                <w:rFonts w:asciiTheme="minorHAnsi" w:eastAsiaTheme="minorEastAsia" w:hAnsiTheme="minorHAnsi" w:cstheme="minorBidi"/>
              </w:rPr>
            </w:pPr>
          </w:p>
        </w:tc>
      </w:tr>
      <w:tr w:rsidR="00770333" w:rsidRPr="00740BFC" w14:paraId="5FC3E147" w14:textId="77777777" w:rsidTr="538E812A">
        <w:trPr>
          <w:trHeight w:val="300"/>
        </w:trPr>
        <w:tc>
          <w:tcPr>
            <w:tcW w:w="1986" w:type="dxa"/>
            <w:shd w:val="clear" w:color="auto" w:fill="auto"/>
            <w:vAlign w:val="center"/>
          </w:tcPr>
          <w:p w14:paraId="6196307D" w14:textId="12E450C7" w:rsidR="00770333"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dataValidade</w:t>
            </w:r>
          </w:p>
        </w:tc>
        <w:tc>
          <w:tcPr>
            <w:tcW w:w="1871" w:type="dxa"/>
          </w:tcPr>
          <w:p w14:paraId="59CF0972" w14:textId="77777777" w:rsidR="00770333" w:rsidRPr="00740BFC" w:rsidRDefault="00770333" w:rsidP="538E812A">
            <w:pPr>
              <w:rPr>
                <w:rFonts w:asciiTheme="minorHAnsi" w:eastAsiaTheme="minorEastAsia" w:hAnsiTheme="minorHAnsi" w:cstheme="minorBidi"/>
              </w:rPr>
            </w:pPr>
          </w:p>
        </w:tc>
        <w:tc>
          <w:tcPr>
            <w:tcW w:w="1688" w:type="dxa"/>
            <w:shd w:val="clear" w:color="auto" w:fill="auto"/>
            <w:vAlign w:val="center"/>
          </w:tcPr>
          <w:p w14:paraId="76AA32AD" w14:textId="1CAA54E7" w:rsidR="00770333"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Data de validade da promoção</w:t>
            </w:r>
          </w:p>
        </w:tc>
        <w:tc>
          <w:tcPr>
            <w:tcW w:w="3353" w:type="dxa"/>
          </w:tcPr>
          <w:p w14:paraId="7A6715FF" w14:textId="77777777" w:rsidR="00770333" w:rsidRPr="00740BFC" w:rsidRDefault="00770333" w:rsidP="538E812A">
            <w:pPr>
              <w:rPr>
                <w:rFonts w:asciiTheme="minorHAnsi" w:eastAsiaTheme="minorEastAsia" w:hAnsiTheme="minorHAnsi" w:cstheme="minorBidi"/>
              </w:rPr>
            </w:pPr>
          </w:p>
        </w:tc>
      </w:tr>
      <w:tr w:rsidR="00770333" w:rsidRPr="00740BFC" w14:paraId="4C4470A1" w14:textId="77777777" w:rsidTr="538E812A">
        <w:trPr>
          <w:trHeight w:val="300"/>
        </w:trPr>
        <w:tc>
          <w:tcPr>
            <w:tcW w:w="1986" w:type="dxa"/>
            <w:shd w:val="clear" w:color="auto" w:fill="auto"/>
            <w:vAlign w:val="center"/>
          </w:tcPr>
          <w:p w14:paraId="78A6548E" w14:textId="6BC6E73D" w:rsidR="00770333"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valor</w:t>
            </w:r>
          </w:p>
        </w:tc>
        <w:tc>
          <w:tcPr>
            <w:tcW w:w="1871" w:type="dxa"/>
          </w:tcPr>
          <w:p w14:paraId="2006BDC7" w14:textId="77777777" w:rsidR="00770333" w:rsidRPr="00740BFC" w:rsidRDefault="00770333" w:rsidP="538E812A">
            <w:pPr>
              <w:rPr>
                <w:rFonts w:asciiTheme="minorHAnsi" w:eastAsiaTheme="minorEastAsia" w:hAnsiTheme="minorHAnsi" w:cstheme="minorBidi"/>
              </w:rPr>
            </w:pPr>
          </w:p>
        </w:tc>
        <w:tc>
          <w:tcPr>
            <w:tcW w:w="1688" w:type="dxa"/>
            <w:shd w:val="clear" w:color="auto" w:fill="auto"/>
            <w:vAlign w:val="center"/>
          </w:tcPr>
          <w:p w14:paraId="3DAB4E3D" w14:textId="018325FB" w:rsidR="00770333"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Valor da promoção (€/%)</w:t>
            </w:r>
          </w:p>
        </w:tc>
        <w:tc>
          <w:tcPr>
            <w:tcW w:w="3353" w:type="dxa"/>
          </w:tcPr>
          <w:p w14:paraId="6FE556EB" w14:textId="77777777" w:rsidR="00770333" w:rsidRPr="00740BFC" w:rsidRDefault="00770333" w:rsidP="538E812A">
            <w:pPr>
              <w:rPr>
                <w:rFonts w:asciiTheme="minorHAnsi" w:eastAsiaTheme="minorEastAsia" w:hAnsiTheme="minorHAnsi" w:cstheme="minorBidi"/>
              </w:rPr>
            </w:pPr>
          </w:p>
        </w:tc>
      </w:tr>
      <w:tr w:rsidR="00770333" w:rsidRPr="00740BFC" w14:paraId="58453982" w14:textId="77777777" w:rsidTr="538E812A">
        <w:trPr>
          <w:trHeight w:val="300"/>
        </w:trPr>
        <w:tc>
          <w:tcPr>
            <w:tcW w:w="1986" w:type="dxa"/>
            <w:shd w:val="clear" w:color="auto" w:fill="auto"/>
            <w:vAlign w:val="center"/>
          </w:tcPr>
          <w:p w14:paraId="78A1A2AE" w14:textId="3CFB2EAC" w:rsidR="00770333"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motivo</w:t>
            </w:r>
          </w:p>
        </w:tc>
        <w:tc>
          <w:tcPr>
            <w:tcW w:w="1871" w:type="dxa"/>
          </w:tcPr>
          <w:p w14:paraId="6BEAF760" w14:textId="77777777" w:rsidR="00770333" w:rsidRPr="00740BFC" w:rsidRDefault="00770333" w:rsidP="538E812A">
            <w:pPr>
              <w:rPr>
                <w:rFonts w:asciiTheme="minorHAnsi" w:eastAsiaTheme="minorEastAsia" w:hAnsiTheme="minorHAnsi" w:cstheme="minorBidi"/>
              </w:rPr>
            </w:pPr>
          </w:p>
        </w:tc>
        <w:tc>
          <w:tcPr>
            <w:tcW w:w="1688" w:type="dxa"/>
            <w:shd w:val="clear" w:color="auto" w:fill="auto"/>
            <w:vAlign w:val="center"/>
          </w:tcPr>
          <w:p w14:paraId="30211BFB" w14:textId="697EA2D0" w:rsidR="00770333"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Motivo da promoção</w:t>
            </w:r>
          </w:p>
        </w:tc>
        <w:tc>
          <w:tcPr>
            <w:tcW w:w="3353" w:type="dxa"/>
          </w:tcPr>
          <w:p w14:paraId="013B3AA3" w14:textId="77777777" w:rsidR="00770333" w:rsidRPr="00740BFC" w:rsidRDefault="00770333" w:rsidP="538E812A">
            <w:pPr>
              <w:rPr>
                <w:rFonts w:asciiTheme="minorHAnsi" w:eastAsiaTheme="minorEastAsia" w:hAnsiTheme="minorHAnsi" w:cstheme="minorBidi"/>
              </w:rPr>
            </w:pPr>
          </w:p>
        </w:tc>
      </w:tr>
      <w:tr w:rsidR="00770333" w:rsidRPr="00740BFC" w14:paraId="6C7DC988" w14:textId="77777777" w:rsidTr="538E812A">
        <w:trPr>
          <w:trHeight w:val="300"/>
        </w:trPr>
        <w:tc>
          <w:tcPr>
            <w:tcW w:w="1986" w:type="dxa"/>
            <w:shd w:val="clear" w:color="auto" w:fill="auto"/>
            <w:vAlign w:val="center"/>
          </w:tcPr>
          <w:p w14:paraId="6F300044" w14:textId="456A2F1A" w:rsidR="00770333"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lastRenderedPageBreak/>
              <w:t>numeroPromocao</w:t>
            </w:r>
          </w:p>
        </w:tc>
        <w:tc>
          <w:tcPr>
            <w:tcW w:w="1871" w:type="dxa"/>
          </w:tcPr>
          <w:p w14:paraId="1F87213F" w14:textId="77777777" w:rsidR="00770333" w:rsidRPr="00740BFC" w:rsidRDefault="00770333" w:rsidP="538E812A">
            <w:pPr>
              <w:rPr>
                <w:rFonts w:asciiTheme="minorHAnsi" w:eastAsiaTheme="minorEastAsia" w:hAnsiTheme="minorHAnsi" w:cstheme="minorBidi"/>
              </w:rPr>
            </w:pPr>
          </w:p>
        </w:tc>
        <w:tc>
          <w:tcPr>
            <w:tcW w:w="1688" w:type="dxa"/>
            <w:shd w:val="clear" w:color="auto" w:fill="auto"/>
            <w:vAlign w:val="center"/>
          </w:tcPr>
          <w:p w14:paraId="1E134122" w14:textId="0635B917" w:rsidR="00770333" w:rsidRPr="00740BFC" w:rsidRDefault="538E812A" w:rsidP="538E812A">
            <w:pPr>
              <w:rPr>
                <w:rFonts w:asciiTheme="minorHAnsi" w:eastAsiaTheme="minorEastAsia" w:hAnsiTheme="minorHAnsi" w:cstheme="minorBidi"/>
              </w:rPr>
            </w:pPr>
            <w:r>
              <w:t xml:space="preserve">Número único da </w:t>
            </w:r>
            <w:r w:rsidRPr="538E812A">
              <w:rPr>
                <w:rFonts w:asciiTheme="minorHAnsi" w:eastAsiaTheme="minorEastAsia" w:hAnsiTheme="minorHAnsi" w:cstheme="minorBidi"/>
              </w:rPr>
              <w:t>promoção</w:t>
            </w:r>
          </w:p>
        </w:tc>
        <w:tc>
          <w:tcPr>
            <w:tcW w:w="3353" w:type="dxa"/>
          </w:tcPr>
          <w:p w14:paraId="63B6879F" w14:textId="1E35AC59" w:rsidR="00770333"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Unique</w:t>
            </w:r>
          </w:p>
        </w:tc>
      </w:tr>
      <w:tr w:rsidR="00770333" w:rsidRPr="00740BFC" w14:paraId="1E49C440" w14:textId="77777777" w:rsidTr="538E812A">
        <w:trPr>
          <w:trHeight w:val="300"/>
        </w:trPr>
        <w:tc>
          <w:tcPr>
            <w:tcW w:w="1986" w:type="dxa"/>
            <w:shd w:val="clear" w:color="auto" w:fill="auto"/>
            <w:vAlign w:val="center"/>
          </w:tcPr>
          <w:p w14:paraId="30A96064" w14:textId="722EF141" w:rsidR="00770333"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tipoPromocao</w:t>
            </w:r>
          </w:p>
        </w:tc>
        <w:tc>
          <w:tcPr>
            <w:tcW w:w="1871" w:type="dxa"/>
          </w:tcPr>
          <w:p w14:paraId="6CE3AB13" w14:textId="77777777" w:rsidR="00770333" w:rsidRPr="00740BFC" w:rsidRDefault="00770333" w:rsidP="538E812A">
            <w:pPr>
              <w:rPr>
                <w:rFonts w:asciiTheme="minorHAnsi" w:eastAsiaTheme="minorEastAsia" w:hAnsiTheme="minorHAnsi" w:cstheme="minorBidi"/>
              </w:rPr>
            </w:pPr>
          </w:p>
        </w:tc>
        <w:tc>
          <w:tcPr>
            <w:tcW w:w="1688" w:type="dxa"/>
            <w:shd w:val="clear" w:color="auto" w:fill="auto"/>
            <w:vAlign w:val="center"/>
          </w:tcPr>
          <w:p w14:paraId="7526F46E" w14:textId="466D13DB" w:rsidR="00770333"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Tipo de promoção</w:t>
            </w:r>
          </w:p>
        </w:tc>
        <w:tc>
          <w:tcPr>
            <w:tcW w:w="3353" w:type="dxa"/>
          </w:tcPr>
          <w:p w14:paraId="727C1BF7" w14:textId="77777777" w:rsidR="00770333" w:rsidRPr="00740BFC" w:rsidRDefault="00770333" w:rsidP="538E812A">
            <w:pPr>
              <w:rPr>
                <w:rFonts w:asciiTheme="minorHAnsi" w:eastAsiaTheme="minorEastAsia" w:hAnsiTheme="minorHAnsi" w:cstheme="minorBidi"/>
              </w:rPr>
            </w:pPr>
          </w:p>
        </w:tc>
      </w:tr>
      <w:tr w:rsidR="00883857" w:rsidRPr="00740BFC" w14:paraId="64DF7BBA" w14:textId="77777777" w:rsidTr="538E812A">
        <w:trPr>
          <w:trHeight w:val="300"/>
        </w:trPr>
        <w:tc>
          <w:tcPr>
            <w:tcW w:w="1986" w:type="dxa"/>
            <w:shd w:val="clear" w:color="auto" w:fill="auto"/>
            <w:vAlign w:val="center"/>
          </w:tcPr>
          <w:p w14:paraId="38175FCB" w14:textId="1F8E1DF1" w:rsidR="00883857"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estado</w:t>
            </w:r>
          </w:p>
        </w:tc>
        <w:tc>
          <w:tcPr>
            <w:tcW w:w="1871" w:type="dxa"/>
          </w:tcPr>
          <w:p w14:paraId="73C2B2DA" w14:textId="030E18D2" w:rsidR="00883857"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FK -&gt; EstadoPromocao</w:t>
            </w:r>
          </w:p>
        </w:tc>
        <w:tc>
          <w:tcPr>
            <w:tcW w:w="1688" w:type="dxa"/>
            <w:shd w:val="clear" w:color="auto" w:fill="auto"/>
            <w:vAlign w:val="center"/>
          </w:tcPr>
          <w:p w14:paraId="0F5459AC" w14:textId="2FD07CAF" w:rsidR="00883857"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Estado da promoção</w:t>
            </w:r>
          </w:p>
        </w:tc>
        <w:tc>
          <w:tcPr>
            <w:tcW w:w="3353" w:type="dxa"/>
          </w:tcPr>
          <w:p w14:paraId="3200D45B" w14:textId="77777777" w:rsidR="00883857" w:rsidRPr="00740BFC" w:rsidRDefault="00883857" w:rsidP="538E812A">
            <w:pPr>
              <w:rPr>
                <w:rFonts w:asciiTheme="minorHAnsi" w:eastAsiaTheme="minorEastAsia" w:hAnsiTheme="minorHAnsi" w:cstheme="minorBidi"/>
              </w:rPr>
            </w:pPr>
          </w:p>
        </w:tc>
      </w:tr>
      <w:tr w:rsidR="00EE0A81" w:rsidRPr="00740BFC" w14:paraId="2294DEE7" w14:textId="77777777" w:rsidTr="538E812A">
        <w:trPr>
          <w:trHeight w:val="300"/>
        </w:trPr>
        <w:tc>
          <w:tcPr>
            <w:tcW w:w="1986" w:type="dxa"/>
            <w:tcBorders>
              <w:top w:val="single" w:sz="4" w:space="0" w:color="auto"/>
              <w:left w:val="single" w:sz="4" w:space="0" w:color="auto"/>
              <w:bottom w:val="single" w:sz="4" w:space="0" w:color="auto"/>
              <w:right w:val="single" w:sz="4" w:space="0" w:color="auto"/>
            </w:tcBorders>
            <w:shd w:val="clear" w:color="auto" w:fill="auto"/>
            <w:vAlign w:val="center"/>
          </w:tcPr>
          <w:p w14:paraId="5AF61ED4" w14:textId="77777777" w:rsidR="00281572"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createdBy</w:t>
            </w:r>
          </w:p>
        </w:tc>
        <w:tc>
          <w:tcPr>
            <w:tcW w:w="1871" w:type="dxa"/>
            <w:tcBorders>
              <w:top w:val="single" w:sz="4" w:space="0" w:color="auto"/>
              <w:left w:val="single" w:sz="4" w:space="0" w:color="auto"/>
              <w:bottom w:val="single" w:sz="4" w:space="0" w:color="auto"/>
              <w:right w:val="single" w:sz="4" w:space="0" w:color="auto"/>
            </w:tcBorders>
          </w:tcPr>
          <w:p w14:paraId="2F098010" w14:textId="77777777" w:rsidR="00281572" w:rsidRPr="00740BFC" w:rsidRDefault="00281572" w:rsidP="538E812A">
            <w:pPr>
              <w:rPr>
                <w:rFonts w:asciiTheme="minorHAnsi" w:eastAsiaTheme="minorEastAsia" w:hAnsiTheme="minorHAnsi" w:cstheme="minorBidi"/>
              </w:rPr>
            </w:pPr>
          </w:p>
        </w:tc>
        <w:tc>
          <w:tcPr>
            <w:tcW w:w="1688" w:type="dxa"/>
            <w:tcBorders>
              <w:top w:val="single" w:sz="4" w:space="0" w:color="auto"/>
              <w:left w:val="single" w:sz="4" w:space="0" w:color="auto"/>
              <w:bottom w:val="single" w:sz="4" w:space="0" w:color="auto"/>
              <w:right w:val="single" w:sz="4" w:space="0" w:color="auto"/>
            </w:tcBorders>
            <w:shd w:val="clear" w:color="auto" w:fill="auto"/>
            <w:vAlign w:val="center"/>
          </w:tcPr>
          <w:p w14:paraId="1A829F83" w14:textId="77777777" w:rsidR="00281572"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O utilizador que criou o registo</w:t>
            </w:r>
          </w:p>
        </w:tc>
        <w:tc>
          <w:tcPr>
            <w:tcW w:w="3353" w:type="dxa"/>
            <w:tcBorders>
              <w:top w:val="single" w:sz="4" w:space="0" w:color="auto"/>
              <w:left w:val="single" w:sz="4" w:space="0" w:color="auto"/>
              <w:bottom w:val="single" w:sz="4" w:space="0" w:color="auto"/>
              <w:right w:val="single" w:sz="4" w:space="0" w:color="auto"/>
            </w:tcBorders>
          </w:tcPr>
          <w:p w14:paraId="202E12D3" w14:textId="77777777" w:rsidR="00281572" w:rsidRPr="00740BFC" w:rsidRDefault="00281572" w:rsidP="538E812A">
            <w:pPr>
              <w:rPr>
                <w:rFonts w:asciiTheme="minorHAnsi" w:eastAsiaTheme="minorEastAsia" w:hAnsiTheme="minorHAnsi" w:cstheme="minorBidi"/>
              </w:rPr>
            </w:pPr>
          </w:p>
        </w:tc>
      </w:tr>
      <w:tr w:rsidR="00EE0A81" w:rsidRPr="00740BFC" w14:paraId="2909A718" w14:textId="77777777" w:rsidTr="538E812A">
        <w:trPr>
          <w:trHeight w:val="300"/>
        </w:trPr>
        <w:tc>
          <w:tcPr>
            <w:tcW w:w="1986" w:type="dxa"/>
            <w:tcBorders>
              <w:top w:val="single" w:sz="4" w:space="0" w:color="auto"/>
              <w:left w:val="single" w:sz="4" w:space="0" w:color="auto"/>
              <w:bottom w:val="single" w:sz="4" w:space="0" w:color="auto"/>
              <w:right w:val="single" w:sz="4" w:space="0" w:color="auto"/>
            </w:tcBorders>
            <w:shd w:val="clear" w:color="auto" w:fill="auto"/>
            <w:vAlign w:val="center"/>
          </w:tcPr>
          <w:p w14:paraId="44380AE0" w14:textId="77777777" w:rsidR="00281572"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createdDate</w:t>
            </w:r>
          </w:p>
        </w:tc>
        <w:tc>
          <w:tcPr>
            <w:tcW w:w="1871" w:type="dxa"/>
            <w:tcBorders>
              <w:top w:val="single" w:sz="4" w:space="0" w:color="auto"/>
              <w:left w:val="single" w:sz="4" w:space="0" w:color="auto"/>
              <w:bottom w:val="single" w:sz="4" w:space="0" w:color="auto"/>
              <w:right w:val="single" w:sz="4" w:space="0" w:color="auto"/>
            </w:tcBorders>
          </w:tcPr>
          <w:p w14:paraId="35060DBD" w14:textId="77777777" w:rsidR="00281572" w:rsidRPr="00740BFC" w:rsidRDefault="00281572" w:rsidP="538E812A">
            <w:pPr>
              <w:rPr>
                <w:rFonts w:asciiTheme="minorHAnsi" w:eastAsiaTheme="minorEastAsia" w:hAnsiTheme="minorHAnsi" w:cstheme="minorBidi"/>
              </w:rPr>
            </w:pPr>
          </w:p>
        </w:tc>
        <w:tc>
          <w:tcPr>
            <w:tcW w:w="1688" w:type="dxa"/>
            <w:tcBorders>
              <w:top w:val="single" w:sz="4" w:space="0" w:color="auto"/>
              <w:left w:val="single" w:sz="4" w:space="0" w:color="auto"/>
              <w:bottom w:val="single" w:sz="4" w:space="0" w:color="auto"/>
              <w:right w:val="single" w:sz="4" w:space="0" w:color="auto"/>
            </w:tcBorders>
            <w:shd w:val="clear" w:color="auto" w:fill="auto"/>
            <w:vAlign w:val="center"/>
          </w:tcPr>
          <w:p w14:paraId="4449E7BF" w14:textId="77777777" w:rsidR="00281572"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A data em que o registo foi criado</w:t>
            </w:r>
          </w:p>
        </w:tc>
        <w:tc>
          <w:tcPr>
            <w:tcW w:w="3353" w:type="dxa"/>
            <w:tcBorders>
              <w:top w:val="single" w:sz="4" w:space="0" w:color="auto"/>
              <w:left w:val="single" w:sz="4" w:space="0" w:color="auto"/>
              <w:bottom w:val="single" w:sz="4" w:space="0" w:color="auto"/>
              <w:right w:val="single" w:sz="4" w:space="0" w:color="auto"/>
            </w:tcBorders>
          </w:tcPr>
          <w:p w14:paraId="624C6D4A" w14:textId="77777777" w:rsidR="00281572" w:rsidRPr="00740BFC" w:rsidRDefault="00281572" w:rsidP="538E812A">
            <w:pPr>
              <w:rPr>
                <w:rFonts w:asciiTheme="minorHAnsi" w:eastAsiaTheme="minorEastAsia" w:hAnsiTheme="minorHAnsi" w:cstheme="minorBidi"/>
              </w:rPr>
            </w:pPr>
          </w:p>
        </w:tc>
      </w:tr>
      <w:tr w:rsidR="00281572" w:rsidRPr="00740BFC" w14:paraId="3BEF2E7D" w14:textId="77777777" w:rsidTr="538E812A">
        <w:trPr>
          <w:trHeight w:val="300"/>
        </w:trPr>
        <w:tc>
          <w:tcPr>
            <w:tcW w:w="1986" w:type="dxa"/>
            <w:tcBorders>
              <w:top w:val="single" w:sz="4" w:space="0" w:color="auto"/>
              <w:left w:val="single" w:sz="4" w:space="0" w:color="auto"/>
              <w:bottom w:val="single" w:sz="4" w:space="0" w:color="auto"/>
              <w:right w:val="single" w:sz="4" w:space="0" w:color="auto"/>
            </w:tcBorders>
            <w:shd w:val="clear" w:color="auto" w:fill="auto"/>
            <w:vAlign w:val="center"/>
          </w:tcPr>
          <w:p w14:paraId="725C1D2E" w14:textId="77777777" w:rsidR="00281572"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lastUpdatedBy</w:t>
            </w:r>
          </w:p>
        </w:tc>
        <w:tc>
          <w:tcPr>
            <w:tcW w:w="1871" w:type="dxa"/>
            <w:tcBorders>
              <w:top w:val="single" w:sz="4" w:space="0" w:color="auto"/>
              <w:left w:val="single" w:sz="4" w:space="0" w:color="auto"/>
              <w:bottom w:val="single" w:sz="4" w:space="0" w:color="auto"/>
              <w:right w:val="single" w:sz="4" w:space="0" w:color="auto"/>
            </w:tcBorders>
          </w:tcPr>
          <w:p w14:paraId="52D86944" w14:textId="77777777" w:rsidR="00281572" w:rsidRPr="00740BFC" w:rsidRDefault="00281572" w:rsidP="538E812A">
            <w:pPr>
              <w:rPr>
                <w:rFonts w:asciiTheme="minorHAnsi" w:eastAsiaTheme="minorEastAsia" w:hAnsiTheme="minorHAnsi" w:cstheme="minorBidi"/>
              </w:rPr>
            </w:pPr>
          </w:p>
        </w:tc>
        <w:tc>
          <w:tcPr>
            <w:tcW w:w="1688" w:type="dxa"/>
            <w:tcBorders>
              <w:top w:val="single" w:sz="4" w:space="0" w:color="auto"/>
              <w:left w:val="single" w:sz="4" w:space="0" w:color="auto"/>
              <w:bottom w:val="single" w:sz="4" w:space="0" w:color="auto"/>
              <w:right w:val="single" w:sz="4" w:space="0" w:color="auto"/>
            </w:tcBorders>
            <w:shd w:val="clear" w:color="auto" w:fill="auto"/>
            <w:vAlign w:val="center"/>
          </w:tcPr>
          <w:p w14:paraId="534B43C6" w14:textId="77777777" w:rsidR="00281572"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O último utilizador que atualizou o registo</w:t>
            </w:r>
          </w:p>
        </w:tc>
        <w:tc>
          <w:tcPr>
            <w:tcW w:w="3353" w:type="dxa"/>
            <w:tcBorders>
              <w:top w:val="single" w:sz="4" w:space="0" w:color="auto"/>
              <w:left w:val="single" w:sz="4" w:space="0" w:color="auto"/>
              <w:bottom w:val="single" w:sz="4" w:space="0" w:color="auto"/>
              <w:right w:val="single" w:sz="4" w:space="0" w:color="auto"/>
            </w:tcBorders>
          </w:tcPr>
          <w:p w14:paraId="0973D641" w14:textId="77777777" w:rsidR="00281572" w:rsidRPr="00740BFC" w:rsidRDefault="00281572" w:rsidP="538E812A">
            <w:pPr>
              <w:rPr>
                <w:rFonts w:asciiTheme="minorHAnsi" w:eastAsiaTheme="minorEastAsia" w:hAnsiTheme="minorHAnsi" w:cstheme="minorBidi"/>
              </w:rPr>
            </w:pPr>
          </w:p>
        </w:tc>
      </w:tr>
      <w:tr w:rsidR="00281572" w:rsidRPr="00740BFC" w14:paraId="15CF5A0D" w14:textId="77777777" w:rsidTr="538E812A">
        <w:trPr>
          <w:trHeight w:val="300"/>
        </w:trPr>
        <w:tc>
          <w:tcPr>
            <w:tcW w:w="1986" w:type="dxa"/>
            <w:tcBorders>
              <w:top w:val="single" w:sz="4" w:space="0" w:color="auto"/>
              <w:left w:val="single" w:sz="4" w:space="0" w:color="auto"/>
              <w:bottom w:val="single" w:sz="4" w:space="0" w:color="auto"/>
              <w:right w:val="single" w:sz="4" w:space="0" w:color="auto"/>
            </w:tcBorders>
            <w:shd w:val="clear" w:color="auto" w:fill="auto"/>
            <w:vAlign w:val="center"/>
          </w:tcPr>
          <w:p w14:paraId="61D7580F" w14:textId="77777777" w:rsidR="00281572"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lastUpdatedDate</w:t>
            </w:r>
          </w:p>
        </w:tc>
        <w:tc>
          <w:tcPr>
            <w:tcW w:w="1871" w:type="dxa"/>
            <w:tcBorders>
              <w:top w:val="single" w:sz="4" w:space="0" w:color="auto"/>
              <w:left w:val="single" w:sz="4" w:space="0" w:color="auto"/>
              <w:bottom w:val="single" w:sz="4" w:space="0" w:color="auto"/>
              <w:right w:val="single" w:sz="4" w:space="0" w:color="auto"/>
            </w:tcBorders>
          </w:tcPr>
          <w:p w14:paraId="1D5A31CF" w14:textId="77777777" w:rsidR="00281572" w:rsidRPr="00740BFC" w:rsidRDefault="00281572" w:rsidP="538E812A">
            <w:pPr>
              <w:rPr>
                <w:rFonts w:asciiTheme="minorHAnsi" w:eastAsiaTheme="minorEastAsia" w:hAnsiTheme="minorHAnsi" w:cstheme="minorBidi"/>
              </w:rPr>
            </w:pPr>
          </w:p>
        </w:tc>
        <w:tc>
          <w:tcPr>
            <w:tcW w:w="1688" w:type="dxa"/>
            <w:tcBorders>
              <w:top w:val="single" w:sz="4" w:space="0" w:color="auto"/>
              <w:left w:val="single" w:sz="4" w:space="0" w:color="auto"/>
              <w:bottom w:val="single" w:sz="4" w:space="0" w:color="auto"/>
              <w:right w:val="single" w:sz="4" w:space="0" w:color="auto"/>
            </w:tcBorders>
            <w:shd w:val="clear" w:color="auto" w:fill="auto"/>
            <w:vAlign w:val="center"/>
          </w:tcPr>
          <w:p w14:paraId="28359D6E" w14:textId="77777777" w:rsidR="00281572"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Última data em que o registo foi editado</w:t>
            </w:r>
          </w:p>
        </w:tc>
        <w:tc>
          <w:tcPr>
            <w:tcW w:w="3353" w:type="dxa"/>
            <w:tcBorders>
              <w:top w:val="single" w:sz="4" w:space="0" w:color="auto"/>
              <w:left w:val="single" w:sz="4" w:space="0" w:color="auto"/>
              <w:bottom w:val="single" w:sz="4" w:space="0" w:color="auto"/>
              <w:right w:val="single" w:sz="4" w:space="0" w:color="auto"/>
            </w:tcBorders>
          </w:tcPr>
          <w:p w14:paraId="2BE54686" w14:textId="77777777" w:rsidR="00281572" w:rsidRPr="00740BFC" w:rsidRDefault="00281572" w:rsidP="538E812A">
            <w:pPr>
              <w:rPr>
                <w:rFonts w:asciiTheme="minorHAnsi" w:eastAsiaTheme="minorEastAsia" w:hAnsiTheme="minorHAnsi" w:cstheme="minorBidi"/>
              </w:rPr>
            </w:pPr>
          </w:p>
        </w:tc>
      </w:tr>
      <w:tr w:rsidR="00281572" w:rsidRPr="00740BFC" w14:paraId="28808818" w14:textId="77777777" w:rsidTr="538E812A">
        <w:trPr>
          <w:trHeight w:val="300"/>
        </w:trPr>
        <w:tc>
          <w:tcPr>
            <w:tcW w:w="1986" w:type="dxa"/>
            <w:tcBorders>
              <w:top w:val="single" w:sz="4" w:space="0" w:color="auto"/>
              <w:left w:val="single" w:sz="4" w:space="0" w:color="auto"/>
              <w:bottom w:val="single" w:sz="4" w:space="0" w:color="auto"/>
              <w:right w:val="single" w:sz="4" w:space="0" w:color="auto"/>
            </w:tcBorders>
            <w:shd w:val="clear" w:color="auto" w:fill="auto"/>
            <w:vAlign w:val="center"/>
          </w:tcPr>
          <w:p w14:paraId="4EBE5041" w14:textId="77777777" w:rsidR="00281572"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isActive</w:t>
            </w:r>
          </w:p>
        </w:tc>
        <w:tc>
          <w:tcPr>
            <w:tcW w:w="1871" w:type="dxa"/>
            <w:tcBorders>
              <w:top w:val="single" w:sz="4" w:space="0" w:color="auto"/>
              <w:left w:val="single" w:sz="4" w:space="0" w:color="auto"/>
              <w:bottom w:val="single" w:sz="4" w:space="0" w:color="auto"/>
              <w:right w:val="single" w:sz="4" w:space="0" w:color="auto"/>
            </w:tcBorders>
          </w:tcPr>
          <w:p w14:paraId="7619BBE8" w14:textId="77777777" w:rsidR="00281572" w:rsidRPr="00740BFC" w:rsidRDefault="00281572" w:rsidP="538E812A">
            <w:pPr>
              <w:rPr>
                <w:rFonts w:asciiTheme="minorHAnsi" w:eastAsiaTheme="minorEastAsia" w:hAnsiTheme="minorHAnsi" w:cstheme="minorBidi"/>
              </w:rPr>
            </w:pPr>
          </w:p>
        </w:tc>
        <w:tc>
          <w:tcPr>
            <w:tcW w:w="1688" w:type="dxa"/>
            <w:tcBorders>
              <w:top w:val="single" w:sz="4" w:space="0" w:color="auto"/>
              <w:left w:val="single" w:sz="4" w:space="0" w:color="auto"/>
              <w:bottom w:val="single" w:sz="4" w:space="0" w:color="auto"/>
              <w:right w:val="single" w:sz="4" w:space="0" w:color="auto"/>
            </w:tcBorders>
            <w:shd w:val="clear" w:color="auto" w:fill="auto"/>
            <w:vAlign w:val="center"/>
          </w:tcPr>
          <w:p w14:paraId="544A9B81" w14:textId="77777777" w:rsidR="00281572"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O registo está ativo</w:t>
            </w:r>
          </w:p>
        </w:tc>
        <w:tc>
          <w:tcPr>
            <w:tcW w:w="3353" w:type="dxa"/>
            <w:tcBorders>
              <w:top w:val="single" w:sz="4" w:space="0" w:color="auto"/>
              <w:left w:val="single" w:sz="4" w:space="0" w:color="auto"/>
              <w:bottom w:val="single" w:sz="4" w:space="0" w:color="auto"/>
              <w:right w:val="single" w:sz="4" w:space="0" w:color="auto"/>
            </w:tcBorders>
          </w:tcPr>
          <w:p w14:paraId="4D3C972D" w14:textId="77777777" w:rsidR="00281572" w:rsidRPr="00740BFC" w:rsidRDefault="00281572" w:rsidP="538E812A">
            <w:pPr>
              <w:rPr>
                <w:rFonts w:asciiTheme="minorHAnsi" w:eastAsiaTheme="minorEastAsia" w:hAnsiTheme="minorHAnsi" w:cstheme="minorBidi"/>
              </w:rPr>
            </w:pPr>
          </w:p>
        </w:tc>
      </w:tr>
    </w:tbl>
    <w:p w14:paraId="1A1A8D55" w14:textId="0F790CC4" w:rsidR="00D63496" w:rsidRPr="00740BFC" w:rsidRDefault="538E812A" w:rsidP="00D63496">
      <w:pPr>
        <w:pStyle w:val="Legenda"/>
        <w:keepNext/>
        <w:jc w:val="center"/>
      </w:pPr>
      <w:bookmarkStart w:id="78" w:name="_Toc199624869"/>
      <w:r>
        <w:t xml:space="preserve">Tabela </w:t>
      </w:r>
      <w:fldSimple w:instr=" SEQ Tabela \* ARABIC ">
        <w:r>
          <w:t>23</w:t>
        </w:r>
      </w:fldSimple>
      <w:r>
        <w:t>. Descrição dos campos da tabela EstadoPromocao.</w:t>
      </w:r>
      <w:bookmarkEnd w:id="7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8"/>
        <w:gridCol w:w="1708"/>
        <w:gridCol w:w="1708"/>
        <w:gridCol w:w="3410"/>
      </w:tblGrid>
      <w:tr w:rsidR="00D63496" w:rsidRPr="00740BFC" w14:paraId="075A2C61" w14:textId="77777777" w:rsidTr="538E812A">
        <w:trPr>
          <w:trHeight w:val="300"/>
        </w:trPr>
        <w:tc>
          <w:tcPr>
            <w:tcW w:w="1958" w:type="dxa"/>
            <w:shd w:val="clear" w:color="auto" w:fill="4472C4" w:themeFill="accent1"/>
          </w:tcPr>
          <w:p w14:paraId="5B9D3B1E" w14:textId="77777777" w:rsidR="00D63496" w:rsidRPr="00740BFC" w:rsidRDefault="538E812A" w:rsidP="538E812A">
            <w:pPr>
              <w:rPr>
                <w:rFonts w:asciiTheme="minorHAnsi" w:eastAsiaTheme="minorEastAsia" w:hAnsiTheme="minorHAnsi" w:cstheme="minorBidi"/>
                <w:color w:val="FFFFFF" w:themeColor="background1"/>
              </w:rPr>
            </w:pPr>
            <w:r w:rsidRPr="538E812A">
              <w:rPr>
                <w:rFonts w:asciiTheme="minorHAnsi" w:eastAsiaTheme="minorEastAsia" w:hAnsiTheme="minorHAnsi" w:cstheme="minorBidi"/>
                <w:color w:val="FFFFFF" w:themeColor="background1"/>
              </w:rPr>
              <w:t>Nome do campo</w:t>
            </w:r>
          </w:p>
        </w:tc>
        <w:tc>
          <w:tcPr>
            <w:tcW w:w="1708" w:type="dxa"/>
            <w:shd w:val="clear" w:color="auto" w:fill="4472C4" w:themeFill="accent1"/>
          </w:tcPr>
          <w:p w14:paraId="39F1DA3F" w14:textId="77777777" w:rsidR="00D63496" w:rsidRPr="00740BFC" w:rsidRDefault="538E812A" w:rsidP="538E812A">
            <w:pPr>
              <w:rPr>
                <w:rFonts w:asciiTheme="minorHAnsi" w:eastAsiaTheme="minorEastAsia" w:hAnsiTheme="minorHAnsi" w:cstheme="minorBidi"/>
                <w:color w:val="FFFFFF" w:themeColor="background1"/>
              </w:rPr>
            </w:pPr>
            <w:r w:rsidRPr="538E812A">
              <w:rPr>
                <w:rFonts w:asciiTheme="minorHAnsi" w:eastAsiaTheme="minorEastAsia" w:hAnsiTheme="minorHAnsi" w:cstheme="minorBidi"/>
                <w:color w:val="FFFFFF" w:themeColor="background1"/>
              </w:rPr>
              <w:t xml:space="preserve">Chave </w:t>
            </w:r>
          </w:p>
        </w:tc>
        <w:tc>
          <w:tcPr>
            <w:tcW w:w="1708" w:type="dxa"/>
            <w:shd w:val="clear" w:color="auto" w:fill="4472C4" w:themeFill="accent1"/>
          </w:tcPr>
          <w:p w14:paraId="0E4E6F64" w14:textId="77777777" w:rsidR="00D63496" w:rsidRPr="00740BFC" w:rsidRDefault="538E812A" w:rsidP="538E812A">
            <w:pPr>
              <w:rPr>
                <w:rFonts w:asciiTheme="minorHAnsi" w:eastAsiaTheme="minorEastAsia" w:hAnsiTheme="minorHAnsi" w:cstheme="minorBidi"/>
                <w:color w:val="FFFFFF" w:themeColor="background1"/>
              </w:rPr>
            </w:pPr>
            <w:r w:rsidRPr="538E812A">
              <w:rPr>
                <w:rFonts w:asciiTheme="minorHAnsi" w:eastAsiaTheme="minorEastAsia" w:hAnsiTheme="minorHAnsi" w:cstheme="minorBidi"/>
                <w:color w:val="FFFFFF" w:themeColor="background1"/>
              </w:rPr>
              <w:t>Descrição</w:t>
            </w:r>
          </w:p>
        </w:tc>
        <w:tc>
          <w:tcPr>
            <w:tcW w:w="3410" w:type="dxa"/>
            <w:shd w:val="clear" w:color="auto" w:fill="4472C4" w:themeFill="accent1"/>
          </w:tcPr>
          <w:p w14:paraId="72141442" w14:textId="77777777" w:rsidR="00D63496" w:rsidRPr="00740BFC" w:rsidRDefault="538E812A" w:rsidP="538E812A">
            <w:pPr>
              <w:rPr>
                <w:rFonts w:asciiTheme="minorHAnsi" w:eastAsiaTheme="minorEastAsia" w:hAnsiTheme="minorHAnsi" w:cstheme="minorBidi"/>
                <w:color w:val="FFFFFF" w:themeColor="background1"/>
              </w:rPr>
            </w:pPr>
            <w:r w:rsidRPr="538E812A">
              <w:rPr>
                <w:rFonts w:asciiTheme="minorHAnsi" w:eastAsiaTheme="minorEastAsia" w:hAnsiTheme="minorHAnsi" w:cstheme="minorBidi"/>
                <w:color w:val="FFFFFF" w:themeColor="background1"/>
              </w:rPr>
              <w:t>Validações</w:t>
            </w:r>
          </w:p>
        </w:tc>
      </w:tr>
      <w:tr w:rsidR="00D63496" w:rsidRPr="00740BFC" w14:paraId="611CA04B" w14:textId="77777777" w:rsidTr="538E812A">
        <w:trPr>
          <w:trHeight w:val="300"/>
        </w:trPr>
        <w:tc>
          <w:tcPr>
            <w:tcW w:w="1958" w:type="dxa"/>
            <w:shd w:val="clear" w:color="auto" w:fill="auto"/>
            <w:vAlign w:val="center"/>
          </w:tcPr>
          <w:p w14:paraId="29653738" w14:textId="77777777" w:rsidR="00D63496" w:rsidRPr="00740BFC" w:rsidRDefault="00D63496">
            <w:r w:rsidRPr="00740BFC">
              <w:t>id</w:t>
            </w:r>
          </w:p>
        </w:tc>
        <w:tc>
          <w:tcPr>
            <w:tcW w:w="1708" w:type="dxa"/>
          </w:tcPr>
          <w:p w14:paraId="2B0418BE" w14:textId="77777777" w:rsidR="00D63496" w:rsidRPr="00740BFC" w:rsidRDefault="00D63496">
            <w:r w:rsidRPr="00740BFC">
              <w:t>PK</w:t>
            </w:r>
          </w:p>
        </w:tc>
        <w:tc>
          <w:tcPr>
            <w:tcW w:w="1708" w:type="dxa"/>
            <w:shd w:val="clear" w:color="auto" w:fill="auto"/>
            <w:vAlign w:val="center"/>
          </w:tcPr>
          <w:p w14:paraId="4A550B1E" w14:textId="5EC327CD" w:rsidR="00D63496" w:rsidRPr="00740BFC" w:rsidRDefault="00D63496" w:rsidP="00D63496">
            <w:pPr>
              <w:spacing w:line="259" w:lineRule="auto"/>
            </w:pPr>
            <w:r w:rsidRPr="00740BFC">
              <w:t>Identificador do registo</w:t>
            </w:r>
          </w:p>
        </w:tc>
        <w:tc>
          <w:tcPr>
            <w:tcW w:w="3410" w:type="dxa"/>
          </w:tcPr>
          <w:p w14:paraId="3B9869B9" w14:textId="77777777" w:rsidR="00D63496" w:rsidRPr="00740BFC" w:rsidRDefault="00D63496" w:rsidP="538E812A">
            <w:pPr>
              <w:rPr>
                <w:rFonts w:asciiTheme="minorHAnsi" w:eastAsiaTheme="minorEastAsia" w:hAnsiTheme="minorHAnsi" w:cstheme="minorBidi"/>
                <w:i/>
                <w:iCs/>
                <w:sz w:val="20"/>
                <w:szCs w:val="20"/>
              </w:rPr>
            </w:pPr>
          </w:p>
        </w:tc>
      </w:tr>
      <w:tr w:rsidR="00D63496" w:rsidRPr="00740BFC" w14:paraId="18CBF73A" w14:textId="77777777" w:rsidTr="538E812A">
        <w:trPr>
          <w:trHeight w:val="300"/>
        </w:trPr>
        <w:tc>
          <w:tcPr>
            <w:tcW w:w="1958" w:type="dxa"/>
            <w:shd w:val="clear" w:color="auto" w:fill="auto"/>
            <w:vAlign w:val="center"/>
          </w:tcPr>
          <w:p w14:paraId="2B8E248B" w14:textId="25272214" w:rsidR="00D63496" w:rsidRPr="00740BFC" w:rsidRDefault="00D63496">
            <w:r w:rsidRPr="00740BFC">
              <w:t>Nome</w:t>
            </w:r>
          </w:p>
        </w:tc>
        <w:tc>
          <w:tcPr>
            <w:tcW w:w="1708" w:type="dxa"/>
          </w:tcPr>
          <w:p w14:paraId="071CB095" w14:textId="77777777" w:rsidR="00D63496" w:rsidRPr="00740BFC" w:rsidRDefault="00D63496"/>
        </w:tc>
        <w:tc>
          <w:tcPr>
            <w:tcW w:w="1708" w:type="dxa"/>
            <w:shd w:val="clear" w:color="auto" w:fill="auto"/>
            <w:vAlign w:val="center"/>
          </w:tcPr>
          <w:p w14:paraId="72AEED90" w14:textId="3E93E43A" w:rsidR="00D63496" w:rsidRPr="00740BFC" w:rsidRDefault="00D63496">
            <w:pPr>
              <w:spacing w:line="259" w:lineRule="auto"/>
            </w:pPr>
            <w:r w:rsidRPr="00740BFC">
              <w:t>Nome do estado</w:t>
            </w:r>
          </w:p>
        </w:tc>
        <w:tc>
          <w:tcPr>
            <w:tcW w:w="3410" w:type="dxa"/>
          </w:tcPr>
          <w:p w14:paraId="3BDC9850" w14:textId="11E569DB" w:rsidR="00D63496" w:rsidRPr="00740BFC" w:rsidRDefault="538E812A" w:rsidP="538E812A">
            <w:pPr>
              <w:rPr>
                <w:rFonts w:eastAsiaTheme="minorEastAsia"/>
              </w:rPr>
            </w:pPr>
            <w:r w:rsidRPr="538E812A">
              <w:rPr>
                <w:rFonts w:eastAsiaTheme="minorEastAsia"/>
              </w:rPr>
              <w:t>Unique</w:t>
            </w:r>
          </w:p>
        </w:tc>
      </w:tr>
      <w:tr w:rsidR="00281572" w:rsidRPr="00740BFC" w14:paraId="3D6C35B2" w14:textId="77777777" w:rsidTr="538E812A">
        <w:trPr>
          <w:trHeight w:val="300"/>
        </w:trPr>
        <w:tc>
          <w:tcPr>
            <w:tcW w:w="1958" w:type="dxa"/>
            <w:tcBorders>
              <w:top w:val="single" w:sz="4" w:space="0" w:color="auto"/>
              <w:left w:val="single" w:sz="4" w:space="0" w:color="auto"/>
              <w:bottom w:val="single" w:sz="4" w:space="0" w:color="auto"/>
              <w:right w:val="single" w:sz="4" w:space="0" w:color="auto"/>
            </w:tcBorders>
            <w:shd w:val="clear" w:color="auto" w:fill="auto"/>
            <w:vAlign w:val="center"/>
          </w:tcPr>
          <w:p w14:paraId="61E0C681" w14:textId="77777777" w:rsidR="00281572" w:rsidRPr="00740BFC" w:rsidRDefault="538E812A" w:rsidP="001B1928">
            <w:r>
              <w:t>createdBy</w:t>
            </w:r>
          </w:p>
        </w:tc>
        <w:tc>
          <w:tcPr>
            <w:tcW w:w="1708" w:type="dxa"/>
            <w:tcBorders>
              <w:top w:val="single" w:sz="4" w:space="0" w:color="auto"/>
              <w:left w:val="single" w:sz="4" w:space="0" w:color="auto"/>
              <w:bottom w:val="single" w:sz="4" w:space="0" w:color="auto"/>
              <w:right w:val="single" w:sz="4" w:space="0" w:color="auto"/>
            </w:tcBorders>
          </w:tcPr>
          <w:p w14:paraId="072C2C71" w14:textId="77777777" w:rsidR="00281572" w:rsidRPr="00740BFC" w:rsidRDefault="00281572" w:rsidP="001B1928"/>
        </w:tc>
        <w:tc>
          <w:tcPr>
            <w:tcW w:w="1708" w:type="dxa"/>
            <w:tcBorders>
              <w:top w:val="single" w:sz="4" w:space="0" w:color="auto"/>
              <w:left w:val="single" w:sz="4" w:space="0" w:color="auto"/>
              <w:bottom w:val="single" w:sz="4" w:space="0" w:color="auto"/>
              <w:right w:val="single" w:sz="4" w:space="0" w:color="auto"/>
            </w:tcBorders>
            <w:shd w:val="clear" w:color="auto" w:fill="auto"/>
            <w:vAlign w:val="center"/>
          </w:tcPr>
          <w:p w14:paraId="44B19BE7" w14:textId="77777777" w:rsidR="00281572" w:rsidRPr="00740BFC" w:rsidRDefault="00281572" w:rsidP="00281572">
            <w:pPr>
              <w:spacing w:line="259" w:lineRule="auto"/>
            </w:pPr>
            <w:r w:rsidRPr="00740BFC">
              <w:t>O utilizador que criou o registo</w:t>
            </w:r>
          </w:p>
        </w:tc>
        <w:tc>
          <w:tcPr>
            <w:tcW w:w="3410" w:type="dxa"/>
            <w:tcBorders>
              <w:top w:val="single" w:sz="4" w:space="0" w:color="auto"/>
              <w:left w:val="single" w:sz="4" w:space="0" w:color="auto"/>
              <w:bottom w:val="single" w:sz="4" w:space="0" w:color="auto"/>
              <w:right w:val="single" w:sz="4" w:space="0" w:color="auto"/>
            </w:tcBorders>
          </w:tcPr>
          <w:p w14:paraId="6CB6D73D" w14:textId="77777777" w:rsidR="00281572" w:rsidRPr="00740BFC" w:rsidRDefault="00281572" w:rsidP="538E812A">
            <w:pPr>
              <w:rPr>
                <w:rFonts w:eastAsiaTheme="minorEastAsia"/>
              </w:rPr>
            </w:pPr>
          </w:p>
        </w:tc>
      </w:tr>
      <w:tr w:rsidR="00281572" w:rsidRPr="00740BFC" w14:paraId="5597C127" w14:textId="77777777" w:rsidTr="538E812A">
        <w:trPr>
          <w:trHeight w:val="300"/>
        </w:trPr>
        <w:tc>
          <w:tcPr>
            <w:tcW w:w="1958" w:type="dxa"/>
            <w:tcBorders>
              <w:top w:val="single" w:sz="4" w:space="0" w:color="auto"/>
              <w:left w:val="single" w:sz="4" w:space="0" w:color="auto"/>
              <w:bottom w:val="single" w:sz="4" w:space="0" w:color="auto"/>
              <w:right w:val="single" w:sz="4" w:space="0" w:color="auto"/>
            </w:tcBorders>
            <w:shd w:val="clear" w:color="auto" w:fill="auto"/>
            <w:vAlign w:val="center"/>
          </w:tcPr>
          <w:p w14:paraId="7B54D549" w14:textId="77777777" w:rsidR="00281572" w:rsidRPr="00740BFC" w:rsidRDefault="538E812A" w:rsidP="001B1928">
            <w:r>
              <w:t>createdDate</w:t>
            </w:r>
          </w:p>
        </w:tc>
        <w:tc>
          <w:tcPr>
            <w:tcW w:w="1708" w:type="dxa"/>
            <w:tcBorders>
              <w:top w:val="single" w:sz="4" w:space="0" w:color="auto"/>
              <w:left w:val="single" w:sz="4" w:space="0" w:color="auto"/>
              <w:bottom w:val="single" w:sz="4" w:space="0" w:color="auto"/>
              <w:right w:val="single" w:sz="4" w:space="0" w:color="auto"/>
            </w:tcBorders>
          </w:tcPr>
          <w:p w14:paraId="008759BE" w14:textId="77777777" w:rsidR="00281572" w:rsidRPr="00740BFC" w:rsidRDefault="00281572" w:rsidP="001B1928"/>
        </w:tc>
        <w:tc>
          <w:tcPr>
            <w:tcW w:w="1708" w:type="dxa"/>
            <w:tcBorders>
              <w:top w:val="single" w:sz="4" w:space="0" w:color="auto"/>
              <w:left w:val="single" w:sz="4" w:space="0" w:color="auto"/>
              <w:bottom w:val="single" w:sz="4" w:space="0" w:color="auto"/>
              <w:right w:val="single" w:sz="4" w:space="0" w:color="auto"/>
            </w:tcBorders>
            <w:shd w:val="clear" w:color="auto" w:fill="auto"/>
            <w:vAlign w:val="center"/>
          </w:tcPr>
          <w:p w14:paraId="638A8A30" w14:textId="77777777" w:rsidR="00281572" w:rsidRPr="00740BFC" w:rsidRDefault="00281572" w:rsidP="00281572">
            <w:pPr>
              <w:spacing w:line="259" w:lineRule="auto"/>
            </w:pPr>
            <w:r w:rsidRPr="00740BFC">
              <w:t>A data em que o registo foi criado</w:t>
            </w:r>
          </w:p>
        </w:tc>
        <w:tc>
          <w:tcPr>
            <w:tcW w:w="3410" w:type="dxa"/>
            <w:tcBorders>
              <w:top w:val="single" w:sz="4" w:space="0" w:color="auto"/>
              <w:left w:val="single" w:sz="4" w:space="0" w:color="auto"/>
              <w:bottom w:val="single" w:sz="4" w:space="0" w:color="auto"/>
              <w:right w:val="single" w:sz="4" w:space="0" w:color="auto"/>
            </w:tcBorders>
          </w:tcPr>
          <w:p w14:paraId="54E44E2C" w14:textId="77777777" w:rsidR="00281572" w:rsidRPr="00740BFC" w:rsidRDefault="00281572" w:rsidP="538E812A">
            <w:pPr>
              <w:rPr>
                <w:rFonts w:eastAsiaTheme="minorEastAsia"/>
              </w:rPr>
            </w:pPr>
          </w:p>
        </w:tc>
      </w:tr>
      <w:tr w:rsidR="00281572" w:rsidRPr="00740BFC" w14:paraId="4A7E848B" w14:textId="77777777" w:rsidTr="538E812A">
        <w:trPr>
          <w:trHeight w:val="300"/>
        </w:trPr>
        <w:tc>
          <w:tcPr>
            <w:tcW w:w="1958" w:type="dxa"/>
            <w:tcBorders>
              <w:top w:val="single" w:sz="4" w:space="0" w:color="auto"/>
              <w:left w:val="single" w:sz="4" w:space="0" w:color="auto"/>
              <w:bottom w:val="single" w:sz="4" w:space="0" w:color="auto"/>
              <w:right w:val="single" w:sz="4" w:space="0" w:color="auto"/>
            </w:tcBorders>
            <w:shd w:val="clear" w:color="auto" w:fill="auto"/>
            <w:vAlign w:val="center"/>
          </w:tcPr>
          <w:p w14:paraId="39D9E6D6" w14:textId="77777777" w:rsidR="00281572" w:rsidRPr="00740BFC" w:rsidRDefault="538E812A" w:rsidP="001B1928">
            <w:r>
              <w:t>lastUpdatedBy</w:t>
            </w:r>
          </w:p>
        </w:tc>
        <w:tc>
          <w:tcPr>
            <w:tcW w:w="1708" w:type="dxa"/>
            <w:tcBorders>
              <w:top w:val="single" w:sz="4" w:space="0" w:color="auto"/>
              <w:left w:val="single" w:sz="4" w:space="0" w:color="auto"/>
              <w:bottom w:val="single" w:sz="4" w:space="0" w:color="auto"/>
              <w:right w:val="single" w:sz="4" w:space="0" w:color="auto"/>
            </w:tcBorders>
          </w:tcPr>
          <w:p w14:paraId="77796845" w14:textId="77777777" w:rsidR="00281572" w:rsidRPr="00740BFC" w:rsidRDefault="00281572" w:rsidP="001B1928"/>
        </w:tc>
        <w:tc>
          <w:tcPr>
            <w:tcW w:w="1708" w:type="dxa"/>
            <w:tcBorders>
              <w:top w:val="single" w:sz="4" w:space="0" w:color="auto"/>
              <w:left w:val="single" w:sz="4" w:space="0" w:color="auto"/>
              <w:bottom w:val="single" w:sz="4" w:space="0" w:color="auto"/>
              <w:right w:val="single" w:sz="4" w:space="0" w:color="auto"/>
            </w:tcBorders>
            <w:shd w:val="clear" w:color="auto" w:fill="auto"/>
            <w:vAlign w:val="center"/>
          </w:tcPr>
          <w:p w14:paraId="07A218AE" w14:textId="77777777" w:rsidR="00281572" w:rsidRPr="00740BFC" w:rsidRDefault="00281572" w:rsidP="00281572">
            <w:pPr>
              <w:spacing w:line="259" w:lineRule="auto"/>
            </w:pPr>
            <w:r w:rsidRPr="00740BFC">
              <w:t>O último utilizador que atualizou o registo</w:t>
            </w:r>
          </w:p>
        </w:tc>
        <w:tc>
          <w:tcPr>
            <w:tcW w:w="3410" w:type="dxa"/>
            <w:tcBorders>
              <w:top w:val="single" w:sz="4" w:space="0" w:color="auto"/>
              <w:left w:val="single" w:sz="4" w:space="0" w:color="auto"/>
              <w:bottom w:val="single" w:sz="4" w:space="0" w:color="auto"/>
              <w:right w:val="single" w:sz="4" w:space="0" w:color="auto"/>
            </w:tcBorders>
          </w:tcPr>
          <w:p w14:paraId="70997731" w14:textId="77777777" w:rsidR="00281572" w:rsidRPr="00740BFC" w:rsidRDefault="00281572" w:rsidP="538E812A">
            <w:pPr>
              <w:rPr>
                <w:rFonts w:eastAsiaTheme="minorEastAsia"/>
              </w:rPr>
            </w:pPr>
          </w:p>
        </w:tc>
      </w:tr>
      <w:tr w:rsidR="00281572" w:rsidRPr="00740BFC" w14:paraId="48E2DA82" w14:textId="77777777" w:rsidTr="538E812A">
        <w:trPr>
          <w:trHeight w:val="300"/>
        </w:trPr>
        <w:tc>
          <w:tcPr>
            <w:tcW w:w="1958" w:type="dxa"/>
            <w:tcBorders>
              <w:top w:val="single" w:sz="4" w:space="0" w:color="auto"/>
              <w:left w:val="single" w:sz="4" w:space="0" w:color="auto"/>
              <w:bottom w:val="single" w:sz="4" w:space="0" w:color="auto"/>
              <w:right w:val="single" w:sz="4" w:space="0" w:color="auto"/>
            </w:tcBorders>
            <w:shd w:val="clear" w:color="auto" w:fill="auto"/>
            <w:vAlign w:val="center"/>
          </w:tcPr>
          <w:p w14:paraId="72AF9824" w14:textId="77777777" w:rsidR="00281572" w:rsidRPr="00740BFC" w:rsidRDefault="538E812A" w:rsidP="001B1928">
            <w:r>
              <w:lastRenderedPageBreak/>
              <w:t>lastUpdatedDate</w:t>
            </w:r>
          </w:p>
        </w:tc>
        <w:tc>
          <w:tcPr>
            <w:tcW w:w="1708" w:type="dxa"/>
            <w:tcBorders>
              <w:top w:val="single" w:sz="4" w:space="0" w:color="auto"/>
              <w:left w:val="single" w:sz="4" w:space="0" w:color="auto"/>
              <w:bottom w:val="single" w:sz="4" w:space="0" w:color="auto"/>
              <w:right w:val="single" w:sz="4" w:space="0" w:color="auto"/>
            </w:tcBorders>
          </w:tcPr>
          <w:p w14:paraId="556CA080" w14:textId="77777777" w:rsidR="00281572" w:rsidRPr="00740BFC" w:rsidRDefault="00281572" w:rsidP="001B1928"/>
        </w:tc>
        <w:tc>
          <w:tcPr>
            <w:tcW w:w="1708" w:type="dxa"/>
            <w:tcBorders>
              <w:top w:val="single" w:sz="4" w:space="0" w:color="auto"/>
              <w:left w:val="single" w:sz="4" w:space="0" w:color="auto"/>
              <w:bottom w:val="single" w:sz="4" w:space="0" w:color="auto"/>
              <w:right w:val="single" w:sz="4" w:space="0" w:color="auto"/>
            </w:tcBorders>
            <w:shd w:val="clear" w:color="auto" w:fill="auto"/>
            <w:vAlign w:val="center"/>
          </w:tcPr>
          <w:p w14:paraId="43563F6B" w14:textId="77777777" w:rsidR="00281572" w:rsidRPr="00740BFC" w:rsidRDefault="00281572" w:rsidP="00281572">
            <w:pPr>
              <w:spacing w:line="259" w:lineRule="auto"/>
            </w:pPr>
            <w:r w:rsidRPr="00740BFC">
              <w:t>Última data em que o registo foi editado</w:t>
            </w:r>
          </w:p>
        </w:tc>
        <w:tc>
          <w:tcPr>
            <w:tcW w:w="3410" w:type="dxa"/>
            <w:tcBorders>
              <w:top w:val="single" w:sz="4" w:space="0" w:color="auto"/>
              <w:left w:val="single" w:sz="4" w:space="0" w:color="auto"/>
              <w:bottom w:val="single" w:sz="4" w:space="0" w:color="auto"/>
              <w:right w:val="single" w:sz="4" w:space="0" w:color="auto"/>
            </w:tcBorders>
          </w:tcPr>
          <w:p w14:paraId="5ECBBB72" w14:textId="77777777" w:rsidR="00281572" w:rsidRPr="00740BFC" w:rsidRDefault="00281572" w:rsidP="538E812A">
            <w:pPr>
              <w:rPr>
                <w:rFonts w:eastAsiaTheme="minorEastAsia"/>
              </w:rPr>
            </w:pPr>
          </w:p>
        </w:tc>
      </w:tr>
      <w:tr w:rsidR="00281572" w:rsidRPr="00740BFC" w14:paraId="5FD061DB" w14:textId="77777777" w:rsidTr="538E812A">
        <w:trPr>
          <w:trHeight w:val="300"/>
        </w:trPr>
        <w:tc>
          <w:tcPr>
            <w:tcW w:w="1958" w:type="dxa"/>
            <w:tcBorders>
              <w:top w:val="single" w:sz="4" w:space="0" w:color="auto"/>
              <w:left w:val="single" w:sz="4" w:space="0" w:color="auto"/>
              <w:bottom w:val="single" w:sz="4" w:space="0" w:color="auto"/>
              <w:right w:val="single" w:sz="4" w:space="0" w:color="auto"/>
            </w:tcBorders>
            <w:shd w:val="clear" w:color="auto" w:fill="auto"/>
            <w:vAlign w:val="center"/>
          </w:tcPr>
          <w:p w14:paraId="41E57BC0" w14:textId="77777777" w:rsidR="00281572" w:rsidRPr="00740BFC" w:rsidRDefault="538E812A" w:rsidP="001B1928">
            <w:r>
              <w:t>isActive</w:t>
            </w:r>
          </w:p>
        </w:tc>
        <w:tc>
          <w:tcPr>
            <w:tcW w:w="1708" w:type="dxa"/>
            <w:tcBorders>
              <w:top w:val="single" w:sz="4" w:space="0" w:color="auto"/>
              <w:left w:val="single" w:sz="4" w:space="0" w:color="auto"/>
              <w:bottom w:val="single" w:sz="4" w:space="0" w:color="auto"/>
              <w:right w:val="single" w:sz="4" w:space="0" w:color="auto"/>
            </w:tcBorders>
          </w:tcPr>
          <w:p w14:paraId="1BC95C61" w14:textId="77777777" w:rsidR="00281572" w:rsidRPr="00740BFC" w:rsidRDefault="00281572" w:rsidP="001B1928"/>
        </w:tc>
        <w:tc>
          <w:tcPr>
            <w:tcW w:w="1708" w:type="dxa"/>
            <w:tcBorders>
              <w:top w:val="single" w:sz="4" w:space="0" w:color="auto"/>
              <w:left w:val="single" w:sz="4" w:space="0" w:color="auto"/>
              <w:bottom w:val="single" w:sz="4" w:space="0" w:color="auto"/>
              <w:right w:val="single" w:sz="4" w:space="0" w:color="auto"/>
            </w:tcBorders>
            <w:shd w:val="clear" w:color="auto" w:fill="auto"/>
            <w:vAlign w:val="center"/>
          </w:tcPr>
          <w:p w14:paraId="16E9B0BC" w14:textId="77777777" w:rsidR="00281572" w:rsidRPr="00740BFC" w:rsidRDefault="00281572" w:rsidP="00281572">
            <w:pPr>
              <w:spacing w:line="259" w:lineRule="auto"/>
            </w:pPr>
            <w:r w:rsidRPr="00740BFC">
              <w:t>O registo está ativo</w:t>
            </w:r>
          </w:p>
        </w:tc>
        <w:tc>
          <w:tcPr>
            <w:tcW w:w="3410" w:type="dxa"/>
            <w:tcBorders>
              <w:top w:val="single" w:sz="4" w:space="0" w:color="auto"/>
              <w:left w:val="single" w:sz="4" w:space="0" w:color="auto"/>
              <w:bottom w:val="single" w:sz="4" w:space="0" w:color="auto"/>
              <w:right w:val="single" w:sz="4" w:space="0" w:color="auto"/>
            </w:tcBorders>
          </w:tcPr>
          <w:p w14:paraId="1E2DD851" w14:textId="77777777" w:rsidR="00281572" w:rsidRPr="00740BFC" w:rsidRDefault="00281572" w:rsidP="538E812A">
            <w:pPr>
              <w:rPr>
                <w:rFonts w:eastAsiaTheme="minorEastAsia"/>
              </w:rPr>
            </w:pPr>
          </w:p>
        </w:tc>
      </w:tr>
    </w:tbl>
    <w:p w14:paraId="5FFE2BD8" w14:textId="5A45B7AB" w:rsidR="00C82963" w:rsidRPr="00740BFC" w:rsidRDefault="00C82963">
      <w:pPr>
        <w:spacing w:before="0" w:after="0"/>
        <w:rPr>
          <w:b/>
          <w:bCs/>
          <w:sz w:val="20"/>
          <w:szCs w:val="20"/>
        </w:rPr>
      </w:pPr>
    </w:p>
    <w:p w14:paraId="2820C737" w14:textId="0A72CB4E" w:rsidR="001E117F" w:rsidRPr="00740BFC" w:rsidRDefault="538E812A" w:rsidP="00EF2DCB">
      <w:pPr>
        <w:pStyle w:val="Legenda"/>
        <w:keepNext/>
        <w:jc w:val="center"/>
      </w:pPr>
      <w:bookmarkStart w:id="79" w:name="_Toc199624870"/>
      <w:r>
        <w:t xml:space="preserve">Tabela </w:t>
      </w:r>
      <w:fldSimple w:instr=" SEQ Tabela \* ARABIC ">
        <w:r>
          <w:t>24</w:t>
        </w:r>
      </w:fldSimple>
      <w:r>
        <w:t>. Descrição dos campos da tabela Nacionalidade.</w:t>
      </w:r>
      <w:bookmarkEnd w:id="7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7"/>
        <w:gridCol w:w="1656"/>
        <w:gridCol w:w="1700"/>
        <w:gridCol w:w="3171"/>
      </w:tblGrid>
      <w:tr w:rsidR="37A9725F" w:rsidRPr="00740BFC" w14:paraId="1FF3E1B2" w14:textId="77777777" w:rsidTr="538E812A">
        <w:trPr>
          <w:trHeight w:val="300"/>
        </w:trPr>
        <w:tc>
          <w:tcPr>
            <w:tcW w:w="2257" w:type="dxa"/>
            <w:shd w:val="clear" w:color="auto" w:fill="4472C4" w:themeFill="accent1"/>
          </w:tcPr>
          <w:p w14:paraId="00BA1834" w14:textId="77777777" w:rsidR="37A9725F" w:rsidRPr="00740BFC" w:rsidRDefault="538E812A" w:rsidP="538E812A">
            <w:pPr>
              <w:rPr>
                <w:rFonts w:asciiTheme="minorHAnsi" w:eastAsiaTheme="minorEastAsia" w:hAnsiTheme="minorHAnsi" w:cstheme="minorBidi"/>
                <w:color w:val="FFFFFF" w:themeColor="background1"/>
              </w:rPr>
            </w:pPr>
            <w:r w:rsidRPr="538E812A">
              <w:rPr>
                <w:rFonts w:asciiTheme="minorHAnsi" w:eastAsiaTheme="minorEastAsia" w:hAnsiTheme="minorHAnsi" w:cstheme="minorBidi"/>
                <w:color w:val="FFFFFF" w:themeColor="background1"/>
              </w:rPr>
              <w:t>Nome do campo</w:t>
            </w:r>
          </w:p>
        </w:tc>
        <w:tc>
          <w:tcPr>
            <w:tcW w:w="1656" w:type="dxa"/>
            <w:shd w:val="clear" w:color="auto" w:fill="4472C4" w:themeFill="accent1"/>
          </w:tcPr>
          <w:p w14:paraId="65D0E24F" w14:textId="7D843ECB" w:rsidR="37A9725F" w:rsidRPr="00740BFC" w:rsidRDefault="538E812A" w:rsidP="538E812A">
            <w:pPr>
              <w:rPr>
                <w:rFonts w:asciiTheme="minorHAnsi" w:eastAsiaTheme="minorEastAsia" w:hAnsiTheme="minorHAnsi" w:cstheme="minorBidi"/>
                <w:color w:val="FFFFFF" w:themeColor="background1"/>
              </w:rPr>
            </w:pPr>
            <w:r w:rsidRPr="538E812A">
              <w:rPr>
                <w:rFonts w:asciiTheme="minorHAnsi" w:eastAsiaTheme="minorEastAsia" w:hAnsiTheme="minorHAnsi" w:cstheme="minorBidi"/>
                <w:color w:val="FFFFFF" w:themeColor="background1"/>
              </w:rPr>
              <w:t xml:space="preserve">Chave </w:t>
            </w:r>
          </w:p>
        </w:tc>
        <w:tc>
          <w:tcPr>
            <w:tcW w:w="1700" w:type="dxa"/>
            <w:shd w:val="clear" w:color="auto" w:fill="4472C4" w:themeFill="accent1"/>
          </w:tcPr>
          <w:p w14:paraId="48679C5A" w14:textId="6368515C" w:rsidR="37A9725F" w:rsidRPr="00740BFC" w:rsidRDefault="538E812A" w:rsidP="538E812A">
            <w:pPr>
              <w:rPr>
                <w:rFonts w:asciiTheme="minorHAnsi" w:eastAsiaTheme="minorEastAsia" w:hAnsiTheme="minorHAnsi" w:cstheme="minorBidi"/>
                <w:color w:val="FFFFFF" w:themeColor="background1"/>
              </w:rPr>
            </w:pPr>
            <w:r w:rsidRPr="538E812A">
              <w:rPr>
                <w:rFonts w:asciiTheme="minorHAnsi" w:eastAsiaTheme="minorEastAsia" w:hAnsiTheme="minorHAnsi" w:cstheme="minorBidi"/>
                <w:color w:val="FFFFFF" w:themeColor="background1"/>
              </w:rPr>
              <w:t>Descrição</w:t>
            </w:r>
          </w:p>
        </w:tc>
        <w:tc>
          <w:tcPr>
            <w:tcW w:w="3171" w:type="dxa"/>
            <w:shd w:val="clear" w:color="auto" w:fill="4472C4" w:themeFill="accent1"/>
          </w:tcPr>
          <w:p w14:paraId="3E2A7241" w14:textId="05381821" w:rsidR="37A9725F" w:rsidRPr="00740BFC" w:rsidRDefault="538E812A" w:rsidP="538E812A">
            <w:pPr>
              <w:rPr>
                <w:rFonts w:asciiTheme="minorHAnsi" w:eastAsiaTheme="minorEastAsia" w:hAnsiTheme="minorHAnsi" w:cstheme="minorBidi"/>
                <w:color w:val="FFFFFF" w:themeColor="background1"/>
              </w:rPr>
            </w:pPr>
            <w:r w:rsidRPr="538E812A">
              <w:rPr>
                <w:rFonts w:asciiTheme="minorHAnsi" w:eastAsiaTheme="minorEastAsia" w:hAnsiTheme="minorHAnsi" w:cstheme="minorBidi"/>
                <w:color w:val="FFFFFF" w:themeColor="background1"/>
              </w:rPr>
              <w:t>Validações</w:t>
            </w:r>
          </w:p>
        </w:tc>
      </w:tr>
      <w:tr w:rsidR="37A9725F" w:rsidRPr="00740BFC" w14:paraId="10F5C196" w14:textId="77777777" w:rsidTr="538E812A">
        <w:trPr>
          <w:trHeight w:val="300"/>
        </w:trPr>
        <w:tc>
          <w:tcPr>
            <w:tcW w:w="2257" w:type="dxa"/>
            <w:shd w:val="clear" w:color="auto" w:fill="auto"/>
            <w:vAlign w:val="center"/>
          </w:tcPr>
          <w:p w14:paraId="3C131B21" w14:textId="33E8672B" w:rsidR="37A9725F" w:rsidRPr="00740BFC" w:rsidRDefault="37A9725F">
            <w:r w:rsidRPr="00740BFC">
              <w:t>id</w:t>
            </w:r>
          </w:p>
        </w:tc>
        <w:tc>
          <w:tcPr>
            <w:tcW w:w="1656" w:type="dxa"/>
          </w:tcPr>
          <w:p w14:paraId="7B05FD2B" w14:textId="63636F3A" w:rsidR="37A9725F" w:rsidRPr="00740BFC" w:rsidRDefault="37A9725F">
            <w:r w:rsidRPr="00740BFC">
              <w:t>PK</w:t>
            </w:r>
          </w:p>
        </w:tc>
        <w:tc>
          <w:tcPr>
            <w:tcW w:w="1700" w:type="dxa"/>
            <w:shd w:val="clear" w:color="auto" w:fill="auto"/>
            <w:vAlign w:val="center"/>
          </w:tcPr>
          <w:p w14:paraId="5917B9FB" w14:textId="4B5EA507" w:rsidR="3160A4CF" w:rsidRPr="00740BFC" w:rsidRDefault="3160A4CF" w:rsidP="37A9725F">
            <w:pPr>
              <w:spacing w:line="259" w:lineRule="auto"/>
            </w:pPr>
            <w:r w:rsidRPr="00740BFC">
              <w:t>Identificador do registo</w:t>
            </w:r>
          </w:p>
        </w:tc>
        <w:tc>
          <w:tcPr>
            <w:tcW w:w="3171" w:type="dxa"/>
          </w:tcPr>
          <w:p w14:paraId="730EA3C8" w14:textId="77777777" w:rsidR="37A9725F" w:rsidRPr="00740BFC" w:rsidRDefault="37A9725F" w:rsidP="538E812A">
            <w:pPr>
              <w:rPr>
                <w:rFonts w:asciiTheme="minorHAnsi" w:eastAsiaTheme="minorEastAsia" w:hAnsiTheme="minorHAnsi" w:cstheme="minorBidi"/>
                <w:i/>
                <w:iCs/>
                <w:sz w:val="20"/>
                <w:szCs w:val="20"/>
              </w:rPr>
            </w:pPr>
          </w:p>
        </w:tc>
      </w:tr>
      <w:tr w:rsidR="37A9725F" w:rsidRPr="00740BFC" w14:paraId="72EA0021" w14:textId="77777777" w:rsidTr="538E812A">
        <w:trPr>
          <w:trHeight w:val="300"/>
        </w:trPr>
        <w:tc>
          <w:tcPr>
            <w:tcW w:w="2257" w:type="dxa"/>
            <w:shd w:val="clear" w:color="auto" w:fill="auto"/>
            <w:vAlign w:val="center"/>
          </w:tcPr>
          <w:p w14:paraId="0C1C17CD" w14:textId="2E4F49DD" w:rsidR="0394C4A7"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descricao</w:t>
            </w:r>
          </w:p>
        </w:tc>
        <w:tc>
          <w:tcPr>
            <w:tcW w:w="1656" w:type="dxa"/>
          </w:tcPr>
          <w:p w14:paraId="322BED37" w14:textId="77777777" w:rsidR="37A9725F" w:rsidRPr="00740BFC" w:rsidRDefault="37A9725F" w:rsidP="538E812A">
            <w:pPr>
              <w:rPr>
                <w:rFonts w:asciiTheme="minorHAnsi" w:eastAsiaTheme="minorEastAsia" w:hAnsiTheme="minorHAnsi" w:cstheme="minorBidi"/>
              </w:rPr>
            </w:pPr>
          </w:p>
        </w:tc>
        <w:tc>
          <w:tcPr>
            <w:tcW w:w="1700" w:type="dxa"/>
            <w:shd w:val="clear" w:color="auto" w:fill="auto"/>
            <w:vAlign w:val="center"/>
          </w:tcPr>
          <w:p w14:paraId="151CC4E0" w14:textId="20DA9256" w:rsidR="2C0F78C8"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Nome da nacionalidade</w:t>
            </w:r>
          </w:p>
        </w:tc>
        <w:tc>
          <w:tcPr>
            <w:tcW w:w="3171" w:type="dxa"/>
          </w:tcPr>
          <w:p w14:paraId="5838A57C" w14:textId="62B2D0E6" w:rsidR="37A9725F"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Unique</w:t>
            </w:r>
          </w:p>
        </w:tc>
      </w:tr>
      <w:tr w:rsidR="00281572" w:rsidRPr="00740BFC" w14:paraId="38FBCD95" w14:textId="77777777" w:rsidTr="538E812A">
        <w:trPr>
          <w:trHeight w:val="300"/>
        </w:trPr>
        <w:tc>
          <w:tcPr>
            <w:tcW w:w="2257" w:type="dxa"/>
            <w:tcBorders>
              <w:top w:val="single" w:sz="4" w:space="0" w:color="auto"/>
              <w:left w:val="single" w:sz="4" w:space="0" w:color="auto"/>
              <w:bottom w:val="single" w:sz="4" w:space="0" w:color="auto"/>
              <w:right w:val="single" w:sz="4" w:space="0" w:color="auto"/>
            </w:tcBorders>
            <w:shd w:val="clear" w:color="auto" w:fill="auto"/>
            <w:vAlign w:val="center"/>
          </w:tcPr>
          <w:p w14:paraId="1573C026" w14:textId="77777777" w:rsidR="00281572"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createdBy</w:t>
            </w:r>
          </w:p>
        </w:tc>
        <w:tc>
          <w:tcPr>
            <w:tcW w:w="1656" w:type="dxa"/>
            <w:tcBorders>
              <w:top w:val="single" w:sz="4" w:space="0" w:color="auto"/>
              <w:left w:val="single" w:sz="4" w:space="0" w:color="auto"/>
              <w:bottom w:val="single" w:sz="4" w:space="0" w:color="auto"/>
              <w:right w:val="single" w:sz="4" w:space="0" w:color="auto"/>
            </w:tcBorders>
          </w:tcPr>
          <w:p w14:paraId="149F3FBC" w14:textId="77777777" w:rsidR="00281572" w:rsidRPr="00740BFC" w:rsidRDefault="00281572" w:rsidP="538E812A">
            <w:pPr>
              <w:rPr>
                <w:rFonts w:asciiTheme="minorHAnsi" w:eastAsiaTheme="minorEastAsia" w:hAnsiTheme="minorHAnsi" w:cstheme="minorBidi"/>
              </w:rPr>
            </w:pPr>
          </w:p>
        </w:tc>
        <w:tc>
          <w:tcPr>
            <w:tcW w:w="1700" w:type="dxa"/>
            <w:tcBorders>
              <w:top w:val="single" w:sz="4" w:space="0" w:color="auto"/>
              <w:left w:val="single" w:sz="4" w:space="0" w:color="auto"/>
              <w:bottom w:val="single" w:sz="4" w:space="0" w:color="auto"/>
              <w:right w:val="single" w:sz="4" w:space="0" w:color="auto"/>
            </w:tcBorders>
            <w:shd w:val="clear" w:color="auto" w:fill="auto"/>
            <w:vAlign w:val="center"/>
          </w:tcPr>
          <w:p w14:paraId="3C5CBF2D" w14:textId="77777777" w:rsidR="00281572"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O utilizador que criou o registo</w:t>
            </w:r>
          </w:p>
        </w:tc>
        <w:tc>
          <w:tcPr>
            <w:tcW w:w="3171" w:type="dxa"/>
            <w:tcBorders>
              <w:top w:val="single" w:sz="4" w:space="0" w:color="auto"/>
              <w:left w:val="single" w:sz="4" w:space="0" w:color="auto"/>
              <w:bottom w:val="single" w:sz="4" w:space="0" w:color="auto"/>
              <w:right w:val="single" w:sz="4" w:space="0" w:color="auto"/>
            </w:tcBorders>
          </w:tcPr>
          <w:p w14:paraId="4D1EFDCF" w14:textId="77777777" w:rsidR="00281572" w:rsidRPr="00740BFC" w:rsidRDefault="00281572" w:rsidP="538E812A">
            <w:pPr>
              <w:rPr>
                <w:rFonts w:asciiTheme="minorHAnsi" w:eastAsiaTheme="minorEastAsia" w:hAnsiTheme="minorHAnsi" w:cstheme="minorBidi"/>
              </w:rPr>
            </w:pPr>
          </w:p>
        </w:tc>
      </w:tr>
      <w:tr w:rsidR="00281572" w:rsidRPr="00740BFC" w14:paraId="73B6D569" w14:textId="77777777" w:rsidTr="538E812A">
        <w:trPr>
          <w:trHeight w:val="300"/>
        </w:trPr>
        <w:tc>
          <w:tcPr>
            <w:tcW w:w="2257" w:type="dxa"/>
            <w:tcBorders>
              <w:top w:val="single" w:sz="4" w:space="0" w:color="auto"/>
              <w:left w:val="single" w:sz="4" w:space="0" w:color="auto"/>
              <w:bottom w:val="single" w:sz="4" w:space="0" w:color="auto"/>
              <w:right w:val="single" w:sz="4" w:space="0" w:color="auto"/>
            </w:tcBorders>
            <w:shd w:val="clear" w:color="auto" w:fill="auto"/>
            <w:vAlign w:val="center"/>
          </w:tcPr>
          <w:p w14:paraId="2F0AAFBC" w14:textId="77777777" w:rsidR="00281572"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createdDate</w:t>
            </w:r>
          </w:p>
        </w:tc>
        <w:tc>
          <w:tcPr>
            <w:tcW w:w="1656" w:type="dxa"/>
            <w:tcBorders>
              <w:top w:val="single" w:sz="4" w:space="0" w:color="auto"/>
              <w:left w:val="single" w:sz="4" w:space="0" w:color="auto"/>
              <w:bottom w:val="single" w:sz="4" w:space="0" w:color="auto"/>
              <w:right w:val="single" w:sz="4" w:space="0" w:color="auto"/>
            </w:tcBorders>
          </w:tcPr>
          <w:p w14:paraId="48049AA2" w14:textId="77777777" w:rsidR="00281572" w:rsidRPr="00740BFC" w:rsidRDefault="00281572" w:rsidP="538E812A">
            <w:pPr>
              <w:rPr>
                <w:rFonts w:asciiTheme="minorHAnsi" w:eastAsiaTheme="minorEastAsia" w:hAnsiTheme="minorHAnsi" w:cstheme="minorBidi"/>
              </w:rPr>
            </w:pPr>
          </w:p>
        </w:tc>
        <w:tc>
          <w:tcPr>
            <w:tcW w:w="1700" w:type="dxa"/>
            <w:tcBorders>
              <w:top w:val="single" w:sz="4" w:space="0" w:color="auto"/>
              <w:left w:val="single" w:sz="4" w:space="0" w:color="auto"/>
              <w:bottom w:val="single" w:sz="4" w:space="0" w:color="auto"/>
              <w:right w:val="single" w:sz="4" w:space="0" w:color="auto"/>
            </w:tcBorders>
            <w:shd w:val="clear" w:color="auto" w:fill="auto"/>
            <w:vAlign w:val="center"/>
          </w:tcPr>
          <w:p w14:paraId="73AD22CC" w14:textId="77777777" w:rsidR="00281572"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A data em que o registo foi criado</w:t>
            </w:r>
          </w:p>
        </w:tc>
        <w:tc>
          <w:tcPr>
            <w:tcW w:w="3171" w:type="dxa"/>
            <w:tcBorders>
              <w:top w:val="single" w:sz="4" w:space="0" w:color="auto"/>
              <w:left w:val="single" w:sz="4" w:space="0" w:color="auto"/>
              <w:bottom w:val="single" w:sz="4" w:space="0" w:color="auto"/>
              <w:right w:val="single" w:sz="4" w:space="0" w:color="auto"/>
            </w:tcBorders>
          </w:tcPr>
          <w:p w14:paraId="541CE62B" w14:textId="77777777" w:rsidR="00281572" w:rsidRPr="00740BFC" w:rsidRDefault="00281572" w:rsidP="538E812A">
            <w:pPr>
              <w:rPr>
                <w:rFonts w:asciiTheme="minorHAnsi" w:eastAsiaTheme="minorEastAsia" w:hAnsiTheme="minorHAnsi" w:cstheme="minorBidi"/>
              </w:rPr>
            </w:pPr>
          </w:p>
        </w:tc>
      </w:tr>
      <w:tr w:rsidR="00281572" w:rsidRPr="00740BFC" w14:paraId="43FD920A" w14:textId="77777777" w:rsidTr="538E812A">
        <w:trPr>
          <w:trHeight w:val="300"/>
        </w:trPr>
        <w:tc>
          <w:tcPr>
            <w:tcW w:w="2257" w:type="dxa"/>
            <w:tcBorders>
              <w:top w:val="single" w:sz="4" w:space="0" w:color="auto"/>
              <w:left w:val="single" w:sz="4" w:space="0" w:color="auto"/>
              <w:bottom w:val="single" w:sz="4" w:space="0" w:color="auto"/>
              <w:right w:val="single" w:sz="4" w:space="0" w:color="auto"/>
            </w:tcBorders>
            <w:shd w:val="clear" w:color="auto" w:fill="auto"/>
            <w:vAlign w:val="center"/>
          </w:tcPr>
          <w:p w14:paraId="48261C86" w14:textId="77777777" w:rsidR="00281572"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lastUpdatedBy</w:t>
            </w:r>
          </w:p>
        </w:tc>
        <w:tc>
          <w:tcPr>
            <w:tcW w:w="1656" w:type="dxa"/>
            <w:tcBorders>
              <w:top w:val="single" w:sz="4" w:space="0" w:color="auto"/>
              <w:left w:val="single" w:sz="4" w:space="0" w:color="auto"/>
              <w:bottom w:val="single" w:sz="4" w:space="0" w:color="auto"/>
              <w:right w:val="single" w:sz="4" w:space="0" w:color="auto"/>
            </w:tcBorders>
          </w:tcPr>
          <w:p w14:paraId="7921126C" w14:textId="77777777" w:rsidR="00281572" w:rsidRPr="00740BFC" w:rsidRDefault="00281572" w:rsidP="538E812A">
            <w:pPr>
              <w:rPr>
                <w:rFonts w:asciiTheme="minorHAnsi" w:eastAsiaTheme="minorEastAsia" w:hAnsiTheme="minorHAnsi" w:cstheme="minorBidi"/>
              </w:rPr>
            </w:pPr>
          </w:p>
        </w:tc>
        <w:tc>
          <w:tcPr>
            <w:tcW w:w="1700" w:type="dxa"/>
            <w:tcBorders>
              <w:top w:val="single" w:sz="4" w:space="0" w:color="auto"/>
              <w:left w:val="single" w:sz="4" w:space="0" w:color="auto"/>
              <w:bottom w:val="single" w:sz="4" w:space="0" w:color="auto"/>
              <w:right w:val="single" w:sz="4" w:space="0" w:color="auto"/>
            </w:tcBorders>
            <w:shd w:val="clear" w:color="auto" w:fill="auto"/>
            <w:vAlign w:val="center"/>
          </w:tcPr>
          <w:p w14:paraId="04CCBFF6" w14:textId="77777777" w:rsidR="00281572"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O último utilizador que atualizou o registo</w:t>
            </w:r>
          </w:p>
        </w:tc>
        <w:tc>
          <w:tcPr>
            <w:tcW w:w="3171" w:type="dxa"/>
            <w:tcBorders>
              <w:top w:val="single" w:sz="4" w:space="0" w:color="auto"/>
              <w:left w:val="single" w:sz="4" w:space="0" w:color="auto"/>
              <w:bottom w:val="single" w:sz="4" w:space="0" w:color="auto"/>
              <w:right w:val="single" w:sz="4" w:space="0" w:color="auto"/>
            </w:tcBorders>
          </w:tcPr>
          <w:p w14:paraId="3DECE442" w14:textId="77777777" w:rsidR="00281572" w:rsidRPr="00740BFC" w:rsidRDefault="00281572" w:rsidP="538E812A">
            <w:pPr>
              <w:rPr>
                <w:rFonts w:asciiTheme="minorHAnsi" w:eastAsiaTheme="minorEastAsia" w:hAnsiTheme="minorHAnsi" w:cstheme="minorBidi"/>
              </w:rPr>
            </w:pPr>
          </w:p>
        </w:tc>
      </w:tr>
      <w:tr w:rsidR="00281572" w:rsidRPr="00740BFC" w14:paraId="0C723837" w14:textId="77777777" w:rsidTr="538E812A">
        <w:trPr>
          <w:trHeight w:val="300"/>
        </w:trPr>
        <w:tc>
          <w:tcPr>
            <w:tcW w:w="2257" w:type="dxa"/>
            <w:tcBorders>
              <w:top w:val="single" w:sz="4" w:space="0" w:color="auto"/>
              <w:left w:val="single" w:sz="4" w:space="0" w:color="auto"/>
              <w:bottom w:val="single" w:sz="4" w:space="0" w:color="auto"/>
              <w:right w:val="single" w:sz="4" w:space="0" w:color="auto"/>
            </w:tcBorders>
            <w:shd w:val="clear" w:color="auto" w:fill="auto"/>
            <w:vAlign w:val="center"/>
          </w:tcPr>
          <w:p w14:paraId="71D87035" w14:textId="77777777" w:rsidR="00281572"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lastUpdatedDate</w:t>
            </w:r>
          </w:p>
        </w:tc>
        <w:tc>
          <w:tcPr>
            <w:tcW w:w="1656" w:type="dxa"/>
            <w:tcBorders>
              <w:top w:val="single" w:sz="4" w:space="0" w:color="auto"/>
              <w:left w:val="single" w:sz="4" w:space="0" w:color="auto"/>
              <w:bottom w:val="single" w:sz="4" w:space="0" w:color="auto"/>
              <w:right w:val="single" w:sz="4" w:space="0" w:color="auto"/>
            </w:tcBorders>
          </w:tcPr>
          <w:p w14:paraId="175594A5" w14:textId="77777777" w:rsidR="00281572" w:rsidRPr="00740BFC" w:rsidRDefault="00281572" w:rsidP="538E812A">
            <w:pPr>
              <w:rPr>
                <w:rFonts w:asciiTheme="minorHAnsi" w:eastAsiaTheme="minorEastAsia" w:hAnsiTheme="minorHAnsi" w:cstheme="minorBidi"/>
              </w:rPr>
            </w:pPr>
          </w:p>
        </w:tc>
        <w:tc>
          <w:tcPr>
            <w:tcW w:w="1700" w:type="dxa"/>
            <w:tcBorders>
              <w:top w:val="single" w:sz="4" w:space="0" w:color="auto"/>
              <w:left w:val="single" w:sz="4" w:space="0" w:color="auto"/>
              <w:bottom w:val="single" w:sz="4" w:space="0" w:color="auto"/>
              <w:right w:val="single" w:sz="4" w:space="0" w:color="auto"/>
            </w:tcBorders>
            <w:shd w:val="clear" w:color="auto" w:fill="auto"/>
            <w:vAlign w:val="center"/>
          </w:tcPr>
          <w:p w14:paraId="49344D4A" w14:textId="77777777" w:rsidR="00281572"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Última data em que o registo foi editado</w:t>
            </w:r>
          </w:p>
        </w:tc>
        <w:tc>
          <w:tcPr>
            <w:tcW w:w="3171" w:type="dxa"/>
            <w:tcBorders>
              <w:top w:val="single" w:sz="4" w:space="0" w:color="auto"/>
              <w:left w:val="single" w:sz="4" w:space="0" w:color="auto"/>
              <w:bottom w:val="single" w:sz="4" w:space="0" w:color="auto"/>
              <w:right w:val="single" w:sz="4" w:space="0" w:color="auto"/>
            </w:tcBorders>
          </w:tcPr>
          <w:p w14:paraId="7685F76E" w14:textId="77777777" w:rsidR="00281572" w:rsidRPr="00740BFC" w:rsidRDefault="00281572" w:rsidP="538E812A">
            <w:pPr>
              <w:rPr>
                <w:rFonts w:asciiTheme="minorHAnsi" w:eastAsiaTheme="minorEastAsia" w:hAnsiTheme="minorHAnsi" w:cstheme="minorBidi"/>
              </w:rPr>
            </w:pPr>
          </w:p>
        </w:tc>
      </w:tr>
      <w:tr w:rsidR="00281572" w:rsidRPr="00740BFC" w14:paraId="68633ED1" w14:textId="77777777" w:rsidTr="538E812A">
        <w:trPr>
          <w:trHeight w:val="300"/>
        </w:trPr>
        <w:tc>
          <w:tcPr>
            <w:tcW w:w="2257" w:type="dxa"/>
            <w:tcBorders>
              <w:top w:val="single" w:sz="4" w:space="0" w:color="auto"/>
              <w:left w:val="single" w:sz="4" w:space="0" w:color="auto"/>
              <w:bottom w:val="single" w:sz="4" w:space="0" w:color="auto"/>
              <w:right w:val="single" w:sz="4" w:space="0" w:color="auto"/>
            </w:tcBorders>
            <w:shd w:val="clear" w:color="auto" w:fill="auto"/>
            <w:vAlign w:val="center"/>
          </w:tcPr>
          <w:p w14:paraId="14E35632" w14:textId="77777777" w:rsidR="00281572"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isActive</w:t>
            </w:r>
          </w:p>
        </w:tc>
        <w:tc>
          <w:tcPr>
            <w:tcW w:w="1656" w:type="dxa"/>
            <w:tcBorders>
              <w:top w:val="single" w:sz="4" w:space="0" w:color="auto"/>
              <w:left w:val="single" w:sz="4" w:space="0" w:color="auto"/>
              <w:bottom w:val="single" w:sz="4" w:space="0" w:color="auto"/>
              <w:right w:val="single" w:sz="4" w:space="0" w:color="auto"/>
            </w:tcBorders>
          </w:tcPr>
          <w:p w14:paraId="706E8930" w14:textId="77777777" w:rsidR="00281572" w:rsidRPr="00740BFC" w:rsidRDefault="00281572" w:rsidP="538E812A">
            <w:pPr>
              <w:rPr>
                <w:rFonts w:asciiTheme="minorHAnsi" w:eastAsiaTheme="minorEastAsia" w:hAnsiTheme="minorHAnsi" w:cstheme="minorBidi"/>
              </w:rPr>
            </w:pPr>
          </w:p>
        </w:tc>
        <w:tc>
          <w:tcPr>
            <w:tcW w:w="1700" w:type="dxa"/>
            <w:tcBorders>
              <w:top w:val="single" w:sz="4" w:space="0" w:color="auto"/>
              <w:left w:val="single" w:sz="4" w:space="0" w:color="auto"/>
              <w:bottom w:val="single" w:sz="4" w:space="0" w:color="auto"/>
              <w:right w:val="single" w:sz="4" w:space="0" w:color="auto"/>
            </w:tcBorders>
            <w:shd w:val="clear" w:color="auto" w:fill="auto"/>
            <w:vAlign w:val="center"/>
          </w:tcPr>
          <w:p w14:paraId="5B91EC26" w14:textId="77777777" w:rsidR="00281572"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O registo está ativo</w:t>
            </w:r>
          </w:p>
        </w:tc>
        <w:tc>
          <w:tcPr>
            <w:tcW w:w="3171" w:type="dxa"/>
            <w:tcBorders>
              <w:top w:val="single" w:sz="4" w:space="0" w:color="auto"/>
              <w:left w:val="single" w:sz="4" w:space="0" w:color="auto"/>
              <w:bottom w:val="single" w:sz="4" w:space="0" w:color="auto"/>
              <w:right w:val="single" w:sz="4" w:space="0" w:color="auto"/>
            </w:tcBorders>
          </w:tcPr>
          <w:p w14:paraId="081D556F" w14:textId="77777777" w:rsidR="00281572" w:rsidRPr="00740BFC" w:rsidRDefault="00281572" w:rsidP="538E812A">
            <w:pPr>
              <w:rPr>
                <w:rFonts w:asciiTheme="minorHAnsi" w:eastAsiaTheme="minorEastAsia" w:hAnsiTheme="minorHAnsi" w:cstheme="minorBidi"/>
              </w:rPr>
            </w:pPr>
          </w:p>
        </w:tc>
      </w:tr>
    </w:tbl>
    <w:p w14:paraId="17D3E6BD" w14:textId="0C9631B3" w:rsidR="005C01A8" w:rsidRPr="00740BFC" w:rsidRDefault="005C01A8">
      <w:pPr>
        <w:rPr>
          <w:b/>
          <w:bCs/>
          <w:sz w:val="20"/>
          <w:szCs w:val="20"/>
        </w:rPr>
      </w:pPr>
    </w:p>
    <w:p w14:paraId="63EAC721" w14:textId="0F24414D" w:rsidR="001E117F" w:rsidRPr="00740BFC" w:rsidRDefault="538E812A" w:rsidP="001E117F">
      <w:pPr>
        <w:pStyle w:val="Legenda"/>
        <w:keepNext/>
        <w:jc w:val="center"/>
      </w:pPr>
      <w:bookmarkStart w:id="80" w:name="_Toc199624871"/>
      <w:r>
        <w:t xml:space="preserve">Tabela </w:t>
      </w:r>
      <w:fldSimple w:instr=" SEQ Tabela \* ARABIC ">
        <w:r>
          <w:t>25</w:t>
        </w:r>
      </w:fldSimple>
      <w:r>
        <w:t>. Descrição dos campos da tabela FaturaVenda.</w:t>
      </w:r>
      <w:bookmarkEnd w:id="8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40"/>
        <w:gridCol w:w="2129"/>
        <w:gridCol w:w="1668"/>
        <w:gridCol w:w="2847"/>
      </w:tblGrid>
      <w:tr w:rsidR="37A9725F" w:rsidRPr="00740BFC" w14:paraId="2BE9093B" w14:textId="77777777" w:rsidTr="538E812A">
        <w:trPr>
          <w:trHeight w:val="300"/>
        </w:trPr>
        <w:tc>
          <w:tcPr>
            <w:tcW w:w="2140" w:type="dxa"/>
            <w:shd w:val="clear" w:color="auto" w:fill="4472C4" w:themeFill="accent1"/>
          </w:tcPr>
          <w:p w14:paraId="1F6DC7B8" w14:textId="77777777" w:rsidR="37A9725F" w:rsidRPr="00740BFC" w:rsidRDefault="538E812A" w:rsidP="538E812A">
            <w:pPr>
              <w:rPr>
                <w:rFonts w:asciiTheme="minorHAnsi" w:eastAsiaTheme="minorEastAsia" w:hAnsiTheme="minorHAnsi" w:cstheme="minorBidi"/>
                <w:color w:val="FFFFFF" w:themeColor="background1"/>
              </w:rPr>
            </w:pPr>
            <w:r w:rsidRPr="538E812A">
              <w:rPr>
                <w:rFonts w:asciiTheme="minorHAnsi" w:eastAsiaTheme="minorEastAsia" w:hAnsiTheme="minorHAnsi" w:cstheme="minorBidi"/>
                <w:color w:val="FFFFFF" w:themeColor="background1"/>
              </w:rPr>
              <w:t>Nome do campo</w:t>
            </w:r>
          </w:p>
        </w:tc>
        <w:tc>
          <w:tcPr>
            <w:tcW w:w="2129" w:type="dxa"/>
            <w:shd w:val="clear" w:color="auto" w:fill="4472C4" w:themeFill="accent1"/>
          </w:tcPr>
          <w:p w14:paraId="6118E1A1" w14:textId="7D843ECB" w:rsidR="37A9725F" w:rsidRPr="00740BFC" w:rsidRDefault="538E812A" w:rsidP="538E812A">
            <w:pPr>
              <w:rPr>
                <w:rFonts w:asciiTheme="minorHAnsi" w:eastAsiaTheme="minorEastAsia" w:hAnsiTheme="minorHAnsi" w:cstheme="minorBidi"/>
                <w:color w:val="FFFFFF" w:themeColor="background1"/>
              </w:rPr>
            </w:pPr>
            <w:r w:rsidRPr="538E812A">
              <w:rPr>
                <w:rFonts w:asciiTheme="minorHAnsi" w:eastAsiaTheme="minorEastAsia" w:hAnsiTheme="minorHAnsi" w:cstheme="minorBidi"/>
                <w:color w:val="FFFFFF" w:themeColor="background1"/>
              </w:rPr>
              <w:t xml:space="preserve">Chave </w:t>
            </w:r>
          </w:p>
        </w:tc>
        <w:tc>
          <w:tcPr>
            <w:tcW w:w="1668" w:type="dxa"/>
            <w:shd w:val="clear" w:color="auto" w:fill="4472C4" w:themeFill="accent1"/>
          </w:tcPr>
          <w:p w14:paraId="5FA2E1F0" w14:textId="6368515C" w:rsidR="37A9725F" w:rsidRPr="00740BFC" w:rsidRDefault="538E812A" w:rsidP="538E812A">
            <w:pPr>
              <w:rPr>
                <w:rFonts w:asciiTheme="minorHAnsi" w:eastAsiaTheme="minorEastAsia" w:hAnsiTheme="minorHAnsi" w:cstheme="minorBidi"/>
                <w:color w:val="FFFFFF" w:themeColor="background1"/>
              </w:rPr>
            </w:pPr>
            <w:r w:rsidRPr="538E812A">
              <w:rPr>
                <w:rFonts w:asciiTheme="minorHAnsi" w:eastAsiaTheme="minorEastAsia" w:hAnsiTheme="minorHAnsi" w:cstheme="minorBidi"/>
                <w:color w:val="FFFFFF" w:themeColor="background1"/>
              </w:rPr>
              <w:t>Descrição</w:t>
            </w:r>
          </w:p>
        </w:tc>
        <w:tc>
          <w:tcPr>
            <w:tcW w:w="2847" w:type="dxa"/>
            <w:shd w:val="clear" w:color="auto" w:fill="4472C4" w:themeFill="accent1"/>
          </w:tcPr>
          <w:p w14:paraId="68048A6C" w14:textId="05381821" w:rsidR="37A9725F" w:rsidRPr="00740BFC" w:rsidRDefault="538E812A" w:rsidP="538E812A">
            <w:pPr>
              <w:rPr>
                <w:rFonts w:asciiTheme="minorHAnsi" w:eastAsiaTheme="minorEastAsia" w:hAnsiTheme="minorHAnsi" w:cstheme="minorBidi"/>
                <w:color w:val="FFFFFF" w:themeColor="background1"/>
              </w:rPr>
            </w:pPr>
            <w:r w:rsidRPr="538E812A">
              <w:rPr>
                <w:rFonts w:asciiTheme="minorHAnsi" w:eastAsiaTheme="minorEastAsia" w:hAnsiTheme="minorHAnsi" w:cstheme="minorBidi"/>
                <w:color w:val="FFFFFF" w:themeColor="background1"/>
              </w:rPr>
              <w:t>Validações</w:t>
            </w:r>
          </w:p>
        </w:tc>
      </w:tr>
      <w:tr w:rsidR="37A9725F" w:rsidRPr="00740BFC" w14:paraId="5FA487AC" w14:textId="77777777" w:rsidTr="538E812A">
        <w:trPr>
          <w:trHeight w:val="300"/>
        </w:trPr>
        <w:tc>
          <w:tcPr>
            <w:tcW w:w="2140" w:type="dxa"/>
            <w:shd w:val="clear" w:color="auto" w:fill="auto"/>
            <w:vAlign w:val="center"/>
          </w:tcPr>
          <w:p w14:paraId="6792E239" w14:textId="2D44F2AD" w:rsidR="37A9725F" w:rsidRPr="00740BFC" w:rsidRDefault="37A9725F">
            <w:r w:rsidRPr="00740BFC">
              <w:t>id</w:t>
            </w:r>
          </w:p>
        </w:tc>
        <w:tc>
          <w:tcPr>
            <w:tcW w:w="2129" w:type="dxa"/>
          </w:tcPr>
          <w:p w14:paraId="7FD3A24B" w14:textId="3DA7B2DA" w:rsidR="37A9725F" w:rsidRPr="00740BFC" w:rsidRDefault="37A9725F">
            <w:r w:rsidRPr="00740BFC">
              <w:t>PK</w:t>
            </w:r>
          </w:p>
        </w:tc>
        <w:tc>
          <w:tcPr>
            <w:tcW w:w="1668" w:type="dxa"/>
            <w:shd w:val="clear" w:color="auto" w:fill="auto"/>
            <w:vAlign w:val="center"/>
          </w:tcPr>
          <w:p w14:paraId="7AC22DA6" w14:textId="5052174B" w:rsidR="4C7DBF48" w:rsidRPr="00740BFC" w:rsidRDefault="4C7DBF48" w:rsidP="37A9725F">
            <w:pPr>
              <w:spacing w:line="259" w:lineRule="auto"/>
            </w:pPr>
            <w:r w:rsidRPr="00740BFC">
              <w:t>Identificador do registo</w:t>
            </w:r>
          </w:p>
        </w:tc>
        <w:tc>
          <w:tcPr>
            <w:tcW w:w="2847" w:type="dxa"/>
          </w:tcPr>
          <w:p w14:paraId="52FBFF9B" w14:textId="77777777" w:rsidR="37A9725F" w:rsidRPr="00740BFC" w:rsidRDefault="37A9725F" w:rsidP="538E812A">
            <w:pPr>
              <w:rPr>
                <w:rFonts w:asciiTheme="minorHAnsi" w:eastAsiaTheme="minorEastAsia" w:hAnsiTheme="minorHAnsi" w:cstheme="minorBidi"/>
                <w:i/>
                <w:iCs/>
                <w:sz w:val="20"/>
                <w:szCs w:val="20"/>
              </w:rPr>
            </w:pPr>
          </w:p>
        </w:tc>
      </w:tr>
      <w:tr w:rsidR="37A9725F" w:rsidRPr="00740BFC" w14:paraId="371C37A1" w14:textId="77777777" w:rsidTr="538E812A">
        <w:trPr>
          <w:trHeight w:val="300"/>
        </w:trPr>
        <w:tc>
          <w:tcPr>
            <w:tcW w:w="2140" w:type="dxa"/>
            <w:shd w:val="clear" w:color="auto" w:fill="auto"/>
            <w:vAlign w:val="center"/>
          </w:tcPr>
          <w:p w14:paraId="4EBA819B" w14:textId="52F6646E" w:rsidR="2C98709A"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dataEmissao</w:t>
            </w:r>
          </w:p>
        </w:tc>
        <w:tc>
          <w:tcPr>
            <w:tcW w:w="2129" w:type="dxa"/>
          </w:tcPr>
          <w:p w14:paraId="1AB81E70" w14:textId="77777777" w:rsidR="37A9725F" w:rsidRPr="00740BFC" w:rsidRDefault="37A9725F" w:rsidP="538E812A">
            <w:pPr>
              <w:rPr>
                <w:rFonts w:asciiTheme="minorHAnsi" w:eastAsiaTheme="minorEastAsia" w:hAnsiTheme="minorHAnsi" w:cstheme="minorBidi"/>
              </w:rPr>
            </w:pPr>
          </w:p>
        </w:tc>
        <w:tc>
          <w:tcPr>
            <w:tcW w:w="1668" w:type="dxa"/>
            <w:shd w:val="clear" w:color="auto" w:fill="auto"/>
            <w:vAlign w:val="center"/>
          </w:tcPr>
          <w:p w14:paraId="313D3551" w14:textId="32E0C1DA" w:rsidR="3541595D"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Data da emissão da fatura</w:t>
            </w:r>
          </w:p>
        </w:tc>
        <w:tc>
          <w:tcPr>
            <w:tcW w:w="2847" w:type="dxa"/>
          </w:tcPr>
          <w:p w14:paraId="0D796163" w14:textId="77777777" w:rsidR="37A9725F" w:rsidRPr="00740BFC" w:rsidRDefault="37A9725F" w:rsidP="538E812A">
            <w:pPr>
              <w:rPr>
                <w:rFonts w:asciiTheme="minorHAnsi" w:eastAsiaTheme="minorEastAsia" w:hAnsiTheme="minorHAnsi" w:cstheme="minorBidi"/>
              </w:rPr>
            </w:pPr>
          </w:p>
        </w:tc>
      </w:tr>
      <w:tr w:rsidR="005A4273" w:rsidRPr="00740BFC" w14:paraId="6F3DF4D7" w14:textId="77777777" w:rsidTr="538E812A">
        <w:trPr>
          <w:trHeight w:val="300"/>
        </w:trPr>
        <w:tc>
          <w:tcPr>
            <w:tcW w:w="2140" w:type="dxa"/>
            <w:shd w:val="clear" w:color="auto" w:fill="auto"/>
            <w:vAlign w:val="center"/>
          </w:tcPr>
          <w:p w14:paraId="6E0157D0" w14:textId="6A73F544" w:rsidR="005A4273"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dataValidade</w:t>
            </w:r>
          </w:p>
        </w:tc>
        <w:tc>
          <w:tcPr>
            <w:tcW w:w="2129" w:type="dxa"/>
          </w:tcPr>
          <w:p w14:paraId="4492C232" w14:textId="77777777" w:rsidR="005A4273" w:rsidRPr="00740BFC" w:rsidRDefault="005A4273" w:rsidP="538E812A">
            <w:pPr>
              <w:rPr>
                <w:rFonts w:asciiTheme="minorHAnsi" w:eastAsiaTheme="minorEastAsia" w:hAnsiTheme="minorHAnsi" w:cstheme="minorBidi"/>
              </w:rPr>
            </w:pPr>
          </w:p>
        </w:tc>
        <w:tc>
          <w:tcPr>
            <w:tcW w:w="1668" w:type="dxa"/>
            <w:shd w:val="clear" w:color="auto" w:fill="auto"/>
            <w:vAlign w:val="center"/>
          </w:tcPr>
          <w:p w14:paraId="4D30C6EA" w14:textId="24BBF13D" w:rsidR="005A4273"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Data de validade da fatura</w:t>
            </w:r>
          </w:p>
        </w:tc>
        <w:tc>
          <w:tcPr>
            <w:tcW w:w="2847" w:type="dxa"/>
          </w:tcPr>
          <w:p w14:paraId="634BD52C" w14:textId="77777777" w:rsidR="005A4273" w:rsidRPr="00740BFC" w:rsidRDefault="005A4273" w:rsidP="538E812A">
            <w:pPr>
              <w:rPr>
                <w:rFonts w:asciiTheme="minorHAnsi" w:eastAsiaTheme="minorEastAsia" w:hAnsiTheme="minorHAnsi" w:cstheme="minorBidi"/>
              </w:rPr>
            </w:pPr>
          </w:p>
        </w:tc>
      </w:tr>
      <w:tr w:rsidR="005A4273" w:rsidRPr="00740BFC" w14:paraId="042FBDDF" w14:textId="77777777" w:rsidTr="538E812A">
        <w:trPr>
          <w:trHeight w:val="300"/>
        </w:trPr>
        <w:tc>
          <w:tcPr>
            <w:tcW w:w="2140" w:type="dxa"/>
            <w:shd w:val="clear" w:color="auto" w:fill="auto"/>
            <w:vAlign w:val="center"/>
          </w:tcPr>
          <w:p w14:paraId="36E6BF9C" w14:textId="2FF6E172" w:rsidR="005A4273"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lastRenderedPageBreak/>
              <w:t>dataPagamento</w:t>
            </w:r>
          </w:p>
        </w:tc>
        <w:tc>
          <w:tcPr>
            <w:tcW w:w="2129" w:type="dxa"/>
          </w:tcPr>
          <w:p w14:paraId="4D51A5E7" w14:textId="77777777" w:rsidR="005A4273" w:rsidRPr="00740BFC" w:rsidRDefault="005A4273" w:rsidP="538E812A">
            <w:pPr>
              <w:rPr>
                <w:rFonts w:asciiTheme="minorHAnsi" w:eastAsiaTheme="minorEastAsia" w:hAnsiTheme="minorHAnsi" w:cstheme="minorBidi"/>
              </w:rPr>
            </w:pPr>
          </w:p>
        </w:tc>
        <w:tc>
          <w:tcPr>
            <w:tcW w:w="1668" w:type="dxa"/>
            <w:shd w:val="clear" w:color="auto" w:fill="auto"/>
            <w:vAlign w:val="center"/>
          </w:tcPr>
          <w:p w14:paraId="50566DC7" w14:textId="412F6D93" w:rsidR="005A4273"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Data de pagamento da fatura</w:t>
            </w:r>
          </w:p>
        </w:tc>
        <w:tc>
          <w:tcPr>
            <w:tcW w:w="2847" w:type="dxa"/>
          </w:tcPr>
          <w:p w14:paraId="1EBE437C" w14:textId="77777777" w:rsidR="005A4273" w:rsidRPr="00740BFC" w:rsidRDefault="005A4273" w:rsidP="538E812A">
            <w:pPr>
              <w:rPr>
                <w:rFonts w:asciiTheme="minorHAnsi" w:eastAsiaTheme="minorEastAsia" w:hAnsiTheme="minorHAnsi" w:cstheme="minorBidi"/>
              </w:rPr>
            </w:pPr>
          </w:p>
        </w:tc>
      </w:tr>
      <w:tr w:rsidR="005A4273" w:rsidRPr="00740BFC" w14:paraId="3374E52B" w14:textId="77777777" w:rsidTr="538E812A">
        <w:trPr>
          <w:trHeight w:val="300"/>
        </w:trPr>
        <w:tc>
          <w:tcPr>
            <w:tcW w:w="2140" w:type="dxa"/>
            <w:shd w:val="clear" w:color="auto" w:fill="auto"/>
            <w:vAlign w:val="center"/>
          </w:tcPr>
          <w:p w14:paraId="3693D4FA" w14:textId="326D18AB" w:rsidR="005A4273"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numeroEncomenda</w:t>
            </w:r>
          </w:p>
        </w:tc>
        <w:tc>
          <w:tcPr>
            <w:tcW w:w="2129" w:type="dxa"/>
          </w:tcPr>
          <w:p w14:paraId="605E40CD" w14:textId="65D9987C" w:rsidR="005A4273"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FK -&gt; Encomenda</w:t>
            </w:r>
          </w:p>
        </w:tc>
        <w:tc>
          <w:tcPr>
            <w:tcW w:w="1668" w:type="dxa"/>
            <w:shd w:val="clear" w:color="auto" w:fill="auto"/>
            <w:vAlign w:val="center"/>
          </w:tcPr>
          <w:p w14:paraId="1AE8EB57" w14:textId="01D82FD5" w:rsidR="005A4273" w:rsidRPr="00740BFC" w:rsidRDefault="538E812A" w:rsidP="538E812A">
            <w:pPr>
              <w:rPr>
                <w:rFonts w:asciiTheme="minorHAnsi" w:eastAsiaTheme="minorEastAsia" w:hAnsiTheme="minorHAnsi" w:cstheme="minorBidi"/>
              </w:rPr>
            </w:pPr>
            <w:r>
              <w:t>Número único da encomenda</w:t>
            </w:r>
          </w:p>
        </w:tc>
        <w:tc>
          <w:tcPr>
            <w:tcW w:w="2847" w:type="dxa"/>
          </w:tcPr>
          <w:p w14:paraId="74992D89" w14:textId="77777777" w:rsidR="005A4273" w:rsidRPr="00740BFC" w:rsidRDefault="005A4273" w:rsidP="538E812A">
            <w:pPr>
              <w:rPr>
                <w:rFonts w:asciiTheme="minorHAnsi" w:eastAsiaTheme="minorEastAsia" w:hAnsiTheme="minorHAnsi" w:cstheme="minorBidi"/>
              </w:rPr>
            </w:pPr>
          </w:p>
        </w:tc>
      </w:tr>
      <w:tr w:rsidR="005A4273" w:rsidRPr="00740BFC" w14:paraId="7AA8A6AD" w14:textId="77777777" w:rsidTr="538E812A">
        <w:trPr>
          <w:trHeight w:val="300"/>
        </w:trPr>
        <w:tc>
          <w:tcPr>
            <w:tcW w:w="2140" w:type="dxa"/>
            <w:shd w:val="clear" w:color="auto" w:fill="auto"/>
            <w:vAlign w:val="center"/>
          </w:tcPr>
          <w:p w14:paraId="550491A7" w14:textId="32A79E76" w:rsidR="005A4273"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valorTotal</w:t>
            </w:r>
          </w:p>
        </w:tc>
        <w:tc>
          <w:tcPr>
            <w:tcW w:w="2129" w:type="dxa"/>
          </w:tcPr>
          <w:p w14:paraId="2B549C1F" w14:textId="77777777" w:rsidR="005A4273" w:rsidRPr="00740BFC" w:rsidRDefault="005A4273" w:rsidP="538E812A">
            <w:pPr>
              <w:rPr>
                <w:rFonts w:asciiTheme="minorHAnsi" w:eastAsiaTheme="minorEastAsia" w:hAnsiTheme="minorHAnsi" w:cstheme="minorBidi"/>
              </w:rPr>
            </w:pPr>
          </w:p>
        </w:tc>
        <w:tc>
          <w:tcPr>
            <w:tcW w:w="1668" w:type="dxa"/>
            <w:shd w:val="clear" w:color="auto" w:fill="auto"/>
            <w:vAlign w:val="center"/>
          </w:tcPr>
          <w:p w14:paraId="67F60CAE" w14:textId="779B9E3B" w:rsidR="005A4273"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Total da fatura</w:t>
            </w:r>
          </w:p>
        </w:tc>
        <w:tc>
          <w:tcPr>
            <w:tcW w:w="2847" w:type="dxa"/>
          </w:tcPr>
          <w:p w14:paraId="65514A9F" w14:textId="77777777" w:rsidR="005A4273" w:rsidRPr="00740BFC" w:rsidRDefault="005A4273" w:rsidP="538E812A">
            <w:pPr>
              <w:rPr>
                <w:rFonts w:asciiTheme="minorHAnsi" w:eastAsiaTheme="minorEastAsia" w:hAnsiTheme="minorHAnsi" w:cstheme="minorBidi"/>
              </w:rPr>
            </w:pPr>
          </w:p>
        </w:tc>
      </w:tr>
      <w:tr w:rsidR="005A4273" w:rsidRPr="00740BFC" w14:paraId="0B2B1E3E" w14:textId="77777777" w:rsidTr="538E812A">
        <w:trPr>
          <w:trHeight w:val="300"/>
        </w:trPr>
        <w:tc>
          <w:tcPr>
            <w:tcW w:w="2140" w:type="dxa"/>
            <w:shd w:val="clear" w:color="auto" w:fill="auto"/>
            <w:vAlign w:val="center"/>
          </w:tcPr>
          <w:p w14:paraId="330F30C9" w14:textId="51B38AF3" w:rsidR="005A4273"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totalIva</w:t>
            </w:r>
          </w:p>
        </w:tc>
        <w:tc>
          <w:tcPr>
            <w:tcW w:w="2129" w:type="dxa"/>
          </w:tcPr>
          <w:p w14:paraId="68CF6543" w14:textId="77777777" w:rsidR="005A4273" w:rsidRPr="00740BFC" w:rsidRDefault="005A4273" w:rsidP="538E812A">
            <w:pPr>
              <w:rPr>
                <w:rFonts w:asciiTheme="minorHAnsi" w:eastAsiaTheme="minorEastAsia" w:hAnsiTheme="minorHAnsi" w:cstheme="minorBidi"/>
              </w:rPr>
            </w:pPr>
          </w:p>
        </w:tc>
        <w:tc>
          <w:tcPr>
            <w:tcW w:w="1668" w:type="dxa"/>
            <w:shd w:val="clear" w:color="auto" w:fill="auto"/>
            <w:vAlign w:val="center"/>
          </w:tcPr>
          <w:p w14:paraId="776C97CC" w14:textId="79243FC3" w:rsidR="005A4273"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Iva a ser aplicado à fatura</w:t>
            </w:r>
          </w:p>
        </w:tc>
        <w:tc>
          <w:tcPr>
            <w:tcW w:w="2847" w:type="dxa"/>
          </w:tcPr>
          <w:p w14:paraId="1C0872DC" w14:textId="77777777" w:rsidR="005A4273" w:rsidRPr="00740BFC" w:rsidRDefault="005A4273" w:rsidP="538E812A">
            <w:pPr>
              <w:rPr>
                <w:rFonts w:asciiTheme="minorHAnsi" w:eastAsiaTheme="minorEastAsia" w:hAnsiTheme="minorHAnsi" w:cstheme="minorBidi"/>
              </w:rPr>
            </w:pPr>
          </w:p>
        </w:tc>
      </w:tr>
      <w:tr w:rsidR="005A4273" w:rsidRPr="00740BFC" w14:paraId="286C8365" w14:textId="77777777" w:rsidTr="538E812A">
        <w:trPr>
          <w:trHeight w:val="300"/>
        </w:trPr>
        <w:tc>
          <w:tcPr>
            <w:tcW w:w="2140" w:type="dxa"/>
            <w:shd w:val="clear" w:color="auto" w:fill="auto"/>
            <w:vAlign w:val="center"/>
          </w:tcPr>
          <w:p w14:paraId="1033EC78" w14:textId="0EB04CF0" w:rsidR="005A4273"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numeroFatura</w:t>
            </w:r>
          </w:p>
        </w:tc>
        <w:tc>
          <w:tcPr>
            <w:tcW w:w="2129" w:type="dxa"/>
          </w:tcPr>
          <w:p w14:paraId="3303770F" w14:textId="77777777" w:rsidR="005A4273" w:rsidRPr="00740BFC" w:rsidRDefault="005A4273" w:rsidP="538E812A">
            <w:pPr>
              <w:rPr>
                <w:rFonts w:asciiTheme="minorHAnsi" w:eastAsiaTheme="minorEastAsia" w:hAnsiTheme="minorHAnsi" w:cstheme="minorBidi"/>
              </w:rPr>
            </w:pPr>
          </w:p>
        </w:tc>
        <w:tc>
          <w:tcPr>
            <w:tcW w:w="1668" w:type="dxa"/>
            <w:shd w:val="clear" w:color="auto" w:fill="auto"/>
            <w:vAlign w:val="center"/>
          </w:tcPr>
          <w:p w14:paraId="26FB4E85" w14:textId="494D0C28" w:rsidR="005A4273" w:rsidRPr="00740BFC" w:rsidRDefault="538E812A" w:rsidP="538E812A">
            <w:pPr>
              <w:rPr>
                <w:rFonts w:asciiTheme="minorHAnsi" w:eastAsiaTheme="minorEastAsia" w:hAnsiTheme="minorHAnsi" w:cstheme="minorBidi"/>
              </w:rPr>
            </w:pPr>
            <w:r>
              <w:t>Número único da Fatura</w:t>
            </w:r>
          </w:p>
        </w:tc>
        <w:tc>
          <w:tcPr>
            <w:tcW w:w="2847" w:type="dxa"/>
          </w:tcPr>
          <w:p w14:paraId="12001684" w14:textId="27B8C823" w:rsidR="005A4273"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Unique</w:t>
            </w:r>
          </w:p>
        </w:tc>
      </w:tr>
      <w:tr w:rsidR="00252DE9" w:rsidRPr="00740BFC" w14:paraId="42354335" w14:textId="77777777" w:rsidTr="538E812A">
        <w:trPr>
          <w:trHeight w:val="300"/>
        </w:trPr>
        <w:tc>
          <w:tcPr>
            <w:tcW w:w="2140" w:type="dxa"/>
            <w:shd w:val="clear" w:color="auto" w:fill="auto"/>
            <w:vAlign w:val="center"/>
          </w:tcPr>
          <w:p w14:paraId="1983135E" w14:textId="0C0E6DB1" w:rsidR="00252DE9"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estado</w:t>
            </w:r>
          </w:p>
        </w:tc>
        <w:tc>
          <w:tcPr>
            <w:tcW w:w="2129" w:type="dxa"/>
          </w:tcPr>
          <w:p w14:paraId="548AC9E0" w14:textId="4945469D" w:rsidR="00252DE9"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PK -&gt; EstadoFaturaVenda</w:t>
            </w:r>
          </w:p>
        </w:tc>
        <w:tc>
          <w:tcPr>
            <w:tcW w:w="1668" w:type="dxa"/>
            <w:shd w:val="clear" w:color="auto" w:fill="auto"/>
            <w:vAlign w:val="center"/>
          </w:tcPr>
          <w:p w14:paraId="6B6F7036" w14:textId="1B89B2E5" w:rsidR="00252DE9" w:rsidRPr="00740BFC" w:rsidRDefault="00252DE9" w:rsidP="37A9725F">
            <w:r w:rsidRPr="00740BFC">
              <w:t>Estado da Fatura</w:t>
            </w:r>
          </w:p>
        </w:tc>
        <w:tc>
          <w:tcPr>
            <w:tcW w:w="2847" w:type="dxa"/>
          </w:tcPr>
          <w:p w14:paraId="2D30BFA7" w14:textId="77777777" w:rsidR="00252DE9" w:rsidRPr="00740BFC" w:rsidRDefault="00252DE9" w:rsidP="538E812A">
            <w:pPr>
              <w:rPr>
                <w:rFonts w:asciiTheme="minorHAnsi" w:eastAsiaTheme="minorEastAsia" w:hAnsiTheme="minorHAnsi" w:cstheme="minorBidi"/>
              </w:rPr>
            </w:pPr>
          </w:p>
        </w:tc>
      </w:tr>
      <w:tr w:rsidR="00281572" w:rsidRPr="00740BFC" w14:paraId="0980AA4E" w14:textId="77777777" w:rsidTr="538E812A">
        <w:trPr>
          <w:trHeight w:val="300"/>
        </w:trPr>
        <w:tc>
          <w:tcPr>
            <w:tcW w:w="2140" w:type="dxa"/>
            <w:tcBorders>
              <w:top w:val="single" w:sz="4" w:space="0" w:color="auto"/>
              <w:left w:val="single" w:sz="4" w:space="0" w:color="auto"/>
              <w:bottom w:val="single" w:sz="4" w:space="0" w:color="auto"/>
              <w:right w:val="single" w:sz="4" w:space="0" w:color="auto"/>
            </w:tcBorders>
            <w:shd w:val="clear" w:color="auto" w:fill="auto"/>
            <w:vAlign w:val="center"/>
          </w:tcPr>
          <w:p w14:paraId="6011D9E8" w14:textId="77777777" w:rsidR="00281572"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createdBy</w:t>
            </w:r>
          </w:p>
        </w:tc>
        <w:tc>
          <w:tcPr>
            <w:tcW w:w="2129" w:type="dxa"/>
            <w:tcBorders>
              <w:top w:val="single" w:sz="4" w:space="0" w:color="auto"/>
              <w:left w:val="single" w:sz="4" w:space="0" w:color="auto"/>
              <w:bottom w:val="single" w:sz="4" w:space="0" w:color="auto"/>
              <w:right w:val="single" w:sz="4" w:space="0" w:color="auto"/>
            </w:tcBorders>
          </w:tcPr>
          <w:p w14:paraId="27E175BF" w14:textId="77777777" w:rsidR="00281572" w:rsidRPr="00740BFC" w:rsidRDefault="00281572" w:rsidP="538E812A">
            <w:pPr>
              <w:rPr>
                <w:rFonts w:asciiTheme="minorHAnsi" w:eastAsiaTheme="minorEastAsia" w:hAnsiTheme="minorHAnsi" w:cstheme="minorBidi"/>
              </w:rPr>
            </w:pPr>
          </w:p>
        </w:tc>
        <w:tc>
          <w:tcPr>
            <w:tcW w:w="1668" w:type="dxa"/>
            <w:tcBorders>
              <w:top w:val="single" w:sz="4" w:space="0" w:color="auto"/>
              <w:left w:val="single" w:sz="4" w:space="0" w:color="auto"/>
              <w:bottom w:val="single" w:sz="4" w:space="0" w:color="auto"/>
              <w:right w:val="single" w:sz="4" w:space="0" w:color="auto"/>
            </w:tcBorders>
            <w:shd w:val="clear" w:color="auto" w:fill="auto"/>
            <w:vAlign w:val="center"/>
          </w:tcPr>
          <w:p w14:paraId="0F6ED969" w14:textId="77777777" w:rsidR="00281572" w:rsidRPr="00740BFC" w:rsidRDefault="00281572" w:rsidP="001B1928">
            <w:r w:rsidRPr="00740BFC">
              <w:t>O utilizador que criou o registo</w:t>
            </w:r>
          </w:p>
        </w:tc>
        <w:tc>
          <w:tcPr>
            <w:tcW w:w="2847" w:type="dxa"/>
            <w:tcBorders>
              <w:top w:val="single" w:sz="4" w:space="0" w:color="auto"/>
              <w:left w:val="single" w:sz="4" w:space="0" w:color="auto"/>
              <w:bottom w:val="single" w:sz="4" w:space="0" w:color="auto"/>
              <w:right w:val="single" w:sz="4" w:space="0" w:color="auto"/>
            </w:tcBorders>
          </w:tcPr>
          <w:p w14:paraId="2A974D63" w14:textId="77777777" w:rsidR="00281572" w:rsidRPr="00740BFC" w:rsidRDefault="00281572" w:rsidP="538E812A">
            <w:pPr>
              <w:rPr>
                <w:rFonts w:asciiTheme="minorHAnsi" w:eastAsiaTheme="minorEastAsia" w:hAnsiTheme="minorHAnsi" w:cstheme="minorBidi"/>
              </w:rPr>
            </w:pPr>
          </w:p>
        </w:tc>
      </w:tr>
      <w:tr w:rsidR="00281572" w:rsidRPr="00740BFC" w14:paraId="5770BDD8" w14:textId="77777777" w:rsidTr="538E812A">
        <w:trPr>
          <w:trHeight w:val="300"/>
        </w:trPr>
        <w:tc>
          <w:tcPr>
            <w:tcW w:w="2140" w:type="dxa"/>
            <w:tcBorders>
              <w:top w:val="single" w:sz="4" w:space="0" w:color="auto"/>
              <w:left w:val="single" w:sz="4" w:space="0" w:color="auto"/>
              <w:bottom w:val="single" w:sz="4" w:space="0" w:color="auto"/>
              <w:right w:val="single" w:sz="4" w:space="0" w:color="auto"/>
            </w:tcBorders>
            <w:shd w:val="clear" w:color="auto" w:fill="auto"/>
            <w:vAlign w:val="center"/>
          </w:tcPr>
          <w:p w14:paraId="281235EC" w14:textId="77777777" w:rsidR="00281572"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createdDate</w:t>
            </w:r>
          </w:p>
        </w:tc>
        <w:tc>
          <w:tcPr>
            <w:tcW w:w="2129" w:type="dxa"/>
            <w:tcBorders>
              <w:top w:val="single" w:sz="4" w:space="0" w:color="auto"/>
              <w:left w:val="single" w:sz="4" w:space="0" w:color="auto"/>
              <w:bottom w:val="single" w:sz="4" w:space="0" w:color="auto"/>
              <w:right w:val="single" w:sz="4" w:space="0" w:color="auto"/>
            </w:tcBorders>
          </w:tcPr>
          <w:p w14:paraId="5DAB726E" w14:textId="77777777" w:rsidR="00281572" w:rsidRPr="00740BFC" w:rsidRDefault="00281572" w:rsidP="538E812A">
            <w:pPr>
              <w:rPr>
                <w:rFonts w:asciiTheme="minorHAnsi" w:eastAsiaTheme="minorEastAsia" w:hAnsiTheme="minorHAnsi" w:cstheme="minorBidi"/>
              </w:rPr>
            </w:pPr>
          </w:p>
        </w:tc>
        <w:tc>
          <w:tcPr>
            <w:tcW w:w="1668" w:type="dxa"/>
            <w:tcBorders>
              <w:top w:val="single" w:sz="4" w:space="0" w:color="auto"/>
              <w:left w:val="single" w:sz="4" w:space="0" w:color="auto"/>
              <w:bottom w:val="single" w:sz="4" w:space="0" w:color="auto"/>
              <w:right w:val="single" w:sz="4" w:space="0" w:color="auto"/>
            </w:tcBorders>
            <w:shd w:val="clear" w:color="auto" w:fill="auto"/>
            <w:vAlign w:val="center"/>
          </w:tcPr>
          <w:p w14:paraId="1551BBAF" w14:textId="77777777" w:rsidR="00281572" w:rsidRPr="00740BFC" w:rsidRDefault="00281572" w:rsidP="001B1928">
            <w:r w:rsidRPr="00740BFC">
              <w:t>A data em que o registo foi criado</w:t>
            </w:r>
          </w:p>
        </w:tc>
        <w:tc>
          <w:tcPr>
            <w:tcW w:w="2847" w:type="dxa"/>
            <w:tcBorders>
              <w:top w:val="single" w:sz="4" w:space="0" w:color="auto"/>
              <w:left w:val="single" w:sz="4" w:space="0" w:color="auto"/>
              <w:bottom w:val="single" w:sz="4" w:space="0" w:color="auto"/>
              <w:right w:val="single" w:sz="4" w:space="0" w:color="auto"/>
            </w:tcBorders>
          </w:tcPr>
          <w:p w14:paraId="7B99D441" w14:textId="77777777" w:rsidR="00281572" w:rsidRPr="00740BFC" w:rsidRDefault="00281572" w:rsidP="538E812A">
            <w:pPr>
              <w:rPr>
                <w:rFonts w:asciiTheme="minorHAnsi" w:eastAsiaTheme="minorEastAsia" w:hAnsiTheme="minorHAnsi" w:cstheme="minorBidi"/>
              </w:rPr>
            </w:pPr>
          </w:p>
        </w:tc>
      </w:tr>
      <w:tr w:rsidR="00281572" w:rsidRPr="00740BFC" w14:paraId="7C38B430" w14:textId="77777777" w:rsidTr="538E812A">
        <w:trPr>
          <w:trHeight w:val="300"/>
        </w:trPr>
        <w:tc>
          <w:tcPr>
            <w:tcW w:w="2140" w:type="dxa"/>
            <w:tcBorders>
              <w:top w:val="single" w:sz="4" w:space="0" w:color="auto"/>
              <w:left w:val="single" w:sz="4" w:space="0" w:color="auto"/>
              <w:bottom w:val="single" w:sz="4" w:space="0" w:color="auto"/>
              <w:right w:val="single" w:sz="4" w:space="0" w:color="auto"/>
            </w:tcBorders>
            <w:shd w:val="clear" w:color="auto" w:fill="auto"/>
            <w:vAlign w:val="center"/>
          </w:tcPr>
          <w:p w14:paraId="1B2FE79B" w14:textId="77777777" w:rsidR="00281572"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lastUpdatedBy</w:t>
            </w:r>
          </w:p>
        </w:tc>
        <w:tc>
          <w:tcPr>
            <w:tcW w:w="2129" w:type="dxa"/>
            <w:tcBorders>
              <w:top w:val="single" w:sz="4" w:space="0" w:color="auto"/>
              <w:left w:val="single" w:sz="4" w:space="0" w:color="auto"/>
              <w:bottom w:val="single" w:sz="4" w:space="0" w:color="auto"/>
              <w:right w:val="single" w:sz="4" w:space="0" w:color="auto"/>
            </w:tcBorders>
          </w:tcPr>
          <w:p w14:paraId="17D4DA83" w14:textId="77777777" w:rsidR="00281572" w:rsidRPr="00740BFC" w:rsidRDefault="00281572" w:rsidP="538E812A">
            <w:pPr>
              <w:rPr>
                <w:rFonts w:asciiTheme="minorHAnsi" w:eastAsiaTheme="minorEastAsia" w:hAnsiTheme="minorHAnsi" w:cstheme="minorBidi"/>
              </w:rPr>
            </w:pPr>
          </w:p>
        </w:tc>
        <w:tc>
          <w:tcPr>
            <w:tcW w:w="1668" w:type="dxa"/>
            <w:tcBorders>
              <w:top w:val="single" w:sz="4" w:space="0" w:color="auto"/>
              <w:left w:val="single" w:sz="4" w:space="0" w:color="auto"/>
              <w:bottom w:val="single" w:sz="4" w:space="0" w:color="auto"/>
              <w:right w:val="single" w:sz="4" w:space="0" w:color="auto"/>
            </w:tcBorders>
            <w:shd w:val="clear" w:color="auto" w:fill="auto"/>
            <w:vAlign w:val="center"/>
          </w:tcPr>
          <w:p w14:paraId="5BCF85B7" w14:textId="77777777" w:rsidR="00281572" w:rsidRPr="00740BFC" w:rsidRDefault="00281572" w:rsidP="001B1928">
            <w:r w:rsidRPr="00740BFC">
              <w:t>O último utilizador que atualizou o registo</w:t>
            </w:r>
          </w:p>
        </w:tc>
        <w:tc>
          <w:tcPr>
            <w:tcW w:w="2847" w:type="dxa"/>
            <w:tcBorders>
              <w:top w:val="single" w:sz="4" w:space="0" w:color="auto"/>
              <w:left w:val="single" w:sz="4" w:space="0" w:color="auto"/>
              <w:bottom w:val="single" w:sz="4" w:space="0" w:color="auto"/>
              <w:right w:val="single" w:sz="4" w:space="0" w:color="auto"/>
            </w:tcBorders>
          </w:tcPr>
          <w:p w14:paraId="4349AB2D" w14:textId="77777777" w:rsidR="00281572" w:rsidRPr="00740BFC" w:rsidRDefault="00281572" w:rsidP="538E812A">
            <w:pPr>
              <w:rPr>
                <w:rFonts w:asciiTheme="minorHAnsi" w:eastAsiaTheme="minorEastAsia" w:hAnsiTheme="minorHAnsi" w:cstheme="minorBidi"/>
              </w:rPr>
            </w:pPr>
          </w:p>
        </w:tc>
      </w:tr>
      <w:tr w:rsidR="00281572" w:rsidRPr="00740BFC" w14:paraId="6DA2F896" w14:textId="77777777" w:rsidTr="538E812A">
        <w:trPr>
          <w:trHeight w:val="300"/>
        </w:trPr>
        <w:tc>
          <w:tcPr>
            <w:tcW w:w="2140" w:type="dxa"/>
            <w:tcBorders>
              <w:top w:val="single" w:sz="4" w:space="0" w:color="auto"/>
              <w:left w:val="single" w:sz="4" w:space="0" w:color="auto"/>
              <w:bottom w:val="single" w:sz="4" w:space="0" w:color="auto"/>
              <w:right w:val="single" w:sz="4" w:space="0" w:color="auto"/>
            </w:tcBorders>
            <w:shd w:val="clear" w:color="auto" w:fill="auto"/>
            <w:vAlign w:val="center"/>
          </w:tcPr>
          <w:p w14:paraId="26658349" w14:textId="77777777" w:rsidR="00281572"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lastUpdatedDate</w:t>
            </w:r>
          </w:p>
        </w:tc>
        <w:tc>
          <w:tcPr>
            <w:tcW w:w="2129" w:type="dxa"/>
            <w:tcBorders>
              <w:top w:val="single" w:sz="4" w:space="0" w:color="auto"/>
              <w:left w:val="single" w:sz="4" w:space="0" w:color="auto"/>
              <w:bottom w:val="single" w:sz="4" w:space="0" w:color="auto"/>
              <w:right w:val="single" w:sz="4" w:space="0" w:color="auto"/>
            </w:tcBorders>
          </w:tcPr>
          <w:p w14:paraId="1F6A4616" w14:textId="77777777" w:rsidR="00281572" w:rsidRPr="00740BFC" w:rsidRDefault="00281572" w:rsidP="538E812A">
            <w:pPr>
              <w:rPr>
                <w:rFonts w:asciiTheme="minorHAnsi" w:eastAsiaTheme="minorEastAsia" w:hAnsiTheme="minorHAnsi" w:cstheme="minorBidi"/>
              </w:rPr>
            </w:pPr>
          </w:p>
        </w:tc>
        <w:tc>
          <w:tcPr>
            <w:tcW w:w="1668" w:type="dxa"/>
            <w:tcBorders>
              <w:top w:val="single" w:sz="4" w:space="0" w:color="auto"/>
              <w:left w:val="single" w:sz="4" w:space="0" w:color="auto"/>
              <w:bottom w:val="single" w:sz="4" w:space="0" w:color="auto"/>
              <w:right w:val="single" w:sz="4" w:space="0" w:color="auto"/>
            </w:tcBorders>
            <w:shd w:val="clear" w:color="auto" w:fill="auto"/>
            <w:vAlign w:val="center"/>
          </w:tcPr>
          <w:p w14:paraId="4B0F872B" w14:textId="77777777" w:rsidR="00281572" w:rsidRPr="00740BFC" w:rsidRDefault="00281572" w:rsidP="001B1928">
            <w:r w:rsidRPr="00740BFC">
              <w:t>Última data em que o registo foi editado</w:t>
            </w:r>
          </w:p>
        </w:tc>
        <w:tc>
          <w:tcPr>
            <w:tcW w:w="2847" w:type="dxa"/>
            <w:tcBorders>
              <w:top w:val="single" w:sz="4" w:space="0" w:color="auto"/>
              <w:left w:val="single" w:sz="4" w:space="0" w:color="auto"/>
              <w:bottom w:val="single" w:sz="4" w:space="0" w:color="auto"/>
              <w:right w:val="single" w:sz="4" w:space="0" w:color="auto"/>
            </w:tcBorders>
          </w:tcPr>
          <w:p w14:paraId="2DC159E9" w14:textId="77777777" w:rsidR="00281572" w:rsidRPr="00740BFC" w:rsidRDefault="00281572" w:rsidP="538E812A">
            <w:pPr>
              <w:rPr>
                <w:rFonts w:asciiTheme="minorHAnsi" w:eastAsiaTheme="minorEastAsia" w:hAnsiTheme="minorHAnsi" w:cstheme="minorBidi"/>
              </w:rPr>
            </w:pPr>
          </w:p>
        </w:tc>
      </w:tr>
      <w:tr w:rsidR="00281572" w:rsidRPr="00740BFC" w14:paraId="4E493114" w14:textId="77777777" w:rsidTr="538E812A">
        <w:trPr>
          <w:trHeight w:val="300"/>
        </w:trPr>
        <w:tc>
          <w:tcPr>
            <w:tcW w:w="2140" w:type="dxa"/>
            <w:tcBorders>
              <w:top w:val="single" w:sz="4" w:space="0" w:color="auto"/>
              <w:left w:val="single" w:sz="4" w:space="0" w:color="auto"/>
              <w:bottom w:val="single" w:sz="4" w:space="0" w:color="auto"/>
              <w:right w:val="single" w:sz="4" w:space="0" w:color="auto"/>
            </w:tcBorders>
            <w:shd w:val="clear" w:color="auto" w:fill="auto"/>
            <w:vAlign w:val="center"/>
          </w:tcPr>
          <w:p w14:paraId="2027947F" w14:textId="77777777" w:rsidR="00281572"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isActive</w:t>
            </w:r>
          </w:p>
        </w:tc>
        <w:tc>
          <w:tcPr>
            <w:tcW w:w="2129" w:type="dxa"/>
            <w:tcBorders>
              <w:top w:val="single" w:sz="4" w:space="0" w:color="auto"/>
              <w:left w:val="single" w:sz="4" w:space="0" w:color="auto"/>
              <w:bottom w:val="single" w:sz="4" w:space="0" w:color="auto"/>
              <w:right w:val="single" w:sz="4" w:space="0" w:color="auto"/>
            </w:tcBorders>
          </w:tcPr>
          <w:p w14:paraId="2978854F" w14:textId="77777777" w:rsidR="00281572" w:rsidRPr="00740BFC" w:rsidRDefault="00281572" w:rsidP="538E812A">
            <w:pPr>
              <w:rPr>
                <w:rFonts w:asciiTheme="minorHAnsi" w:eastAsiaTheme="minorEastAsia" w:hAnsiTheme="minorHAnsi" w:cstheme="minorBidi"/>
              </w:rPr>
            </w:pPr>
          </w:p>
        </w:tc>
        <w:tc>
          <w:tcPr>
            <w:tcW w:w="1668" w:type="dxa"/>
            <w:tcBorders>
              <w:top w:val="single" w:sz="4" w:space="0" w:color="auto"/>
              <w:left w:val="single" w:sz="4" w:space="0" w:color="auto"/>
              <w:bottom w:val="single" w:sz="4" w:space="0" w:color="auto"/>
              <w:right w:val="single" w:sz="4" w:space="0" w:color="auto"/>
            </w:tcBorders>
            <w:shd w:val="clear" w:color="auto" w:fill="auto"/>
            <w:vAlign w:val="center"/>
          </w:tcPr>
          <w:p w14:paraId="0F9EF1E2" w14:textId="77777777" w:rsidR="00281572" w:rsidRPr="00740BFC" w:rsidRDefault="00281572" w:rsidP="001B1928">
            <w:r w:rsidRPr="00740BFC">
              <w:t>O registo está ativo</w:t>
            </w:r>
          </w:p>
        </w:tc>
        <w:tc>
          <w:tcPr>
            <w:tcW w:w="2847" w:type="dxa"/>
            <w:tcBorders>
              <w:top w:val="single" w:sz="4" w:space="0" w:color="auto"/>
              <w:left w:val="single" w:sz="4" w:space="0" w:color="auto"/>
              <w:bottom w:val="single" w:sz="4" w:space="0" w:color="auto"/>
              <w:right w:val="single" w:sz="4" w:space="0" w:color="auto"/>
            </w:tcBorders>
          </w:tcPr>
          <w:p w14:paraId="5FB217D5" w14:textId="77777777" w:rsidR="00281572" w:rsidRPr="00740BFC" w:rsidRDefault="00281572" w:rsidP="538E812A">
            <w:pPr>
              <w:rPr>
                <w:rFonts w:asciiTheme="minorHAnsi" w:eastAsiaTheme="minorEastAsia" w:hAnsiTheme="minorHAnsi" w:cstheme="minorBidi"/>
              </w:rPr>
            </w:pPr>
          </w:p>
        </w:tc>
      </w:tr>
    </w:tbl>
    <w:p w14:paraId="4A5A0647" w14:textId="0D932AC8" w:rsidR="58521C3A" w:rsidRPr="00740BFC" w:rsidRDefault="58521C3A" w:rsidP="001E117F">
      <w:pPr>
        <w:pStyle w:val="Legenda"/>
      </w:pPr>
    </w:p>
    <w:p w14:paraId="6D5CEDDD" w14:textId="2FA204A4" w:rsidR="001E117F" w:rsidRPr="00740BFC" w:rsidRDefault="538E812A" w:rsidP="001E117F">
      <w:pPr>
        <w:pStyle w:val="Legenda"/>
        <w:keepNext/>
        <w:jc w:val="center"/>
      </w:pPr>
      <w:bookmarkStart w:id="81" w:name="_Toc199624872"/>
      <w:r>
        <w:t xml:space="preserve">Tabela </w:t>
      </w:r>
      <w:fldSimple w:instr=" SEQ Tabela \* ARABIC ">
        <w:r>
          <w:t>26</w:t>
        </w:r>
      </w:fldSimple>
      <w:r>
        <w:t>. Descrição dos campos da tabela LinhaEncomendaFornecedor.</w:t>
      </w:r>
      <w:bookmarkEnd w:id="8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40"/>
        <w:gridCol w:w="2489"/>
        <w:gridCol w:w="1622"/>
        <w:gridCol w:w="2533"/>
      </w:tblGrid>
      <w:tr w:rsidR="37A9725F" w:rsidRPr="00740BFC" w14:paraId="52DD2E0A" w14:textId="77777777" w:rsidTr="538E812A">
        <w:trPr>
          <w:trHeight w:val="300"/>
        </w:trPr>
        <w:tc>
          <w:tcPr>
            <w:tcW w:w="2140" w:type="dxa"/>
            <w:shd w:val="clear" w:color="auto" w:fill="4472C4" w:themeFill="accent1"/>
          </w:tcPr>
          <w:p w14:paraId="7DEF3B7B" w14:textId="77777777" w:rsidR="37A9725F" w:rsidRPr="00740BFC" w:rsidRDefault="538E812A" w:rsidP="538E812A">
            <w:pPr>
              <w:rPr>
                <w:rFonts w:asciiTheme="minorHAnsi" w:eastAsiaTheme="minorEastAsia" w:hAnsiTheme="minorHAnsi" w:cstheme="minorBidi"/>
                <w:color w:val="FFFFFF" w:themeColor="background1"/>
              </w:rPr>
            </w:pPr>
            <w:r w:rsidRPr="538E812A">
              <w:rPr>
                <w:rFonts w:asciiTheme="minorHAnsi" w:eastAsiaTheme="minorEastAsia" w:hAnsiTheme="minorHAnsi" w:cstheme="minorBidi"/>
                <w:color w:val="FFFFFF" w:themeColor="background1"/>
              </w:rPr>
              <w:t>Nome do campo</w:t>
            </w:r>
          </w:p>
        </w:tc>
        <w:tc>
          <w:tcPr>
            <w:tcW w:w="2489" w:type="dxa"/>
            <w:shd w:val="clear" w:color="auto" w:fill="4472C4" w:themeFill="accent1"/>
          </w:tcPr>
          <w:p w14:paraId="1153D2D8" w14:textId="7D843ECB" w:rsidR="37A9725F" w:rsidRPr="00740BFC" w:rsidRDefault="538E812A" w:rsidP="538E812A">
            <w:pPr>
              <w:rPr>
                <w:rFonts w:asciiTheme="minorHAnsi" w:eastAsiaTheme="minorEastAsia" w:hAnsiTheme="minorHAnsi" w:cstheme="minorBidi"/>
                <w:color w:val="FFFFFF" w:themeColor="background1"/>
              </w:rPr>
            </w:pPr>
            <w:r w:rsidRPr="538E812A">
              <w:rPr>
                <w:rFonts w:asciiTheme="minorHAnsi" w:eastAsiaTheme="minorEastAsia" w:hAnsiTheme="minorHAnsi" w:cstheme="minorBidi"/>
                <w:color w:val="FFFFFF" w:themeColor="background1"/>
              </w:rPr>
              <w:t xml:space="preserve">Chave </w:t>
            </w:r>
          </w:p>
        </w:tc>
        <w:tc>
          <w:tcPr>
            <w:tcW w:w="1622" w:type="dxa"/>
            <w:shd w:val="clear" w:color="auto" w:fill="4472C4" w:themeFill="accent1"/>
          </w:tcPr>
          <w:p w14:paraId="29F01512" w14:textId="6368515C" w:rsidR="37A9725F" w:rsidRPr="00740BFC" w:rsidRDefault="538E812A" w:rsidP="538E812A">
            <w:pPr>
              <w:rPr>
                <w:rFonts w:asciiTheme="minorHAnsi" w:eastAsiaTheme="minorEastAsia" w:hAnsiTheme="minorHAnsi" w:cstheme="minorBidi"/>
                <w:color w:val="FFFFFF" w:themeColor="background1"/>
              </w:rPr>
            </w:pPr>
            <w:r w:rsidRPr="538E812A">
              <w:rPr>
                <w:rFonts w:asciiTheme="minorHAnsi" w:eastAsiaTheme="minorEastAsia" w:hAnsiTheme="minorHAnsi" w:cstheme="minorBidi"/>
                <w:color w:val="FFFFFF" w:themeColor="background1"/>
              </w:rPr>
              <w:t>Descrição</w:t>
            </w:r>
          </w:p>
        </w:tc>
        <w:tc>
          <w:tcPr>
            <w:tcW w:w="2533" w:type="dxa"/>
            <w:shd w:val="clear" w:color="auto" w:fill="4472C4" w:themeFill="accent1"/>
          </w:tcPr>
          <w:p w14:paraId="2DF3A806" w14:textId="05381821" w:rsidR="37A9725F" w:rsidRPr="00740BFC" w:rsidRDefault="538E812A" w:rsidP="538E812A">
            <w:pPr>
              <w:rPr>
                <w:rFonts w:asciiTheme="minorHAnsi" w:eastAsiaTheme="minorEastAsia" w:hAnsiTheme="minorHAnsi" w:cstheme="minorBidi"/>
                <w:color w:val="FFFFFF" w:themeColor="background1"/>
              </w:rPr>
            </w:pPr>
            <w:r w:rsidRPr="538E812A">
              <w:rPr>
                <w:rFonts w:asciiTheme="minorHAnsi" w:eastAsiaTheme="minorEastAsia" w:hAnsiTheme="minorHAnsi" w:cstheme="minorBidi"/>
                <w:color w:val="FFFFFF" w:themeColor="background1"/>
              </w:rPr>
              <w:t>Validações</w:t>
            </w:r>
          </w:p>
        </w:tc>
      </w:tr>
      <w:tr w:rsidR="37A9725F" w:rsidRPr="00740BFC" w14:paraId="49454C93" w14:textId="77777777" w:rsidTr="538E812A">
        <w:trPr>
          <w:trHeight w:val="300"/>
        </w:trPr>
        <w:tc>
          <w:tcPr>
            <w:tcW w:w="2140" w:type="dxa"/>
            <w:shd w:val="clear" w:color="auto" w:fill="auto"/>
            <w:vAlign w:val="center"/>
          </w:tcPr>
          <w:p w14:paraId="160C268E" w14:textId="70EABFCF" w:rsidR="37A9725F" w:rsidRPr="00740BFC" w:rsidRDefault="37A9725F">
            <w:r w:rsidRPr="00740BFC">
              <w:t>id</w:t>
            </w:r>
          </w:p>
        </w:tc>
        <w:tc>
          <w:tcPr>
            <w:tcW w:w="2489" w:type="dxa"/>
          </w:tcPr>
          <w:p w14:paraId="219DBE5F" w14:textId="0EBBF397" w:rsidR="37A9725F" w:rsidRPr="00740BFC" w:rsidRDefault="37A9725F">
            <w:r w:rsidRPr="00740BFC">
              <w:t>PK</w:t>
            </w:r>
          </w:p>
        </w:tc>
        <w:tc>
          <w:tcPr>
            <w:tcW w:w="1622" w:type="dxa"/>
            <w:shd w:val="clear" w:color="auto" w:fill="auto"/>
            <w:vAlign w:val="center"/>
          </w:tcPr>
          <w:p w14:paraId="01226921" w14:textId="6519D392" w:rsidR="4776DBA8" w:rsidRPr="00740BFC" w:rsidRDefault="4776DBA8" w:rsidP="37A9725F">
            <w:pPr>
              <w:spacing w:line="259" w:lineRule="auto"/>
            </w:pPr>
            <w:r w:rsidRPr="00740BFC">
              <w:t>Identificador do registo</w:t>
            </w:r>
          </w:p>
        </w:tc>
        <w:tc>
          <w:tcPr>
            <w:tcW w:w="2533" w:type="dxa"/>
          </w:tcPr>
          <w:p w14:paraId="2E158C91" w14:textId="77777777" w:rsidR="37A9725F" w:rsidRPr="00740BFC" w:rsidRDefault="37A9725F" w:rsidP="538E812A">
            <w:pPr>
              <w:rPr>
                <w:rFonts w:asciiTheme="minorHAnsi" w:eastAsiaTheme="minorEastAsia" w:hAnsiTheme="minorHAnsi" w:cstheme="minorBidi"/>
                <w:i/>
                <w:iCs/>
                <w:sz w:val="20"/>
                <w:szCs w:val="20"/>
              </w:rPr>
            </w:pPr>
          </w:p>
        </w:tc>
      </w:tr>
      <w:tr w:rsidR="37A9725F" w:rsidRPr="00740BFC" w14:paraId="1F40C115" w14:textId="77777777" w:rsidTr="538E812A">
        <w:trPr>
          <w:trHeight w:val="718"/>
        </w:trPr>
        <w:tc>
          <w:tcPr>
            <w:tcW w:w="2140" w:type="dxa"/>
            <w:shd w:val="clear" w:color="auto" w:fill="auto"/>
            <w:vAlign w:val="center"/>
          </w:tcPr>
          <w:p w14:paraId="23CF3616" w14:textId="2B5C3741" w:rsidR="6103401D"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codigoProduto</w:t>
            </w:r>
          </w:p>
        </w:tc>
        <w:tc>
          <w:tcPr>
            <w:tcW w:w="2489" w:type="dxa"/>
          </w:tcPr>
          <w:p w14:paraId="201CDFEB" w14:textId="35D79565" w:rsidR="37A9725F"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FK -&gt; Produto</w:t>
            </w:r>
          </w:p>
        </w:tc>
        <w:tc>
          <w:tcPr>
            <w:tcW w:w="1622" w:type="dxa"/>
            <w:shd w:val="clear" w:color="auto" w:fill="auto"/>
            <w:vAlign w:val="center"/>
          </w:tcPr>
          <w:p w14:paraId="3163AA1B" w14:textId="52B5195D" w:rsidR="6103401D" w:rsidRPr="00740BFC" w:rsidRDefault="538E812A" w:rsidP="538E812A">
            <w:pPr>
              <w:rPr>
                <w:rFonts w:asciiTheme="minorHAnsi" w:eastAsiaTheme="minorEastAsia" w:hAnsiTheme="minorHAnsi" w:cstheme="minorBidi"/>
              </w:rPr>
            </w:pPr>
            <w:r>
              <w:t xml:space="preserve">Código único do </w:t>
            </w:r>
            <w:r w:rsidRPr="538E812A">
              <w:rPr>
                <w:rFonts w:asciiTheme="minorHAnsi" w:eastAsiaTheme="minorEastAsia" w:hAnsiTheme="minorHAnsi" w:cstheme="minorBidi"/>
              </w:rPr>
              <w:t>produto</w:t>
            </w:r>
          </w:p>
        </w:tc>
        <w:tc>
          <w:tcPr>
            <w:tcW w:w="2533" w:type="dxa"/>
          </w:tcPr>
          <w:p w14:paraId="32E3DA96" w14:textId="77777777" w:rsidR="37A9725F" w:rsidRPr="00740BFC" w:rsidRDefault="37A9725F" w:rsidP="538E812A">
            <w:pPr>
              <w:rPr>
                <w:rFonts w:asciiTheme="minorHAnsi" w:eastAsiaTheme="minorEastAsia" w:hAnsiTheme="minorHAnsi" w:cstheme="minorBidi"/>
              </w:rPr>
            </w:pPr>
          </w:p>
        </w:tc>
      </w:tr>
      <w:tr w:rsidR="007C2306" w:rsidRPr="00740BFC" w14:paraId="77C908C6" w14:textId="77777777" w:rsidTr="538E812A">
        <w:trPr>
          <w:trHeight w:val="718"/>
        </w:trPr>
        <w:tc>
          <w:tcPr>
            <w:tcW w:w="2140" w:type="dxa"/>
            <w:shd w:val="clear" w:color="auto" w:fill="auto"/>
            <w:vAlign w:val="center"/>
          </w:tcPr>
          <w:p w14:paraId="32DD5282" w14:textId="6E812BCD" w:rsidR="007C2306"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valorIva</w:t>
            </w:r>
          </w:p>
        </w:tc>
        <w:tc>
          <w:tcPr>
            <w:tcW w:w="2489" w:type="dxa"/>
          </w:tcPr>
          <w:p w14:paraId="6FB316F9" w14:textId="77777777" w:rsidR="007C2306" w:rsidRPr="00740BFC" w:rsidRDefault="007C2306" w:rsidP="538E812A">
            <w:pPr>
              <w:rPr>
                <w:rFonts w:asciiTheme="minorHAnsi" w:eastAsiaTheme="minorEastAsia" w:hAnsiTheme="minorHAnsi" w:cstheme="minorBidi"/>
              </w:rPr>
            </w:pPr>
          </w:p>
        </w:tc>
        <w:tc>
          <w:tcPr>
            <w:tcW w:w="1622" w:type="dxa"/>
            <w:shd w:val="clear" w:color="auto" w:fill="auto"/>
            <w:vAlign w:val="center"/>
          </w:tcPr>
          <w:p w14:paraId="44852ED1" w14:textId="4C19C63E" w:rsidR="007C2306"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Valor do Iva do produto</w:t>
            </w:r>
          </w:p>
        </w:tc>
        <w:tc>
          <w:tcPr>
            <w:tcW w:w="2533" w:type="dxa"/>
          </w:tcPr>
          <w:p w14:paraId="4461D22E" w14:textId="77777777" w:rsidR="007C2306" w:rsidRPr="00740BFC" w:rsidRDefault="007C2306" w:rsidP="538E812A">
            <w:pPr>
              <w:rPr>
                <w:rFonts w:asciiTheme="minorHAnsi" w:eastAsiaTheme="minorEastAsia" w:hAnsiTheme="minorHAnsi" w:cstheme="minorBidi"/>
              </w:rPr>
            </w:pPr>
          </w:p>
        </w:tc>
      </w:tr>
      <w:tr w:rsidR="007C2306" w:rsidRPr="00740BFC" w14:paraId="4C5BEE5A" w14:textId="77777777" w:rsidTr="538E812A">
        <w:trPr>
          <w:trHeight w:val="718"/>
        </w:trPr>
        <w:tc>
          <w:tcPr>
            <w:tcW w:w="2140" w:type="dxa"/>
            <w:shd w:val="clear" w:color="auto" w:fill="auto"/>
            <w:vAlign w:val="center"/>
          </w:tcPr>
          <w:p w14:paraId="76627A81" w14:textId="2F04C695" w:rsidR="007C2306"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lastRenderedPageBreak/>
              <w:t>valorTotal</w:t>
            </w:r>
          </w:p>
        </w:tc>
        <w:tc>
          <w:tcPr>
            <w:tcW w:w="2489" w:type="dxa"/>
          </w:tcPr>
          <w:p w14:paraId="3B029A54" w14:textId="77777777" w:rsidR="007C2306" w:rsidRPr="00740BFC" w:rsidRDefault="007C2306" w:rsidP="538E812A">
            <w:pPr>
              <w:rPr>
                <w:rFonts w:asciiTheme="minorHAnsi" w:eastAsiaTheme="minorEastAsia" w:hAnsiTheme="minorHAnsi" w:cstheme="minorBidi"/>
              </w:rPr>
            </w:pPr>
          </w:p>
        </w:tc>
        <w:tc>
          <w:tcPr>
            <w:tcW w:w="1622" w:type="dxa"/>
            <w:shd w:val="clear" w:color="auto" w:fill="auto"/>
            <w:vAlign w:val="center"/>
          </w:tcPr>
          <w:p w14:paraId="6DE75EE8" w14:textId="340495F7" w:rsidR="007C2306"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Valor total da linha de produto</w:t>
            </w:r>
          </w:p>
        </w:tc>
        <w:tc>
          <w:tcPr>
            <w:tcW w:w="2533" w:type="dxa"/>
          </w:tcPr>
          <w:p w14:paraId="6030D4AE" w14:textId="77777777" w:rsidR="007C2306" w:rsidRPr="00740BFC" w:rsidRDefault="007C2306" w:rsidP="538E812A">
            <w:pPr>
              <w:rPr>
                <w:rFonts w:asciiTheme="minorHAnsi" w:eastAsiaTheme="minorEastAsia" w:hAnsiTheme="minorHAnsi" w:cstheme="minorBidi"/>
              </w:rPr>
            </w:pPr>
          </w:p>
        </w:tc>
      </w:tr>
      <w:tr w:rsidR="007C2306" w:rsidRPr="00740BFC" w14:paraId="5F2BB60C" w14:textId="77777777" w:rsidTr="538E812A">
        <w:trPr>
          <w:trHeight w:val="718"/>
        </w:trPr>
        <w:tc>
          <w:tcPr>
            <w:tcW w:w="2140" w:type="dxa"/>
            <w:shd w:val="clear" w:color="auto" w:fill="auto"/>
            <w:vAlign w:val="center"/>
          </w:tcPr>
          <w:p w14:paraId="178A7A27" w14:textId="62CBF6AE" w:rsidR="007C2306"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quantidade</w:t>
            </w:r>
          </w:p>
        </w:tc>
        <w:tc>
          <w:tcPr>
            <w:tcW w:w="2489" w:type="dxa"/>
          </w:tcPr>
          <w:p w14:paraId="367CE4E6" w14:textId="77777777" w:rsidR="007C2306" w:rsidRPr="00740BFC" w:rsidRDefault="007C2306" w:rsidP="538E812A">
            <w:pPr>
              <w:rPr>
                <w:rFonts w:asciiTheme="minorHAnsi" w:eastAsiaTheme="minorEastAsia" w:hAnsiTheme="minorHAnsi" w:cstheme="minorBidi"/>
              </w:rPr>
            </w:pPr>
          </w:p>
        </w:tc>
        <w:tc>
          <w:tcPr>
            <w:tcW w:w="1622" w:type="dxa"/>
            <w:shd w:val="clear" w:color="auto" w:fill="auto"/>
            <w:vAlign w:val="center"/>
          </w:tcPr>
          <w:p w14:paraId="70661E16" w14:textId="5CDCD10D" w:rsidR="007C2306"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Quantidade de unidades do produto</w:t>
            </w:r>
          </w:p>
        </w:tc>
        <w:tc>
          <w:tcPr>
            <w:tcW w:w="2533" w:type="dxa"/>
          </w:tcPr>
          <w:p w14:paraId="189D21F0" w14:textId="77777777" w:rsidR="007C2306" w:rsidRPr="00740BFC" w:rsidRDefault="007C2306" w:rsidP="538E812A">
            <w:pPr>
              <w:rPr>
                <w:rFonts w:asciiTheme="minorHAnsi" w:eastAsiaTheme="minorEastAsia" w:hAnsiTheme="minorHAnsi" w:cstheme="minorBidi"/>
              </w:rPr>
            </w:pPr>
          </w:p>
        </w:tc>
      </w:tr>
      <w:tr w:rsidR="002662D2" w:rsidRPr="00740BFC" w14:paraId="65CE0760" w14:textId="77777777" w:rsidTr="538E812A">
        <w:trPr>
          <w:trHeight w:val="718"/>
        </w:trPr>
        <w:tc>
          <w:tcPr>
            <w:tcW w:w="2140" w:type="dxa"/>
            <w:shd w:val="clear" w:color="auto" w:fill="auto"/>
            <w:vAlign w:val="center"/>
          </w:tcPr>
          <w:p w14:paraId="0BF29094" w14:textId="19348783" w:rsidR="002662D2"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numeroEncomenda</w:t>
            </w:r>
          </w:p>
        </w:tc>
        <w:tc>
          <w:tcPr>
            <w:tcW w:w="2489" w:type="dxa"/>
          </w:tcPr>
          <w:p w14:paraId="73A13942" w14:textId="710F1714" w:rsidR="002662D2"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FK -&gt; EncomendaFornecedor</w:t>
            </w:r>
          </w:p>
        </w:tc>
        <w:tc>
          <w:tcPr>
            <w:tcW w:w="1622" w:type="dxa"/>
            <w:shd w:val="clear" w:color="auto" w:fill="auto"/>
            <w:vAlign w:val="center"/>
          </w:tcPr>
          <w:p w14:paraId="0B1E7B5C" w14:textId="319EAFAB" w:rsidR="002662D2"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Número único da encomenda de fornecedor</w:t>
            </w:r>
          </w:p>
        </w:tc>
        <w:tc>
          <w:tcPr>
            <w:tcW w:w="2533" w:type="dxa"/>
          </w:tcPr>
          <w:p w14:paraId="2B6F3EEE" w14:textId="77777777" w:rsidR="002662D2" w:rsidRPr="00740BFC" w:rsidRDefault="002662D2" w:rsidP="538E812A">
            <w:pPr>
              <w:rPr>
                <w:rFonts w:asciiTheme="minorHAnsi" w:eastAsiaTheme="minorEastAsia" w:hAnsiTheme="minorHAnsi" w:cstheme="minorBidi"/>
              </w:rPr>
            </w:pPr>
          </w:p>
        </w:tc>
      </w:tr>
      <w:tr w:rsidR="00281572" w:rsidRPr="00740BFC" w14:paraId="4E099510" w14:textId="77777777" w:rsidTr="538E812A">
        <w:trPr>
          <w:trHeight w:val="718"/>
        </w:trPr>
        <w:tc>
          <w:tcPr>
            <w:tcW w:w="2140" w:type="dxa"/>
            <w:tcBorders>
              <w:top w:val="single" w:sz="4" w:space="0" w:color="auto"/>
              <w:left w:val="single" w:sz="4" w:space="0" w:color="auto"/>
              <w:bottom w:val="single" w:sz="4" w:space="0" w:color="auto"/>
              <w:right w:val="single" w:sz="4" w:space="0" w:color="auto"/>
            </w:tcBorders>
            <w:shd w:val="clear" w:color="auto" w:fill="auto"/>
            <w:vAlign w:val="center"/>
          </w:tcPr>
          <w:p w14:paraId="08D415B1" w14:textId="77777777" w:rsidR="00281572"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createdBy</w:t>
            </w:r>
          </w:p>
        </w:tc>
        <w:tc>
          <w:tcPr>
            <w:tcW w:w="2489" w:type="dxa"/>
            <w:tcBorders>
              <w:top w:val="single" w:sz="4" w:space="0" w:color="auto"/>
              <w:left w:val="single" w:sz="4" w:space="0" w:color="auto"/>
              <w:bottom w:val="single" w:sz="4" w:space="0" w:color="auto"/>
              <w:right w:val="single" w:sz="4" w:space="0" w:color="auto"/>
            </w:tcBorders>
          </w:tcPr>
          <w:p w14:paraId="4B50CD4A" w14:textId="77777777" w:rsidR="00281572" w:rsidRPr="00740BFC" w:rsidRDefault="00281572" w:rsidP="538E812A">
            <w:pPr>
              <w:rPr>
                <w:rFonts w:asciiTheme="minorHAnsi" w:eastAsiaTheme="minorEastAsia" w:hAnsiTheme="minorHAnsi" w:cstheme="minorBidi"/>
              </w:rPr>
            </w:pPr>
          </w:p>
        </w:tc>
        <w:tc>
          <w:tcPr>
            <w:tcW w:w="1622" w:type="dxa"/>
            <w:tcBorders>
              <w:top w:val="single" w:sz="4" w:space="0" w:color="auto"/>
              <w:left w:val="single" w:sz="4" w:space="0" w:color="auto"/>
              <w:bottom w:val="single" w:sz="4" w:space="0" w:color="auto"/>
              <w:right w:val="single" w:sz="4" w:space="0" w:color="auto"/>
            </w:tcBorders>
            <w:shd w:val="clear" w:color="auto" w:fill="auto"/>
            <w:vAlign w:val="center"/>
          </w:tcPr>
          <w:p w14:paraId="75E06D3E" w14:textId="77777777" w:rsidR="00281572"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O utilizador que criou o registo</w:t>
            </w:r>
          </w:p>
        </w:tc>
        <w:tc>
          <w:tcPr>
            <w:tcW w:w="2533" w:type="dxa"/>
            <w:tcBorders>
              <w:top w:val="single" w:sz="4" w:space="0" w:color="auto"/>
              <w:left w:val="single" w:sz="4" w:space="0" w:color="auto"/>
              <w:bottom w:val="single" w:sz="4" w:space="0" w:color="auto"/>
              <w:right w:val="single" w:sz="4" w:space="0" w:color="auto"/>
            </w:tcBorders>
          </w:tcPr>
          <w:p w14:paraId="3DCBC9CD" w14:textId="77777777" w:rsidR="00281572" w:rsidRPr="00740BFC" w:rsidRDefault="00281572" w:rsidP="538E812A">
            <w:pPr>
              <w:rPr>
                <w:rFonts w:asciiTheme="minorHAnsi" w:eastAsiaTheme="minorEastAsia" w:hAnsiTheme="minorHAnsi" w:cstheme="minorBidi"/>
              </w:rPr>
            </w:pPr>
          </w:p>
        </w:tc>
      </w:tr>
      <w:tr w:rsidR="00281572" w:rsidRPr="00740BFC" w14:paraId="53BFF2F3" w14:textId="77777777" w:rsidTr="538E812A">
        <w:trPr>
          <w:trHeight w:val="718"/>
        </w:trPr>
        <w:tc>
          <w:tcPr>
            <w:tcW w:w="2140" w:type="dxa"/>
            <w:tcBorders>
              <w:top w:val="single" w:sz="4" w:space="0" w:color="auto"/>
              <w:left w:val="single" w:sz="4" w:space="0" w:color="auto"/>
              <w:bottom w:val="single" w:sz="4" w:space="0" w:color="auto"/>
              <w:right w:val="single" w:sz="4" w:space="0" w:color="auto"/>
            </w:tcBorders>
            <w:shd w:val="clear" w:color="auto" w:fill="auto"/>
            <w:vAlign w:val="center"/>
          </w:tcPr>
          <w:p w14:paraId="60A86D9D" w14:textId="77777777" w:rsidR="00281572"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createdDate</w:t>
            </w:r>
          </w:p>
        </w:tc>
        <w:tc>
          <w:tcPr>
            <w:tcW w:w="2489" w:type="dxa"/>
            <w:tcBorders>
              <w:top w:val="single" w:sz="4" w:space="0" w:color="auto"/>
              <w:left w:val="single" w:sz="4" w:space="0" w:color="auto"/>
              <w:bottom w:val="single" w:sz="4" w:space="0" w:color="auto"/>
              <w:right w:val="single" w:sz="4" w:space="0" w:color="auto"/>
            </w:tcBorders>
          </w:tcPr>
          <w:p w14:paraId="388201F8" w14:textId="77777777" w:rsidR="00281572" w:rsidRPr="00740BFC" w:rsidRDefault="00281572" w:rsidP="538E812A">
            <w:pPr>
              <w:rPr>
                <w:rFonts w:asciiTheme="minorHAnsi" w:eastAsiaTheme="minorEastAsia" w:hAnsiTheme="minorHAnsi" w:cstheme="minorBidi"/>
              </w:rPr>
            </w:pPr>
          </w:p>
        </w:tc>
        <w:tc>
          <w:tcPr>
            <w:tcW w:w="1622" w:type="dxa"/>
            <w:tcBorders>
              <w:top w:val="single" w:sz="4" w:space="0" w:color="auto"/>
              <w:left w:val="single" w:sz="4" w:space="0" w:color="auto"/>
              <w:bottom w:val="single" w:sz="4" w:space="0" w:color="auto"/>
              <w:right w:val="single" w:sz="4" w:space="0" w:color="auto"/>
            </w:tcBorders>
            <w:shd w:val="clear" w:color="auto" w:fill="auto"/>
            <w:vAlign w:val="center"/>
          </w:tcPr>
          <w:p w14:paraId="6E924A14" w14:textId="77777777" w:rsidR="00281572"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A data em que o registo foi criado</w:t>
            </w:r>
          </w:p>
        </w:tc>
        <w:tc>
          <w:tcPr>
            <w:tcW w:w="2533" w:type="dxa"/>
            <w:tcBorders>
              <w:top w:val="single" w:sz="4" w:space="0" w:color="auto"/>
              <w:left w:val="single" w:sz="4" w:space="0" w:color="auto"/>
              <w:bottom w:val="single" w:sz="4" w:space="0" w:color="auto"/>
              <w:right w:val="single" w:sz="4" w:space="0" w:color="auto"/>
            </w:tcBorders>
          </w:tcPr>
          <w:p w14:paraId="7D30C9F0" w14:textId="77777777" w:rsidR="00281572" w:rsidRPr="00740BFC" w:rsidRDefault="00281572" w:rsidP="538E812A">
            <w:pPr>
              <w:rPr>
                <w:rFonts w:asciiTheme="minorHAnsi" w:eastAsiaTheme="minorEastAsia" w:hAnsiTheme="minorHAnsi" w:cstheme="minorBidi"/>
              </w:rPr>
            </w:pPr>
          </w:p>
        </w:tc>
      </w:tr>
      <w:tr w:rsidR="00281572" w:rsidRPr="00740BFC" w14:paraId="37B5F6E4" w14:textId="77777777" w:rsidTr="538E812A">
        <w:trPr>
          <w:trHeight w:val="718"/>
        </w:trPr>
        <w:tc>
          <w:tcPr>
            <w:tcW w:w="2140" w:type="dxa"/>
            <w:tcBorders>
              <w:top w:val="single" w:sz="4" w:space="0" w:color="auto"/>
              <w:left w:val="single" w:sz="4" w:space="0" w:color="auto"/>
              <w:bottom w:val="single" w:sz="4" w:space="0" w:color="auto"/>
              <w:right w:val="single" w:sz="4" w:space="0" w:color="auto"/>
            </w:tcBorders>
            <w:shd w:val="clear" w:color="auto" w:fill="auto"/>
            <w:vAlign w:val="center"/>
          </w:tcPr>
          <w:p w14:paraId="05D82A60" w14:textId="77777777" w:rsidR="00281572"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lastUpdatedBy</w:t>
            </w:r>
          </w:p>
        </w:tc>
        <w:tc>
          <w:tcPr>
            <w:tcW w:w="2489" w:type="dxa"/>
            <w:tcBorders>
              <w:top w:val="single" w:sz="4" w:space="0" w:color="auto"/>
              <w:left w:val="single" w:sz="4" w:space="0" w:color="auto"/>
              <w:bottom w:val="single" w:sz="4" w:space="0" w:color="auto"/>
              <w:right w:val="single" w:sz="4" w:space="0" w:color="auto"/>
            </w:tcBorders>
          </w:tcPr>
          <w:p w14:paraId="50DE4D09" w14:textId="77777777" w:rsidR="00281572" w:rsidRPr="00740BFC" w:rsidRDefault="00281572" w:rsidP="538E812A">
            <w:pPr>
              <w:rPr>
                <w:rFonts w:asciiTheme="minorHAnsi" w:eastAsiaTheme="minorEastAsia" w:hAnsiTheme="minorHAnsi" w:cstheme="minorBidi"/>
              </w:rPr>
            </w:pPr>
          </w:p>
        </w:tc>
        <w:tc>
          <w:tcPr>
            <w:tcW w:w="1622" w:type="dxa"/>
            <w:tcBorders>
              <w:top w:val="single" w:sz="4" w:space="0" w:color="auto"/>
              <w:left w:val="single" w:sz="4" w:space="0" w:color="auto"/>
              <w:bottom w:val="single" w:sz="4" w:space="0" w:color="auto"/>
              <w:right w:val="single" w:sz="4" w:space="0" w:color="auto"/>
            </w:tcBorders>
            <w:shd w:val="clear" w:color="auto" w:fill="auto"/>
            <w:vAlign w:val="center"/>
          </w:tcPr>
          <w:p w14:paraId="7B3E39E4" w14:textId="77777777" w:rsidR="00281572"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O último utilizador que atualizou o registo</w:t>
            </w:r>
          </w:p>
        </w:tc>
        <w:tc>
          <w:tcPr>
            <w:tcW w:w="2533" w:type="dxa"/>
            <w:tcBorders>
              <w:top w:val="single" w:sz="4" w:space="0" w:color="auto"/>
              <w:left w:val="single" w:sz="4" w:space="0" w:color="auto"/>
              <w:bottom w:val="single" w:sz="4" w:space="0" w:color="auto"/>
              <w:right w:val="single" w:sz="4" w:space="0" w:color="auto"/>
            </w:tcBorders>
          </w:tcPr>
          <w:p w14:paraId="1D3FE80D" w14:textId="77777777" w:rsidR="00281572" w:rsidRPr="00740BFC" w:rsidRDefault="00281572" w:rsidP="538E812A">
            <w:pPr>
              <w:rPr>
                <w:rFonts w:asciiTheme="minorHAnsi" w:eastAsiaTheme="minorEastAsia" w:hAnsiTheme="minorHAnsi" w:cstheme="minorBidi"/>
              </w:rPr>
            </w:pPr>
          </w:p>
        </w:tc>
      </w:tr>
      <w:tr w:rsidR="00281572" w:rsidRPr="00740BFC" w14:paraId="33B73F5E" w14:textId="77777777" w:rsidTr="538E812A">
        <w:trPr>
          <w:trHeight w:val="718"/>
        </w:trPr>
        <w:tc>
          <w:tcPr>
            <w:tcW w:w="2140" w:type="dxa"/>
            <w:tcBorders>
              <w:top w:val="single" w:sz="4" w:space="0" w:color="auto"/>
              <w:left w:val="single" w:sz="4" w:space="0" w:color="auto"/>
              <w:bottom w:val="single" w:sz="4" w:space="0" w:color="auto"/>
              <w:right w:val="single" w:sz="4" w:space="0" w:color="auto"/>
            </w:tcBorders>
            <w:shd w:val="clear" w:color="auto" w:fill="auto"/>
            <w:vAlign w:val="center"/>
          </w:tcPr>
          <w:p w14:paraId="5ACD5D32" w14:textId="77777777" w:rsidR="00281572"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lastUpdatedDate</w:t>
            </w:r>
          </w:p>
        </w:tc>
        <w:tc>
          <w:tcPr>
            <w:tcW w:w="2489" w:type="dxa"/>
            <w:tcBorders>
              <w:top w:val="single" w:sz="4" w:space="0" w:color="auto"/>
              <w:left w:val="single" w:sz="4" w:space="0" w:color="auto"/>
              <w:bottom w:val="single" w:sz="4" w:space="0" w:color="auto"/>
              <w:right w:val="single" w:sz="4" w:space="0" w:color="auto"/>
            </w:tcBorders>
          </w:tcPr>
          <w:p w14:paraId="137D353D" w14:textId="77777777" w:rsidR="00281572" w:rsidRPr="00740BFC" w:rsidRDefault="00281572" w:rsidP="538E812A">
            <w:pPr>
              <w:rPr>
                <w:rFonts w:asciiTheme="minorHAnsi" w:eastAsiaTheme="minorEastAsia" w:hAnsiTheme="minorHAnsi" w:cstheme="minorBidi"/>
              </w:rPr>
            </w:pPr>
          </w:p>
        </w:tc>
        <w:tc>
          <w:tcPr>
            <w:tcW w:w="1622" w:type="dxa"/>
            <w:tcBorders>
              <w:top w:val="single" w:sz="4" w:space="0" w:color="auto"/>
              <w:left w:val="single" w:sz="4" w:space="0" w:color="auto"/>
              <w:bottom w:val="single" w:sz="4" w:space="0" w:color="auto"/>
              <w:right w:val="single" w:sz="4" w:space="0" w:color="auto"/>
            </w:tcBorders>
            <w:shd w:val="clear" w:color="auto" w:fill="auto"/>
            <w:vAlign w:val="center"/>
          </w:tcPr>
          <w:p w14:paraId="4570121E" w14:textId="77777777" w:rsidR="00281572"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Última data em que o registo foi editado</w:t>
            </w:r>
          </w:p>
        </w:tc>
        <w:tc>
          <w:tcPr>
            <w:tcW w:w="2533" w:type="dxa"/>
            <w:tcBorders>
              <w:top w:val="single" w:sz="4" w:space="0" w:color="auto"/>
              <w:left w:val="single" w:sz="4" w:space="0" w:color="auto"/>
              <w:bottom w:val="single" w:sz="4" w:space="0" w:color="auto"/>
              <w:right w:val="single" w:sz="4" w:space="0" w:color="auto"/>
            </w:tcBorders>
          </w:tcPr>
          <w:p w14:paraId="7773E223" w14:textId="77777777" w:rsidR="00281572" w:rsidRPr="00740BFC" w:rsidRDefault="00281572" w:rsidP="538E812A">
            <w:pPr>
              <w:rPr>
                <w:rFonts w:asciiTheme="minorHAnsi" w:eastAsiaTheme="minorEastAsia" w:hAnsiTheme="minorHAnsi" w:cstheme="minorBidi"/>
              </w:rPr>
            </w:pPr>
          </w:p>
        </w:tc>
      </w:tr>
      <w:tr w:rsidR="00281572" w:rsidRPr="00740BFC" w14:paraId="1B2A6A35" w14:textId="77777777" w:rsidTr="538E812A">
        <w:trPr>
          <w:trHeight w:val="718"/>
        </w:trPr>
        <w:tc>
          <w:tcPr>
            <w:tcW w:w="2140" w:type="dxa"/>
            <w:tcBorders>
              <w:top w:val="single" w:sz="4" w:space="0" w:color="auto"/>
              <w:left w:val="single" w:sz="4" w:space="0" w:color="auto"/>
              <w:bottom w:val="single" w:sz="4" w:space="0" w:color="auto"/>
              <w:right w:val="single" w:sz="4" w:space="0" w:color="auto"/>
            </w:tcBorders>
            <w:shd w:val="clear" w:color="auto" w:fill="auto"/>
            <w:vAlign w:val="center"/>
          </w:tcPr>
          <w:p w14:paraId="1806CD4C" w14:textId="77777777" w:rsidR="00281572"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isActive</w:t>
            </w:r>
          </w:p>
        </w:tc>
        <w:tc>
          <w:tcPr>
            <w:tcW w:w="2489" w:type="dxa"/>
            <w:tcBorders>
              <w:top w:val="single" w:sz="4" w:space="0" w:color="auto"/>
              <w:left w:val="single" w:sz="4" w:space="0" w:color="auto"/>
              <w:bottom w:val="single" w:sz="4" w:space="0" w:color="auto"/>
              <w:right w:val="single" w:sz="4" w:space="0" w:color="auto"/>
            </w:tcBorders>
          </w:tcPr>
          <w:p w14:paraId="57FE8F69" w14:textId="77777777" w:rsidR="00281572" w:rsidRPr="00740BFC" w:rsidRDefault="00281572" w:rsidP="538E812A">
            <w:pPr>
              <w:rPr>
                <w:rFonts w:asciiTheme="minorHAnsi" w:eastAsiaTheme="minorEastAsia" w:hAnsiTheme="minorHAnsi" w:cstheme="minorBidi"/>
              </w:rPr>
            </w:pPr>
          </w:p>
        </w:tc>
        <w:tc>
          <w:tcPr>
            <w:tcW w:w="1622" w:type="dxa"/>
            <w:tcBorders>
              <w:top w:val="single" w:sz="4" w:space="0" w:color="auto"/>
              <w:left w:val="single" w:sz="4" w:space="0" w:color="auto"/>
              <w:bottom w:val="single" w:sz="4" w:space="0" w:color="auto"/>
              <w:right w:val="single" w:sz="4" w:space="0" w:color="auto"/>
            </w:tcBorders>
            <w:shd w:val="clear" w:color="auto" w:fill="auto"/>
            <w:vAlign w:val="center"/>
          </w:tcPr>
          <w:p w14:paraId="5BD08ED4" w14:textId="77777777" w:rsidR="00281572"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O registo está ativo</w:t>
            </w:r>
          </w:p>
        </w:tc>
        <w:tc>
          <w:tcPr>
            <w:tcW w:w="2533" w:type="dxa"/>
            <w:tcBorders>
              <w:top w:val="single" w:sz="4" w:space="0" w:color="auto"/>
              <w:left w:val="single" w:sz="4" w:space="0" w:color="auto"/>
              <w:bottom w:val="single" w:sz="4" w:space="0" w:color="auto"/>
              <w:right w:val="single" w:sz="4" w:space="0" w:color="auto"/>
            </w:tcBorders>
          </w:tcPr>
          <w:p w14:paraId="6B043321" w14:textId="77777777" w:rsidR="00281572" w:rsidRPr="00740BFC" w:rsidRDefault="00281572" w:rsidP="538E812A">
            <w:pPr>
              <w:rPr>
                <w:rFonts w:asciiTheme="minorHAnsi" w:eastAsiaTheme="minorEastAsia" w:hAnsiTheme="minorHAnsi" w:cstheme="minorBidi"/>
              </w:rPr>
            </w:pPr>
          </w:p>
        </w:tc>
      </w:tr>
    </w:tbl>
    <w:p w14:paraId="3C46CD00" w14:textId="4FF80A23" w:rsidR="58521C3A" w:rsidRPr="00740BFC" w:rsidRDefault="58521C3A" w:rsidP="001E117F">
      <w:pPr>
        <w:pStyle w:val="Legenda"/>
      </w:pPr>
    </w:p>
    <w:p w14:paraId="4E51B52D" w14:textId="76D6FD0C" w:rsidR="001E117F" w:rsidRPr="00740BFC" w:rsidRDefault="538E812A" w:rsidP="001E117F">
      <w:pPr>
        <w:pStyle w:val="Legenda"/>
        <w:keepNext/>
        <w:jc w:val="center"/>
      </w:pPr>
      <w:bookmarkStart w:id="82" w:name="_Toc199624873"/>
      <w:r>
        <w:t xml:space="preserve">Tabela </w:t>
      </w:r>
      <w:fldSimple w:instr=" SEQ Tabela \* ARABIC ">
        <w:r>
          <w:t>27</w:t>
        </w:r>
      </w:fldSimple>
      <w:r>
        <w:t>. Descrição dos campos da tabela LinhaEncomendaCliente.</w:t>
      </w:r>
      <w:bookmarkEnd w:id="8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40"/>
        <w:gridCol w:w="2050"/>
        <w:gridCol w:w="1666"/>
        <w:gridCol w:w="2928"/>
      </w:tblGrid>
      <w:tr w:rsidR="37A9725F" w:rsidRPr="00740BFC" w14:paraId="19570323" w14:textId="77777777" w:rsidTr="538E812A">
        <w:trPr>
          <w:trHeight w:val="300"/>
        </w:trPr>
        <w:tc>
          <w:tcPr>
            <w:tcW w:w="2140" w:type="dxa"/>
            <w:shd w:val="clear" w:color="auto" w:fill="4472C4" w:themeFill="accent1"/>
          </w:tcPr>
          <w:p w14:paraId="4D589860" w14:textId="77777777" w:rsidR="37A9725F" w:rsidRPr="00740BFC" w:rsidRDefault="538E812A" w:rsidP="538E812A">
            <w:pPr>
              <w:rPr>
                <w:rFonts w:asciiTheme="minorHAnsi" w:eastAsiaTheme="minorEastAsia" w:hAnsiTheme="minorHAnsi" w:cstheme="minorBidi"/>
                <w:color w:val="FFFFFF" w:themeColor="background1"/>
              </w:rPr>
            </w:pPr>
            <w:r w:rsidRPr="538E812A">
              <w:rPr>
                <w:rFonts w:asciiTheme="minorHAnsi" w:eastAsiaTheme="minorEastAsia" w:hAnsiTheme="minorHAnsi" w:cstheme="minorBidi"/>
                <w:color w:val="FFFFFF" w:themeColor="background1"/>
              </w:rPr>
              <w:t>Nome do campo</w:t>
            </w:r>
          </w:p>
        </w:tc>
        <w:tc>
          <w:tcPr>
            <w:tcW w:w="2050" w:type="dxa"/>
            <w:shd w:val="clear" w:color="auto" w:fill="4472C4" w:themeFill="accent1"/>
          </w:tcPr>
          <w:p w14:paraId="7A8EF846" w14:textId="7D843ECB" w:rsidR="37A9725F" w:rsidRPr="00740BFC" w:rsidRDefault="538E812A" w:rsidP="538E812A">
            <w:pPr>
              <w:rPr>
                <w:rFonts w:asciiTheme="minorHAnsi" w:eastAsiaTheme="minorEastAsia" w:hAnsiTheme="minorHAnsi" w:cstheme="minorBidi"/>
                <w:color w:val="FFFFFF" w:themeColor="background1"/>
              </w:rPr>
            </w:pPr>
            <w:r w:rsidRPr="538E812A">
              <w:rPr>
                <w:rFonts w:asciiTheme="minorHAnsi" w:eastAsiaTheme="minorEastAsia" w:hAnsiTheme="minorHAnsi" w:cstheme="minorBidi"/>
                <w:color w:val="FFFFFF" w:themeColor="background1"/>
              </w:rPr>
              <w:t xml:space="preserve">Chave </w:t>
            </w:r>
          </w:p>
        </w:tc>
        <w:tc>
          <w:tcPr>
            <w:tcW w:w="1666" w:type="dxa"/>
            <w:shd w:val="clear" w:color="auto" w:fill="4472C4" w:themeFill="accent1"/>
          </w:tcPr>
          <w:p w14:paraId="707E053B" w14:textId="6368515C" w:rsidR="37A9725F" w:rsidRPr="00740BFC" w:rsidRDefault="538E812A" w:rsidP="538E812A">
            <w:pPr>
              <w:rPr>
                <w:rFonts w:asciiTheme="minorHAnsi" w:eastAsiaTheme="minorEastAsia" w:hAnsiTheme="minorHAnsi" w:cstheme="minorBidi"/>
                <w:color w:val="FFFFFF" w:themeColor="background1"/>
              </w:rPr>
            </w:pPr>
            <w:r w:rsidRPr="538E812A">
              <w:rPr>
                <w:rFonts w:asciiTheme="minorHAnsi" w:eastAsiaTheme="minorEastAsia" w:hAnsiTheme="minorHAnsi" w:cstheme="minorBidi"/>
                <w:color w:val="FFFFFF" w:themeColor="background1"/>
              </w:rPr>
              <w:t>Descrição</w:t>
            </w:r>
          </w:p>
        </w:tc>
        <w:tc>
          <w:tcPr>
            <w:tcW w:w="2928" w:type="dxa"/>
            <w:shd w:val="clear" w:color="auto" w:fill="4472C4" w:themeFill="accent1"/>
          </w:tcPr>
          <w:p w14:paraId="15E71310" w14:textId="05381821" w:rsidR="37A9725F" w:rsidRPr="00740BFC" w:rsidRDefault="538E812A" w:rsidP="538E812A">
            <w:pPr>
              <w:rPr>
                <w:rFonts w:asciiTheme="minorHAnsi" w:eastAsiaTheme="minorEastAsia" w:hAnsiTheme="minorHAnsi" w:cstheme="minorBidi"/>
                <w:color w:val="FFFFFF" w:themeColor="background1"/>
              </w:rPr>
            </w:pPr>
            <w:r w:rsidRPr="538E812A">
              <w:rPr>
                <w:rFonts w:asciiTheme="minorHAnsi" w:eastAsiaTheme="minorEastAsia" w:hAnsiTheme="minorHAnsi" w:cstheme="minorBidi"/>
                <w:color w:val="FFFFFF" w:themeColor="background1"/>
              </w:rPr>
              <w:t>Validações</w:t>
            </w:r>
          </w:p>
        </w:tc>
      </w:tr>
      <w:tr w:rsidR="37A9725F" w:rsidRPr="00740BFC" w14:paraId="21CCBDEC" w14:textId="77777777" w:rsidTr="538E812A">
        <w:trPr>
          <w:trHeight w:val="300"/>
        </w:trPr>
        <w:tc>
          <w:tcPr>
            <w:tcW w:w="2140" w:type="dxa"/>
            <w:shd w:val="clear" w:color="auto" w:fill="auto"/>
            <w:vAlign w:val="center"/>
          </w:tcPr>
          <w:p w14:paraId="38247D59" w14:textId="33E8672B" w:rsidR="37A9725F" w:rsidRPr="00740BFC" w:rsidRDefault="37A9725F">
            <w:r w:rsidRPr="00740BFC">
              <w:t>id</w:t>
            </w:r>
          </w:p>
        </w:tc>
        <w:tc>
          <w:tcPr>
            <w:tcW w:w="2050" w:type="dxa"/>
          </w:tcPr>
          <w:p w14:paraId="286F6178" w14:textId="63636F3A" w:rsidR="37A9725F" w:rsidRPr="00740BFC" w:rsidRDefault="37A9725F">
            <w:r w:rsidRPr="00740BFC">
              <w:t>PK</w:t>
            </w:r>
          </w:p>
        </w:tc>
        <w:tc>
          <w:tcPr>
            <w:tcW w:w="1666" w:type="dxa"/>
            <w:shd w:val="clear" w:color="auto" w:fill="auto"/>
            <w:vAlign w:val="center"/>
          </w:tcPr>
          <w:p w14:paraId="489DDC98" w14:textId="1FF72A09" w:rsidR="7F54518D" w:rsidRPr="00740BFC" w:rsidRDefault="7F54518D" w:rsidP="37A9725F">
            <w:pPr>
              <w:spacing w:line="259" w:lineRule="auto"/>
            </w:pPr>
            <w:r w:rsidRPr="00740BFC">
              <w:t>Identificador do registo</w:t>
            </w:r>
          </w:p>
        </w:tc>
        <w:tc>
          <w:tcPr>
            <w:tcW w:w="2928" w:type="dxa"/>
          </w:tcPr>
          <w:p w14:paraId="4F6A8009" w14:textId="77777777" w:rsidR="37A9725F" w:rsidRPr="00740BFC" w:rsidRDefault="37A9725F" w:rsidP="538E812A">
            <w:pPr>
              <w:rPr>
                <w:rFonts w:asciiTheme="minorHAnsi" w:eastAsiaTheme="minorEastAsia" w:hAnsiTheme="minorHAnsi" w:cstheme="minorBidi"/>
                <w:i/>
                <w:iCs/>
                <w:sz w:val="20"/>
                <w:szCs w:val="20"/>
              </w:rPr>
            </w:pPr>
          </w:p>
        </w:tc>
      </w:tr>
      <w:tr w:rsidR="37A9725F" w:rsidRPr="00740BFC" w14:paraId="0C223D9D" w14:textId="77777777" w:rsidTr="538E812A">
        <w:trPr>
          <w:trHeight w:val="300"/>
        </w:trPr>
        <w:tc>
          <w:tcPr>
            <w:tcW w:w="2140" w:type="dxa"/>
            <w:shd w:val="clear" w:color="auto" w:fill="auto"/>
            <w:vAlign w:val="center"/>
          </w:tcPr>
          <w:p w14:paraId="7194B51C" w14:textId="026DFE8D" w:rsidR="47A50F53" w:rsidRPr="00740BFC" w:rsidRDefault="538E812A" w:rsidP="538E812A">
            <w:pPr>
              <w:spacing w:line="259" w:lineRule="auto"/>
              <w:rPr>
                <w:rFonts w:asciiTheme="minorHAnsi" w:eastAsiaTheme="minorEastAsia" w:hAnsiTheme="minorHAnsi" w:cstheme="minorBidi"/>
              </w:rPr>
            </w:pPr>
            <w:r w:rsidRPr="538E812A">
              <w:rPr>
                <w:rFonts w:asciiTheme="minorHAnsi" w:eastAsiaTheme="minorEastAsia" w:hAnsiTheme="minorHAnsi" w:cstheme="minorBidi"/>
              </w:rPr>
              <w:t>codigoProduto</w:t>
            </w:r>
          </w:p>
        </w:tc>
        <w:tc>
          <w:tcPr>
            <w:tcW w:w="2050" w:type="dxa"/>
          </w:tcPr>
          <w:p w14:paraId="2D5F8733" w14:textId="6F9AA517" w:rsidR="37A9725F"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FK -&gt; Produto</w:t>
            </w:r>
          </w:p>
        </w:tc>
        <w:tc>
          <w:tcPr>
            <w:tcW w:w="1666" w:type="dxa"/>
            <w:shd w:val="clear" w:color="auto" w:fill="auto"/>
            <w:vAlign w:val="center"/>
          </w:tcPr>
          <w:p w14:paraId="6A45BEA1" w14:textId="18621282" w:rsidR="4E491036" w:rsidRPr="00740BFC" w:rsidRDefault="538E812A" w:rsidP="538E812A">
            <w:pPr>
              <w:rPr>
                <w:rFonts w:asciiTheme="minorHAnsi" w:eastAsiaTheme="minorEastAsia" w:hAnsiTheme="minorHAnsi" w:cstheme="minorBidi"/>
              </w:rPr>
            </w:pPr>
            <w:r>
              <w:t>Código único do Produto</w:t>
            </w:r>
          </w:p>
        </w:tc>
        <w:tc>
          <w:tcPr>
            <w:tcW w:w="2928" w:type="dxa"/>
          </w:tcPr>
          <w:p w14:paraId="6887AA1D" w14:textId="77777777" w:rsidR="37A9725F" w:rsidRPr="00740BFC" w:rsidRDefault="37A9725F" w:rsidP="538E812A">
            <w:pPr>
              <w:rPr>
                <w:rFonts w:asciiTheme="minorHAnsi" w:eastAsiaTheme="minorEastAsia" w:hAnsiTheme="minorHAnsi" w:cstheme="minorBidi"/>
              </w:rPr>
            </w:pPr>
          </w:p>
        </w:tc>
      </w:tr>
      <w:tr w:rsidR="37A9725F" w:rsidRPr="00740BFC" w14:paraId="504C6E87" w14:textId="77777777" w:rsidTr="538E812A">
        <w:trPr>
          <w:trHeight w:val="300"/>
        </w:trPr>
        <w:tc>
          <w:tcPr>
            <w:tcW w:w="2140" w:type="dxa"/>
            <w:tcBorders>
              <w:bottom w:val="single" w:sz="4" w:space="0" w:color="auto"/>
            </w:tcBorders>
            <w:shd w:val="clear" w:color="auto" w:fill="auto"/>
            <w:vAlign w:val="center"/>
          </w:tcPr>
          <w:p w14:paraId="78A49BF2" w14:textId="74D45CA3" w:rsidR="4E491036"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valorIva</w:t>
            </w:r>
          </w:p>
        </w:tc>
        <w:tc>
          <w:tcPr>
            <w:tcW w:w="2050" w:type="dxa"/>
            <w:tcBorders>
              <w:bottom w:val="single" w:sz="4" w:space="0" w:color="auto"/>
            </w:tcBorders>
          </w:tcPr>
          <w:p w14:paraId="749E0868" w14:textId="77777777" w:rsidR="37A9725F" w:rsidRPr="00740BFC" w:rsidRDefault="37A9725F" w:rsidP="538E812A">
            <w:pPr>
              <w:rPr>
                <w:rFonts w:asciiTheme="minorHAnsi" w:eastAsiaTheme="minorEastAsia" w:hAnsiTheme="minorHAnsi" w:cstheme="minorBidi"/>
              </w:rPr>
            </w:pPr>
          </w:p>
        </w:tc>
        <w:tc>
          <w:tcPr>
            <w:tcW w:w="1666" w:type="dxa"/>
            <w:tcBorders>
              <w:bottom w:val="single" w:sz="4" w:space="0" w:color="auto"/>
            </w:tcBorders>
            <w:shd w:val="clear" w:color="auto" w:fill="auto"/>
            <w:vAlign w:val="center"/>
          </w:tcPr>
          <w:p w14:paraId="712B2391" w14:textId="2CE1EBBD" w:rsidR="76258C7C"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Valor do Iva do produto</w:t>
            </w:r>
          </w:p>
        </w:tc>
        <w:tc>
          <w:tcPr>
            <w:tcW w:w="2928" w:type="dxa"/>
            <w:tcBorders>
              <w:bottom w:val="single" w:sz="4" w:space="0" w:color="auto"/>
            </w:tcBorders>
          </w:tcPr>
          <w:p w14:paraId="06505619" w14:textId="77777777" w:rsidR="37A9725F" w:rsidRPr="00740BFC" w:rsidRDefault="37A9725F" w:rsidP="538E812A">
            <w:pPr>
              <w:rPr>
                <w:rFonts w:asciiTheme="minorHAnsi" w:eastAsiaTheme="minorEastAsia" w:hAnsiTheme="minorHAnsi" w:cstheme="minorBidi"/>
              </w:rPr>
            </w:pPr>
          </w:p>
        </w:tc>
      </w:tr>
      <w:tr w:rsidR="37A9725F" w:rsidRPr="00740BFC" w14:paraId="5408AE4D" w14:textId="77777777" w:rsidTr="538E812A">
        <w:trPr>
          <w:trHeight w:val="300"/>
        </w:trPr>
        <w:tc>
          <w:tcPr>
            <w:tcW w:w="2140" w:type="dxa"/>
            <w:tcBorders>
              <w:bottom w:val="single" w:sz="4" w:space="0" w:color="auto"/>
            </w:tcBorders>
            <w:shd w:val="clear" w:color="auto" w:fill="auto"/>
            <w:vAlign w:val="center"/>
          </w:tcPr>
          <w:p w14:paraId="27E83E12" w14:textId="722FE2A9" w:rsidR="4E491036"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valorTotal</w:t>
            </w:r>
          </w:p>
        </w:tc>
        <w:tc>
          <w:tcPr>
            <w:tcW w:w="2050" w:type="dxa"/>
            <w:tcBorders>
              <w:bottom w:val="single" w:sz="4" w:space="0" w:color="auto"/>
            </w:tcBorders>
          </w:tcPr>
          <w:p w14:paraId="19B6BF2D" w14:textId="62983C1D" w:rsidR="37A9725F" w:rsidRPr="00740BFC" w:rsidRDefault="37A9725F" w:rsidP="538E812A">
            <w:pPr>
              <w:rPr>
                <w:rFonts w:asciiTheme="minorHAnsi" w:eastAsiaTheme="minorEastAsia" w:hAnsiTheme="minorHAnsi" w:cstheme="minorBidi"/>
              </w:rPr>
            </w:pPr>
          </w:p>
        </w:tc>
        <w:tc>
          <w:tcPr>
            <w:tcW w:w="1666" w:type="dxa"/>
            <w:tcBorders>
              <w:bottom w:val="single" w:sz="4" w:space="0" w:color="auto"/>
            </w:tcBorders>
            <w:shd w:val="clear" w:color="auto" w:fill="auto"/>
            <w:vAlign w:val="center"/>
          </w:tcPr>
          <w:p w14:paraId="69D50682" w14:textId="47335F92" w:rsidR="73207976"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Valor total da linha de produto</w:t>
            </w:r>
          </w:p>
        </w:tc>
        <w:tc>
          <w:tcPr>
            <w:tcW w:w="2928" w:type="dxa"/>
            <w:tcBorders>
              <w:bottom w:val="single" w:sz="4" w:space="0" w:color="auto"/>
            </w:tcBorders>
          </w:tcPr>
          <w:p w14:paraId="1972578B" w14:textId="10DA7330" w:rsidR="37A9725F" w:rsidRPr="00740BFC" w:rsidRDefault="37A9725F" w:rsidP="538E812A">
            <w:pPr>
              <w:rPr>
                <w:rFonts w:asciiTheme="minorHAnsi" w:eastAsiaTheme="minorEastAsia" w:hAnsiTheme="minorHAnsi" w:cstheme="minorBidi"/>
              </w:rPr>
            </w:pPr>
          </w:p>
        </w:tc>
      </w:tr>
      <w:tr w:rsidR="37A9725F" w:rsidRPr="00740BFC" w14:paraId="1492A876" w14:textId="77777777" w:rsidTr="538E812A">
        <w:trPr>
          <w:trHeight w:val="300"/>
        </w:trPr>
        <w:tc>
          <w:tcPr>
            <w:tcW w:w="2140" w:type="dxa"/>
            <w:shd w:val="clear" w:color="auto" w:fill="auto"/>
            <w:vAlign w:val="center"/>
          </w:tcPr>
          <w:p w14:paraId="1C7CF058" w14:textId="54F1C620" w:rsidR="2320C6E1" w:rsidRPr="00740BFC" w:rsidRDefault="00CC4994" w:rsidP="37A9725F">
            <w:pPr>
              <w:spacing w:line="259" w:lineRule="auto"/>
            </w:pPr>
            <w:r w:rsidRPr="00740BFC">
              <w:rPr>
                <w:rFonts w:asciiTheme="minorHAnsi" w:eastAsiaTheme="minorEastAsia" w:hAnsiTheme="minorHAnsi" w:cstheme="minorBidi"/>
              </w:rPr>
              <w:t>quantidade</w:t>
            </w:r>
          </w:p>
        </w:tc>
        <w:tc>
          <w:tcPr>
            <w:tcW w:w="2050" w:type="dxa"/>
          </w:tcPr>
          <w:p w14:paraId="49F8F74F" w14:textId="1387230C" w:rsidR="37A9725F" w:rsidRPr="00740BFC" w:rsidRDefault="37A9725F" w:rsidP="538E812A">
            <w:pPr>
              <w:rPr>
                <w:rFonts w:asciiTheme="minorHAnsi" w:eastAsiaTheme="minorEastAsia" w:hAnsiTheme="minorHAnsi" w:cstheme="minorBidi"/>
              </w:rPr>
            </w:pPr>
          </w:p>
        </w:tc>
        <w:tc>
          <w:tcPr>
            <w:tcW w:w="1666" w:type="dxa"/>
            <w:shd w:val="clear" w:color="auto" w:fill="auto"/>
            <w:vAlign w:val="center"/>
          </w:tcPr>
          <w:p w14:paraId="31F6176E" w14:textId="78C8FC41" w:rsidR="2320C6E1"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Quantidade de unidades do produto</w:t>
            </w:r>
          </w:p>
        </w:tc>
        <w:tc>
          <w:tcPr>
            <w:tcW w:w="2928" w:type="dxa"/>
          </w:tcPr>
          <w:p w14:paraId="35DC93DD" w14:textId="31F90653" w:rsidR="37A9725F" w:rsidRPr="00740BFC" w:rsidRDefault="37A9725F" w:rsidP="538E812A">
            <w:pPr>
              <w:rPr>
                <w:rFonts w:asciiTheme="minorHAnsi" w:eastAsiaTheme="minorEastAsia" w:hAnsiTheme="minorHAnsi" w:cstheme="minorBidi"/>
              </w:rPr>
            </w:pPr>
          </w:p>
        </w:tc>
      </w:tr>
      <w:tr w:rsidR="00D526C4" w:rsidRPr="00740BFC" w14:paraId="538FBEB2" w14:textId="77777777" w:rsidTr="538E812A">
        <w:trPr>
          <w:trHeight w:val="300"/>
        </w:trPr>
        <w:tc>
          <w:tcPr>
            <w:tcW w:w="2140" w:type="dxa"/>
            <w:tcBorders>
              <w:bottom w:val="single" w:sz="4" w:space="0" w:color="auto"/>
            </w:tcBorders>
            <w:shd w:val="clear" w:color="auto" w:fill="auto"/>
            <w:vAlign w:val="center"/>
          </w:tcPr>
          <w:p w14:paraId="535B12D4" w14:textId="75233A58" w:rsidR="00D526C4" w:rsidRPr="00740BFC" w:rsidRDefault="538E812A" w:rsidP="538E812A">
            <w:pPr>
              <w:spacing w:line="259" w:lineRule="auto"/>
              <w:rPr>
                <w:rFonts w:asciiTheme="minorHAnsi" w:eastAsiaTheme="minorEastAsia" w:hAnsiTheme="minorHAnsi" w:cstheme="minorBidi"/>
              </w:rPr>
            </w:pPr>
            <w:r w:rsidRPr="538E812A">
              <w:rPr>
                <w:rFonts w:asciiTheme="minorHAnsi" w:eastAsiaTheme="minorEastAsia" w:hAnsiTheme="minorHAnsi" w:cstheme="minorBidi"/>
              </w:rPr>
              <w:lastRenderedPageBreak/>
              <w:t>numeroEncomenda</w:t>
            </w:r>
          </w:p>
        </w:tc>
        <w:tc>
          <w:tcPr>
            <w:tcW w:w="2050" w:type="dxa"/>
            <w:tcBorders>
              <w:bottom w:val="single" w:sz="4" w:space="0" w:color="auto"/>
            </w:tcBorders>
          </w:tcPr>
          <w:p w14:paraId="67EE343E" w14:textId="3D4706C4" w:rsidR="00D526C4"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FK -&gt; EncomendaCliente</w:t>
            </w:r>
          </w:p>
        </w:tc>
        <w:tc>
          <w:tcPr>
            <w:tcW w:w="1666" w:type="dxa"/>
            <w:tcBorders>
              <w:bottom w:val="single" w:sz="4" w:space="0" w:color="auto"/>
            </w:tcBorders>
            <w:shd w:val="clear" w:color="auto" w:fill="auto"/>
            <w:vAlign w:val="center"/>
          </w:tcPr>
          <w:p w14:paraId="38571793" w14:textId="137CCE69" w:rsidR="00D526C4"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Número único da encomenda de fornecedor</w:t>
            </w:r>
          </w:p>
        </w:tc>
        <w:tc>
          <w:tcPr>
            <w:tcW w:w="2928" w:type="dxa"/>
            <w:tcBorders>
              <w:bottom w:val="single" w:sz="4" w:space="0" w:color="auto"/>
            </w:tcBorders>
          </w:tcPr>
          <w:p w14:paraId="00302F35" w14:textId="77777777" w:rsidR="00D526C4" w:rsidRPr="00740BFC" w:rsidRDefault="00D526C4" w:rsidP="538E812A">
            <w:pPr>
              <w:rPr>
                <w:rFonts w:asciiTheme="minorHAnsi" w:eastAsiaTheme="minorEastAsia" w:hAnsiTheme="minorHAnsi" w:cstheme="minorBidi"/>
              </w:rPr>
            </w:pPr>
          </w:p>
        </w:tc>
      </w:tr>
      <w:tr w:rsidR="00281572" w:rsidRPr="00740BFC" w14:paraId="712739E4" w14:textId="77777777" w:rsidTr="538E812A">
        <w:trPr>
          <w:trHeight w:val="300"/>
        </w:trPr>
        <w:tc>
          <w:tcPr>
            <w:tcW w:w="2140" w:type="dxa"/>
            <w:tcBorders>
              <w:top w:val="single" w:sz="4" w:space="0" w:color="auto"/>
              <w:left w:val="single" w:sz="4" w:space="0" w:color="auto"/>
              <w:bottom w:val="single" w:sz="4" w:space="0" w:color="auto"/>
              <w:right w:val="single" w:sz="4" w:space="0" w:color="auto"/>
            </w:tcBorders>
            <w:shd w:val="clear" w:color="auto" w:fill="auto"/>
            <w:vAlign w:val="center"/>
          </w:tcPr>
          <w:p w14:paraId="71013924" w14:textId="77777777" w:rsidR="00281572" w:rsidRPr="00740BFC" w:rsidRDefault="538E812A" w:rsidP="538E812A">
            <w:pPr>
              <w:spacing w:line="259" w:lineRule="auto"/>
              <w:rPr>
                <w:rFonts w:asciiTheme="minorHAnsi" w:eastAsiaTheme="minorEastAsia" w:hAnsiTheme="minorHAnsi" w:cstheme="minorBidi"/>
              </w:rPr>
            </w:pPr>
            <w:r w:rsidRPr="538E812A">
              <w:rPr>
                <w:rFonts w:asciiTheme="minorHAnsi" w:eastAsiaTheme="minorEastAsia" w:hAnsiTheme="minorHAnsi" w:cstheme="minorBidi"/>
              </w:rPr>
              <w:t>createdBy</w:t>
            </w:r>
          </w:p>
        </w:tc>
        <w:tc>
          <w:tcPr>
            <w:tcW w:w="2050" w:type="dxa"/>
            <w:tcBorders>
              <w:top w:val="single" w:sz="4" w:space="0" w:color="auto"/>
              <w:left w:val="single" w:sz="4" w:space="0" w:color="auto"/>
              <w:bottom w:val="single" w:sz="4" w:space="0" w:color="auto"/>
              <w:right w:val="single" w:sz="4" w:space="0" w:color="auto"/>
            </w:tcBorders>
          </w:tcPr>
          <w:p w14:paraId="56FA14BC" w14:textId="77777777" w:rsidR="00281572" w:rsidRPr="00740BFC" w:rsidRDefault="00281572" w:rsidP="538E812A">
            <w:pPr>
              <w:rPr>
                <w:rFonts w:asciiTheme="minorHAnsi" w:eastAsiaTheme="minorEastAsia" w:hAnsiTheme="minorHAnsi" w:cstheme="minorBidi"/>
              </w:rPr>
            </w:pPr>
          </w:p>
        </w:tc>
        <w:tc>
          <w:tcPr>
            <w:tcW w:w="1666" w:type="dxa"/>
            <w:tcBorders>
              <w:top w:val="single" w:sz="4" w:space="0" w:color="auto"/>
              <w:left w:val="single" w:sz="4" w:space="0" w:color="auto"/>
              <w:bottom w:val="single" w:sz="4" w:space="0" w:color="auto"/>
              <w:right w:val="single" w:sz="4" w:space="0" w:color="auto"/>
            </w:tcBorders>
            <w:shd w:val="clear" w:color="auto" w:fill="auto"/>
            <w:vAlign w:val="center"/>
          </w:tcPr>
          <w:p w14:paraId="52FA5779" w14:textId="77777777" w:rsidR="00281572"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O utilizador que criou o registo</w:t>
            </w:r>
          </w:p>
        </w:tc>
        <w:tc>
          <w:tcPr>
            <w:tcW w:w="2928" w:type="dxa"/>
            <w:tcBorders>
              <w:top w:val="single" w:sz="4" w:space="0" w:color="auto"/>
              <w:left w:val="single" w:sz="4" w:space="0" w:color="auto"/>
              <w:bottom w:val="single" w:sz="4" w:space="0" w:color="auto"/>
              <w:right w:val="single" w:sz="4" w:space="0" w:color="auto"/>
            </w:tcBorders>
          </w:tcPr>
          <w:p w14:paraId="68FA9B5D" w14:textId="77777777" w:rsidR="00281572" w:rsidRPr="00740BFC" w:rsidRDefault="00281572" w:rsidP="538E812A">
            <w:pPr>
              <w:rPr>
                <w:rFonts w:asciiTheme="minorHAnsi" w:eastAsiaTheme="minorEastAsia" w:hAnsiTheme="minorHAnsi" w:cstheme="minorBidi"/>
              </w:rPr>
            </w:pPr>
          </w:p>
        </w:tc>
      </w:tr>
      <w:tr w:rsidR="00281572" w:rsidRPr="00740BFC" w14:paraId="4957EBFF" w14:textId="77777777" w:rsidTr="538E812A">
        <w:trPr>
          <w:trHeight w:val="300"/>
        </w:trPr>
        <w:tc>
          <w:tcPr>
            <w:tcW w:w="2140" w:type="dxa"/>
            <w:tcBorders>
              <w:top w:val="single" w:sz="4" w:space="0" w:color="auto"/>
              <w:left w:val="single" w:sz="4" w:space="0" w:color="auto"/>
              <w:bottom w:val="single" w:sz="4" w:space="0" w:color="auto"/>
              <w:right w:val="single" w:sz="4" w:space="0" w:color="auto"/>
            </w:tcBorders>
            <w:shd w:val="clear" w:color="auto" w:fill="auto"/>
            <w:vAlign w:val="center"/>
          </w:tcPr>
          <w:p w14:paraId="08E4CA61" w14:textId="77777777" w:rsidR="00281572" w:rsidRPr="00740BFC" w:rsidRDefault="538E812A" w:rsidP="538E812A">
            <w:pPr>
              <w:spacing w:line="259" w:lineRule="auto"/>
              <w:rPr>
                <w:rFonts w:asciiTheme="minorHAnsi" w:eastAsiaTheme="minorEastAsia" w:hAnsiTheme="minorHAnsi" w:cstheme="minorBidi"/>
              </w:rPr>
            </w:pPr>
            <w:r w:rsidRPr="538E812A">
              <w:rPr>
                <w:rFonts w:asciiTheme="minorHAnsi" w:eastAsiaTheme="minorEastAsia" w:hAnsiTheme="minorHAnsi" w:cstheme="minorBidi"/>
              </w:rPr>
              <w:t>createdDate</w:t>
            </w:r>
          </w:p>
        </w:tc>
        <w:tc>
          <w:tcPr>
            <w:tcW w:w="2050" w:type="dxa"/>
            <w:tcBorders>
              <w:top w:val="single" w:sz="4" w:space="0" w:color="auto"/>
              <w:left w:val="single" w:sz="4" w:space="0" w:color="auto"/>
              <w:bottom w:val="single" w:sz="4" w:space="0" w:color="auto"/>
              <w:right w:val="single" w:sz="4" w:space="0" w:color="auto"/>
            </w:tcBorders>
          </w:tcPr>
          <w:p w14:paraId="4C34AA1A" w14:textId="77777777" w:rsidR="00281572" w:rsidRPr="00740BFC" w:rsidRDefault="00281572" w:rsidP="538E812A">
            <w:pPr>
              <w:rPr>
                <w:rFonts w:asciiTheme="minorHAnsi" w:eastAsiaTheme="minorEastAsia" w:hAnsiTheme="minorHAnsi" w:cstheme="minorBidi"/>
              </w:rPr>
            </w:pPr>
          </w:p>
        </w:tc>
        <w:tc>
          <w:tcPr>
            <w:tcW w:w="1666" w:type="dxa"/>
            <w:tcBorders>
              <w:top w:val="single" w:sz="4" w:space="0" w:color="auto"/>
              <w:left w:val="single" w:sz="4" w:space="0" w:color="auto"/>
              <w:bottom w:val="single" w:sz="4" w:space="0" w:color="auto"/>
              <w:right w:val="single" w:sz="4" w:space="0" w:color="auto"/>
            </w:tcBorders>
            <w:shd w:val="clear" w:color="auto" w:fill="auto"/>
            <w:vAlign w:val="center"/>
          </w:tcPr>
          <w:p w14:paraId="1B6E907F" w14:textId="77777777" w:rsidR="00281572"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A data em que o registo foi criado</w:t>
            </w:r>
          </w:p>
        </w:tc>
        <w:tc>
          <w:tcPr>
            <w:tcW w:w="2928" w:type="dxa"/>
            <w:tcBorders>
              <w:top w:val="single" w:sz="4" w:space="0" w:color="auto"/>
              <w:left w:val="single" w:sz="4" w:space="0" w:color="auto"/>
              <w:bottom w:val="single" w:sz="4" w:space="0" w:color="auto"/>
              <w:right w:val="single" w:sz="4" w:space="0" w:color="auto"/>
            </w:tcBorders>
          </w:tcPr>
          <w:p w14:paraId="7BAA24EF" w14:textId="77777777" w:rsidR="00281572" w:rsidRPr="00740BFC" w:rsidRDefault="00281572" w:rsidP="538E812A">
            <w:pPr>
              <w:rPr>
                <w:rFonts w:asciiTheme="minorHAnsi" w:eastAsiaTheme="minorEastAsia" w:hAnsiTheme="minorHAnsi" w:cstheme="minorBidi"/>
              </w:rPr>
            </w:pPr>
          </w:p>
        </w:tc>
      </w:tr>
      <w:tr w:rsidR="00281572" w:rsidRPr="00740BFC" w14:paraId="0ED46ECA" w14:textId="77777777" w:rsidTr="538E812A">
        <w:trPr>
          <w:trHeight w:val="300"/>
        </w:trPr>
        <w:tc>
          <w:tcPr>
            <w:tcW w:w="2140" w:type="dxa"/>
            <w:tcBorders>
              <w:top w:val="single" w:sz="4" w:space="0" w:color="auto"/>
              <w:left w:val="single" w:sz="4" w:space="0" w:color="auto"/>
              <w:bottom w:val="single" w:sz="4" w:space="0" w:color="auto"/>
              <w:right w:val="single" w:sz="4" w:space="0" w:color="auto"/>
            </w:tcBorders>
            <w:shd w:val="clear" w:color="auto" w:fill="auto"/>
            <w:vAlign w:val="center"/>
          </w:tcPr>
          <w:p w14:paraId="4D056330" w14:textId="77777777" w:rsidR="00281572" w:rsidRPr="00740BFC" w:rsidRDefault="538E812A" w:rsidP="538E812A">
            <w:pPr>
              <w:spacing w:line="259" w:lineRule="auto"/>
              <w:rPr>
                <w:rFonts w:asciiTheme="minorHAnsi" w:eastAsiaTheme="minorEastAsia" w:hAnsiTheme="minorHAnsi" w:cstheme="minorBidi"/>
              </w:rPr>
            </w:pPr>
            <w:r w:rsidRPr="538E812A">
              <w:rPr>
                <w:rFonts w:asciiTheme="minorHAnsi" w:eastAsiaTheme="minorEastAsia" w:hAnsiTheme="minorHAnsi" w:cstheme="minorBidi"/>
              </w:rPr>
              <w:t>lastUpdatedBy</w:t>
            </w:r>
          </w:p>
        </w:tc>
        <w:tc>
          <w:tcPr>
            <w:tcW w:w="2050" w:type="dxa"/>
            <w:tcBorders>
              <w:top w:val="single" w:sz="4" w:space="0" w:color="auto"/>
              <w:left w:val="single" w:sz="4" w:space="0" w:color="auto"/>
              <w:bottom w:val="single" w:sz="4" w:space="0" w:color="auto"/>
              <w:right w:val="single" w:sz="4" w:space="0" w:color="auto"/>
            </w:tcBorders>
          </w:tcPr>
          <w:p w14:paraId="62BB0233" w14:textId="77777777" w:rsidR="00281572" w:rsidRPr="00740BFC" w:rsidRDefault="00281572" w:rsidP="538E812A">
            <w:pPr>
              <w:rPr>
                <w:rFonts w:asciiTheme="minorHAnsi" w:eastAsiaTheme="minorEastAsia" w:hAnsiTheme="minorHAnsi" w:cstheme="minorBidi"/>
              </w:rPr>
            </w:pPr>
          </w:p>
        </w:tc>
        <w:tc>
          <w:tcPr>
            <w:tcW w:w="1666" w:type="dxa"/>
            <w:tcBorders>
              <w:top w:val="single" w:sz="4" w:space="0" w:color="auto"/>
              <w:left w:val="single" w:sz="4" w:space="0" w:color="auto"/>
              <w:bottom w:val="single" w:sz="4" w:space="0" w:color="auto"/>
              <w:right w:val="single" w:sz="4" w:space="0" w:color="auto"/>
            </w:tcBorders>
            <w:shd w:val="clear" w:color="auto" w:fill="auto"/>
            <w:vAlign w:val="center"/>
          </w:tcPr>
          <w:p w14:paraId="3B504F98" w14:textId="77777777" w:rsidR="00281572"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O último utilizador que atualizou o registo</w:t>
            </w:r>
          </w:p>
        </w:tc>
        <w:tc>
          <w:tcPr>
            <w:tcW w:w="2928" w:type="dxa"/>
            <w:tcBorders>
              <w:top w:val="single" w:sz="4" w:space="0" w:color="auto"/>
              <w:left w:val="single" w:sz="4" w:space="0" w:color="auto"/>
              <w:bottom w:val="single" w:sz="4" w:space="0" w:color="auto"/>
              <w:right w:val="single" w:sz="4" w:space="0" w:color="auto"/>
            </w:tcBorders>
          </w:tcPr>
          <w:p w14:paraId="130A57BB" w14:textId="77777777" w:rsidR="00281572" w:rsidRPr="00740BFC" w:rsidRDefault="00281572" w:rsidP="538E812A">
            <w:pPr>
              <w:rPr>
                <w:rFonts w:asciiTheme="minorHAnsi" w:eastAsiaTheme="minorEastAsia" w:hAnsiTheme="minorHAnsi" w:cstheme="minorBidi"/>
              </w:rPr>
            </w:pPr>
          </w:p>
        </w:tc>
      </w:tr>
      <w:tr w:rsidR="00281572" w:rsidRPr="00740BFC" w14:paraId="1AE53548" w14:textId="77777777" w:rsidTr="538E812A">
        <w:trPr>
          <w:trHeight w:val="300"/>
        </w:trPr>
        <w:tc>
          <w:tcPr>
            <w:tcW w:w="2140" w:type="dxa"/>
            <w:tcBorders>
              <w:top w:val="single" w:sz="4" w:space="0" w:color="auto"/>
              <w:left w:val="single" w:sz="4" w:space="0" w:color="auto"/>
              <w:bottom w:val="single" w:sz="4" w:space="0" w:color="auto"/>
              <w:right w:val="single" w:sz="4" w:space="0" w:color="auto"/>
            </w:tcBorders>
            <w:shd w:val="clear" w:color="auto" w:fill="auto"/>
            <w:vAlign w:val="center"/>
          </w:tcPr>
          <w:p w14:paraId="06AAE44C" w14:textId="77777777" w:rsidR="00281572" w:rsidRPr="00740BFC" w:rsidRDefault="538E812A" w:rsidP="538E812A">
            <w:pPr>
              <w:spacing w:line="259" w:lineRule="auto"/>
              <w:rPr>
                <w:rFonts w:asciiTheme="minorHAnsi" w:eastAsiaTheme="minorEastAsia" w:hAnsiTheme="minorHAnsi" w:cstheme="minorBidi"/>
              </w:rPr>
            </w:pPr>
            <w:r w:rsidRPr="538E812A">
              <w:rPr>
                <w:rFonts w:asciiTheme="minorHAnsi" w:eastAsiaTheme="minorEastAsia" w:hAnsiTheme="minorHAnsi" w:cstheme="minorBidi"/>
              </w:rPr>
              <w:t>lastUpdatedDate</w:t>
            </w:r>
          </w:p>
        </w:tc>
        <w:tc>
          <w:tcPr>
            <w:tcW w:w="2050" w:type="dxa"/>
            <w:tcBorders>
              <w:top w:val="single" w:sz="4" w:space="0" w:color="auto"/>
              <w:left w:val="single" w:sz="4" w:space="0" w:color="auto"/>
              <w:bottom w:val="single" w:sz="4" w:space="0" w:color="auto"/>
              <w:right w:val="single" w:sz="4" w:space="0" w:color="auto"/>
            </w:tcBorders>
          </w:tcPr>
          <w:p w14:paraId="6504F1D4" w14:textId="77777777" w:rsidR="00281572" w:rsidRPr="00740BFC" w:rsidRDefault="00281572" w:rsidP="538E812A">
            <w:pPr>
              <w:rPr>
                <w:rFonts w:asciiTheme="minorHAnsi" w:eastAsiaTheme="minorEastAsia" w:hAnsiTheme="minorHAnsi" w:cstheme="minorBidi"/>
              </w:rPr>
            </w:pPr>
          </w:p>
        </w:tc>
        <w:tc>
          <w:tcPr>
            <w:tcW w:w="1666" w:type="dxa"/>
            <w:tcBorders>
              <w:top w:val="single" w:sz="4" w:space="0" w:color="auto"/>
              <w:left w:val="single" w:sz="4" w:space="0" w:color="auto"/>
              <w:bottom w:val="single" w:sz="4" w:space="0" w:color="auto"/>
              <w:right w:val="single" w:sz="4" w:space="0" w:color="auto"/>
            </w:tcBorders>
            <w:shd w:val="clear" w:color="auto" w:fill="auto"/>
            <w:vAlign w:val="center"/>
          </w:tcPr>
          <w:p w14:paraId="09BE3107" w14:textId="77777777" w:rsidR="00281572"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Última data em que o registo foi editado</w:t>
            </w:r>
          </w:p>
        </w:tc>
        <w:tc>
          <w:tcPr>
            <w:tcW w:w="2928" w:type="dxa"/>
            <w:tcBorders>
              <w:top w:val="single" w:sz="4" w:space="0" w:color="auto"/>
              <w:left w:val="single" w:sz="4" w:space="0" w:color="auto"/>
              <w:bottom w:val="single" w:sz="4" w:space="0" w:color="auto"/>
              <w:right w:val="single" w:sz="4" w:space="0" w:color="auto"/>
            </w:tcBorders>
          </w:tcPr>
          <w:p w14:paraId="606B994E" w14:textId="77777777" w:rsidR="00281572" w:rsidRPr="00740BFC" w:rsidRDefault="00281572" w:rsidP="538E812A">
            <w:pPr>
              <w:rPr>
                <w:rFonts w:asciiTheme="minorHAnsi" w:eastAsiaTheme="minorEastAsia" w:hAnsiTheme="minorHAnsi" w:cstheme="minorBidi"/>
              </w:rPr>
            </w:pPr>
          </w:p>
        </w:tc>
      </w:tr>
      <w:tr w:rsidR="00281572" w:rsidRPr="00740BFC" w14:paraId="11CBF738" w14:textId="77777777" w:rsidTr="538E812A">
        <w:trPr>
          <w:trHeight w:val="300"/>
        </w:trPr>
        <w:tc>
          <w:tcPr>
            <w:tcW w:w="2140" w:type="dxa"/>
            <w:tcBorders>
              <w:top w:val="single" w:sz="4" w:space="0" w:color="auto"/>
              <w:left w:val="single" w:sz="4" w:space="0" w:color="auto"/>
              <w:bottom w:val="single" w:sz="4" w:space="0" w:color="auto"/>
              <w:right w:val="single" w:sz="4" w:space="0" w:color="auto"/>
            </w:tcBorders>
            <w:shd w:val="clear" w:color="auto" w:fill="auto"/>
            <w:vAlign w:val="center"/>
          </w:tcPr>
          <w:p w14:paraId="6639CCDE" w14:textId="77777777" w:rsidR="00281572" w:rsidRPr="00740BFC" w:rsidRDefault="538E812A" w:rsidP="538E812A">
            <w:pPr>
              <w:spacing w:line="259" w:lineRule="auto"/>
              <w:rPr>
                <w:rFonts w:asciiTheme="minorHAnsi" w:eastAsiaTheme="minorEastAsia" w:hAnsiTheme="minorHAnsi" w:cstheme="minorBidi"/>
              </w:rPr>
            </w:pPr>
            <w:r w:rsidRPr="538E812A">
              <w:rPr>
                <w:rFonts w:asciiTheme="minorHAnsi" w:eastAsiaTheme="minorEastAsia" w:hAnsiTheme="minorHAnsi" w:cstheme="minorBidi"/>
              </w:rPr>
              <w:t>isActive</w:t>
            </w:r>
          </w:p>
        </w:tc>
        <w:tc>
          <w:tcPr>
            <w:tcW w:w="2050" w:type="dxa"/>
            <w:tcBorders>
              <w:top w:val="single" w:sz="4" w:space="0" w:color="auto"/>
              <w:left w:val="single" w:sz="4" w:space="0" w:color="auto"/>
              <w:bottom w:val="single" w:sz="4" w:space="0" w:color="auto"/>
              <w:right w:val="single" w:sz="4" w:space="0" w:color="auto"/>
            </w:tcBorders>
          </w:tcPr>
          <w:p w14:paraId="527545F3" w14:textId="77777777" w:rsidR="00281572" w:rsidRPr="00740BFC" w:rsidRDefault="00281572" w:rsidP="538E812A">
            <w:pPr>
              <w:rPr>
                <w:rFonts w:asciiTheme="minorHAnsi" w:eastAsiaTheme="minorEastAsia" w:hAnsiTheme="minorHAnsi" w:cstheme="minorBidi"/>
              </w:rPr>
            </w:pPr>
          </w:p>
        </w:tc>
        <w:tc>
          <w:tcPr>
            <w:tcW w:w="1666" w:type="dxa"/>
            <w:tcBorders>
              <w:top w:val="single" w:sz="4" w:space="0" w:color="auto"/>
              <w:left w:val="single" w:sz="4" w:space="0" w:color="auto"/>
              <w:bottom w:val="single" w:sz="4" w:space="0" w:color="auto"/>
              <w:right w:val="single" w:sz="4" w:space="0" w:color="auto"/>
            </w:tcBorders>
            <w:shd w:val="clear" w:color="auto" w:fill="auto"/>
            <w:vAlign w:val="center"/>
          </w:tcPr>
          <w:p w14:paraId="78096B4B" w14:textId="77777777" w:rsidR="00281572"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O registo está ativo</w:t>
            </w:r>
          </w:p>
        </w:tc>
        <w:tc>
          <w:tcPr>
            <w:tcW w:w="2928" w:type="dxa"/>
            <w:tcBorders>
              <w:top w:val="single" w:sz="4" w:space="0" w:color="auto"/>
              <w:left w:val="single" w:sz="4" w:space="0" w:color="auto"/>
              <w:bottom w:val="single" w:sz="4" w:space="0" w:color="auto"/>
              <w:right w:val="single" w:sz="4" w:space="0" w:color="auto"/>
            </w:tcBorders>
          </w:tcPr>
          <w:p w14:paraId="1C660B4B" w14:textId="77777777" w:rsidR="00281572" w:rsidRPr="00740BFC" w:rsidRDefault="00281572" w:rsidP="538E812A">
            <w:pPr>
              <w:rPr>
                <w:rFonts w:asciiTheme="minorHAnsi" w:eastAsiaTheme="minorEastAsia" w:hAnsiTheme="minorHAnsi" w:cstheme="minorBidi"/>
              </w:rPr>
            </w:pPr>
          </w:p>
        </w:tc>
      </w:tr>
    </w:tbl>
    <w:p w14:paraId="727053D5" w14:textId="0B3196CC" w:rsidR="58521C3A" w:rsidRPr="00740BFC" w:rsidRDefault="58521C3A" w:rsidP="001E117F">
      <w:pPr>
        <w:pStyle w:val="Legenda"/>
      </w:pPr>
    </w:p>
    <w:p w14:paraId="10BE8026" w14:textId="5B894695" w:rsidR="001E117F" w:rsidRPr="00740BFC" w:rsidRDefault="538E812A" w:rsidP="001E117F">
      <w:pPr>
        <w:pStyle w:val="Legenda"/>
        <w:keepNext/>
        <w:jc w:val="center"/>
      </w:pPr>
      <w:bookmarkStart w:id="83" w:name="_Toc199624874"/>
      <w:r>
        <w:t xml:space="preserve">Tabela </w:t>
      </w:r>
      <w:fldSimple w:instr=" SEQ Tabela \* ARABIC ">
        <w:r>
          <w:t>28</w:t>
        </w:r>
      </w:fldSimple>
      <w:r>
        <w:t>. Descrição dos campos da tabela CastaProduto.</w:t>
      </w:r>
      <w:bookmarkEnd w:id="8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1701"/>
        <w:gridCol w:w="1701"/>
        <w:gridCol w:w="3402"/>
      </w:tblGrid>
      <w:tr w:rsidR="37A9725F" w:rsidRPr="00740BFC" w14:paraId="031FB112" w14:textId="77777777" w:rsidTr="538E812A">
        <w:trPr>
          <w:trHeight w:val="300"/>
        </w:trPr>
        <w:tc>
          <w:tcPr>
            <w:tcW w:w="1980" w:type="dxa"/>
            <w:shd w:val="clear" w:color="auto" w:fill="4472C4" w:themeFill="accent1"/>
          </w:tcPr>
          <w:p w14:paraId="1DCC1D1E" w14:textId="77777777" w:rsidR="37A9725F" w:rsidRPr="00740BFC" w:rsidRDefault="538E812A" w:rsidP="538E812A">
            <w:pPr>
              <w:rPr>
                <w:rFonts w:asciiTheme="minorHAnsi" w:eastAsiaTheme="minorEastAsia" w:hAnsiTheme="minorHAnsi" w:cstheme="minorBidi"/>
                <w:color w:val="FFFFFF" w:themeColor="background1"/>
              </w:rPr>
            </w:pPr>
            <w:r w:rsidRPr="538E812A">
              <w:rPr>
                <w:rFonts w:asciiTheme="minorHAnsi" w:eastAsiaTheme="minorEastAsia" w:hAnsiTheme="minorHAnsi" w:cstheme="minorBidi"/>
                <w:color w:val="FFFFFF" w:themeColor="background1"/>
              </w:rPr>
              <w:t>Nome do campo</w:t>
            </w:r>
          </w:p>
        </w:tc>
        <w:tc>
          <w:tcPr>
            <w:tcW w:w="1701" w:type="dxa"/>
            <w:shd w:val="clear" w:color="auto" w:fill="4472C4" w:themeFill="accent1"/>
          </w:tcPr>
          <w:p w14:paraId="14D6EEA5" w14:textId="7D843ECB" w:rsidR="37A9725F" w:rsidRPr="00740BFC" w:rsidRDefault="538E812A" w:rsidP="538E812A">
            <w:pPr>
              <w:rPr>
                <w:rFonts w:asciiTheme="minorHAnsi" w:eastAsiaTheme="minorEastAsia" w:hAnsiTheme="minorHAnsi" w:cstheme="minorBidi"/>
                <w:color w:val="FFFFFF" w:themeColor="background1"/>
              </w:rPr>
            </w:pPr>
            <w:r w:rsidRPr="538E812A">
              <w:rPr>
                <w:rFonts w:asciiTheme="minorHAnsi" w:eastAsiaTheme="minorEastAsia" w:hAnsiTheme="minorHAnsi" w:cstheme="minorBidi"/>
                <w:color w:val="FFFFFF" w:themeColor="background1"/>
              </w:rPr>
              <w:t xml:space="preserve">Chave </w:t>
            </w:r>
          </w:p>
        </w:tc>
        <w:tc>
          <w:tcPr>
            <w:tcW w:w="1701" w:type="dxa"/>
            <w:shd w:val="clear" w:color="auto" w:fill="4472C4" w:themeFill="accent1"/>
          </w:tcPr>
          <w:p w14:paraId="705EC2E6" w14:textId="6368515C" w:rsidR="37A9725F" w:rsidRPr="00740BFC" w:rsidRDefault="538E812A" w:rsidP="538E812A">
            <w:pPr>
              <w:rPr>
                <w:rFonts w:asciiTheme="minorHAnsi" w:eastAsiaTheme="minorEastAsia" w:hAnsiTheme="minorHAnsi" w:cstheme="minorBidi"/>
                <w:color w:val="FFFFFF" w:themeColor="background1"/>
              </w:rPr>
            </w:pPr>
            <w:r w:rsidRPr="538E812A">
              <w:rPr>
                <w:rFonts w:asciiTheme="minorHAnsi" w:eastAsiaTheme="minorEastAsia" w:hAnsiTheme="minorHAnsi" w:cstheme="minorBidi"/>
                <w:color w:val="FFFFFF" w:themeColor="background1"/>
              </w:rPr>
              <w:t>Descrição</w:t>
            </w:r>
          </w:p>
        </w:tc>
        <w:tc>
          <w:tcPr>
            <w:tcW w:w="3402" w:type="dxa"/>
            <w:shd w:val="clear" w:color="auto" w:fill="4472C4" w:themeFill="accent1"/>
          </w:tcPr>
          <w:p w14:paraId="2B8477D4" w14:textId="05381821" w:rsidR="37A9725F" w:rsidRPr="00740BFC" w:rsidRDefault="538E812A" w:rsidP="538E812A">
            <w:pPr>
              <w:rPr>
                <w:rFonts w:asciiTheme="minorHAnsi" w:eastAsiaTheme="minorEastAsia" w:hAnsiTheme="minorHAnsi" w:cstheme="minorBidi"/>
                <w:color w:val="FFFFFF" w:themeColor="background1"/>
              </w:rPr>
            </w:pPr>
            <w:r w:rsidRPr="538E812A">
              <w:rPr>
                <w:rFonts w:asciiTheme="minorHAnsi" w:eastAsiaTheme="minorEastAsia" w:hAnsiTheme="minorHAnsi" w:cstheme="minorBidi"/>
                <w:color w:val="FFFFFF" w:themeColor="background1"/>
              </w:rPr>
              <w:t>Validações</w:t>
            </w:r>
          </w:p>
        </w:tc>
      </w:tr>
      <w:tr w:rsidR="37A9725F" w:rsidRPr="00740BFC" w14:paraId="0C99C1EB" w14:textId="77777777" w:rsidTr="538E812A">
        <w:trPr>
          <w:trHeight w:val="300"/>
        </w:trPr>
        <w:tc>
          <w:tcPr>
            <w:tcW w:w="1980" w:type="dxa"/>
            <w:shd w:val="clear" w:color="auto" w:fill="auto"/>
            <w:vAlign w:val="center"/>
          </w:tcPr>
          <w:p w14:paraId="3EC5DFB7" w14:textId="5DE89396" w:rsidR="4BB52AD1"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id</w:t>
            </w:r>
          </w:p>
        </w:tc>
        <w:tc>
          <w:tcPr>
            <w:tcW w:w="1701" w:type="dxa"/>
          </w:tcPr>
          <w:p w14:paraId="17520A3B" w14:textId="28C6D1EF" w:rsidR="37A9725F" w:rsidRPr="00740BFC" w:rsidRDefault="538E812A" w:rsidP="538E812A">
            <w:pPr>
              <w:rPr>
                <w:rFonts w:asciiTheme="minorHAnsi" w:eastAsiaTheme="minorEastAsia" w:hAnsiTheme="minorHAnsi" w:cstheme="minorBidi"/>
              </w:rPr>
            </w:pPr>
            <w:r>
              <w:t>PK</w:t>
            </w:r>
          </w:p>
        </w:tc>
        <w:tc>
          <w:tcPr>
            <w:tcW w:w="1701" w:type="dxa"/>
            <w:shd w:val="clear" w:color="auto" w:fill="auto"/>
            <w:vAlign w:val="center"/>
          </w:tcPr>
          <w:p w14:paraId="179D2510" w14:textId="589856A4" w:rsidR="5D9FB903" w:rsidRPr="00740BFC" w:rsidRDefault="5D9FB903" w:rsidP="37A9725F">
            <w:pPr>
              <w:spacing w:line="259" w:lineRule="auto"/>
            </w:pPr>
            <w:r w:rsidRPr="00740BFC">
              <w:t>Identificador do registo</w:t>
            </w:r>
          </w:p>
        </w:tc>
        <w:tc>
          <w:tcPr>
            <w:tcW w:w="3402" w:type="dxa"/>
          </w:tcPr>
          <w:p w14:paraId="451CBEA1" w14:textId="77777777" w:rsidR="37A9725F" w:rsidRPr="00740BFC" w:rsidRDefault="37A9725F" w:rsidP="538E812A">
            <w:pPr>
              <w:rPr>
                <w:rFonts w:asciiTheme="minorHAnsi" w:eastAsiaTheme="minorEastAsia" w:hAnsiTheme="minorHAnsi" w:cstheme="minorBidi"/>
                <w:i/>
                <w:iCs/>
                <w:sz w:val="20"/>
                <w:szCs w:val="20"/>
              </w:rPr>
            </w:pPr>
          </w:p>
        </w:tc>
      </w:tr>
      <w:tr w:rsidR="00AE0B01" w:rsidRPr="00740BFC" w14:paraId="2E6449D1" w14:textId="77777777" w:rsidTr="538E812A">
        <w:trPr>
          <w:trHeight w:val="300"/>
        </w:trPr>
        <w:tc>
          <w:tcPr>
            <w:tcW w:w="1980" w:type="dxa"/>
            <w:shd w:val="clear" w:color="auto" w:fill="auto"/>
            <w:vAlign w:val="center"/>
          </w:tcPr>
          <w:p w14:paraId="65172832" w14:textId="63B3341A" w:rsidR="00AE0B01"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codigoProduto</w:t>
            </w:r>
          </w:p>
        </w:tc>
        <w:tc>
          <w:tcPr>
            <w:tcW w:w="1701" w:type="dxa"/>
          </w:tcPr>
          <w:p w14:paraId="446E05C4" w14:textId="76996CC2" w:rsidR="00AE0B01" w:rsidRPr="00740BFC" w:rsidRDefault="00AE0B01" w:rsidP="00AE0B01">
            <w:r w:rsidRPr="00740BFC">
              <w:rPr>
                <w:rFonts w:asciiTheme="minorHAnsi" w:eastAsiaTheme="minorEastAsia" w:hAnsiTheme="minorHAnsi" w:cstheme="minorBidi"/>
              </w:rPr>
              <w:t>FK -&gt; Produto</w:t>
            </w:r>
          </w:p>
        </w:tc>
        <w:tc>
          <w:tcPr>
            <w:tcW w:w="1701" w:type="dxa"/>
            <w:shd w:val="clear" w:color="auto" w:fill="auto"/>
            <w:vAlign w:val="center"/>
          </w:tcPr>
          <w:p w14:paraId="4BE016DB" w14:textId="553B4FCD" w:rsidR="00AE0B01" w:rsidRPr="00740BFC" w:rsidRDefault="00AE0B01" w:rsidP="00AE0B01">
            <w:pPr>
              <w:spacing w:line="259" w:lineRule="auto"/>
            </w:pPr>
            <w:r w:rsidRPr="00740BFC">
              <w:t>Código único do produto</w:t>
            </w:r>
          </w:p>
        </w:tc>
        <w:tc>
          <w:tcPr>
            <w:tcW w:w="3402" w:type="dxa"/>
          </w:tcPr>
          <w:p w14:paraId="6ED9A38D" w14:textId="77777777" w:rsidR="00AE0B01" w:rsidRPr="00740BFC" w:rsidRDefault="00AE0B01" w:rsidP="538E812A">
            <w:pPr>
              <w:rPr>
                <w:rFonts w:asciiTheme="minorHAnsi" w:eastAsiaTheme="minorEastAsia" w:hAnsiTheme="minorHAnsi" w:cstheme="minorBidi"/>
                <w:i/>
                <w:iCs/>
                <w:sz w:val="20"/>
                <w:szCs w:val="20"/>
              </w:rPr>
            </w:pPr>
          </w:p>
        </w:tc>
      </w:tr>
      <w:tr w:rsidR="00AE0B01" w:rsidRPr="00740BFC" w14:paraId="4506BC1A" w14:textId="77777777" w:rsidTr="538E812A">
        <w:trPr>
          <w:trHeight w:val="300"/>
        </w:trPr>
        <w:tc>
          <w:tcPr>
            <w:tcW w:w="1980" w:type="dxa"/>
            <w:shd w:val="clear" w:color="auto" w:fill="auto"/>
            <w:vAlign w:val="center"/>
          </w:tcPr>
          <w:p w14:paraId="2265C708" w14:textId="37642075" w:rsidR="00AE0B01"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casta</w:t>
            </w:r>
          </w:p>
        </w:tc>
        <w:tc>
          <w:tcPr>
            <w:tcW w:w="1701" w:type="dxa"/>
          </w:tcPr>
          <w:p w14:paraId="359146AA" w14:textId="148B3B9A" w:rsidR="00AE0B01" w:rsidRPr="00740BFC" w:rsidRDefault="00210220" w:rsidP="00AE0B01">
            <w:r w:rsidRPr="00740BFC">
              <w:t>FK -&gt; Casta</w:t>
            </w:r>
          </w:p>
        </w:tc>
        <w:tc>
          <w:tcPr>
            <w:tcW w:w="1701" w:type="dxa"/>
            <w:shd w:val="clear" w:color="auto" w:fill="auto"/>
            <w:vAlign w:val="center"/>
          </w:tcPr>
          <w:p w14:paraId="2150A98C" w14:textId="4A69FE26" w:rsidR="00AE0B01" w:rsidRPr="00740BFC" w:rsidRDefault="00176291" w:rsidP="00AE0B01">
            <w:pPr>
              <w:spacing w:line="259" w:lineRule="auto"/>
            </w:pPr>
            <w:r w:rsidRPr="00740BFC">
              <w:t xml:space="preserve">Casta do </w:t>
            </w:r>
            <w:r w:rsidR="001B336B" w:rsidRPr="00740BFC">
              <w:t>produto</w:t>
            </w:r>
          </w:p>
        </w:tc>
        <w:tc>
          <w:tcPr>
            <w:tcW w:w="3402" w:type="dxa"/>
          </w:tcPr>
          <w:p w14:paraId="2E8525C5" w14:textId="77777777" w:rsidR="00AE0B01" w:rsidRPr="00740BFC" w:rsidRDefault="00AE0B01" w:rsidP="538E812A">
            <w:pPr>
              <w:rPr>
                <w:rFonts w:asciiTheme="minorHAnsi" w:eastAsiaTheme="minorEastAsia" w:hAnsiTheme="minorHAnsi" w:cstheme="minorBidi"/>
                <w:i/>
                <w:iCs/>
                <w:sz w:val="20"/>
                <w:szCs w:val="20"/>
              </w:rPr>
            </w:pPr>
          </w:p>
        </w:tc>
      </w:tr>
      <w:tr w:rsidR="00281572" w:rsidRPr="00740BFC" w14:paraId="131FF617" w14:textId="77777777" w:rsidTr="538E812A">
        <w:trPr>
          <w:trHeight w:val="300"/>
        </w:trPr>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1193B9BC" w14:textId="77777777" w:rsidR="00281572"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createdBy</w:t>
            </w:r>
          </w:p>
        </w:tc>
        <w:tc>
          <w:tcPr>
            <w:tcW w:w="1701" w:type="dxa"/>
            <w:tcBorders>
              <w:top w:val="single" w:sz="4" w:space="0" w:color="auto"/>
              <w:left w:val="single" w:sz="4" w:space="0" w:color="auto"/>
              <w:bottom w:val="single" w:sz="4" w:space="0" w:color="auto"/>
              <w:right w:val="single" w:sz="4" w:space="0" w:color="auto"/>
            </w:tcBorders>
          </w:tcPr>
          <w:p w14:paraId="6B4909FB" w14:textId="77777777" w:rsidR="00281572" w:rsidRPr="00740BFC" w:rsidRDefault="00281572" w:rsidP="001B1928"/>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6C10D439" w14:textId="77777777" w:rsidR="00281572" w:rsidRPr="00740BFC" w:rsidRDefault="00281572" w:rsidP="00281572">
            <w:pPr>
              <w:spacing w:line="259" w:lineRule="auto"/>
            </w:pPr>
            <w:r w:rsidRPr="00740BFC">
              <w:t>O utilizador que criou o registo</w:t>
            </w:r>
          </w:p>
        </w:tc>
        <w:tc>
          <w:tcPr>
            <w:tcW w:w="3402" w:type="dxa"/>
            <w:tcBorders>
              <w:top w:val="single" w:sz="4" w:space="0" w:color="auto"/>
              <w:left w:val="single" w:sz="4" w:space="0" w:color="auto"/>
              <w:bottom w:val="single" w:sz="4" w:space="0" w:color="auto"/>
              <w:right w:val="single" w:sz="4" w:space="0" w:color="auto"/>
            </w:tcBorders>
          </w:tcPr>
          <w:p w14:paraId="5CAA7A3A" w14:textId="77777777" w:rsidR="00281572" w:rsidRPr="00740BFC" w:rsidRDefault="00281572" w:rsidP="538E812A">
            <w:pPr>
              <w:rPr>
                <w:rFonts w:asciiTheme="minorHAnsi" w:eastAsiaTheme="minorEastAsia" w:hAnsiTheme="minorHAnsi" w:cstheme="minorBidi"/>
                <w:i/>
                <w:iCs/>
                <w:sz w:val="20"/>
                <w:szCs w:val="20"/>
              </w:rPr>
            </w:pPr>
          </w:p>
        </w:tc>
      </w:tr>
      <w:tr w:rsidR="00281572" w:rsidRPr="00740BFC" w14:paraId="4DAC655A" w14:textId="77777777" w:rsidTr="538E812A">
        <w:trPr>
          <w:trHeight w:val="300"/>
        </w:trPr>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4C307CDD" w14:textId="77777777" w:rsidR="00281572"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createdDate</w:t>
            </w:r>
          </w:p>
        </w:tc>
        <w:tc>
          <w:tcPr>
            <w:tcW w:w="1701" w:type="dxa"/>
            <w:tcBorders>
              <w:top w:val="single" w:sz="4" w:space="0" w:color="auto"/>
              <w:left w:val="single" w:sz="4" w:space="0" w:color="auto"/>
              <w:bottom w:val="single" w:sz="4" w:space="0" w:color="auto"/>
              <w:right w:val="single" w:sz="4" w:space="0" w:color="auto"/>
            </w:tcBorders>
          </w:tcPr>
          <w:p w14:paraId="7B330013" w14:textId="77777777" w:rsidR="00281572" w:rsidRPr="00740BFC" w:rsidRDefault="00281572" w:rsidP="001B1928"/>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6E96D847" w14:textId="77777777" w:rsidR="00281572" w:rsidRPr="00740BFC" w:rsidRDefault="00281572" w:rsidP="00281572">
            <w:pPr>
              <w:spacing w:line="259" w:lineRule="auto"/>
            </w:pPr>
            <w:r w:rsidRPr="00740BFC">
              <w:t>A data em que o registo foi criado</w:t>
            </w:r>
          </w:p>
        </w:tc>
        <w:tc>
          <w:tcPr>
            <w:tcW w:w="3402" w:type="dxa"/>
            <w:tcBorders>
              <w:top w:val="single" w:sz="4" w:space="0" w:color="auto"/>
              <w:left w:val="single" w:sz="4" w:space="0" w:color="auto"/>
              <w:bottom w:val="single" w:sz="4" w:space="0" w:color="auto"/>
              <w:right w:val="single" w:sz="4" w:space="0" w:color="auto"/>
            </w:tcBorders>
          </w:tcPr>
          <w:p w14:paraId="2BF413E8" w14:textId="77777777" w:rsidR="00281572" w:rsidRPr="00740BFC" w:rsidRDefault="00281572" w:rsidP="538E812A">
            <w:pPr>
              <w:rPr>
                <w:rFonts w:asciiTheme="minorHAnsi" w:eastAsiaTheme="minorEastAsia" w:hAnsiTheme="minorHAnsi" w:cstheme="minorBidi"/>
                <w:i/>
                <w:iCs/>
                <w:sz w:val="20"/>
                <w:szCs w:val="20"/>
              </w:rPr>
            </w:pPr>
          </w:p>
        </w:tc>
      </w:tr>
      <w:tr w:rsidR="00281572" w:rsidRPr="00740BFC" w14:paraId="6889265F" w14:textId="77777777" w:rsidTr="538E812A">
        <w:trPr>
          <w:trHeight w:val="300"/>
        </w:trPr>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69B8FEC4" w14:textId="77777777" w:rsidR="00281572"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lastUpdatedBy</w:t>
            </w:r>
          </w:p>
        </w:tc>
        <w:tc>
          <w:tcPr>
            <w:tcW w:w="1701" w:type="dxa"/>
            <w:tcBorders>
              <w:top w:val="single" w:sz="4" w:space="0" w:color="auto"/>
              <w:left w:val="single" w:sz="4" w:space="0" w:color="auto"/>
              <w:bottom w:val="single" w:sz="4" w:space="0" w:color="auto"/>
              <w:right w:val="single" w:sz="4" w:space="0" w:color="auto"/>
            </w:tcBorders>
          </w:tcPr>
          <w:p w14:paraId="79129392" w14:textId="77777777" w:rsidR="00281572" w:rsidRPr="00740BFC" w:rsidRDefault="00281572" w:rsidP="001B1928"/>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58B4373B" w14:textId="77777777" w:rsidR="00281572" w:rsidRPr="00740BFC" w:rsidRDefault="00281572" w:rsidP="00281572">
            <w:pPr>
              <w:spacing w:line="259" w:lineRule="auto"/>
            </w:pPr>
            <w:r w:rsidRPr="00740BFC">
              <w:t>O último utilizador que atualizou o registo</w:t>
            </w:r>
          </w:p>
        </w:tc>
        <w:tc>
          <w:tcPr>
            <w:tcW w:w="3402" w:type="dxa"/>
            <w:tcBorders>
              <w:top w:val="single" w:sz="4" w:space="0" w:color="auto"/>
              <w:left w:val="single" w:sz="4" w:space="0" w:color="auto"/>
              <w:bottom w:val="single" w:sz="4" w:space="0" w:color="auto"/>
              <w:right w:val="single" w:sz="4" w:space="0" w:color="auto"/>
            </w:tcBorders>
          </w:tcPr>
          <w:p w14:paraId="14B7C18E" w14:textId="77777777" w:rsidR="00281572" w:rsidRPr="00740BFC" w:rsidRDefault="00281572" w:rsidP="538E812A">
            <w:pPr>
              <w:rPr>
                <w:rFonts w:asciiTheme="minorHAnsi" w:eastAsiaTheme="minorEastAsia" w:hAnsiTheme="minorHAnsi" w:cstheme="minorBidi"/>
                <w:i/>
                <w:iCs/>
                <w:sz w:val="20"/>
                <w:szCs w:val="20"/>
              </w:rPr>
            </w:pPr>
          </w:p>
        </w:tc>
      </w:tr>
      <w:tr w:rsidR="00281572" w:rsidRPr="00740BFC" w14:paraId="411EE6F3" w14:textId="77777777" w:rsidTr="538E812A">
        <w:trPr>
          <w:trHeight w:val="300"/>
        </w:trPr>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7091F6C8" w14:textId="77777777" w:rsidR="00281572"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lastRenderedPageBreak/>
              <w:t>lastUpdatedDate</w:t>
            </w:r>
          </w:p>
        </w:tc>
        <w:tc>
          <w:tcPr>
            <w:tcW w:w="1701" w:type="dxa"/>
            <w:tcBorders>
              <w:top w:val="single" w:sz="4" w:space="0" w:color="auto"/>
              <w:left w:val="single" w:sz="4" w:space="0" w:color="auto"/>
              <w:bottom w:val="single" w:sz="4" w:space="0" w:color="auto"/>
              <w:right w:val="single" w:sz="4" w:space="0" w:color="auto"/>
            </w:tcBorders>
          </w:tcPr>
          <w:p w14:paraId="2AB5428E" w14:textId="77777777" w:rsidR="00281572" w:rsidRPr="00740BFC" w:rsidRDefault="00281572" w:rsidP="001B1928"/>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06C70AA5" w14:textId="77777777" w:rsidR="00281572" w:rsidRPr="00740BFC" w:rsidRDefault="00281572" w:rsidP="00281572">
            <w:pPr>
              <w:spacing w:line="259" w:lineRule="auto"/>
            </w:pPr>
            <w:r w:rsidRPr="00740BFC">
              <w:t>Última data em que o registo foi editado</w:t>
            </w:r>
          </w:p>
        </w:tc>
        <w:tc>
          <w:tcPr>
            <w:tcW w:w="3402" w:type="dxa"/>
            <w:tcBorders>
              <w:top w:val="single" w:sz="4" w:space="0" w:color="auto"/>
              <w:left w:val="single" w:sz="4" w:space="0" w:color="auto"/>
              <w:bottom w:val="single" w:sz="4" w:space="0" w:color="auto"/>
              <w:right w:val="single" w:sz="4" w:space="0" w:color="auto"/>
            </w:tcBorders>
          </w:tcPr>
          <w:p w14:paraId="1CF0133E" w14:textId="77777777" w:rsidR="00281572" w:rsidRPr="00740BFC" w:rsidRDefault="00281572" w:rsidP="538E812A">
            <w:pPr>
              <w:rPr>
                <w:rFonts w:asciiTheme="minorHAnsi" w:eastAsiaTheme="minorEastAsia" w:hAnsiTheme="minorHAnsi" w:cstheme="minorBidi"/>
                <w:i/>
                <w:iCs/>
                <w:sz w:val="20"/>
                <w:szCs w:val="20"/>
              </w:rPr>
            </w:pPr>
          </w:p>
        </w:tc>
      </w:tr>
      <w:tr w:rsidR="00281572" w:rsidRPr="00740BFC" w14:paraId="5784C192" w14:textId="77777777" w:rsidTr="538E812A">
        <w:trPr>
          <w:trHeight w:val="300"/>
        </w:trPr>
        <w:tc>
          <w:tcPr>
            <w:tcW w:w="1980" w:type="dxa"/>
            <w:tcBorders>
              <w:top w:val="single" w:sz="4" w:space="0" w:color="auto"/>
              <w:left w:val="single" w:sz="4" w:space="0" w:color="auto"/>
              <w:bottom w:val="single" w:sz="4" w:space="0" w:color="auto"/>
              <w:right w:val="single" w:sz="4" w:space="0" w:color="auto"/>
            </w:tcBorders>
            <w:shd w:val="clear" w:color="auto" w:fill="auto"/>
            <w:vAlign w:val="center"/>
          </w:tcPr>
          <w:p w14:paraId="598EBF4F" w14:textId="77777777" w:rsidR="00281572"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isActive</w:t>
            </w:r>
          </w:p>
        </w:tc>
        <w:tc>
          <w:tcPr>
            <w:tcW w:w="1701" w:type="dxa"/>
            <w:tcBorders>
              <w:top w:val="single" w:sz="4" w:space="0" w:color="auto"/>
              <w:left w:val="single" w:sz="4" w:space="0" w:color="auto"/>
              <w:bottom w:val="single" w:sz="4" w:space="0" w:color="auto"/>
              <w:right w:val="single" w:sz="4" w:space="0" w:color="auto"/>
            </w:tcBorders>
          </w:tcPr>
          <w:p w14:paraId="544E1B08" w14:textId="77777777" w:rsidR="00281572" w:rsidRPr="00740BFC" w:rsidRDefault="00281572" w:rsidP="001B1928"/>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536FD9DF" w14:textId="77777777" w:rsidR="00281572" w:rsidRPr="00740BFC" w:rsidRDefault="00281572" w:rsidP="00281572">
            <w:pPr>
              <w:spacing w:line="259" w:lineRule="auto"/>
            </w:pPr>
            <w:r w:rsidRPr="00740BFC">
              <w:t>O registo está ativo</w:t>
            </w:r>
          </w:p>
        </w:tc>
        <w:tc>
          <w:tcPr>
            <w:tcW w:w="3402" w:type="dxa"/>
            <w:tcBorders>
              <w:top w:val="single" w:sz="4" w:space="0" w:color="auto"/>
              <w:left w:val="single" w:sz="4" w:space="0" w:color="auto"/>
              <w:bottom w:val="single" w:sz="4" w:space="0" w:color="auto"/>
              <w:right w:val="single" w:sz="4" w:space="0" w:color="auto"/>
            </w:tcBorders>
          </w:tcPr>
          <w:p w14:paraId="0506234C" w14:textId="77777777" w:rsidR="00281572" w:rsidRPr="00740BFC" w:rsidRDefault="00281572" w:rsidP="538E812A">
            <w:pPr>
              <w:rPr>
                <w:rFonts w:asciiTheme="minorHAnsi" w:eastAsiaTheme="minorEastAsia" w:hAnsiTheme="minorHAnsi" w:cstheme="minorBidi"/>
                <w:i/>
                <w:iCs/>
                <w:sz w:val="20"/>
                <w:szCs w:val="20"/>
              </w:rPr>
            </w:pPr>
          </w:p>
        </w:tc>
      </w:tr>
    </w:tbl>
    <w:p w14:paraId="47930BAC" w14:textId="77777777" w:rsidR="37A9725F" w:rsidRPr="00740BFC" w:rsidRDefault="37A9725F" w:rsidP="00DA5502">
      <w:pPr>
        <w:pStyle w:val="Legenda"/>
        <w:keepNext/>
        <w:jc w:val="center"/>
      </w:pPr>
    </w:p>
    <w:p w14:paraId="4E6D9FC8" w14:textId="402BC1CE" w:rsidR="00DA5502" w:rsidRPr="00740BFC" w:rsidRDefault="538E812A" w:rsidP="00DA5502">
      <w:pPr>
        <w:pStyle w:val="Legenda"/>
        <w:keepNext/>
        <w:jc w:val="center"/>
      </w:pPr>
      <w:bookmarkStart w:id="84" w:name="_Toc199624875"/>
      <w:r>
        <w:t xml:space="preserve">Tabela </w:t>
      </w:r>
      <w:fldSimple w:instr=" SEQ Tabela \* ARABIC ">
        <w:r>
          <w:t>29</w:t>
        </w:r>
      </w:fldSimple>
      <w:r>
        <w:t>. Descrição dos campos da tabela Castas.</w:t>
      </w:r>
      <w:bookmarkEnd w:id="8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8"/>
        <w:gridCol w:w="1708"/>
        <w:gridCol w:w="1708"/>
        <w:gridCol w:w="3410"/>
      </w:tblGrid>
      <w:tr w:rsidR="37A9725F" w:rsidRPr="00740BFC" w14:paraId="11865F38" w14:textId="77777777" w:rsidTr="538E812A">
        <w:trPr>
          <w:trHeight w:val="300"/>
        </w:trPr>
        <w:tc>
          <w:tcPr>
            <w:tcW w:w="1958" w:type="dxa"/>
            <w:shd w:val="clear" w:color="auto" w:fill="4472C4" w:themeFill="accent1"/>
          </w:tcPr>
          <w:p w14:paraId="1845FC7F" w14:textId="77777777" w:rsidR="37A9725F" w:rsidRPr="00740BFC" w:rsidRDefault="538E812A" w:rsidP="538E812A">
            <w:pPr>
              <w:rPr>
                <w:rFonts w:asciiTheme="minorHAnsi" w:eastAsiaTheme="minorEastAsia" w:hAnsiTheme="minorHAnsi" w:cstheme="minorBidi"/>
                <w:color w:val="FFFFFF" w:themeColor="background1"/>
              </w:rPr>
            </w:pPr>
            <w:r w:rsidRPr="538E812A">
              <w:rPr>
                <w:rFonts w:asciiTheme="minorHAnsi" w:eastAsiaTheme="minorEastAsia" w:hAnsiTheme="minorHAnsi" w:cstheme="minorBidi"/>
                <w:color w:val="FFFFFF" w:themeColor="background1"/>
              </w:rPr>
              <w:t>Nome do campo</w:t>
            </w:r>
          </w:p>
        </w:tc>
        <w:tc>
          <w:tcPr>
            <w:tcW w:w="1708" w:type="dxa"/>
            <w:shd w:val="clear" w:color="auto" w:fill="4472C4" w:themeFill="accent1"/>
          </w:tcPr>
          <w:p w14:paraId="70FA707C" w14:textId="7D843ECB" w:rsidR="37A9725F" w:rsidRPr="00740BFC" w:rsidRDefault="538E812A" w:rsidP="538E812A">
            <w:pPr>
              <w:rPr>
                <w:rFonts w:asciiTheme="minorHAnsi" w:eastAsiaTheme="minorEastAsia" w:hAnsiTheme="minorHAnsi" w:cstheme="minorBidi"/>
                <w:color w:val="FFFFFF" w:themeColor="background1"/>
              </w:rPr>
            </w:pPr>
            <w:r w:rsidRPr="538E812A">
              <w:rPr>
                <w:rFonts w:asciiTheme="minorHAnsi" w:eastAsiaTheme="minorEastAsia" w:hAnsiTheme="minorHAnsi" w:cstheme="minorBidi"/>
                <w:color w:val="FFFFFF" w:themeColor="background1"/>
              </w:rPr>
              <w:t xml:space="preserve">Chave </w:t>
            </w:r>
          </w:p>
        </w:tc>
        <w:tc>
          <w:tcPr>
            <w:tcW w:w="1708" w:type="dxa"/>
            <w:shd w:val="clear" w:color="auto" w:fill="4472C4" w:themeFill="accent1"/>
          </w:tcPr>
          <w:p w14:paraId="24A02B47" w14:textId="6368515C" w:rsidR="37A9725F" w:rsidRPr="00740BFC" w:rsidRDefault="538E812A" w:rsidP="538E812A">
            <w:pPr>
              <w:rPr>
                <w:rFonts w:asciiTheme="minorHAnsi" w:eastAsiaTheme="minorEastAsia" w:hAnsiTheme="minorHAnsi" w:cstheme="minorBidi"/>
                <w:color w:val="FFFFFF" w:themeColor="background1"/>
              </w:rPr>
            </w:pPr>
            <w:r w:rsidRPr="538E812A">
              <w:rPr>
                <w:rFonts w:asciiTheme="minorHAnsi" w:eastAsiaTheme="minorEastAsia" w:hAnsiTheme="minorHAnsi" w:cstheme="minorBidi"/>
                <w:color w:val="FFFFFF" w:themeColor="background1"/>
              </w:rPr>
              <w:t>Descrição</w:t>
            </w:r>
          </w:p>
        </w:tc>
        <w:tc>
          <w:tcPr>
            <w:tcW w:w="3410" w:type="dxa"/>
            <w:shd w:val="clear" w:color="auto" w:fill="4472C4" w:themeFill="accent1"/>
          </w:tcPr>
          <w:p w14:paraId="7072025B" w14:textId="05381821" w:rsidR="37A9725F" w:rsidRPr="00740BFC" w:rsidRDefault="538E812A" w:rsidP="538E812A">
            <w:pPr>
              <w:rPr>
                <w:rFonts w:asciiTheme="minorHAnsi" w:eastAsiaTheme="minorEastAsia" w:hAnsiTheme="minorHAnsi" w:cstheme="minorBidi"/>
                <w:color w:val="FFFFFF" w:themeColor="background1"/>
              </w:rPr>
            </w:pPr>
            <w:r w:rsidRPr="538E812A">
              <w:rPr>
                <w:rFonts w:asciiTheme="minorHAnsi" w:eastAsiaTheme="minorEastAsia" w:hAnsiTheme="minorHAnsi" w:cstheme="minorBidi"/>
                <w:color w:val="FFFFFF" w:themeColor="background1"/>
              </w:rPr>
              <w:t>Validações</w:t>
            </w:r>
          </w:p>
        </w:tc>
      </w:tr>
      <w:tr w:rsidR="37A9725F" w:rsidRPr="00740BFC" w14:paraId="3FCD522F" w14:textId="77777777" w:rsidTr="538E812A">
        <w:trPr>
          <w:trHeight w:val="300"/>
        </w:trPr>
        <w:tc>
          <w:tcPr>
            <w:tcW w:w="1958" w:type="dxa"/>
            <w:shd w:val="clear" w:color="auto" w:fill="auto"/>
            <w:vAlign w:val="center"/>
          </w:tcPr>
          <w:p w14:paraId="76060AF5" w14:textId="6E3A64A2" w:rsidR="149C8E7C"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id</w:t>
            </w:r>
          </w:p>
        </w:tc>
        <w:tc>
          <w:tcPr>
            <w:tcW w:w="1708" w:type="dxa"/>
          </w:tcPr>
          <w:p w14:paraId="0E3DD880" w14:textId="46C54401" w:rsidR="37A9725F" w:rsidRPr="00740BFC" w:rsidRDefault="538E812A" w:rsidP="538E812A">
            <w:pPr>
              <w:rPr>
                <w:rFonts w:asciiTheme="minorHAnsi" w:eastAsiaTheme="minorEastAsia" w:hAnsiTheme="minorHAnsi" w:cstheme="minorBidi"/>
              </w:rPr>
            </w:pPr>
            <w:r>
              <w:t>PK</w:t>
            </w:r>
          </w:p>
        </w:tc>
        <w:tc>
          <w:tcPr>
            <w:tcW w:w="1708" w:type="dxa"/>
            <w:shd w:val="clear" w:color="auto" w:fill="auto"/>
            <w:vAlign w:val="center"/>
          </w:tcPr>
          <w:p w14:paraId="6F7E7136" w14:textId="5CD5CF52" w:rsidR="74345DF2" w:rsidRPr="00740BFC" w:rsidRDefault="74345DF2" w:rsidP="37A9725F">
            <w:pPr>
              <w:spacing w:line="259" w:lineRule="auto"/>
            </w:pPr>
            <w:r w:rsidRPr="00740BFC">
              <w:t>Identificador do registo</w:t>
            </w:r>
          </w:p>
        </w:tc>
        <w:tc>
          <w:tcPr>
            <w:tcW w:w="3410" w:type="dxa"/>
          </w:tcPr>
          <w:p w14:paraId="3255E8FB" w14:textId="77777777" w:rsidR="37A9725F" w:rsidRPr="00740BFC" w:rsidRDefault="37A9725F" w:rsidP="538E812A">
            <w:pPr>
              <w:rPr>
                <w:rFonts w:asciiTheme="minorHAnsi" w:eastAsiaTheme="minorEastAsia" w:hAnsiTheme="minorHAnsi" w:cstheme="minorBidi"/>
                <w:i/>
                <w:iCs/>
                <w:sz w:val="20"/>
                <w:szCs w:val="20"/>
              </w:rPr>
            </w:pPr>
          </w:p>
        </w:tc>
      </w:tr>
      <w:tr w:rsidR="37A9725F" w:rsidRPr="00740BFC" w14:paraId="4DB490E3" w14:textId="77777777" w:rsidTr="538E812A">
        <w:trPr>
          <w:trHeight w:val="300"/>
        </w:trPr>
        <w:tc>
          <w:tcPr>
            <w:tcW w:w="1958" w:type="dxa"/>
            <w:shd w:val="clear" w:color="auto" w:fill="auto"/>
            <w:vAlign w:val="center"/>
          </w:tcPr>
          <w:p w14:paraId="48E8A0BA" w14:textId="2806E615" w:rsidR="04DE6F7D"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denominacao</w:t>
            </w:r>
          </w:p>
        </w:tc>
        <w:tc>
          <w:tcPr>
            <w:tcW w:w="1708" w:type="dxa"/>
          </w:tcPr>
          <w:p w14:paraId="40A17F84" w14:textId="77777777" w:rsidR="37A9725F" w:rsidRPr="00740BFC" w:rsidRDefault="37A9725F" w:rsidP="538E812A">
            <w:pPr>
              <w:rPr>
                <w:rFonts w:asciiTheme="minorHAnsi" w:eastAsiaTheme="minorEastAsia" w:hAnsiTheme="minorHAnsi" w:cstheme="minorBidi"/>
              </w:rPr>
            </w:pPr>
          </w:p>
        </w:tc>
        <w:tc>
          <w:tcPr>
            <w:tcW w:w="1708" w:type="dxa"/>
            <w:shd w:val="clear" w:color="auto" w:fill="auto"/>
            <w:vAlign w:val="center"/>
          </w:tcPr>
          <w:p w14:paraId="045B189C" w14:textId="6ACDBD9C" w:rsidR="0D62B10A"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Nome da Casta</w:t>
            </w:r>
          </w:p>
        </w:tc>
        <w:tc>
          <w:tcPr>
            <w:tcW w:w="3410" w:type="dxa"/>
          </w:tcPr>
          <w:p w14:paraId="25F56BE3" w14:textId="2D0EC03A" w:rsidR="37A9725F"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Unique</w:t>
            </w:r>
          </w:p>
        </w:tc>
      </w:tr>
      <w:tr w:rsidR="00281572" w:rsidRPr="00740BFC" w14:paraId="25FD83A9" w14:textId="77777777" w:rsidTr="538E812A">
        <w:trPr>
          <w:trHeight w:val="300"/>
        </w:trPr>
        <w:tc>
          <w:tcPr>
            <w:tcW w:w="1958" w:type="dxa"/>
            <w:tcBorders>
              <w:top w:val="single" w:sz="4" w:space="0" w:color="auto"/>
              <w:left w:val="single" w:sz="4" w:space="0" w:color="auto"/>
              <w:bottom w:val="single" w:sz="4" w:space="0" w:color="auto"/>
              <w:right w:val="single" w:sz="4" w:space="0" w:color="auto"/>
            </w:tcBorders>
            <w:shd w:val="clear" w:color="auto" w:fill="auto"/>
            <w:vAlign w:val="center"/>
          </w:tcPr>
          <w:p w14:paraId="4D7C5641" w14:textId="77777777" w:rsidR="00281572"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createdBy</w:t>
            </w:r>
          </w:p>
        </w:tc>
        <w:tc>
          <w:tcPr>
            <w:tcW w:w="1708" w:type="dxa"/>
            <w:tcBorders>
              <w:top w:val="single" w:sz="4" w:space="0" w:color="auto"/>
              <w:left w:val="single" w:sz="4" w:space="0" w:color="auto"/>
              <w:bottom w:val="single" w:sz="4" w:space="0" w:color="auto"/>
              <w:right w:val="single" w:sz="4" w:space="0" w:color="auto"/>
            </w:tcBorders>
          </w:tcPr>
          <w:p w14:paraId="3605E018" w14:textId="77777777" w:rsidR="00281572" w:rsidRPr="00740BFC" w:rsidRDefault="00281572" w:rsidP="538E812A">
            <w:pPr>
              <w:rPr>
                <w:rFonts w:asciiTheme="minorHAnsi" w:eastAsiaTheme="minorEastAsia" w:hAnsiTheme="minorHAnsi" w:cstheme="minorBidi"/>
              </w:rPr>
            </w:pPr>
          </w:p>
        </w:tc>
        <w:tc>
          <w:tcPr>
            <w:tcW w:w="1708" w:type="dxa"/>
            <w:tcBorders>
              <w:top w:val="single" w:sz="4" w:space="0" w:color="auto"/>
              <w:left w:val="single" w:sz="4" w:space="0" w:color="auto"/>
              <w:bottom w:val="single" w:sz="4" w:space="0" w:color="auto"/>
              <w:right w:val="single" w:sz="4" w:space="0" w:color="auto"/>
            </w:tcBorders>
            <w:shd w:val="clear" w:color="auto" w:fill="auto"/>
            <w:vAlign w:val="center"/>
          </w:tcPr>
          <w:p w14:paraId="1A72C273" w14:textId="77777777" w:rsidR="00281572"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O utilizador que criou o registo</w:t>
            </w:r>
          </w:p>
        </w:tc>
        <w:tc>
          <w:tcPr>
            <w:tcW w:w="3410" w:type="dxa"/>
            <w:tcBorders>
              <w:top w:val="single" w:sz="4" w:space="0" w:color="auto"/>
              <w:left w:val="single" w:sz="4" w:space="0" w:color="auto"/>
              <w:bottom w:val="single" w:sz="4" w:space="0" w:color="auto"/>
              <w:right w:val="single" w:sz="4" w:space="0" w:color="auto"/>
            </w:tcBorders>
          </w:tcPr>
          <w:p w14:paraId="3F9A856D" w14:textId="77777777" w:rsidR="00281572" w:rsidRPr="00740BFC" w:rsidRDefault="00281572" w:rsidP="538E812A">
            <w:pPr>
              <w:rPr>
                <w:rFonts w:asciiTheme="minorHAnsi" w:eastAsiaTheme="minorEastAsia" w:hAnsiTheme="minorHAnsi" w:cstheme="minorBidi"/>
              </w:rPr>
            </w:pPr>
          </w:p>
        </w:tc>
      </w:tr>
      <w:tr w:rsidR="00281572" w:rsidRPr="00740BFC" w14:paraId="18AB59AC" w14:textId="77777777" w:rsidTr="538E812A">
        <w:trPr>
          <w:trHeight w:val="300"/>
        </w:trPr>
        <w:tc>
          <w:tcPr>
            <w:tcW w:w="1958" w:type="dxa"/>
            <w:tcBorders>
              <w:top w:val="single" w:sz="4" w:space="0" w:color="auto"/>
              <w:left w:val="single" w:sz="4" w:space="0" w:color="auto"/>
              <w:bottom w:val="single" w:sz="4" w:space="0" w:color="auto"/>
              <w:right w:val="single" w:sz="4" w:space="0" w:color="auto"/>
            </w:tcBorders>
            <w:shd w:val="clear" w:color="auto" w:fill="auto"/>
            <w:vAlign w:val="center"/>
          </w:tcPr>
          <w:p w14:paraId="09B0B4CD" w14:textId="77777777" w:rsidR="00281572"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createdDate</w:t>
            </w:r>
          </w:p>
        </w:tc>
        <w:tc>
          <w:tcPr>
            <w:tcW w:w="1708" w:type="dxa"/>
            <w:tcBorders>
              <w:top w:val="single" w:sz="4" w:space="0" w:color="auto"/>
              <w:left w:val="single" w:sz="4" w:space="0" w:color="auto"/>
              <w:bottom w:val="single" w:sz="4" w:space="0" w:color="auto"/>
              <w:right w:val="single" w:sz="4" w:space="0" w:color="auto"/>
            </w:tcBorders>
          </w:tcPr>
          <w:p w14:paraId="5B14DE1C" w14:textId="77777777" w:rsidR="00281572" w:rsidRPr="00740BFC" w:rsidRDefault="00281572" w:rsidP="538E812A">
            <w:pPr>
              <w:rPr>
                <w:rFonts w:asciiTheme="minorHAnsi" w:eastAsiaTheme="minorEastAsia" w:hAnsiTheme="minorHAnsi" w:cstheme="minorBidi"/>
              </w:rPr>
            </w:pPr>
          </w:p>
        </w:tc>
        <w:tc>
          <w:tcPr>
            <w:tcW w:w="1708" w:type="dxa"/>
            <w:tcBorders>
              <w:top w:val="single" w:sz="4" w:space="0" w:color="auto"/>
              <w:left w:val="single" w:sz="4" w:space="0" w:color="auto"/>
              <w:bottom w:val="single" w:sz="4" w:space="0" w:color="auto"/>
              <w:right w:val="single" w:sz="4" w:space="0" w:color="auto"/>
            </w:tcBorders>
            <w:shd w:val="clear" w:color="auto" w:fill="auto"/>
            <w:vAlign w:val="center"/>
          </w:tcPr>
          <w:p w14:paraId="4A99B682" w14:textId="77777777" w:rsidR="00281572"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A data em que o registo foi criado</w:t>
            </w:r>
          </w:p>
        </w:tc>
        <w:tc>
          <w:tcPr>
            <w:tcW w:w="3410" w:type="dxa"/>
            <w:tcBorders>
              <w:top w:val="single" w:sz="4" w:space="0" w:color="auto"/>
              <w:left w:val="single" w:sz="4" w:space="0" w:color="auto"/>
              <w:bottom w:val="single" w:sz="4" w:space="0" w:color="auto"/>
              <w:right w:val="single" w:sz="4" w:space="0" w:color="auto"/>
            </w:tcBorders>
          </w:tcPr>
          <w:p w14:paraId="05FB6702" w14:textId="77777777" w:rsidR="00281572" w:rsidRPr="00740BFC" w:rsidRDefault="00281572" w:rsidP="538E812A">
            <w:pPr>
              <w:rPr>
                <w:rFonts w:asciiTheme="minorHAnsi" w:eastAsiaTheme="minorEastAsia" w:hAnsiTheme="minorHAnsi" w:cstheme="minorBidi"/>
              </w:rPr>
            </w:pPr>
          </w:p>
        </w:tc>
      </w:tr>
      <w:tr w:rsidR="00281572" w:rsidRPr="00740BFC" w14:paraId="7C61E81E" w14:textId="77777777" w:rsidTr="538E812A">
        <w:trPr>
          <w:trHeight w:val="300"/>
        </w:trPr>
        <w:tc>
          <w:tcPr>
            <w:tcW w:w="1958" w:type="dxa"/>
            <w:tcBorders>
              <w:top w:val="single" w:sz="4" w:space="0" w:color="auto"/>
              <w:left w:val="single" w:sz="4" w:space="0" w:color="auto"/>
              <w:bottom w:val="single" w:sz="4" w:space="0" w:color="auto"/>
              <w:right w:val="single" w:sz="4" w:space="0" w:color="auto"/>
            </w:tcBorders>
            <w:shd w:val="clear" w:color="auto" w:fill="auto"/>
            <w:vAlign w:val="center"/>
          </w:tcPr>
          <w:p w14:paraId="009BD9D4" w14:textId="77777777" w:rsidR="00281572"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lastUpdatedBy</w:t>
            </w:r>
          </w:p>
        </w:tc>
        <w:tc>
          <w:tcPr>
            <w:tcW w:w="1708" w:type="dxa"/>
            <w:tcBorders>
              <w:top w:val="single" w:sz="4" w:space="0" w:color="auto"/>
              <w:left w:val="single" w:sz="4" w:space="0" w:color="auto"/>
              <w:bottom w:val="single" w:sz="4" w:space="0" w:color="auto"/>
              <w:right w:val="single" w:sz="4" w:space="0" w:color="auto"/>
            </w:tcBorders>
          </w:tcPr>
          <w:p w14:paraId="76005249" w14:textId="77777777" w:rsidR="00281572" w:rsidRPr="00740BFC" w:rsidRDefault="00281572" w:rsidP="538E812A">
            <w:pPr>
              <w:rPr>
                <w:rFonts w:asciiTheme="minorHAnsi" w:eastAsiaTheme="minorEastAsia" w:hAnsiTheme="minorHAnsi" w:cstheme="minorBidi"/>
              </w:rPr>
            </w:pPr>
          </w:p>
        </w:tc>
        <w:tc>
          <w:tcPr>
            <w:tcW w:w="1708" w:type="dxa"/>
            <w:tcBorders>
              <w:top w:val="single" w:sz="4" w:space="0" w:color="auto"/>
              <w:left w:val="single" w:sz="4" w:space="0" w:color="auto"/>
              <w:bottom w:val="single" w:sz="4" w:space="0" w:color="auto"/>
              <w:right w:val="single" w:sz="4" w:space="0" w:color="auto"/>
            </w:tcBorders>
            <w:shd w:val="clear" w:color="auto" w:fill="auto"/>
            <w:vAlign w:val="center"/>
          </w:tcPr>
          <w:p w14:paraId="0561A42C" w14:textId="77777777" w:rsidR="00281572"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O último utilizador que atualizou o registo</w:t>
            </w:r>
          </w:p>
        </w:tc>
        <w:tc>
          <w:tcPr>
            <w:tcW w:w="3410" w:type="dxa"/>
            <w:tcBorders>
              <w:top w:val="single" w:sz="4" w:space="0" w:color="auto"/>
              <w:left w:val="single" w:sz="4" w:space="0" w:color="auto"/>
              <w:bottom w:val="single" w:sz="4" w:space="0" w:color="auto"/>
              <w:right w:val="single" w:sz="4" w:space="0" w:color="auto"/>
            </w:tcBorders>
          </w:tcPr>
          <w:p w14:paraId="0DE3EF59" w14:textId="77777777" w:rsidR="00281572" w:rsidRPr="00740BFC" w:rsidRDefault="00281572" w:rsidP="538E812A">
            <w:pPr>
              <w:rPr>
                <w:rFonts w:asciiTheme="minorHAnsi" w:eastAsiaTheme="minorEastAsia" w:hAnsiTheme="minorHAnsi" w:cstheme="minorBidi"/>
              </w:rPr>
            </w:pPr>
          </w:p>
        </w:tc>
      </w:tr>
      <w:tr w:rsidR="00281572" w:rsidRPr="00740BFC" w14:paraId="3D6D2BB8" w14:textId="77777777" w:rsidTr="538E812A">
        <w:trPr>
          <w:trHeight w:val="300"/>
        </w:trPr>
        <w:tc>
          <w:tcPr>
            <w:tcW w:w="1958" w:type="dxa"/>
            <w:tcBorders>
              <w:top w:val="single" w:sz="4" w:space="0" w:color="auto"/>
              <w:left w:val="single" w:sz="4" w:space="0" w:color="auto"/>
              <w:bottom w:val="single" w:sz="4" w:space="0" w:color="auto"/>
              <w:right w:val="single" w:sz="4" w:space="0" w:color="auto"/>
            </w:tcBorders>
            <w:shd w:val="clear" w:color="auto" w:fill="auto"/>
            <w:vAlign w:val="center"/>
          </w:tcPr>
          <w:p w14:paraId="5312CF58" w14:textId="77777777" w:rsidR="00281572"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lastUpdatedDate</w:t>
            </w:r>
          </w:p>
        </w:tc>
        <w:tc>
          <w:tcPr>
            <w:tcW w:w="1708" w:type="dxa"/>
            <w:tcBorders>
              <w:top w:val="single" w:sz="4" w:space="0" w:color="auto"/>
              <w:left w:val="single" w:sz="4" w:space="0" w:color="auto"/>
              <w:bottom w:val="single" w:sz="4" w:space="0" w:color="auto"/>
              <w:right w:val="single" w:sz="4" w:space="0" w:color="auto"/>
            </w:tcBorders>
          </w:tcPr>
          <w:p w14:paraId="13A933F8" w14:textId="77777777" w:rsidR="00281572" w:rsidRPr="00740BFC" w:rsidRDefault="00281572" w:rsidP="538E812A">
            <w:pPr>
              <w:rPr>
                <w:rFonts w:asciiTheme="minorHAnsi" w:eastAsiaTheme="minorEastAsia" w:hAnsiTheme="minorHAnsi" w:cstheme="minorBidi"/>
              </w:rPr>
            </w:pPr>
          </w:p>
        </w:tc>
        <w:tc>
          <w:tcPr>
            <w:tcW w:w="1708" w:type="dxa"/>
            <w:tcBorders>
              <w:top w:val="single" w:sz="4" w:space="0" w:color="auto"/>
              <w:left w:val="single" w:sz="4" w:space="0" w:color="auto"/>
              <w:bottom w:val="single" w:sz="4" w:space="0" w:color="auto"/>
              <w:right w:val="single" w:sz="4" w:space="0" w:color="auto"/>
            </w:tcBorders>
            <w:shd w:val="clear" w:color="auto" w:fill="auto"/>
            <w:vAlign w:val="center"/>
          </w:tcPr>
          <w:p w14:paraId="5D3B7221" w14:textId="77777777" w:rsidR="00281572"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Última data em que o registo foi editado</w:t>
            </w:r>
          </w:p>
        </w:tc>
        <w:tc>
          <w:tcPr>
            <w:tcW w:w="3410" w:type="dxa"/>
            <w:tcBorders>
              <w:top w:val="single" w:sz="4" w:space="0" w:color="auto"/>
              <w:left w:val="single" w:sz="4" w:space="0" w:color="auto"/>
              <w:bottom w:val="single" w:sz="4" w:space="0" w:color="auto"/>
              <w:right w:val="single" w:sz="4" w:space="0" w:color="auto"/>
            </w:tcBorders>
          </w:tcPr>
          <w:p w14:paraId="4C964F4D" w14:textId="77777777" w:rsidR="00281572" w:rsidRPr="00740BFC" w:rsidRDefault="00281572" w:rsidP="538E812A">
            <w:pPr>
              <w:rPr>
                <w:rFonts w:asciiTheme="minorHAnsi" w:eastAsiaTheme="minorEastAsia" w:hAnsiTheme="minorHAnsi" w:cstheme="minorBidi"/>
              </w:rPr>
            </w:pPr>
          </w:p>
        </w:tc>
      </w:tr>
      <w:tr w:rsidR="00281572" w:rsidRPr="00740BFC" w14:paraId="10EDBE78" w14:textId="77777777" w:rsidTr="538E812A">
        <w:trPr>
          <w:trHeight w:val="300"/>
        </w:trPr>
        <w:tc>
          <w:tcPr>
            <w:tcW w:w="1958" w:type="dxa"/>
            <w:tcBorders>
              <w:top w:val="single" w:sz="4" w:space="0" w:color="auto"/>
              <w:left w:val="single" w:sz="4" w:space="0" w:color="auto"/>
              <w:bottom w:val="single" w:sz="4" w:space="0" w:color="auto"/>
              <w:right w:val="single" w:sz="4" w:space="0" w:color="auto"/>
            </w:tcBorders>
            <w:shd w:val="clear" w:color="auto" w:fill="auto"/>
            <w:vAlign w:val="center"/>
          </w:tcPr>
          <w:p w14:paraId="2032F728" w14:textId="77777777" w:rsidR="00281572"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isActive</w:t>
            </w:r>
          </w:p>
        </w:tc>
        <w:tc>
          <w:tcPr>
            <w:tcW w:w="1708" w:type="dxa"/>
            <w:tcBorders>
              <w:top w:val="single" w:sz="4" w:space="0" w:color="auto"/>
              <w:left w:val="single" w:sz="4" w:space="0" w:color="auto"/>
              <w:bottom w:val="single" w:sz="4" w:space="0" w:color="auto"/>
              <w:right w:val="single" w:sz="4" w:space="0" w:color="auto"/>
            </w:tcBorders>
          </w:tcPr>
          <w:p w14:paraId="5E406DAE" w14:textId="77777777" w:rsidR="00281572" w:rsidRPr="00740BFC" w:rsidRDefault="00281572" w:rsidP="538E812A">
            <w:pPr>
              <w:rPr>
                <w:rFonts w:asciiTheme="minorHAnsi" w:eastAsiaTheme="minorEastAsia" w:hAnsiTheme="minorHAnsi" w:cstheme="minorBidi"/>
              </w:rPr>
            </w:pPr>
          </w:p>
        </w:tc>
        <w:tc>
          <w:tcPr>
            <w:tcW w:w="1708" w:type="dxa"/>
            <w:tcBorders>
              <w:top w:val="single" w:sz="4" w:space="0" w:color="auto"/>
              <w:left w:val="single" w:sz="4" w:space="0" w:color="auto"/>
              <w:bottom w:val="single" w:sz="4" w:space="0" w:color="auto"/>
              <w:right w:val="single" w:sz="4" w:space="0" w:color="auto"/>
            </w:tcBorders>
            <w:shd w:val="clear" w:color="auto" w:fill="auto"/>
            <w:vAlign w:val="center"/>
          </w:tcPr>
          <w:p w14:paraId="68BC963B" w14:textId="77777777" w:rsidR="00281572"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O registo está ativo</w:t>
            </w:r>
          </w:p>
        </w:tc>
        <w:tc>
          <w:tcPr>
            <w:tcW w:w="3410" w:type="dxa"/>
            <w:tcBorders>
              <w:top w:val="single" w:sz="4" w:space="0" w:color="auto"/>
              <w:left w:val="single" w:sz="4" w:space="0" w:color="auto"/>
              <w:bottom w:val="single" w:sz="4" w:space="0" w:color="auto"/>
              <w:right w:val="single" w:sz="4" w:space="0" w:color="auto"/>
            </w:tcBorders>
          </w:tcPr>
          <w:p w14:paraId="25DC5676" w14:textId="77777777" w:rsidR="00281572" w:rsidRPr="00740BFC" w:rsidRDefault="00281572" w:rsidP="538E812A">
            <w:pPr>
              <w:rPr>
                <w:rFonts w:asciiTheme="minorHAnsi" w:eastAsiaTheme="minorEastAsia" w:hAnsiTheme="minorHAnsi" w:cstheme="minorBidi"/>
              </w:rPr>
            </w:pPr>
          </w:p>
        </w:tc>
      </w:tr>
    </w:tbl>
    <w:p w14:paraId="73062C84" w14:textId="58E34774" w:rsidR="00853454" w:rsidRPr="00740BFC" w:rsidRDefault="00853454" w:rsidP="00DA5502">
      <w:pPr>
        <w:pStyle w:val="Legenda"/>
        <w:keepNext/>
        <w:jc w:val="center"/>
      </w:pPr>
    </w:p>
    <w:p w14:paraId="04E59E9E" w14:textId="7B5D50C0" w:rsidR="00DA5502" w:rsidRPr="00740BFC" w:rsidRDefault="538E812A" w:rsidP="00DA5502">
      <w:pPr>
        <w:pStyle w:val="Legenda"/>
        <w:keepNext/>
        <w:jc w:val="center"/>
      </w:pPr>
      <w:bookmarkStart w:id="85" w:name="_Toc199624876"/>
      <w:r>
        <w:t xml:space="preserve">Tabela </w:t>
      </w:r>
      <w:fldSimple w:instr=" SEQ Tabela \* ARABIC ">
        <w:r>
          <w:t>30</w:t>
        </w:r>
      </w:fldSimple>
      <w:r>
        <w:t>. Descrição dos campos da tabela EncomendaCliente.</w:t>
      </w:r>
      <w:bookmarkEnd w:id="8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40"/>
        <w:gridCol w:w="2709"/>
        <w:gridCol w:w="2218"/>
        <w:gridCol w:w="1717"/>
      </w:tblGrid>
      <w:tr w:rsidR="008B5BD7" w:rsidRPr="00740BFC" w14:paraId="3A71C29D" w14:textId="77777777" w:rsidTr="538E812A">
        <w:trPr>
          <w:trHeight w:val="300"/>
        </w:trPr>
        <w:tc>
          <w:tcPr>
            <w:tcW w:w="2140" w:type="dxa"/>
            <w:shd w:val="clear" w:color="auto" w:fill="4472C4" w:themeFill="accent1"/>
          </w:tcPr>
          <w:p w14:paraId="440ED4BB" w14:textId="77777777" w:rsidR="37A9725F" w:rsidRPr="00740BFC" w:rsidRDefault="538E812A" w:rsidP="538E812A">
            <w:pPr>
              <w:rPr>
                <w:rFonts w:asciiTheme="minorHAnsi" w:eastAsiaTheme="minorEastAsia" w:hAnsiTheme="minorHAnsi" w:cstheme="minorBidi"/>
                <w:color w:val="FFFFFF" w:themeColor="background1"/>
              </w:rPr>
            </w:pPr>
            <w:r w:rsidRPr="538E812A">
              <w:rPr>
                <w:rFonts w:asciiTheme="minorHAnsi" w:eastAsiaTheme="minorEastAsia" w:hAnsiTheme="minorHAnsi" w:cstheme="minorBidi"/>
                <w:color w:val="FFFFFF" w:themeColor="background1"/>
              </w:rPr>
              <w:t>Nome do campo</w:t>
            </w:r>
          </w:p>
        </w:tc>
        <w:tc>
          <w:tcPr>
            <w:tcW w:w="2709" w:type="dxa"/>
            <w:shd w:val="clear" w:color="auto" w:fill="4472C4" w:themeFill="accent1"/>
          </w:tcPr>
          <w:p w14:paraId="2CFC5FCC" w14:textId="7D843ECB" w:rsidR="37A9725F" w:rsidRPr="00740BFC" w:rsidRDefault="538E812A" w:rsidP="538E812A">
            <w:pPr>
              <w:rPr>
                <w:rFonts w:asciiTheme="minorHAnsi" w:eastAsiaTheme="minorEastAsia" w:hAnsiTheme="minorHAnsi" w:cstheme="minorBidi"/>
                <w:color w:val="FFFFFF" w:themeColor="background1"/>
              </w:rPr>
            </w:pPr>
            <w:r w:rsidRPr="538E812A">
              <w:rPr>
                <w:rFonts w:asciiTheme="minorHAnsi" w:eastAsiaTheme="minorEastAsia" w:hAnsiTheme="minorHAnsi" w:cstheme="minorBidi"/>
                <w:color w:val="FFFFFF" w:themeColor="background1"/>
              </w:rPr>
              <w:t xml:space="preserve">Chave </w:t>
            </w:r>
          </w:p>
        </w:tc>
        <w:tc>
          <w:tcPr>
            <w:tcW w:w="2218" w:type="dxa"/>
            <w:shd w:val="clear" w:color="auto" w:fill="4472C4" w:themeFill="accent1"/>
          </w:tcPr>
          <w:p w14:paraId="2BEB9B52" w14:textId="6368515C" w:rsidR="37A9725F" w:rsidRPr="00740BFC" w:rsidRDefault="538E812A" w:rsidP="538E812A">
            <w:pPr>
              <w:rPr>
                <w:rFonts w:asciiTheme="minorHAnsi" w:eastAsiaTheme="minorEastAsia" w:hAnsiTheme="minorHAnsi" w:cstheme="minorBidi"/>
                <w:color w:val="FFFFFF" w:themeColor="background1"/>
              </w:rPr>
            </w:pPr>
            <w:r w:rsidRPr="538E812A">
              <w:rPr>
                <w:rFonts w:asciiTheme="minorHAnsi" w:eastAsiaTheme="minorEastAsia" w:hAnsiTheme="minorHAnsi" w:cstheme="minorBidi"/>
                <w:color w:val="FFFFFF" w:themeColor="background1"/>
              </w:rPr>
              <w:t>Descrição</w:t>
            </w:r>
          </w:p>
        </w:tc>
        <w:tc>
          <w:tcPr>
            <w:tcW w:w="1717" w:type="dxa"/>
            <w:shd w:val="clear" w:color="auto" w:fill="4472C4" w:themeFill="accent1"/>
          </w:tcPr>
          <w:p w14:paraId="38FEB49A" w14:textId="05381821" w:rsidR="37A9725F" w:rsidRPr="00740BFC" w:rsidRDefault="538E812A" w:rsidP="538E812A">
            <w:pPr>
              <w:rPr>
                <w:rFonts w:asciiTheme="minorHAnsi" w:eastAsiaTheme="minorEastAsia" w:hAnsiTheme="minorHAnsi" w:cstheme="minorBidi"/>
                <w:color w:val="FFFFFF" w:themeColor="background1"/>
              </w:rPr>
            </w:pPr>
            <w:r w:rsidRPr="538E812A">
              <w:rPr>
                <w:rFonts w:asciiTheme="minorHAnsi" w:eastAsiaTheme="minorEastAsia" w:hAnsiTheme="minorHAnsi" w:cstheme="minorBidi"/>
                <w:color w:val="FFFFFF" w:themeColor="background1"/>
              </w:rPr>
              <w:t>Validações</w:t>
            </w:r>
          </w:p>
        </w:tc>
      </w:tr>
      <w:tr w:rsidR="37A9725F" w:rsidRPr="00740BFC" w14:paraId="5919E57E" w14:textId="77777777" w:rsidTr="538E812A">
        <w:trPr>
          <w:trHeight w:val="300"/>
        </w:trPr>
        <w:tc>
          <w:tcPr>
            <w:tcW w:w="2140" w:type="dxa"/>
            <w:shd w:val="clear" w:color="auto" w:fill="auto"/>
            <w:vAlign w:val="center"/>
          </w:tcPr>
          <w:p w14:paraId="0CB1D06B" w14:textId="375C9AA6" w:rsidR="3E4A85A7"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id</w:t>
            </w:r>
          </w:p>
        </w:tc>
        <w:tc>
          <w:tcPr>
            <w:tcW w:w="2709" w:type="dxa"/>
          </w:tcPr>
          <w:p w14:paraId="5CDCB1E9" w14:textId="12CD7346" w:rsidR="37A9725F" w:rsidRPr="00740BFC" w:rsidRDefault="538E812A" w:rsidP="538E812A">
            <w:pPr>
              <w:rPr>
                <w:rFonts w:asciiTheme="minorHAnsi" w:eastAsiaTheme="minorEastAsia" w:hAnsiTheme="minorHAnsi" w:cstheme="minorBidi"/>
              </w:rPr>
            </w:pPr>
            <w:r>
              <w:t>PK</w:t>
            </w:r>
          </w:p>
        </w:tc>
        <w:tc>
          <w:tcPr>
            <w:tcW w:w="2218" w:type="dxa"/>
            <w:shd w:val="clear" w:color="auto" w:fill="auto"/>
            <w:vAlign w:val="center"/>
          </w:tcPr>
          <w:p w14:paraId="6736039F" w14:textId="049063F9" w:rsidR="729892A0" w:rsidRPr="00740BFC" w:rsidRDefault="729892A0" w:rsidP="37A9725F">
            <w:pPr>
              <w:spacing w:line="259" w:lineRule="auto"/>
            </w:pPr>
            <w:r w:rsidRPr="00740BFC">
              <w:t>Identificador do registo</w:t>
            </w:r>
          </w:p>
        </w:tc>
        <w:tc>
          <w:tcPr>
            <w:tcW w:w="1717" w:type="dxa"/>
          </w:tcPr>
          <w:p w14:paraId="2EFC296A" w14:textId="77777777" w:rsidR="37A9725F" w:rsidRPr="00740BFC" w:rsidRDefault="37A9725F" w:rsidP="538E812A">
            <w:pPr>
              <w:rPr>
                <w:rFonts w:asciiTheme="minorHAnsi" w:eastAsiaTheme="minorEastAsia" w:hAnsiTheme="minorHAnsi" w:cstheme="minorBidi"/>
                <w:i/>
                <w:iCs/>
                <w:sz w:val="20"/>
                <w:szCs w:val="20"/>
              </w:rPr>
            </w:pPr>
          </w:p>
        </w:tc>
      </w:tr>
      <w:tr w:rsidR="37A9725F" w:rsidRPr="00740BFC" w14:paraId="09E90095" w14:textId="77777777" w:rsidTr="538E812A">
        <w:trPr>
          <w:trHeight w:val="300"/>
        </w:trPr>
        <w:tc>
          <w:tcPr>
            <w:tcW w:w="2140" w:type="dxa"/>
            <w:shd w:val="clear" w:color="auto" w:fill="auto"/>
            <w:vAlign w:val="center"/>
          </w:tcPr>
          <w:p w14:paraId="14D09110" w14:textId="5A2950D0" w:rsidR="3B268A11"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numeroCliente</w:t>
            </w:r>
          </w:p>
        </w:tc>
        <w:tc>
          <w:tcPr>
            <w:tcW w:w="2709" w:type="dxa"/>
          </w:tcPr>
          <w:p w14:paraId="1F6946F8" w14:textId="5D704BBC" w:rsidR="37A9725F"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FK -&gt; Cliente</w:t>
            </w:r>
          </w:p>
        </w:tc>
        <w:tc>
          <w:tcPr>
            <w:tcW w:w="2218" w:type="dxa"/>
            <w:shd w:val="clear" w:color="auto" w:fill="auto"/>
            <w:vAlign w:val="center"/>
          </w:tcPr>
          <w:p w14:paraId="2FBF2D80" w14:textId="0BB87436" w:rsidR="484822B4" w:rsidRPr="00740BFC" w:rsidRDefault="538E812A" w:rsidP="538E812A">
            <w:pPr>
              <w:rPr>
                <w:rFonts w:asciiTheme="minorHAnsi" w:eastAsiaTheme="minorEastAsia" w:hAnsiTheme="minorHAnsi" w:cstheme="minorBidi"/>
              </w:rPr>
            </w:pPr>
            <w:r>
              <w:t>Número único do cliente</w:t>
            </w:r>
          </w:p>
        </w:tc>
        <w:tc>
          <w:tcPr>
            <w:tcW w:w="1717" w:type="dxa"/>
          </w:tcPr>
          <w:p w14:paraId="73A1A015" w14:textId="77777777" w:rsidR="37A9725F" w:rsidRPr="00740BFC" w:rsidRDefault="37A9725F" w:rsidP="538E812A">
            <w:pPr>
              <w:rPr>
                <w:rFonts w:asciiTheme="minorHAnsi" w:eastAsiaTheme="minorEastAsia" w:hAnsiTheme="minorHAnsi" w:cstheme="minorBidi"/>
              </w:rPr>
            </w:pPr>
          </w:p>
        </w:tc>
      </w:tr>
      <w:tr w:rsidR="008E3D4B" w:rsidRPr="00740BFC" w14:paraId="51FFDE54" w14:textId="77777777" w:rsidTr="538E812A">
        <w:trPr>
          <w:trHeight w:val="300"/>
        </w:trPr>
        <w:tc>
          <w:tcPr>
            <w:tcW w:w="2140" w:type="dxa"/>
            <w:shd w:val="clear" w:color="auto" w:fill="auto"/>
            <w:vAlign w:val="center"/>
          </w:tcPr>
          <w:p w14:paraId="3346B307" w14:textId="7C2CEA96" w:rsidR="008E3D4B"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dataCriacao</w:t>
            </w:r>
          </w:p>
        </w:tc>
        <w:tc>
          <w:tcPr>
            <w:tcW w:w="2709" w:type="dxa"/>
          </w:tcPr>
          <w:p w14:paraId="3A4EDB8D" w14:textId="77777777" w:rsidR="008E3D4B" w:rsidRPr="00740BFC" w:rsidRDefault="008E3D4B" w:rsidP="538E812A">
            <w:pPr>
              <w:rPr>
                <w:rFonts w:asciiTheme="minorHAnsi" w:eastAsiaTheme="minorEastAsia" w:hAnsiTheme="minorHAnsi" w:cstheme="minorBidi"/>
              </w:rPr>
            </w:pPr>
          </w:p>
        </w:tc>
        <w:tc>
          <w:tcPr>
            <w:tcW w:w="2218" w:type="dxa"/>
            <w:shd w:val="clear" w:color="auto" w:fill="auto"/>
            <w:vAlign w:val="center"/>
          </w:tcPr>
          <w:p w14:paraId="7E49790D" w14:textId="7B5F9E60" w:rsidR="008E3D4B"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Data de criação da encomenda</w:t>
            </w:r>
          </w:p>
        </w:tc>
        <w:tc>
          <w:tcPr>
            <w:tcW w:w="1717" w:type="dxa"/>
          </w:tcPr>
          <w:p w14:paraId="63B5D6D7" w14:textId="77777777" w:rsidR="008E3D4B" w:rsidRPr="00740BFC" w:rsidRDefault="008E3D4B" w:rsidP="538E812A">
            <w:pPr>
              <w:rPr>
                <w:rFonts w:asciiTheme="minorHAnsi" w:eastAsiaTheme="minorEastAsia" w:hAnsiTheme="minorHAnsi" w:cstheme="minorBidi"/>
              </w:rPr>
            </w:pPr>
          </w:p>
        </w:tc>
      </w:tr>
      <w:tr w:rsidR="008E3D4B" w:rsidRPr="00740BFC" w14:paraId="39135E15" w14:textId="77777777" w:rsidTr="538E812A">
        <w:trPr>
          <w:trHeight w:val="300"/>
        </w:trPr>
        <w:tc>
          <w:tcPr>
            <w:tcW w:w="2140" w:type="dxa"/>
            <w:shd w:val="clear" w:color="auto" w:fill="auto"/>
            <w:vAlign w:val="center"/>
          </w:tcPr>
          <w:p w14:paraId="60012FC1" w14:textId="66884A8F" w:rsidR="008E3D4B"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dataPrevista</w:t>
            </w:r>
          </w:p>
        </w:tc>
        <w:tc>
          <w:tcPr>
            <w:tcW w:w="2709" w:type="dxa"/>
          </w:tcPr>
          <w:p w14:paraId="2891E6E4" w14:textId="77777777" w:rsidR="008E3D4B" w:rsidRPr="00740BFC" w:rsidRDefault="008E3D4B" w:rsidP="538E812A">
            <w:pPr>
              <w:rPr>
                <w:rFonts w:asciiTheme="minorHAnsi" w:eastAsiaTheme="minorEastAsia" w:hAnsiTheme="minorHAnsi" w:cstheme="minorBidi"/>
              </w:rPr>
            </w:pPr>
          </w:p>
        </w:tc>
        <w:tc>
          <w:tcPr>
            <w:tcW w:w="2218" w:type="dxa"/>
            <w:shd w:val="clear" w:color="auto" w:fill="auto"/>
            <w:vAlign w:val="center"/>
          </w:tcPr>
          <w:p w14:paraId="00538243" w14:textId="03E2CD4B" w:rsidR="008E3D4B"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Data prevista da entrega da encomenda</w:t>
            </w:r>
          </w:p>
        </w:tc>
        <w:tc>
          <w:tcPr>
            <w:tcW w:w="1717" w:type="dxa"/>
          </w:tcPr>
          <w:p w14:paraId="1EB8F81E" w14:textId="77777777" w:rsidR="008E3D4B" w:rsidRPr="00740BFC" w:rsidRDefault="008E3D4B" w:rsidP="538E812A">
            <w:pPr>
              <w:rPr>
                <w:rFonts w:asciiTheme="minorHAnsi" w:eastAsiaTheme="minorEastAsia" w:hAnsiTheme="minorHAnsi" w:cstheme="minorBidi"/>
              </w:rPr>
            </w:pPr>
          </w:p>
        </w:tc>
      </w:tr>
      <w:tr w:rsidR="008E3D4B" w:rsidRPr="00740BFC" w14:paraId="25C69346" w14:textId="77777777" w:rsidTr="538E812A">
        <w:trPr>
          <w:trHeight w:val="300"/>
        </w:trPr>
        <w:tc>
          <w:tcPr>
            <w:tcW w:w="2140" w:type="dxa"/>
            <w:shd w:val="clear" w:color="auto" w:fill="auto"/>
            <w:vAlign w:val="center"/>
          </w:tcPr>
          <w:p w14:paraId="370D22EC" w14:textId="1B36138F" w:rsidR="008E3D4B"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lastRenderedPageBreak/>
              <w:t>valorTotal</w:t>
            </w:r>
          </w:p>
        </w:tc>
        <w:tc>
          <w:tcPr>
            <w:tcW w:w="2709" w:type="dxa"/>
          </w:tcPr>
          <w:p w14:paraId="0E0182AB" w14:textId="77777777" w:rsidR="008E3D4B" w:rsidRPr="00740BFC" w:rsidRDefault="008E3D4B" w:rsidP="538E812A">
            <w:pPr>
              <w:rPr>
                <w:rFonts w:asciiTheme="minorHAnsi" w:eastAsiaTheme="minorEastAsia" w:hAnsiTheme="minorHAnsi" w:cstheme="minorBidi"/>
              </w:rPr>
            </w:pPr>
          </w:p>
        </w:tc>
        <w:tc>
          <w:tcPr>
            <w:tcW w:w="2218" w:type="dxa"/>
            <w:shd w:val="clear" w:color="auto" w:fill="auto"/>
            <w:vAlign w:val="center"/>
          </w:tcPr>
          <w:p w14:paraId="6AFE7FCF" w14:textId="6CF843AF" w:rsidR="008E3D4B"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Valor total da encomenda</w:t>
            </w:r>
          </w:p>
        </w:tc>
        <w:tc>
          <w:tcPr>
            <w:tcW w:w="1717" w:type="dxa"/>
          </w:tcPr>
          <w:p w14:paraId="407A100D" w14:textId="77777777" w:rsidR="008E3D4B" w:rsidRPr="00740BFC" w:rsidRDefault="008E3D4B" w:rsidP="538E812A">
            <w:pPr>
              <w:rPr>
                <w:rFonts w:asciiTheme="minorHAnsi" w:eastAsiaTheme="minorEastAsia" w:hAnsiTheme="minorHAnsi" w:cstheme="minorBidi"/>
              </w:rPr>
            </w:pPr>
          </w:p>
        </w:tc>
      </w:tr>
      <w:tr w:rsidR="008E3D4B" w:rsidRPr="00740BFC" w14:paraId="6B681367" w14:textId="77777777" w:rsidTr="538E812A">
        <w:trPr>
          <w:trHeight w:val="300"/>
        </w:trPr>
        <w:tc>
          <w:tcPr>
            <w:tcW w:w="2140" w:type="dxa"/>
            <w:shd w:val="clear" w:color="auto" w:fill="auto"/>
            <w:vAlign w:val="center"/>
          </w:tcPr>
          <w:p w14:paraId="198C3DFF" w14:textId="6269753A" w:rsidR="008E3D4B"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valorEntrega</w:t>
            </w:r>
          </w:p>
        </w:tc>
        <w:tc>
          <w:tcPr>
            <w:tcW w:w="2709" w:type="dxa"/>
          </w:tcPr>
          <w:p w14:paraId="34331F07" w14:textId="77777777" w:rsidR="008E3D4B" w:rsidRPr="00740BFC" w:rsidRDefault="008E3D4B" w:rsidP="538E812A">
            <w:pPr>
              <w:rPr>
                <w:rFonts w:asciiTheme="minorHAnsi" w:eastAsiaTheme="minorEastAsia" w:hAnsiTheme="minorHAnsi" w:cstheme="minorBidi"/>
              </w:rPr>
            </w:pPr>
          </w:p>
        </w:tc>
        <w:tc>
          <w:tcPr>
            <w:tcW w:w="2218" w:type="dxa"/>
            <w:shd w:val="clear" w:color="auto" w:fill="auto"/>
            <w:vAlign w:val="center"/>
          </w:tcPr>
          <w:p w14:paraId="283A1CA5" w14:textId="591397D0" w:rsidR="008E3D4B"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Portes de envio da encomenda</w:t>
            </w:r>
          </w:p>
        </w:tc>
        <w:tc>
          <w:tcPr>
            <w:tcW w:w="1717" w:type="dxa"/>
          </w:tcPr>
          <w:p w14:paraId="5869BC42" w14:textId="77777777" w:rsidR="008E3D4B" w:rsidRPr="00740BFC" w:rsidRDefault="008E3D4B" w:rsidP="538E812A">
            <w:pPr>
              <w:rPr>
                <w:rFonts w:asciiTheme="minorHAnsi" w:eastAsiaTheme="minorEastAsia" w:hAnsiTheme="minorHAnsi" w:cstheme="minorBidi"/>
              </w:rPr>
            </w:pPr>
          </w:p>
        </w:tc>
      </w:tr>
      <w:tr w:rsidR="008E3D4B" w:rsidRPr="00740BFC" w14:paraId="2AAA9BED" w14:textId="77777777" w:rsidTr="538E812A">
        <w:trPr>
          <w:trHeight w:val="300"/>
        </w:trPr>
        <w:tc>
          <w:tcPr>
            <w:tcW w:w="2140" w:type="dxa"/>
            <w:shd w:val="clear" w:color="auto" w:fill="auto"/>
            <w:vAlign w:val="center"/>
          </w:tcPr>
          <w:p w14:paraId="12BD580C" w14:textId="7A41E1FC" w:rsidR="008E3D4B"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totalIva</w:t>
            </w:r>
          </w:p>
        </w:tc>
        <w:tc>
          <w:tcPr>
            <w:tcW w:w="2709" w:type="dxa"/>
          </w:tcPr>
          <w:p w14:paraId="04E78121" w14:textId="77777777" w:rsidR="008E3D4B" w:rsidRPr="00740BFC" w:rsidRDefault="008E3D4B" w:rsidP="538E812A">
            <w:pPr>
              <w:rPr>
                <w:rFonts w:asciiTheme="minorHAnsi" w:eastAsiaTheme="minorEastAsia" w:hAnsiTheme="minorHAnsi" w:cstheme="minorBidi"/>
              </w:rPr>
            </w:pPr>
          </w:p>
        </w:tc>
        <w:tc>
          <w:tcPr>
            <w:tcW w:w="2218" w:type="dxa"/>
            <w:shd w:val="clear" w:color="auto" w:fill="auto"/>
            <w:vAlign w:val="center"/>
          </w:tcPr>
          <w:p w14:paraId="40518E61" w14:textId="3552A68D" w:rsidR="008E3D4B"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Valor total do Iva da encomenda</w:t>
            </w:r>
          </w:p>
        </w:tc>
        <w:tc>
          <w:tcPr>
            <w:tcW w:w="1717" w:type="dxa"/>
          </w:tcPr>
          <w:p w14:paraId="13CFEC58" w14:textId="77777777" w:rsidR="008E3D4B" w:rsidRPr="00740BFC" w:rsidRDefault="008E3D4B" w:rsidP="538E812A">
            <w:pPr>
              <w:rPr>
                <w:rFonts w:asciiTheme="minorHAnsi" w:eastAsiaTheme="minorEastAsia" w:hAnsiTheme="minorHAnsi" w:cstheme="minorBidi"/>
              </w:rPr>
            </w:pPr>
          </w:p>
        </w:tc>
      </w:tr>
      <w:tr w:rsidR="008E3D4B" w:rsidRPr="00740BFC" w14:paraId="0DABD4BA" w14:textId="77777777" w:rsidTr="538E812A">
        <w:trPr>
          <w:trHeight w:val="300"/>
        </w:trPr>
        <w:tc>
          <w:tcPr>
            <w:tcW w:w="2140" w:type="dxa"/>
            <w:shd w:val="clear" w:color="auto" w:fill="auto"/>
            <w:vAlign w:val="center"/>
          </w:tcPr>
          <w:p w14:paraId="6E2C9029" w14:textId="42D5FCDF" w:rsidR="008E3D4B"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numeroEncomenda</w:t>
            </w:r>
          </w:p>
        </w:tc>
        <w:tc>
          <w:tcPr>
            <w:tcW w:w="2709" w:type="dxa"/>
          </w:tcPr>
          <w:p w14:paraId="3EA37685" w14:textId="77777777" w:rsidR="008E3D4B" w:rsidRPr="00740BFC" w:rsidRDefault="008E3D4B" w:rsidP="538E812A">
            <w:pPr>
              <w:rPr>
                <w:rFonts w:asciiTheme="minorHAnsi" w:eastAsiaTheme="minorEastAsia" w:hAnsiTheme="minorHAnsi" w:cstheme="minorBidi"/>
              </w:rPr>
            </w:pPr>
          </w:p>
        </w:tc>
        <w:tc>
          <w:tcPr>
            <w:tcW w:w="2218" w:type="dxa"/>
            <w:shd w:val="clear" w:color="auto" w:fill="auto"/>
            <w:vAlign w:val="center"/>
          </w:tcPr>
          <w:p w14:paraId="2006AF73" w14:textId="5BE8BFD1" w:rsidR="008E3D4B"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Número único da encomenda</w:t>
            </w:r>
          </w:p>
        </w:tc>
        <w:tc>
          <w:tcPr>
            <w:tcW w:w="1717" w:type="dxa"/>
          </w:tcPr>
          <w:p w14:paraId="3B858E2B" w14:textId="691A6DF2" w:rsidR="008E3D4B"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Unique</w:t>
            </w:r>
          </w:p>
        </w:tc>
      </w:tr>
      <w:tr w:rsidR="000E37F8" w:rsidRPr="00740BFC" w14:paraId="2E1FA8FA" w14:textId="77777777" w:rsidTr="538E812A">
        <w:trPr>
          <w:trHeight w:val="300"/>
        </w:trPr>
        <w:tc>
          <w:tcPr>
            <w:tcW w:w="2140" w:type="dxa"/>
            <w:shd w:val="clear" w:color="auto" w:fill="auto"/>
            <w:vAlign w:val="center"/>
          </w:tcPr>
          <w:p w14:paraId="46F63774" w14:textId="2D6CFE8E" w:rsidR="000E37F8"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numeroFatura</w:t>
            </w:r>
          </w:p>
        </w:tc>
        <w:tc>
          <w:tcPr>
            <w:tcW w:w="2709" w:type="dxa"/>
          </w:tcPr>
          <w:p w14:paraId="6EBA2C0A" w14:textId="033DF8AE" w:rsidR="000E37F8"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FK -&gt; FaturaVenda</w:t>
            </w:r>
          </w:p>
        </w:tc>
        <w:tc>
          <w:tcPr>
            <w:tcW w:w="2218" w:type="dxa"/>
            <w:shd w:val="clear" w:color="auto" w:fill="auto"/>
            <w:vAlign w:val="center"/>
          </w:tcPr>
          <w:p w14:paraId="77385FBC" w14:textId="4A0C49AF" w:rsidR="000E37F8"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Número único da fatura</w:t>
            </w:r>
          </w:p>
        </w:tc>
        <w:tc>
          <w:tcPr>
            <w:tcW w:w="1717" w:type="dxa"/>
          </w:tcPr>
          <w:p w14:paraId="48BDA2E9" w14:textId="77777777" w:rsidR="000E37F8" w:rsidRPr="00740BFC" w:rsidRDefault="000E37F8" w:rsidP="538E812A">
            <w:pPr>
              <w:rPr>
                <w:rFonts w:asciiTheme="minorHAnsi" w:eastAsiaTheme="minorEastAsia" w:hAnsiTheme="minorHAnsi" w:cstheme="minorBidi"/>
              </w:rPr>
            </w:pPr>
          </w:p>
        </w:tc>
      </w:tr>
      <w:tr w:rsidR="003F6977" w:rsidRPr="00740BFC" w14:paraId="0239D16B" w14:textId="77777777" w:rsidTr="538E812A">
        <w:trPr>
          <w:trHeight w:val="300"/>
        </w:trPr>
        <w:tc>
          <w:tcPr>
            <w:tcW w:w="2140" w:type="dxa"/>
            <w:shd w:val="clear" w:color="auto" w:fill="auto"/>
            <w:vAlign w:val="center"/>
          </w:tcPr>
          <w:p w14:paraId="2064CADB" w14:textId="7DB88442" w:rsidR="003F6977"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estado</w:t>
            </w:r>
          </w:p>
        </w:tc>
        <w:tc>
          <w:tcPr>
            <w:tcW w:w="2709" w:type="dxa"/>
          </w:tcPr>
          <w:p w14:paraId="55C70887" w14:textId="106A6D16" w:rsidR="003F6977"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FK -&gt; EstadoEncomendaCliente</w:t>
            </w:r>
          </w:p>
        </w:tc>
        <w:tc>
          <w:tcPr>
            <w:tcW w:w="2218" w:type="dxa"/>
            <w:shd w:val="clear" w:color="auto" w:fill="auto"/>
            <w:vAlign w:val="center"/>
          </w:tcPr>
          <w:p w14:paraId="4F9EFC22" w14:textId="3F5FEE43" w:rsidR="003F6977"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Estado da encomenda do cliente</w:t>
            </w:r>
          </w:p>
        </w:tc>
        <w:tc>
          <w:tcPr>
            <w:tcW w:w="1717" w:type="dxa"/>
          </w:tcPr>
          <w:p w14:paraId="213B7D12" w14:textId="77777777" w:rsidR="003F6977" w:rsidRPr="00740BFC" w:rsidRDefault="003F6977" w:rsidP="538E812A">
            <w:pPr>
              <w:rPr>
                <w:rFonts w:asciiTheme="minorHAnsi" w:eastAsiaTheme="minorEastAsia" w:hAnsiTheme="minorHAnsi" w:cstheme="minorBidi"/>
              </w:rPr>
            </w:pPr>
          </w:p>
        </w:tc>
      </w:tr>
      <w:tr w:rsidR="00217739" w:rsidRPr="00740BFC" w14:paraId="62B9F1B8" w14:textId="77777777" w:rsidTr="538E812A">
        <w:trPr>
          <w:trHeight w:val="300"/>
        </w:trPr>
        <w:tc>
          <w:tcPr>
            <w:tcW w:w="2140" w:type="dxa"/>
            <w:shd w:val="clear" w:color="auto" w:fill="auto"/>
            <w:vAlign w:val="center"/>
          </w:tcPr>
          <w:p w14:paraId="0512466E" w14:textId="290D549A" w:rsidR="00217739"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numeroTransporte</w:t>
            </w:r>
          </w:p>
        </w:tc>
        <w:tc>
          <w:tcPr>
            <w:tcW w:w="2709" w:type="dxa"/>
          </w:tcPr>
          <w:p w14:paraId="29248CBB" w14:textId="2B76B532" w:rsidR="00217739"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FK -&gt; Transporte</w:t>
            </w:r>
          </w:p>
        </w:tc>
        <w:tc>
          <w:tcPr>
            <w:tcW w:w="2218" w:type="dxa"/>
            <w:shd w:val="clear" w:color="auto" w:fill="auto"/>
            <w:vAlign w:val="center"/>
          </w:tcPr>
          <w:p w14:paraId="7A37A032" w14:textId="6F0C9527" w:rsidR="00217739"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Número único de transporte</w:t>
            </w:r>
          </w:p>
        </w:tc>
        <w:tc>
          <w:tcPr>
            <w:tcW w:w="1717" w:type="dxa"/>
          </w:tcPr>
          <w:p w14:paraId="43099C32" w14:textId="77777777" w:rsidR="00217739" w:rsidRPr="00740BFC" w:rsidRDefault="00217739" w:rsidP="538E812A">
            <w:pPr>
              <w:rPr>
                <w:rFonts w:asciiTheme="minorHAnsi" w:eastAsiaTheme="minorEastAsia" w:hAnsiTheme="minorHAnsi" w:cstheme="minorBidi"/>
              </w:rPr>
            </w:pPr>
          </w:p>
        </w:tc>
      </w:tr>
      <w:tr w:rsidR="007D7740" w:rsidRPr="00740BFC" w14:paraId="1E4F6472" w14:textId="77777777" w:rsidTr="538E812A">
        <w:trPr>
          <w:trHeight w:val="300"/>
        </w:trPr>
        <w:tc>
          <w:tcPr>
            <w:tcW w:w="2140" w:type="dxa"/>
            <w:shd w:val="clear" w:color="auto" w:fill="auto"/>
            <w:vAlign w:val="center"/>
          </w:tcPr>
          <w:p w14:paraId="1303ECF0" w14:textId="71F4AB9D" w:rsidR="007D7740"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finalRating</w:t>
            </w:r>
          </w:p>
        </w:tc>
        <w:tc>
          <w:tcPr>
            <w:tcW w:w="2709" w:type="dxa"/>
          </w:tcPr>
          <w:p w14:paraId="18A56F5C" w14:textId="77777777" w:rsidR="007D7740" w:rsidRPr="00740BFC" w:rsidRDefault="007D7740" w:rsidP="538E812A">
            <w:pPr>
              <w:rPr>
                <w:rFonts w:asciiTheme="minorHAnsi" w:eastAsiaTheme="minorEastAsia" w:hAnsiTheme="minorHAnsi" w:cstheme="minorBidi"/>
              </w:rPr>
            </w:pPr>
          </w:p>
        </w:tc>
        <w:tc>
          <w:tcPr>
            <w:tcW w:w="2218" w:type="dxa"/>
            <w:shd w:val="clear" w:color="auto" w:fill="auto"/>
            <w:vAlign w:val="center"/>
          </w:tcPr>
          <w:p w14:paraId="1DADCA6E" w14:textId="1E476750" w:rsidR="007D7740"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Pontuação de 1 a 5 da qualidade da entrega/encomenda</w:t>
            </w:r>
          </w:p>
        </w:tc>
        <w:tc>
          <w:tcPr>
            <w:tcW w:w="1717" w:type="dxa"/>
          </w:tcPr>
          <w:p w14:paraId="2F3BA5AB" w14:textId="573964EA" w:rsidR="007D7740"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Recebe 1 digito [1,5]</w:t>
            </w:r>
          </w:p>
        </w:tc>
      </w:tr>
      <w:tr w:rsidR="00281572" w:rsidRPr="00740BFC" w14:paraId="63396BD7" w14:textId="77777777" w:rsidTr="538E812A">
        <w:trPr>
          <w:trHeight w:val="300"/>
        </w:trPr>
        <w:tc>
          <w:tcPr>
            <w:tcW w:w="2140" w:type="dxa"/>
            <w:tcBorders>
              <w:top w:val="single" w:sz="4" w:space="0" w:color="auto"/>
              <w:left w:val="single" w:sz="4" w:space="0" w:color="auto"/>
              <w:bottom w:val="single" w:sz="4" w:space="0" w:color="auto"/>
              <w:right w:val="single" w:sz="4" w:space="0" w:color="auto"/>
            </w:tcBorders>
            <w:shd w:val="clear" w:color="auto" w:fill="auto"/>
            <w:vAlign w:val="center"/>
          </w:tcPr>
          <w:p w14:paraId="42CCE1F5" w14:textId="77777777" w:rsidR="00281572"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createdBy</w:t>
            </w:r>
          </w:p>
        </w:tc>
        <w:tc>
          <w:tcPr>
            <w:tcW w:w="2709" w:type="dxa"/>
            <w:tcBorders>
              <w:top w:val="single" w:sz="4" w:space="0" w:color="auto"/>
              <w:left w:val="single" w:sz="4" w:space="0" w:color="auto"/>
              <w:bottom w:val="single" w:sz="4" w:space="0" w:color="auto"/>
              <w:right w:val="single" w:sz="4" w:space="0" w:color="auto"/>
            </w:tcBorders>
          </w:tcPr>
          <w:p w14:paraId="490551E4" w14:textId="77777777" w:rsidR="00281572" w:rsidRPr="00740BFC" w:rsidRDefault="00281572" w:rsidP="538E812A">
            <w:pPr>
              <w:rPr>
                <w:rFonts w:asciiTheme="minorHAnsi" w:eastAsiaTheme="minorEastAsia" w:hAnsiTheme="minorHAnsi" w:cstheme="minorBidi"/>
              </w:rPr>
            </w:pPr>
          </w:p>
        </w:tc>
        <w:tc>
          <w:tcPr>
            <w:tcW w:w="2218" w:type="dxa"/>
            <w:tcBorders>
              <w:top w:val="single" w:sz="4" w:space="0" w:color="auto"/>
              <w:left w:val="single" w:sz="4" w:space="0" w:color="auto"/>
              <w:bottom w:val="single" w:sz="4" w:space="0" w:color="auto"/>
              <w:right w:val="single" w:sz="4" w:space="0" w:color="auto"/>
            </w:tcBorders>
            <w:shd w:val="clear" w:color="auto" w:fill="auto"/>
            <w:vAlign w:val="center"/>
          </w:tcPr>
          <w:p w14:paraId="6C236228" w14:textId="77777777" w:rsidR="00281572"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O utilizador que criou o registo</w:t>
            </w:r>
          </w:p>
        </w:tc>
        <w:tc>
          <w:tcPr>
            <w:tcW w:w="1717" w:type="dxa"/>
            <w:tcBorders>
              <w:top w:val="single" w:sz="4" w:space="0" w:color="auto"/>
              <w:left w:val="single" w:sz="4" w:space="0" w:color="auto"/>
              <w:bottom w:val="single" w:sz="4" w:space="0" w:color="auto"/>
              <w:right w:val="single" w:sz="4" w:space="0" w:color="auto"/>
            </w:tcBorders>
          </w:tcPr>
          <w:p w14:paraId="24797991" w14:textId="77777777" w:rsidR="00281572" w:rsidRPr="00740BFC" w:rsidRDefault="00281572" w:rsidP="538E812A">
            <w:pPr>
              <w:rPr>
                <w:rFonts w:asciiTheme="minorHAnsi" w:eastAsiaTheme="minorEastAsia" w:hAnsiTheme="minorHAnsi" w:cstheme="minorBidi"/>
              </w:rPr>
            </w:pPr>
          </w:p>
        </w:tc>
      </w:tr>
      <w:tr w:rsidR="00281572" w:rsidRPr="00740BFC" w14:paraId="7825B541" w14:textId="77777777" w:rsidTr="538E812A">
        <w:trPr>
          <w:trHeight w:val="300"/>
        </w:trPr>
        <w:tc>
          <w:tcPr>
            <w:tcW w:w="2140" w:type="dxa"/>
            <w:tcBorders>
              <w:top w:val="single" w:sz="4" w:space="0" w:color="auto"/>
              <w:left w:val="single" w:sz="4" w:space="0" w:color="auto"/>
              <w:bottom w:val="single" w:sz="4" w:space="0" w:color="auto"/>
              <w:right w:val="single" w:sz="4" w:space="0" w:color="auto"/>
            </w:tcBorders>
            <w:shd w:val="clear" w:color="auto" w:fill="auto"/>
            <w:vAlign w:val="center"/>
          </w:tcPr>
          <w:p w14:paraId="2CEB11D7" w14:textId="77777777" w:rsidR="00281572"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createdDate</w:t>
            </w:r>
          </w:p>
        </w:tc>
        <w:tc>
          <w:tcPr>
            <w:tcW w:w="2709" w:type="dxa"/>
            <w:tcBorders>
              <w:top w:val="single" w:sz="4" w:space="0" w:color="auto"/>
              <w:left w:val="single" w:sz="4" w:space="0" w:color="auto"/>
              <w:bottom w:val="single" w:sz="4" w:space="0" w:color="auto"/>
              <w:right w:val="single" w:sz="4" w:space="0" w:color="auto"/>
            </w:tcBorders>
          </w:tcPr>
          <w:p w14:paraId="51182CD0" w14:textId="77777777" w:rsidR="00281572" w:rsidRPr="00740BFC" w:rsidRDefault="00281572" w:rsidP="538E812A">
            <w:pPr>
              <w:rPr>
                <w:rFonts w:asciiTheme="minorHAnsi" w:eastAsiaTheme="minorEastAsia" w:hAnsiTheme="minorHAnsi" w:cstheme="minorBidi"/>
              </w:rPr>
            </w:pPr>
          </w:p>
        </w:tc>
        <w:tc>
          <w:tcPr>
            <w:tcW w:w="2218" w:type="dxa"/>
            <w:tcBorders>
              <w:top w:val="single" w:sz="4" w:space="0" w:color="auto"/>
              <w:left w:val="single" w:sz="4" w:space="0" w:color="auto"/>
              <w:bottom w:val="single" w:sz="4" w:space="0" w:color="auto"/>
              <w:right w:val="single" w:sz="4" w:space="0" w:color="auto"/>
            </w:tcBorders>
            <w:shd w:val="clear" w:color="auto" w:fill="auto"/>
            <w:vAlign w:val="center"/>
          </w:tcPr>
          <w:p w14:paraId="277BFAE2" w14:textId="77777777" w:rsidR="00281572"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A data em que o registo foi criado</w:t>
            </w:r>
          </w:p>
        </w:tc>
        <w:tc>
          <w:tcPr>
            <w:tcW w:w="1717" w:type="dxa"/>
            <w:tcBorders>
              <w:top w:val="single" w:sz="4" w:space="0" w:color="auto"/>
              <w:left w:val="single" w:sz="4" w:space="0" w:color="auto"/>
              <w:bottom w:val="single" w:sz="4" w:space="0" w:color="auto"/>
              <w:right w:val="single" w:sz="4" w:space="0" w:color="auto"/>
            </w:tcBorders>
          </w:tcPr>
          <w:p w14:paraId="5A548957" w14:textId="77777777" w:rsidR="00281572" w:rsidRPr="00740BFC" w:rsidRDefault="00281572" w:rsidP="538E812A">
            <w:pPr>
              <w:rPr>
                <w:rFonts w:asciiTheme="minorHAnsi" w:eastAsiaTheme="minorEastAsia" w:hAnsiTheme="minorHAnsi" w:cstheme="minorBidi"/>
              </w:rPr>
            </w:pPr>
          </w:p>
        </w:tc>
      </w:tr>
      <w:tr w:rsidR="00281572" w:rsidRPr="00740BFC" w14:paraId="0F039FD3" w14:textId="77777777" w:rsidTr="538E812A">
        <w:trPr>
          <w:trHeight w:val="300"/>
        </w:trPr>
        <w:tc>
          <w:tcPr>
            <w:tcW w:w="2140" w:type="dxa"/>
            <w:tcBorders>
              <w:top w:val="single" w:sz="4" w:space="0" w:color="auto"/>
              <w:left w:val="single" w:sz="4" w:space="0" w:color="auto"/>
              <w:bottom w:val="single" w:sz="4" w:space="0" w:color="auto"/>
              <w:right w:val="single" w:sz="4" w:space="0" w:color="auto"/>
            </w:tcBorders>
            <w:shd w:val="clear" w:color="auto" w:fill="auto"/>
            <w:vAlign w:val="center"/>
          </w:tcPr>
          <w:p w14:paraId="59A778F8" w14:textId="77777777" w:rsidR="00281572"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lastUpdatedBy</w:t>
            </w:r>
          </w:p>
        </w:tc>
        <w:tc>
          <w:tcPr>
            <w:tcW w:w="2709" w:type="dxa"/>
            <w:tcBorders>
              <w:top w:val="single" w:sz="4" w:space="0" w:color="auto"/>
              <w:left w:val="single" w:sz="4" w:space="0" w:color="auto"/>
              <w:bottom w:val="single" w:sz="4" w:space="0" w:color="auto"/>
              <w:right w:val="single" w:sz="4" w:space="0" w:color="auto"/>
            </w:tcBorders>
          </w:tcPr>
          <w:p w14:paraId="08D8B3C3" w14:textId="77777777" w:rsidR="00281572" w:rsidRPr="00740BFC" w:rsidRDefault="00281572" w:rsidP="538E812A">
            <w:pPr>
              <w:rPr>
                <w:rFonts w:asciiTheme="minorHAnsi" w:eastAsiaTheme="minorEastAsia" w:hAnsiTheme="minorHAnsi" w:cstheme="minorBidi"/>
              </w:rPr>
            </w:pPr>
          </w:p>
        </w:tc>
        <w:tc>
          <w:tcPr>
            <w:tcW w:w="2218" w:type="dxa"/>
            <w:tcBorders>
              <w:top w:val="single" w:sz="4" w:space="0" w:color="auto"/>
              <w:left w:val="single" w:sz="4" w:space="0" w:color="auto"/>
              <w:bottom w:val="single" w:sz="4" w:space="0" w:color="auto"/>
              <w:right w:val="single" w:sz="4" w:space="0" w:color="auto"/>
            </w:tcBorders>
            <w:shd w:val="clear" w:color="auto" w:fill="auto"/>
            <w:vAlign w:val="center"/>
          </w:tcPr>
          <w:p w14:paraId="7C75085E" w14:textId="77777777" w:rsidR="00281572"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O último utilizador que atualizou o registo</w:t>
            </w:r>
          </w:p>
        </w:tc>
        <w:tc>
          <w:tcPr>
            <w:tcW w:w="1717" w:type="dxa"/>
            <w:tcBorders>
              <w:top w:val="single" w:sz="4" w:space="0" w:color="auto"/>
              <w:left w:val="single" w:sz="4" w:space="0" w:color="auto"/>
              <w:bottom w:val="single" w:sz="4" w:space="0" w:color="auto"/>
              <w:right w:val="single" w:sz="4" w:space="0" w:color="auto"/>
            </w:tcBorders>
          </w:tcPr>
          <w:p w14:paraId="30CEF7C2" w14:textId="77777777" w:rsidR="00281572" w:rsidRPr="00740BFC" w:rsidRDefault="00281572" w:rsidP="538E812A">
            <w:pPr>
              <w:rPr>
                <w:rFonts w:asciiTheme="minorHAnsi" w:eastAsiaTheme="minorEastAsia" w:hAnsiTheme="minorHAnsi" w:cstheme="minorBidi"/>
              </w:rPr>
            </w:pPr>
          </w:p>
        </w:tc>
      </w:tr>
      <w:tr w:rsidR="00281572" w:rsidRPr="00740BFC" w14:paraId="74B93459" w14:textId="77777777" w:rsidTr="538E812A">
        <w:trPr>
          <w:trHeight w:val="300"/>
        </w:trPr>
        <w:tc>
          <w:tcPr>
            <w:tcW w:w="2140" w:type="dxa"/>
            <w:tcBorders>
              <w:top w:val="single" w:sz="4" w:space="0" w:color="auto"/>
              <w:left w:val="single" w:sz="4" w:space="0" w:color="auto"/>
              <w:bottom w:val="single" w:sz="4" w:space="0" w:color="auto"/>
              <w:right w:val="single" w:sz="4" w:space="0" w:color="auto"/>
            </w:tcBorders>
            <w:shd w:val="clear" w:color="auto" w:fill="auto"/>
            <w:vAlign w:val="center"/>
          </w:tcPr>
          <w:p w14:paraId="19172D08" w14:textId="77777777" w:rsidR="00281572"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lastUpdatedDate</w:t>
            </w:r>
          </w:p>
        </w:tc>
        <w:tc>
          <w:tcPr>
            <w:tcW w:w="2709" w:type="dxa"/>
            <w:tcBorders>
              <w:top w:val="single" w:sz="4" w:space="0" w:color="auto"/>
              <w:left w:val="single" w:sz="4" w:space="0" w:color="auto"/>
              <w:bottom w:val="single" w:sz="4" w:space="0" w:color="auto"/>
              <w:right w:val="single" w:sz="4" w:space="0" w:color="auto"/>
            </w:tcBorders>
          </w:tcPr>
          <w:p w14:paraId="29275B68" w14:textId="77777777" w:rsidR="00281572" w:rsidRPr="00740BFC" w:rsidRDefault="00281572" w:rsidP="538E812A">
            <w:pPr>
              <w:rPr>
                <w:rFonts w:asciiTheme="minorHAnsi" w:eastAsiaTheme="minorEastAsia" w:hAnsiTheme="minorHAnsi" w:cstheme="minorBidi"/>
              </w:rPr>
            </w:pPr>
          </w:p>
        </w:tc>
        <w:tc>
          <w:tcPr>
            <w:tcW w:w="2218" w:type="dxa"/>
            <w:tcBorders>
              <w:top w:val="single" w:sz="4" w:space="0" w:color="auto"/>
              <w:left w:val="single" w:sz="4" w:space="0" w:color="auto"/>
              <w:bottom w:val="single" w:sz="4" w:space="0" w:color="auto"/>
              <w:right w:val="single" w:sz="4" w:space="0" w:color="auto"/>
            </w:tcBorders>
            <w:shd w:val="clear" w:color="auto" w:fill="auto"/>
            <w:vAlign w:val="center"/>
          </w:tcPr>
          <w:p w14:paraId="65EA73E7" w14:textId="77777777" w:rsidR="00281572"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Última data em que o registo foi editado</w:t>
            </w:r>
          </w:p>
        </w:tc>
        <w:tc>
          <w:tcPr>
            <w:tcW w:w="1717" w:type="dxa"/>
            <w:tcBorders>
              <w:top w:val="single" w:sz="4" w:space="0" w:color="auto"/>
              <w:left w:val="single" w:sz="4" w:space="0" w:color="auto"/>
              <w:bottom w:val="single" w:sz="4" w:space="0" w:color="auto"/>
              <w:right w:val="single" w:sz="4" w:space="0" w:color="auto"/>
            </w:tcBorders>
          </w:tcPr>
          <w:p w14:paraId="6E6D5DED" w14:textId="77777777" w:rsidR="00281572" w:rsidRPr="00740BFC" w:rsidRDefault="00281572" w:rsidP="538E812A">
            <w:pPr>
              <w:rPr>
                <w:rFonts w:asciiTheme="minorHAnsi" w:eastAsiaTheme="minorEastAsia" w:hAnsiTheme="minorHAnsi" w:cstheme="minorBidi"/>
              </w:rPr>
            </w:pPr>
          </w:p>
        </w:tc>
      </w:tr>
      <w:tr w:rsidR="00281572" w:rsidRPr="00740BFC" w14:paraId="7EB3659C" w14:textId="77777777" w:rsidTr="538E812A">
        <w:trPr>
          <w:trHeight w:val="300"/>
        </w:trPr>
        <w:tc>
          <w:tcPr>
            <w:tcW w:w="2140" w:type="dxa"/>
            <w:tcBorders>
              <w:top w:val="single" w:sz="4" w:space="0" w:color="auto"/>
              <w:left w:val="single" w:sz="4" w:space="0" w:color="auto"/>
              <w:bottom w:val="single" w:sz="4" w:space="0" w:color="auto"/>
              <w:right w:val="single" w:sz="4" w:space="0" w:color="auto"/>
            </w:tcBorders>
            <w:shd w:val="clear" w:color="auto" w:fill="auto"/>
            <w:vAlign w:val="center"/>
          </w:tcPr>
          <w:p w14:paraId="001A1FDD" w14:textId="77777777" w:rsidR="00281572"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isActive</w:t>
            </w:r>
          </w:p>
        </w:tc>
        <w:tc>
          <w:tcPr>
            <w:tcW w:w="2709" w:type="dxa"/>
            <w:tcBorders>
              <w:top w:val="single" w:sz="4" w:space="0" w:color="auto"/>
              <w:left w:val="single" w:sz="4" w:space="0" w:color="auto"/>
              <w:bottom w:val="single" w:sz="4" w:space="0" w:color="auto"/>
              <w:right w:val="single" w:sz="4" w:space="0" w:color="auto"/>
            </w:tcBorders>
          </w:tcPr>
          <w:p w14:paraId="0545198F" w14:textId="77777777" w:rsidR="00281572" w:rsidRPr="00740BFC" w:rsidRDefault="00281572" w:rsidP="538E812A">
            <w:pPr>
              <w:rPr>
                <w:rFonts w:asciiTheme="minorHAnsi" w:eastAsiaTheme="minorEastAsia" w:hAnsiTheme="minorHAnsi" w:cstheme="minorBidi"/>
              </w:rPr>
            </w:pPr>
          </w:p>
        </w:tc>
        <w:tc>
          <w:tcPr>
            <w:tcW w:w="2218" w:type="dxa"/>
            <w:tcBorders>
              <w:top w:val="single" w:sz="4" w:space="0" w:color="auto"/>
              <w:left w:val="single" w:sz="4" w:space="0" w:color="auto"/>
              <w:bottom w:val="single" w:sz="4" w:space="0" w:color="auto"/>
              <w:right w:val="single" w:sz="4" w:space="0" w:color="auto"/>
            </w:tcBorders>
            <w:shd w:val="clear" w:color="auto" w:fill="auto"/>
            <w:vAlign w:val="center"/>
          </w:tcPr>
          <w:p w14:paraId="46F2463C" w14:textId="77777777" w:rsidR="00281572"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O registo está ativo</w:t>
            </w:r>
          </w:p>
        </w:tc>
        <w:tc>
          <w:tcPr>
            <w:tcW w:w="1717" w:type="dxa"/>
            <w:tcBorders>
              <w:top w:val="single" w:sz="4" w:space="0" w:color="auto"/>
              <w:left w:val="single" w:sz="4" w:space="0" w:color="auto"/>
              <w:bottom w:val="single" w:sz="4" w:space="0" w:color="auto"/>
              <w:right w:val="single" w:sz="4" w:space="0" w:color="auto"/>
            </w:tcBorders>
          </w:tcPr>
          <w:p w14:paraId="577D585A" w14:textId="77777777" w:rsidR="00281572" w:rsidRPr="00740BFC" w:rsidRDefault="00281572" w:rsidP="538E812A">
            <w:pPr>
              <w:rPr>
                <w:rFonts w:asciiTheme="minorHAnsi" w:eastAsiaTheme="minorEastAsia" w:hAnsiTheme="minorHAnsi" w:cstheme="minorBidi"/>
              </w:rPr>
            </w:pPr>
          </w:p>
        </w:tc>
      </w:tr>
    </w:tbl>
    <w:p w14:paraId="7B5FE0DF" w14:textId="44933A9E" w:rsidR="08529B76" w:rsidRPr="00740BFC" w:rsidRDefault="538E812A" w:rsidP="00DA5502">
      <w:pPr>
        <w:pStyle w:val="Legenda"/>
      </w:pPr>
      <w:r>
        <w:t xml:space="preserve"> </w:t>
      </w:r>
    </w:p>
    <w:p w14:paraId="126D3DCA" w14:textId="77777777" w:rsidR="00C82963" w:rsidRPr="00740BFC" w:rsidRDefault="00C82963">
      <w:pPr>
        <w:spacing w:before="0" w:after="0"/>
        <w:rPr>
          <w:b/>
          <w:bCs/>
          <w:sz w:val="20"/>
          <w:szCs w:val="20"/>
        </w:rPr>
      </w:pPr>
      <w:r>
        <w:br w:type="page"/>
      </w:r>
    </w:p>
    <w:p w14:paraId="392B85B8" w14:textId="44387B54" w:rsidR="00DA5502" w:rsidRPr="00740BFC" w:rsidRDefault="538E812A" w:rsidP="00C82963">
      <w:pPr>
        <w:pStyle w:val="Legenda"/>
        <w:jc w:val="center"/>
      </w:pPr>
      <w:bookmarkStart w:id="86" w:name="_Toc199624877"/>
      <w:r>
        <w:lastRenderedPageBreak/>
        <w:t xml:space="preserve">Tabela </w:t>
      </w:r>
      <w:fldSimple w:instr=" SEQ Tabela \* ARABIC ">
        <w:r>
          <w:t>31</w:t>
        </w:r>
      </w:fldSimple>
      <w:r>
        <w:t>. Descrição dos campos da tabela EstadoEncomendaCliente.</w:t>
      </w:r>
      <w:bookmarkEnd w:id="8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8"/>
        <w:gridCol w:w="1708"/>
        <w:gridCol w:w="1708"/>
        <w:gridCol w:w="3410"/>
      </w:tblGrid>
      <w:tr w:rsidR="37A9725F" w:rsidRPr="00740BFC" w14:paraId="390520BF" w14:textId="77777777" w:rsidTr="538E812A">
        <w:trPr>
          <w:trHeight w:val="300"/>
        </w:trPr>
        <w:tc>
          <w:tcPr>
            <w:tcW w:w="1958" w:type="dxa"/>
            <w:shd w:val="clear" w:color="auto" w:fill="4472C4" w:themeFill="accent1"/>
          </w:tcPr>
          <w:p w14:paraId="2ADE207D" w14:textId="77777777" w:rsidR="37A9725F" w:rsidRPr="00740BFC" w:rsidRDefault="538E812A" w:rsidP="538E812A">
            <w:pPr>
              <w:rPr>
                <w:rFonts w:asciiTheme="minorHAnsi" w:eastAsiaTheme="minorEastAsia" w:hAnsiTheme="minorHAnsi" w:cstheme="minorBidi"/>
                <w:color w:val="FFFFFF" w:themeColor="background1"/>
              </w:rPr>
            </w:pPr>
            <w:r w:rsidRPr="538E812A">
              <w:rPr>
                <w:rFonts w:asciiTheme="minorHAnsi" w:eastAsiaTheme="minorEastAsia" w:hAnsiTheme="minorHAnsi" w:cstheme="minorBidi"/>
                <w:color w:val="FFFFFF" w:themeColor="background1"/>
              </w:rPr>
              <w:t>Nome do campo</w:t>
            </w:r>
          </w:p>
        </w:tc>
        <w:tc>
          <w:tcPr>
            <w:tcW w:w="1708" w:type="dxa"/>
            <w:shd w:val="clear" w:color="auto" w:fill="4472C4" w:themeFill="accent1"/>
          </w:tcPr>
          <w:p w14:paraId="496B3E6D" w14:textId="7D843ECB" w:rsidR="37A9725F" w:rsidRPr="00740BFC" w:rsidRDefault="538E812A" w:rsidP="538E812A">
            <w:pPr>
              <w:rPr>
                <w:rFonts w:asciiTheme="minorHAnsi" w:eastAsiaTheme="minorEastAsia" w:hAnsiTheme="minorHAnsi" w:cstheme="minorBidi"/>
                <w:color w:val="FFFFFF" w:themeColor="background1"/>
              </w:rPr>
            </w:pPr>
            <w:r w:rsidRPr="538E812A">
              <w:rPr>
                <w:rFonts w:asciiTheme="minorHAnsi" w:eastAsiaTheme="minorEastAsia" w:hAnsiTheme="minorHAnsi" w:cstheme="minorBidi"/>
                <w:color w:val="FFFFFF" w:themeColor="background1"/>
              </w:rPr>
              <w:t xml:space="preserve">Chave </w:t>
            </w:r>
          </w:p>
        </w:tc>
        <w:tc>
          <w:tcPr>
            <w:tcW w:w="1708" w:type="dxa"/>
            <w:shd w:val="clear" w:color="auto" w:fill="4472C4" w:themeFill="accent1"/>
          </w:tcPr>
          <w:p w14:paraId="3624DEAB" w14:textId="6368515C" w:rsidR="37A9725F" w:rsidRPr="00740BFC" w:rsidRDefault="538E812A" w:rsidP="538E812A">
            <w:pPr>
              <w:rPr>
                <w:rFonts w:asciiTheme="minorHAnsi" w:eastAsiaTheme="minorEastAsia" w:hAnsiTheme="minorHAnsi" w:cstheme="minorBidi"/>
                <w:color w:val="FFFFFF" w:themeColor="background1"/>
              </w:rPr>
            </w:pPr>
            <w:r w:rsidRPr="538E812A">
              <w:rPr>
                <w:rFonts w:asciiTheme="minorHAnsi" w:eastAsiaTheme="minorEastAsia" w:hAnsiTheme="minorHAnsi" w:cstheme="minorBidi"/>
                <w:color w:val="FFFFFF" w:themeColor="background1"/>
              </w:rPr>
              <w:t>Descrição</w:t>
            </w:r>
          </w:p>
        </w:tc>
        <w:tc>
          <w:tcPr>
            <w:tcW w:w="3410" w:type="dxa"/>
            <w:shd w:val="clear" w:color="auto" w:fill="4472C4" w:themeFill="accent1"/>
          </w:tcPr>
          <w:p w14:paraId="2C7D3557" w14:textId="05381821" w:rsidR="37A9725F" w:rsidRPr="00740BFC" w:rsidRDefault="538E812A" w:rsidP="538E812A">
            <w:pPr>
              <w:rPr>
                <w:rFonts w:asciiTheme="minorHAnsi" w:eastAsiaTheme="minorEastAsia" w:hAnsiTheme="minorHAnsi" w:cstheme="minorBidi"/>
                <w:color w:val="FFFFFF" w:themeColor="background1"/>
              </w:rPr>
            </w:pPr>
            <w:r w:rsidRPr="538E812A">
              <w:rPr>
                <w:rFonts w:asciiTheme="minorHAnsi" w:eastAsiaTheme="minorEastAsia" w:hAnsiTheme="minorHAnsi" w:cstheme="minorBidi"/>
                <w:color w:val="FFFFFF" w:themeColor="background1"/>
              </w:rPr>
              <w:t>Validações</w:t>
            </w:r>
          </w:p>
        </w:tc>
      </w:tr>
      <w:tr w:rsidR="37A9725F" w:rsidRPr="00740BFC" w14:paraId="443DFBE8" w14:textId="77777777" w:rsidTr="538E812A">
        <w:trPr>
          <w:trHeight w:val="300"/>
        </w:trPr>
        <w:tc>
          <w:tcPr>
            <w:tcW w:w="1958" w:type="dxa"/>
            <w:shd w:val="clear" w:color="auto" w:fill="auto"/>
            <w:vAlign w:val="center"/>
          </w:tcPr>
          <w:p w14:paraId="142E0C00" w14:textId="7771C909" w:rsidR="622BE722"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id</w:t>
            </w:r>
          </w:p>
        </w:tc>
        <w:tc>
          <w:tcPr>
            <w:tcW w:w="1708" w:type="dxa"/>
          </w:tcPr>
          <w:p w14:paraId="6BC9EEB0" w14:textId="339E8B88" w:rsidR="37A9725F"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PK</w:t>
            </w:r>
          </w:p>
        </w:tc>
        <w:tc>
          <w:tcPr>
            <w:tcW w:w="1708" w:type="dxa"/>
            <w:shd w:val="clear" w:color="auto" w:fill="auto"/>
            <w:vAlign w:val="center"/>
          </w:tcPr>
          <w:p w14:paraId="64B3702F" w14:textId="4C9E478C" w:rsidR="1A688E37" w:rsidRPr="00740BFC" w:rsidRDefault="1A688E37" w:rsidP="37A9725F">
            <w:pPr>
              <w:spacing w:line="259" w:lineRule="auto"/>
            </w:pPr>
            <w:r w:rsidRPr="00740BFC">
              <w:t>Identificador do registo</w:t>
            </w:r>
          </w:p>
        </w:tc>
        <w:tc>
          <w:tcPr>
            <w:tcW w:w="3410" w:type="dxa"/>
          </w:tcPr>
          <w:p w14:paraId="0B2D3269" w14:textId="77777777" w:rsidR="37A9725F" w:rsidRPr="00740BFC" w:rsidRDefault="37A9725F" w:rsidP="538E812A">
            <w:pPr>
              <w:rPr>
                <w:rFonts w:asciiTheme="minorHAnsi" w:eastAsiaTheme="minorEastAsia" w:hAnsiTheme="minorHAnsi" w:cstheme="minorBidi"/>
                <w:i/>
                <w:iCs/>
                <w:sz w:val="20"/>
                <w:szCs w:val="20"/>
              </w:rPr>
            </w:pPr>
          </w:p>
        </w:tc>
      </w:tr>
      <w:tr w:rsidR="37A9725F" w:rsidRPr="00740BFC" w14:paraId="45F93408" w14:textId="77777777" w:rsidTr="538E812A">
        <w:trPr>
          <w:trHeight w:val="300"/>
        </w:trPr>
        <w:tc>
          <w:tcPr>
            <w:tcW w:w="1958" w:type="dxa"/>
            <w:shd w:val="clear" w:color="auto" w:fill="auto"/>
            <w:vAlign w:val="center"/>
          </w:tcPr>
          <w:p w14:paraId="725E1435" w14:textId="0C476C46" w:rsidR="37A9725F"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Nome</w:t>
            </w:r>
          </w:p>
        </w:tc>
        <w:tc>
          <w:tcPr>
            <w:tcW w:w="1708" w:type="dxa"/>
          </w:tcPr>
          <w:p w14:paraId="1FF0403C" w14:textId="77777777" w:rsidR="37A9725F" w:rsidRPr="00740BFC" w:rsidRDefault="37A9725F" w:rsidP="538E812A">
            <w:pPr>
              <w:rPr>
                <w:rFonts w:asciiTheme="minorHAnsi" w:eastAsiaTheme="minorEastAsia" w:hAnsiTheme="minorHAnsi" w:cstheme="minorBidi"/>
              </w:rPr>
            </w:pPr>
          </w:p>
        </w:tc>
        <w:tc>
          <w:tcPr>
            <w:tcW w:w="1708" w:type="dxa"/>
            <w:shd w:val="clear" w:color="auto" w:fill="auto"/>
            <w:vAlign w:val="center"/>
          </w:tcPr>
          <w:p w14:paraId="39D1657D" w14:textId="588BE1DA" w:rsidR="37A9725F"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Nome do estado</w:t>
            </w:r>
          </w:p>
        </w:tc>
        <w:tc>
          <w:tcPr>
            <w:tcW w:w="3410" w:type="dxa"/>
          </w:tcPr>
          <w:p w14:paraId="4853A494" w14:textId="2132C65C" w:rsidR="37A9725F"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Unique</w:t>
            </w:r>
          </w:p>
        </w:tc>
      </w:tr>
      <w:tr w:rsidR="0009507F" w:rsidRPr="00740BFC" w14:paraId="2F67A7C9" w14:textId="77777777" w:rsidTr="538E812A">
        <w:trPr>
          <w:trHeight w:val="300"/>
        </w:trPr>
        <w:tc>
          <w:tcPr>
            <w:tcW w:w="1958" w:type="dxa"/>
            <w:tcBorders>
              <w:top w:val="single" w:sz="4" w:space="0" w:color="auto"/>
              <w:left w:val="single" w:sz="4" w:space="0" w:color="auto"/>
              <w:bottom w:val="single" w:sz="4" w:space="0" w:color="auto"/>
              <w:right w:val="single" w:sz="4" w:space="0" w:color="auto"/>
            </w:tcBorders>
            <w:shd w:val="clear" w:color="auto" w:fill="auto"/>
            <w:vAlign w:val="center"/>
          </w:tcPr>
          <w:p w14:paraId="36A5818D" w14:textId="77777777" w:rsidR="0009507F"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createdBy</w:t>
            </w:r>
          </w:p>
        </w:tc>
        <w:tc>
          <w:tcPr>
            <w:tcW w:w="1708" w:type="dxa"/>
            <w:tcBorders>
              <w:top w:val="single" w:sz="4" w:space="0" w:color="auto"/>
              <w:left w:val="single" w:sz="4" w:space="0" w:color="auto"/>
              <w:bottom w:val="single" w:sz="4" w:space="0" w:color="auto"/>
              <w:right w:val="single" w:sz="4" w:space="0" w:color="auto"/>
            </w:tcBorders>
          </w:tcPr>
          <w:p w14:paraId="0667DF69" w14:textId="77777777" w:rsidR="0009507F" w:rsidRPr="00740BFC" w:rsidRDefault="0009507F" w:rsidP="538E812A">
            <w:pPr>
              <w:rPr>
                <w:rFonts w:asciiTheme="minorHAnsi" w:eastAsiaTheme="minorEastAsia" w:hAnsiTheme="minorHAnsi" w:cstheme="minorBidi"/>
              </w:rPr>
            </w:pPr>
          </w:p>
        </w:tc>
        <w:tc>
          <w:tcPr>
            <w:tcW w:w="1708" w:type="dxa"/>
            <w:tcBorders>
              <w:top w:val="single" w:sz="4" w:space="0" w:color="auto"/>
              <w:left w:val="single" w:sz="4" w:space="0" w:color="auto"/>
              <w:bottom w:val="single" w:sz="4" w:space="0" w:color="auto"/>
              <w:right w:val="single" w:sz="4" w:space="0" w:color="auto"/>
            </w:tcBorders>
            <w:shd w:val="clear" w:color="auto" w:fill="auto"/>
            <w:vAlign w:val="center"/>
          </w:tcPr>
          <w:p w14:paraId="59F262CF" w14:textId="77777777" w:rsidR="0009507F"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O utilizador que criou o registo</w:t>
            </w:r>
          </w:p>
        </w:tc>
        <w:tc>
          <w:tcPr>
            <w:tcW w:w="3410" w:type="dxa"/>
            <w:tcBorders>
              <w:top w:val="single" w:sz="4" w:space="0" w:color="auto"/>
              <w:left w:val="single" w:sz="4" w:space="0" w:color="auto"/>
              <w:bottom w:val="single" w:sz="4" w:space="0" w:color="auto"/>
              <w:right w:val="single" w:sz="4" w:space="0" w:color="auto"/>
            </w:tcBorders>
          </w:tcPr>
          <w:p w14:paraId="42C58AB9" w14:textId="77777777" w:rsidR="0009507F" w:rsidRPr="00740BFC" w:rsidRDefault="0009507F" w:rsidP="538E812A">
            <w:pPr>
              <w:rPr>
                <w:rFonts w:asciiTheme="minorHAnsi" w:eastAsiaTheme="minorEastAsia" w:hAnsiTheme="minorHAnsi" w:cstheme="minorBidi"/>
              </w:rPr>
            </w:pPr>
          </w:p>
        </w:tc>
      </w:tr>
      <w:tr w:rsidR="0009507F" w:rsidRPr="00740BFC" w14:paraId="74C71EAC" w14:textId="77777777" w:rsidTr="538E812A">
        <w:trPr>
          <w:trHeight w:val="300"/>
        </w:trPr>
        <w:tc>
          <w:tcPr>
            <w:tcW w:w="1958" w:type="dxa"/>
            <w:tcBorders>
              <w:top w:val="single" w:sz="4" w:space="0" w:color="auto"/>
              <w:left w:val="single" w:sz="4" w:space="0" w:color="auto"/>
              <w:bottom w:val="single" w:sz="4" w:space="0" w:color="auto"/>
              <w:right w:val="single" w:sz="4" w:space="0" w:color="auto"/>
            </w:tcBorders>
            <w:shd w:val="clear" w:color="auto" w:fill="auto"/>
            <w:vAlign w:val="center"/>
          </w:tcPr>
          <w:p w14:paraId="369C95EC" w14:textId="77777777" w:rsidR="0009507F"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createdDate</w:t>
            </w:r>
          </w:p>
        </w:tc>
        <w:tc>
          <w:tcPr>
            <w:tcW w:w="1708" w:type="dxa"/>
            <w:tcBorders>
              <w:top w:val="single" w:sz="4" w:space="0" w:color="auto"/>
              <w:left w:val="single" w:sz="4" w:space="0" w:color="auto"/>
              <w:bottom w:val="single" w:sz="4" w:space="0" w:color="auto"/>
              <w:right w:val="single" w:sz="4" w:space="0" w:color="auto"/>
            </w:tcBorders>
          </w:tcPr>
          <w:p w14:paraId="303058A6" w14:textId="77777777" w:rsidR="0009507F" w:rsidRPr="00740BFC" w:rsidRDefault="0009507F" w:rsidP="538E812A">
            <w:pPr>
              <w:rPr>
                <w:rFonts w:asciiTheme="minorHAnsi" w:eastAsiaTheme="minorEastAsia" w:hAnsiTheme="minorHAnsi" w:cstheme="minorBidi"/>
              </w:rPr>
            </w:pPr>
          </w:p>
        </w:tc>
        <w:tc>
          <w:tcPr>
            <w:tcW w:w="1708" w:type="dxa"/>
            <w:tcBorders>
              <w:top w:val="single" w:sz="4" w:space="0" w:color="auto"/>
              <w:left w:val="single" w:sz="4" w:space="0" w:color="auto"/>
              <w:bottom w:val="single" w:sz="4" w:space="0" w:color="auto"/>
              <w:right w:val="single" w:sz="4" w:space="0" w:color="auto"/>
            </w:tcBorders>
            <w:shd w:val="clear" w:color="auto" w:fill="auto"/>
            <w:vAlign w:val="center"/>
          </w:tcPr>
          <w:p w14:paraId="49C5B0F2" w14:textId="77777777" w:rsidR="0009507F"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A data em que o registo foi criado</w:t>
            </w:r>
          </w:p>
        </w:tc>
        <w:tc>
          <w:tcPr>
            <w:tcW w:w="3410" w:type="dxa"/>
            <w:tcBorders>
              <w:top w:val="single" w:sz="4" w:space="0" w:color="auto"/>
              <w:left w:val="single" w:sz="4" w:space="0" w:color="auto"/>
              <w:bottom w:val="single" w:sz="4" w:space="0" w:color="auto"/>
              <w:right w:val="single" w:sz="4" w:space="0" w:color="auto"/>
            </w:tcBorders>
          </w:tcPr>
          <w:p w14:paraId="4022092F" w14:textId="77777777" w:rsidR="0009507F" w:rsidRPr="00740BFC" w:rsidRDefault="0009507F" w:rsidP="538E812A">
            <w:pPr>
              <w:rPr>
                <w:rFonts w:asciiTheme="minorHAnsi" w:eastAsiaTheme="minorEastAsia" w:hAnsiTheme="minorHAnsi" w:cstheme="minorBidi"/>
              </w:rPr>
            </w:pPr>
          </w:p>
        </w:tc>
      </w:tr>
      <w:tr w:rsidR="0009507F" w:rsidRPr="00740BFC" w14:paraId="37A666AC" w14:textId="77777777" w:rsidTr="538E812A">
        <w:trPr>
          <w:trHeight w:val="300"/>
        </w:trPr>
        <w:tc>
          <w:tcPr>
            <w:tcW w:w="1958" w:type="dxa"/>
            <w:tcBorders>
              <w:top w:val="single" w:sz="4" w:space="0" w:color="auto"/>
              <w:left w:val="single" w:sz="4" w:space="0" w:color="auto"/>
              <w:bottom w:val="single" w:sz="4" w:space="0" w:color="auto"/>
              <w:right w:val="single" w:sz="4" w:space="0" w:color="auto"/>
            </w:tcBorders>
            <w:shd w:val="clear" w:color="auto" w:fill="auto"/>
            <w:vAlign w:val="center"/>
          </w:tcPr>
          <w:p w14:paraId="15F09B15" w14:textId="77777777" w:rsidR="0009507F"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lastUpdatedBy</w:t>
            </w:r>
          </w:p>
        </w:tc>
        <w:tc>
          <w:tcPr>
            <w:tcW w:w="1708" w:type="dxa"/>
            <w:tcBorders>
              <w:top w:val="single" w:sz="4" w:space="0" w:color="auto"/>
              <w:left w:val="single" w:sz="4" w:space="0" w:color="auto"/>
              <w:bottom w:val="single" w:sz="4" w:space="0" w:color="auto"/>
              <w:right w:val="single" w:sz="4" w:space="0" w:color="auto"/>
            </w:tcBorders>
          </w:tcPr>
          <w:p w14:paraId="4A7A2C00" w14:textId="77777777" w:rsidR="0009507F" w:rsidRPr="00740BFC" w:rsidRDefault="0009507F" w:rsidP="538E812A">
            <w:pPr>
              <w:rPr>
                <w:rFonts w:asciiTheme="minorHAnsi" w:eastAsiaTheme="minorEastAsia" w:hAnsiTheme="minorHAnsi" w:cstheme="minorBidi"/>
              </w:rPr>
            </w:pPr>
          </w:p>
        </w:tc>
        <w:tc>
          <w:tcPr>
            <w:tcW w:w="1708" w:type="dxa"/>
            <w:tcBorders>
              <w:top w:val="single" w:sz="4" w:space="0" w:color="auto"/>
              <w:left w:val="single" w:sz="4" w:space="0" w:color="auto"/>
              <w:bottom w:val="single" w:sz="4" w:space="0" w:color="auto"/>
              <w:right w:val="single" w:sz="4" w:space="0" w:color="auto"/>
            </w:tcBorders>
            <w:shd w:val="clear" w:color="auto" w:fill="auto"/>
            <w:vAlign w:val="center"/>
          </w:tcPr>
          <w:p w14:paraId="4BF6DEC1" w14:textId="77777777" w:rsidR="0009507F"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O último utilizador que atualizou o registo</w:t>
            </w:r>
          </w:p>
        </w:tc>
        <w:tc>
          <w:tcPr>
            <w:tcW w:w="3410" w:type="dxa"/>
            <w:tcBorders>
              <w:top w:val="single" w:sz="4" w:space="0" w:color="auto"/>
              <w:left w:val="single" w:sz="4" w:space="0" w:color="auto"/>
              <w:bottom w:val="single" w:sz="4" w:space="0" w:color="auto"/>
              <w:right w:val="single" w:sz="4" w:space="0" w:color="auto"/>
            </w:tcBorders>
          </w:tcPr>
          <w:p w14:paraId="58CC7B63" w14:textId="77777777" w:rsidR="0009507F" w:rsidRPr="00740BFC" w:rsidRDefault="0009507F" w:rsidP="538E812A">
            <w:pPr>
              <w:rPr>
                <w:rFonts w:asciiTheme="minorHAnsi" w:eastAsiaTheme="minorEastAsia" w:hAnsiTheme="minorHAnsi" w:cstheme="minorBidi"/>
              </w:rPr>
            </w:pPr>
          </w:p>
        </w:tc>
      </w:tr>
      <w:tr w:rsidR="0009507F" w:rsidRPr="00740BFC" w14:paraId="7FF672E3" w14:textId="77777777" w:rsidTr="538E812A">
        <w:trPr>
          <w:trHeight w:val="300"/>
        </w:trPr>
        <w:tc>
          <w:tcPr>
            <w:tcW w:w="1958" w:type="dxa"/>
            <w:tcBorders>
              <w:top w:val="single" w:sz="4" w:space="0" w:color="auto"/>
              <w:left w:val="single" w:sz="4" w:space="0" w:color="auto"/>
              <w:bottom w:val="single" w:sz="4" w:space="0" w:color="auto"/>
              <w:right w:val="single" w:sz="4" w:space="0" w:color="auto"/>
            </w:tcBorders>
            <w:shd w:val="clear" w:color="auto" w:fill="auto"/>
            <w:vAlign w:val="center"/>
          </w:tcPr>
          <w:p w14:paraId="05BDA8EF" w14:textId="77777777" w:rsidR="0009507F"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lastUpdatedDate</w:t>
            </w:r>
          </w:p>
        </w:tc>
        <w:tc>
          <w:tcPr>
            <w:tcW w:w="1708" w:type="dxa"/>
            <w:tcBorders>
              <w:top w:val="single" w:sz="4" w:space="0" w:color="auto"/>
              <w:left w:val="single" w:sz="4" w:space="0" w:color="auto"/>
              <w:bottom w:val="single" w:sz="4" w:space="0" w:color="auto"/>
              <w:right w:val="single" w:sz="4" w:space="0" w:color="auto"/>
            </w:tcBorders>
          </w:tcPr>
          <w:p w14:paraId="58068122" w14:textId="77777777" w:rsidR="0009507F" w:rsidRPr="00740BFC" w:rsidRDefault="0009507F" w:rsidP="538E812A">
            <w:pPr>
              <w:rPr>
                <w:rFonts w:asciiTheme="minorHAnsi" w:eastAsiaTheme="minorEastAsia" w:hAnsiTheme="minorHAnsi" w:cstheme="minorBidi"/>
              </w:rPr>
            </w:pPr>
          </w:p>
        </w:tc>
        <w:tc>
          <w:tcPr>
            <w:tcW w:w="1708" w:type="dxa"/>
            <w:tcBorders>
              <w:top w:val="single" w:sz="4" w:space="0" w:color="auto"/>
              <w:left w:val="single" w:sz="4" w:space="0" w:color="auto"/>
              <w:bottom w:val="single" w:sz="4" w:space="0" w:color="auto"/>
              <w:right w:val="single" w:sz="4" w:space="0" w:color="auto"/>
            </w:tcBorders>
            <w:shd w:val="clear" w:color="auto" w:fill="auto"/>
            <w:vAlign w:val="center"/>
          </w:tcPr>
          <w:p w14:paraId="0C94EAEB" w14:textId="77777777" w:rsidR="0009507F"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Última data em que o registo foi editado</w:t>
            </w:r>
          </w:p>
        </w:tc>
        <w:tc>
          <w:tcPr>
            <w:tcW w:w="3410" w:type="dxa"/>
            <w:tcBorders>
              <w:top w:val="single" w:sz="4" w:space="0" w:color="auto"/>
              <w:left w:val="single" w:sz="4" w:space="0" w:color="auto"/>
              <w:bottom w:val="single" w:sz="4" w:space="0" w:color="auto"/>
              <w:right w:val="single" w:sz="4" w:space="0" w:color="auto"/>
            </w:tcBorders>
          </w:tcPr>
          <w:p w14:paraId="4804EC9F" w14:textId="77777777" w:rsidR="0009507F" w:rsidRPr="00740BFC" w:rsidRDefault="0009507F" w:rsidP="538E812A">
            <w:pPr>
              <w:rPr>
                <w:rFonts w:asciiTheme="minorHAnsi" w:eastAsiaTheme="minorEastAsia" w:hAnsiTheme="minorHAnsi" w:cstheme="minorBidi"/>
              </w:rPr>
            </w:pPr>
          </w:p>
        </w:tc>
      </w:tr>
      <w:tr w:rsidR="0009507F" w:rsidRPr="00740BFC" w14:paraId="42DB991F" w14:textId="77777777" w:rsidTr="538E812A">
        <w:trPr>
          <w:trHeight w:val="300"/>
        </w:trPr>
        <w:tc>
          <w:tcPr>
            <w:tcW w:w="1958" w:type="dxa"/>
            <w:tcBorders>
              <w:top w:val="single" w:sz="4" w:space="0" w:color="auto"/>
              <w:left w:val="single" w:sz="4" w:space="0" w:color="auto"/>
              <w:bottom w:val="single" w:sz="4" w:space="0" w:color="auto"/>
              <w:right w:val="single" w:sz="4" w:space="0" w:color="auto"/>
            </w:tcBorders>
            <w:shd w:val="clear" w:color="auto" w:fill="auto"/>
            <w:vAlign w:val="center"/>
          </w:tcPr>
          <w:p w14:paraId="2CA27A95" w14:textId="77777777" w:rsidR="0009507F"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isActive</w:t>
            </w:r>
          </w:p>
        </w:tc>
        <w:tc>
          <w:tcPr>
            <w:tcW w:w="1708" w:type="dxa"/>
            <w:tcBorders>
              <w:top w:val="single" w:sz="4" w:space="0" w:color="auto"/>
              <w:left w:val="single" w:sz="4" w:space="0" w:color="auto"/>
              <w:bottom w:val="single" w:sz="4" w:space="0" w:color="auto"/>
              <w:right w:val="single" w:sz="4" w:space="0" w:color="auto"/>
            </w:tcBorders>
          </w:tcPr>
          <w:p w14:paraId="70457361" w14:textId="77777777" w:rsidR="0009507F" w:rsidRPr="00740BFC" w:rsidRDefault="0009507F" w:rsidP="538E812A">
            <w:pPr>
              <w:rPr>
                <w:rFonts w:asciiTheme="minorHAnsi" w:eastAsiaTheme="minorEastAsia" w:hAnsiTheme="minorHAnsi" w:cstheme="minorBidi"/>
              </w:rPr>
            </w:pPr>
          </w:p>
        </w:tc>
        <w:tc>
          <w:tcPr>
            <w:tcW w:w="1708" w:type="dxa"/>
            <w:tcBorders>
              <w:top w:val="single" w:sz="4" w:space="0" w:color="auto"/>
              <w:left w:val="single" w:sz="4" w:space="0" w:color="auto"/>
              <w:bottom w:val="single" w:sz="4" w:space="0" w:color="auto"/>
              <w:right w:val="single" w:sz="4" w:space="0" w:color="auto"/>
            </w:tcBorders>
            <w:shd w:val="clear" w:color="auto" w:fill="auto"/>
            <w:vAlign w:val="center"/>
          </w:tcPr>
          <w:p w14:paraId="3368347E" w14:textId="77777777" w:rsidR="0009507F"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O registo está ativo</w:t>
            </w:r>
          </w:p>
        </w:tc>
        <w:tc>
          <w:tcPr>
            <w:tcW w:w="3410" w:type="dxa"/>
            <w:tcBorders>
              <w:top w:val="single" w:sz="4" w:space="0" w:color="auto"/>
              <w:left w:val="single" w:sz="4" w:space="0" w:color="auto"/>
              <w:bottom w:val="single" w:sz="4" w:space="0" w:color="auto"/>
              <w:right w:val="single" w:sz="4" w:space="0" w:color="auto"/>
            </w:tcBorders>
          </w:tcPr>
          <w:p w14:paraId="3FB2A11D" w14:textId="77777777" w:rsidR="0009507F" w:rsidRPr="00740BFC" w:rsidRDefault="0009507F" w:rsidP="538E812A">
            <w:pPr>
              <w:rPr>
                <w:rFonts w:asciiTheme="minorHAnsi" w:eastAsiaTheme="minorEastAsia" w:hAnsiTheme="minorHAnsi" w:cstheme="minorBidi"/>
              </w:rPr>
            </w:pPr>
          </w:p>
        </w:tc>
      </w:tr>
    </w:tbl>
    <w:p w14:paraId="1845B5FF" w14:textId="522EC974" w:rsidR="08529B76" w:rsidRPr="00740BFC" w:rsidRDefault="08529B76" w:rsidP="37A9725F">
      <w:pPr>
        <w:pStyle w:val="Legenda"/>
        <w:jc w:val="center"/>
      </w:pPr>
    </w:p>
    <w:p w14:paraId="5970F87E" w14:textId="097E11A7" w:rsidR="00DA5502" w:rsidRPr="00740BFC" w:rsidRDefault="538E812A" w:rsidP="00DA5502">
      <w:pPr>
        <w:pStyle w:val="Legenda"/>
        <w:keepNext/>
        <w:jc w:val="center"/>
      </w:pPr>
      <w:bookmarkStart w:id="87" w:name="_Toc199624878"/>
      <w:r>
        <w:t xml:space="preserve">Tabela </w:t>
      </w:r>
      <w:fldSimple w:instr=" SEQ Tabela \* ARABIC ">
        <w:r>
          <w:t>32</w:t>
        </w:r>
      </w:fldSimple>
      <w:r>
        <w:t>. Descrição dos campos da tabela EstadoTransporte.</w:t>
      </w:r>
      <w:bookmarkEnd w:id="8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8"/>
        <w:gridCol w:w="1708"/>
        <w:gridCol w:w="1708"/>
        <w:gridCol w:w="3410"/>
      </w:tblGrid>
      <w:tr w:rsidR="37A9725F" w:rsidRPr="00740BFC" w14:paraId="1856974A" w14:textId="77777777" w:rsidTr="538E812A">
        <w:trPr>
          <w:trHeight w:val="300"/>
        </w:trPr>
        <w:tc>
          <w:tcPr>
            <w:tcW w:w="1958" w:type="dxa"/>
            <w:shd w:val="clear" w:color="auto" w:fill="4472C4" w:themeFill="accent1"/>
          </w:tcPr>
          <w:p w14:paraId="7CF96EE4" w14:textId="15AC6EA4" w:rsidR="37A9725F" w:rsidRPr="00740BFC" w:rsidRDefault="538E812A" w:rsidP="37A9725F">
            <w:pPr>
              <w:rPr>
                <w:color w:val="FFFFFF" w:themeColor="background1"/>
              </w:rPr>
            </w:pPr>
            <w:r w:rsidRPr="538E812A">
              <w:rPr>
                <w:color w:val="FFFFFF" w:themeColor="background1"/>
              </w:rPr>
              <w:t>Nome do campo</w:t>
            </w:r>
          </w:p>
        </w:tc>
        <w:tc>
          <w:tcPr>
            <w:tcW w:w="1708" w:type="dxa"/>
            <w:shd w:val="clear" w:color="auto" w:fill="4472C4" w:themeFill="accent1"/>
          </w:tcPr>
          <w:p w14:paraId="13A1E717" w14:textId="7B825281" w:rsidR="37A9725F" w:rsidRPr="00740BFC" w:rsidRDefault="538E812A" w:rsidP="37A9725F">
            <w:pPr>
              <w:rPr>
                <w:color w:val="FFFFFF" w:themeColor="background1"/>
              </w:rPr>
            </w:pPr>
            <w:r w:rsidRPr="538E812A">
              <w:rPr>
                <w:color w:val="FFFFFF" w:themeColor="background1"/>
              </w:rPr>
              <w:t xml:space="preserve">Chave </w:t>
            </w:r>
          </w:p>
        </w:tc>
        <w:tc>
          <w:tcPr>
            <w:tcW w:w="1708" w:type="dxa"/>
            <w:shd w:val="clear" w:color="auto" w:fill="4472C4" w:themeFill="accent1"/>
          </w:tcPr>
          <w:p w14:paraId="7C5A7B26" w14:textId="5932B150" w:rsidR="37A9725F" w:rsidRPr="00740BFC" w:rsidRDefault="538E812A" w:rsidP="37A9725F">
            <w:pPr>
              <w:rPr>
                <w:color w:val="FFFFFF" w:themeColor="background1"/>
              </w:rPr>
            </w:pPr>
            <w:r w:rsidRPr="538E812A">
              <w:rPr>
                <w:color w:val="FFFFFF" w:themeColor="background1"/>
              </w:rPr>
              <w:t>Descrição</w:t>
            </w:r>
          </w:p>
        </w:tc>
        <w:tc>
          <w:tcPr>
            <w:tcW w:w="3410" w:type="dxa"/>
            <w:shd w:val="clear" w:color="auto" w:fill="4472C4" w:themeFill="accent1"/>
          </w:tcPr>
          <w:p w14:paraId="61FCFE5F" w14:textId="15419AAD" w:rsidR="37A9725F" w:rsidRPr="00740BFC" w:rsidRDefault="538E812A" w:rsidP="37A9725F">
            <w:pPr>
              <w:rPr>
                <w:color w:val="FFFFFF" w:themeColor="background1"/>
              </w:rPr>
            </w:pPr>
            <w:r w:rsidRPr="538E812A">
              <w:rPr>
                <w:color w:val="FFFFFF" w:themeColor="background1"/>
              </w:rPr>
              <w:t>Validações</w:t>
            </w:r>
          </w:p>
        </w:tc>
      </w:tr>
      <w:tr w:rsidR="37A9725F" w:rsidRPr="00740BFC" w14:paraId="51F3BD7D" w14:textId="77777777" w:rsidTr="538E812A">
        <w:trPr>
          <w:trHeight w:val="300"/>
        </w:trPr>
        <w:tc>
          <w:tcPr>
            <w:tcW w:w="1958" w:type="dxa"/>
            <w:shd w:val="clear" w:color="auto" w:fill="auto"/>
            <w:vAlign w:val="center"/>
          </w:tcPr>
          <w:p w14:paraId="38C8087D" w14:textId="51A49DAA" w:rsidR="37A9725F" w:rsidRPr="00740BFC" w:rsidRDefault="00F1473B">
            <w:r w:rsidRPr="00740BFC">
              <w:rPr>
                <w:rFonts w:asciiTheme="minorHAnsi" w:eastAsiaTheme="minorEastAsia" w:hAnsiTheme="minorHAnsi" w:cstheme="minorBidi"/>
              </w:rPr>
              <w:t>id</w:t>
            </w:r>
          </w:p>
        </w:tc>
        <w:tc>
          <w:tcPr>
            <w:tcW w:w="1708" w:type="dxa"/>
          </w:tcPr>
          <w:p w14:paraId="2CDE1E3F" w14:textId="2F3586DA" w:rsidR="37A9725F" w:rsidRPr="00740BFC" w:rsidRDefault="00D65DCA">
            <w:r w:rsidRPr="00740BFC">
              <w:t>PK</w:t>
            </w:r>
          </w:p>
        </w:tc>
        <w:tc>
          <w:tcPr>
            <w:tcW w:w="1708" w:type="dxa"/>
            <w:shd w:val="clear" w:color="auto" w:fill="auto"/>
            <w:vAlign w:val="center"/>
          </w:tcPr>
          <w:p w14:paraId="3C130686" w14:textId="1AF41428" w:rsidR="154A129A" w:rsidRPr="00740BFC" w:rsidRDefault="154A129A" w:rsidP="37A9725F">
            <w:pPr>
              <w:spacing w:line="259" w:lineRule="auto"/>
            </w:pPr>
            <w:r w:rsidRPr="00740BFC">
              <w:t>Identificador do registo</w:t>
            </w:r>
          </w:p>
        </w:tc>
        <w:tc>
          <w:tcPr>
            <w:tcW w:w="3410" w:type="dxa"/>
          </w:tcPr>
          <w:p w14:paraId="0B690464" w14:textId="21CD22B9" w:rsidR="37A9725F" w:rsidRPr="00740BFC" w:rsidRDefault="37A9725F" w:rsidP="538E812A">
            <w:pPr>
              <w:rPr>
                <w:rFonts w:ascii="Courier New" w:hAnsi="Courier New" w:cs="Courier New"/>
                <w:i/>
                <w:iCs/>
                <w:sz w:val="20"/>
                <w:szCs w:val="20"/>
              </w:rPr>
            </w:pPr>
          </w:p>
        </w:tc>
      </w:tr>
      <w:tr w:rsidR="37A9725F" w:rsidRPr="00740BFC" w14:paraId="1B8C1C2D" w14:textId="77777777" w:rsidTr="538E812A">
        <w:trPr>
          <w:trHeight w:val="300"/>
        </w:trPr>
        <w:tc>
          <w:tcPr>
            <w:tcW w:w="1958" w:type="dxa"/>
            <w:shd w:val="clear" w:color="auto" w:fill="auto"/>
            <w:vAlign w:val="center"/>
          </w:tcPr>
          <w:p w14:paraId="4892EEB0" w14:textId="51372758" w:rsidR="37A9725F" w:rsidRPr="00740BFC" w:rsidRDefault="538E812A" w:rsidP="37A9725F">
            <w:pPr>
              <w:rPr>
                <w:rFonts w:ascii="Courier New" w:hAnsi="Courier New" w:cs="Courier New"/>
              </w:rPr>
            </w:pPr>
            <w:r w:rsidRPr="538E812A">
              <w:rPr>
                <w:rFonts w:asciiTheme="minorHAnsi" w:eastAsiaTheme="minorEastAsia" w:hAnsiTheme="minorHAnsi" w:cstheme="minorBidi"/>
              </w:rPr>
              <w:t>Nome</w:t>
            </w:r>
          </w:p>
        </w:tc>
        <w:tc>
          <w:tcPr>
            <w:tcW w:w="1708" w:type="dxa"/>
          </w:tcPr>
          <w:p w14:paraId="500BE915" w14:textId="19522BF0" w:rsidR="37A9725F" w:rsidRPr="00740BFC" w:rsidRDefault="37A9725F"/>
        </w:tc>
        <w:tc>
          <w:tcPr>
            <w:tcW w:w="1708" w:type="dxa"/>
            <w:shd w:val="clear" w:color="auto" w:fill="auto"/>
            <w:vAlign w:val="center"/>
          </w:tcPr>
          <w:p w14:paraId="7FDBD3E9" w14:textId="4A0492CD" w:rsidR="37A9725F" w:rsidRPr="00740BFC" w:rsidRDefault="00F1473B">
            <w:r w:rsidRPr="00740BFC">
              <w:rPr>
                <w:rFonts w:asciiTheme="minorHAnsi" w:eastAsiaTheme="minorEastAsia" w:hAnsiTheme="minorHAnsi" w:cstheme="minorBidi"/>
              </w:rPr>
              <w:t>Nome do estado</w:t>
            </w:r>
          </w:p>
        </w:tc>
        <w:tc>
          <w:tcPr>
            <w:tcW w:w="3410" w:type="dxa"/>
          </w:tcPr>
          <w:p w14:paraId="4FEBC867" w14:textId="67261B9A" w:rsidR="37A9725F" w:rsidRPr="00740BFC" w:rsidRDefault="538E812A">
            <w:r>
              <w:t>Unique</w:t>
            </w:r>
          </w:p>
        </w:tc>
      </w:tr>
      <w:tr w:rsidR="0009507F" w:rsidRPr="00740BFC" w14:paraId="2D8894AB" w14:textId="77777777" w:rsidTr="538E812A">
        <w:trPr>
          <w:trHeight w:val="300"/>
        </w:trPr>
        <w:tc>
          <w:tcPr>
            <w:tcW w:w="1958" w:type="dxa"/>
            <w:tcBorders>
              <w:top w:val="single" w:sz="4" w:space="0" w:color="auto"/>
              <w:left w:val="single" w:sz="4" w:space="0" w:color="auto"/>
              <w:bottom w:val="single" w:sz="4" w:space="0" w:color="auto"/>
              <w:right w:val="single" w:sz="4" w:space="0" w:color="auto"/>
            </w:tcBorders>
            <w:shd w:val="clear" w:color="auto" w:fill="auto"/>
            <w:vAlign w:val="center"/>
          </w:tcPr>
          <w:p w14:paraId="55CC2BCA" w14:textId="77777777" w:rsidR="0009507F"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createdBy</w:t>
            </w:r>
          </w:p>
        </w:tc>
        <w:tc>
          <w:tcPr>
            <w:tcW w:w="1708" w:type="dxa"/>
            <w:tcBorders>
              <w:top w:val="single" w:sz="4" w:space="0" w:color="auto"/>
              <w:left w:val="single" w:sz="4" w:space="0" w:color="auto"/>
              <w:bottom w:val="single" w:sz="4" w:space="0" w:color="auto"/>
              <w:right w:val="single" w:sz="4" w:space="0" w:color="auto"/>
            </w:tcBorders>
          </w:tcPr>
          <w:p w14:paraId="14B8C7D1" w14:textId="77777777" w:rsidR="0009507F" w:rsidRPr="00740BFC" w:rsidRDefault="0009507F" w:rsidP="001B1928"/>
        </w:tc>
        <w:tc>
          <w:tcPr>
            <w:tcW w:w="1708" w:type="dxa"/>
            <w:tcBorders>
              <w:top w:val="single" w:sz="4" w:space="0" w:color="auto"/>
              <w:left w:val="single" w:sz="4" w:space="0" w:color="auto"/>
              <w:bottom w:val="single" w:sz="4" w:space="0" w:color="auto"/>
              <w:right w:val="single" w:sz="4" w:space="0" w:color="auto"/>
            </w:tcBorders>
            <w:shd w:val="clear" w:color="auto" w:fill="auto"/>
            <w:vAlign w:val="center"/>
          </w:tcPr>
          <w:p w14:paraId="0FD651D4" w14:textId="77777777" w:rsidR="0009507F"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O utilizador que criou o registo</w:t>
            </w:r>
          </w:p>
        </w:tc>
        <w:tc>
          <w:tcPr>
            <w:tcW w:w="3410" w:type="dxa"/>
            <w:tcBorders>
              <w:top w:val="single" w:sz="4" w:space="0" w:color="auto"/>
              <w:left w:val="single" w:sz="4" w:space="0" w:color="auto"/>
              <w:bottom w:val="single" w:sz="4" w:space="0" w:color="auto"/>
              <w:right w:val="single" w:sz="4" w:space="0" w:color="auto"/>
            </w:tcBorders>
          </w:tcPr>
          <w:p w14:paraId="2C0DEEA2" w14:textId="77777777" w:rsidR="0009507F" w:rsidRPr="00740BFC" w:rsidRDefault="0009507F" w:rsidP="001B1928"/>
        </w:tc>
      </w:tr>
      <w:tr w:rsidR="0009507F" w:rsidRPr="00740BFC" w14:paraId="6A8B382C" w14:textId="77777777" w:rsidTr="538E812A">
        <w:trPr>
          <w:trHeight w:val="300"/>
        </w:trPr>
        <w:tc>
          <w:tcPr>
            <w:tcW w:w="1958" w:type="dxa"/>
            <w:tcBorders>
              <w:top w:val="single" w:sz="4" w:space="0" w:color="auto"/>
              <w:left w:val="single" w:sz="4" w:space="0" w:color="auto"/>
              <w:bottom w:val="single" w:sz="4" w:space="0" w:color="auto"/>
              <w:right w:val="single" w:sz="4" w:space="0" w:color="auto"/>
            </w:tcBorders>
            <w:shd w:val="clear" w:color="auto" w:fill="auto"/>
            <w:vAlign w:val="center"/>
          </w:tcPr>
          <w:p w14:paraId="6BBC3976" w14:textId="77777777" w:rsidR="0009507F"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createdDate</w:t>
            </w:r>
          </w:p>
        </w:tc>
        <w:tc>
          <w:tcPr>
            <w:tcW w:w="1708" w:type="dxa"/>
            <w:tcBorders>
              <w:top w:val="single" w:sz="4" w:space="0" w:color="auto"/>
              <w:left w:val="single" w:sz="4" w:space="0" w:color="auto"/>
              <w:bottom w:val="single" w:sz="4" w:space="0" w:color="auto"/>
              <w:right w:val="single" w:sz="4" w:space="0" w:color="auto"/>
            </w:tcBorders>
          </w:tcPr>
          <w:p w14:paraId="2EF55FCD" w14:textId="77777777" w:rsidR="0009507F" w:rsidRPr="00740BFC" w:rsidRDefault="0009507F" w:rsidP="001B1928"/>
        </w:tc>
        <w:tc>
          <w:tcPr>
            <w:tcW w:w="1708" w:type="dxa"/>
            <w:tcBorders>
              <w:top w:val="single" w:sz="4" w:space="0" w:color="auto"/>
              <w:left w:val="single" w:sz="4" w:space="0" w:color="auto"/>
              <w:bottom w:val="single" w:sz="4" w:space="0" w:color="auto"/>
              <w:right w:val="single" w:sz="4" w:space="0" w:color="auto"/>
            </w:tcBorders>
            <w:shd w:val="clear" w:color="auto" w:fill="auto"/>
            <w:vAlign w:val="center"/>
          </w:tcPr>
          <w:p w14:paraId="1668FFBC" w14:textId="77777777" w:rsidR="0009507F"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A data em que o registo foi criado</w:t>
            </w:r>
          </w:p>
        </w:tc>
        <w:tc>
          <w:tcPr>
            <w:tcW w:w="3410" w:type="dxa"/>
            <w:tcBorders>
              <w:top w:val="single" w:sz="4" w:space="0" w:color="auto"/>
              <w:left w:val="single" w:sz="4" w:space="0" w:color="auto"/>
              <w:bottom w:val="single" w:sz="4" w:space="0" w:color="auto"/>
              <w:right w:val="single" w:sz="4" w:space="0" w:color="auto"/>
            </w:tcBorders>
          </w:tcPr>
          <w:p w14:paraId="552794FB" w14:textId="77777777" w:rsidR="0009507F" w:rsidRPr="00740BFC" w:rsidRDefault="0009507F" w:rsidP="001B1928"/>
        </w:tc>
      </w:tr>
      <w:tr w:rsidR="0009507F" w:rsidRPr="00740BFC" w14:paraId="12C67D02" w14:textId="77777777" w:rsidTr="538E812A">
        <w:trPr>
          <w:trHeight w:val="300"/>
        </w:trPr>
        <w:tc>
          <w:tcPr>
            <w:tcW w:w="1958" w:type="dxa"/>
            <w:tcBorders>
              <w:top w:val="single" w:sz="4" w:space="0" w:color="auto"/>
              <w:left w:val="single" w:sz="4" w:space="0" w:color="auto"/>
              <w:bottom w:val="single" w:sz="4" w:space="0" w:color="auto"/>
              <w:right w:val="single" w:sz="4" w:space="0" w:color="auto"/>
            </w:tcBorders>
            <w:shd w:val="clear" w:color="auto" w:fill="auto"/>
            <w:vAlign w:val="center"/>
          </w:tcPr>
          <w:p w14:paraId="79F6EBC3" w14:textId="77777777" w:rsidR="0009507F"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lastUpdatedBy</w:t>
            </w:r>
          </w:p>
        </w:tc>
        <w:tc>
          <w:tcPr>
            <w:tcW w:w="1708" w:type="dxa"/>
            <w:tcBorders>
              <w:top w:val="single" w:sz="4" w:space="0" w:color="auto"/>
              <w:left w:val="single" w:sz="4" w:space="0" w:color="auto"/>
              <w:bottom w:val="single" w:sz="4" w:space="0" w:color="auto"/>
              <w:right w:val="single" w:sz="4" w:space="0" w:color="auto"/>
            </w:tcBorders>
          </w:tcPr>
          <w:p w14:paraId="10BF9ABE" w14:textId="77777777" w:rsidR="0009507F" w:rsidRPr="00740BFC" w:rsidRDefault="0009507F" w:rsidP="001B1928"/>
        </w:tc>
        <w:tc>
          <w:tcPr>
            <w:tcW w:w="1708" w:type="dxa"/>
            <w:tcBorders>
              <w:top w:val="single" w:sz="4" w:space="0" w:color="auto"/>
              <w:left w:val="single" w:sz="4" w:space="0" w:color="auto"/>
              <w:bottom w:val="single" w:sz="4" w:space="0" w:color="auto"/>
              <w:right w:val="single" w:sz="4" w:space="0" w:color="auto"/>
            </w:tcBorders>
            <w:shd w:val="clear" w:color="auto" w:fill="auto"/>
            <w:vAlign w:val="center"/>
          </w:tcPr>
          <w:p w14:paraId="21A02B17" w14:textId="77777777" w:rsidR="0009507F"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O último utilizador que atualizou o registo</w:t>
            </w:r>
          </w:p>
        </w:tc>
        <w:tc>
          <w:tcPr>
            <w:tcW w:w="3410" w:type="dxa"/>
            <w:tcBorders>
              <w:top w:val="single" w:sz="4" w:space="0" w:color="auto"/>
              <w:left w:val="single" w:sz="4" w:space="0" w:color="auto"/>
              <w:bottom w:val="single" w:sz="4" w:space="0" w:color="auto"/>
              <w:right w:val="single" w:sz="4" w:space="0" w:color="auto"/>
            </w:tcBorders>
          </w:tcPr>
          <w:p w14:paraId="18A1D073" w14:textId="77777777" w:rsidR="0009507F" w:rsidRPr="00740BFC" w:rsidRDefault="0009507F" w:rsidP="001B1928"/>
        </w:tc>
      </w:tr>
      <w:tr w:rsidR="0009507F" w:rsidRPr="00740BFC" w14:paraId="07C5A8FE" w14:textId="77777777" w:rsidTr="538E812A">
        <w:trPr>
          <w:trHeight w:val="300"/>
        </w:trPr>
        <w:tc>
          <w:tcPr>
            <w:tcW w:w="1958" w:type="dxa"/>
            <w:tcBorders>
              <w:top w:val="single" w:sz="4" w:space="0" w:color="auto"/>
              <w:left w:val="single" w:sz="4" w:space="0" w:color="auto"/>
              <w:bottom w:val="single" w:sz="4" w:space="0" w:color="auto"/>
              <w:right w:val="single" w:sz="4" w:space="0" w:color="auto"/>
            </w:tcBorders>
            <w:shd w:val="clear" w:color="auto" w:fill="auto"/>
            <w:vAlign w:val="center"/>
          </w:tcPr>
          <w:p w14:paraId="63B6762A" w14:textId="77777777" w:rsidR="0009507F"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lastUpdatedDate</w:t>
            </w:r>
          </w:p>
        </w:tc>
        <w:tc>
          <w:tcPr>
            <w:tcW w:w="1708" w:type="dxa"/>
            <w:tcBorders>
              <w:top w:val="single" w:sz="4" w:space="0" w:color="auto"/>
              <w:left w:val="single" w:sz="4" w:space="0" w:color="auto"/>
              <w:bottom w:val="single" w:sz="4" w:space="0" w:color="auto"/>
              <w:right w:val="single" w:sz="4" w:space="0" w:color="auto"/>
            </w:tcBorders>
          </w:tcPr>
          <w:p w14:paraId="69E00B30" w14:textId="77777777" w:rsidR="0009507F" w:rsidRPr="00740BFC" w:rsidRDefault="0009507F" w:rsidP="001B1928"/>
        </w:tc>
        <w:tc>
          <w:tcPr>
            <w:tcW w:w="1708" w:type="dxa"/>
            <w:tcBorders>
              <w:top w:val="single" w:sz="4" w:space="0" w:color="auto"/>
              <w:left w:val="single" w:sz="4" w:space="0" w:color="auto"/>
              <w:bottom w:val="single" w:sz="4" w:space="0" w:color="auto"/>
              <w:right w:val="single" w:sz="4" w:space="0" w:color="auto"/>
            </w:tcBorders>
            <w:shd w:val="clear" w:color="auto" w:fill="auto"/>
            <w:vAlign w:val="center"/>
          </w:tcPr>
          <w:p w14:paraId="531A19C9" w14:textId="77777777" w:rsidR="0009507F"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 xml:space="preserve">Última data em que o </w:t>
            </w:r>
            <w:r w:rsidRPr="538E812A">
              <w:rPr>
                <w:rFonts w:asciiTheme="minorHAnsi" w:eastAsiaTheme="minorEastAsia" w:hAnsiTheme="minorHAnsi" w:cstheme="minorBidi"/>
              </w:rPr>
              <w:lastRenderedPageBreak/>
              <w:t>registo foi editado</w:t>
            </w:r>
          </w:p>
        </w:tc>
        <w:tc>
          <w:tcPr>
            <w:tcW w:w="3410" w:type="dxa"/>
            <w:tcBorders>
              <w:top w:val="single" w:sz="4" w:space="0" w:color="auto"/>
              <w:left w:val="single" w:sz="4" w:space="0" w:color="auto"/>
              <w:bottom w:val="single" w:sz="4" w:space="0" w:color="auto"/>
              <w:right w:val="single" w:sz="4" w:space="0" w:color="auto"/>
            </w:tcBorders>
          </w:tcPr>
          <w:p w14:paraId="2B5C1CB2" w14:textId="77777777" w:rsidR="0009507F" w:rsidRPr="00740BFC" w:rsidRDefault="0009507F" w:rsidP="001B1928"/>
        </w:tc>
      </w:tr>
      <w:tr w:rsidR="0009507F" w:rsidRPr="00740BFC" w14:paraId="686BC14F" w14:textId="77777777" w:rsidTr="538E812A">
        <w:trPr>
          <w:trHeight w:val="300"/>
        </w:trPr>
        <w:tc>
          <w:tcPr>
            <w:tcW w:w="1958" w:type="dxa"/>
            <w:tcBorders>
              <w:top w:val="single" w:sz="4" w:space="0" w:color="auto"/>
              <w:left w:val="single" w:sz="4" w:space="0" w:color="auto"/>
              <w:bottom w:val="single" w:sz="4" w:space="0" w:color="auto"/>
              <w:right w:val="single" w:sz="4" w:space="0" w:color="auto"/>
            </w:tcBorders>
            <w:shd w:val="clear" w:color="auto" w:fill="auto"/>
            <w:vAlign w:val="center"/>
          </w:tcPr>
          <w:p w14:paraId="44F0C0F6" w14:textId="77777777" w:rsidR="0009507F"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isActive</w:t>
            </w:r>
          </w:p>
        </w:tc>
        <w:tc>
          <w:tcPr>
            <w:tcW w:w="1708" w:type="dxa"/>
            <w:tcBorders>
              <w:top w:val="single" w:sz="4" w:space="0" w:color="auto"/>
              <w:left w:val="single" w:sz="4" w:space="0" w:color="auto"/>
              <w:bottom w:val="single" w:sz="4" w:space="0" w:color="auto"/>
              <w:right w:val="single" w:sz="4" w:space="0" w:color="auto"/>
            </w:tcBorders>
          </w:tcPr>
          <w:p w14:paraId="6327690B" w14:textId="77777777" w:rsidR="0009507F" w:rsidRPr="00740BFC" w:rsidRDefault="0009507F" w:rsidP="001B1928"/>
        </w:tc>
        <w:tc>
          <w:tcPr>
            <w:tcW w:w="1708" w:type="dxa"/>
            <w:tcBorders>
              <w:top w:val="single" w:sz="4" w:space="0" w:color="auto"/>
              <w:left w:val="single" w:sz="4" w:space="0" w:color="auto"/>
              <w:bottom w:val="single" w:sz="4" w:space="0" w:color="auto"/>
              <w:right w:val="single" w:sz="4" w:space="0" w:color="auto"/>
            </w:tcBorders>
            <w:shd w:val="clear" w:color="auto" w:fill="auto"/>
            <w:vAlign w:val="center"/>
          </w:tcPr>
          <w:p w14:paraId="79F5B65D" w14:textId="77777777" w:rsidR="0009507F"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O registo está ativo</w:t>
            </w:r>
          </w:p>
        </w:tc>
        <w:tc>
          <w:tcPr>
            <w:tcW w:w="3410" w:type="dxa"/>
            <w:tcBorders>
              <w:top w:val="single" w:sz="4" w:space="0" w:color="auto"/>
              <w:left w:val="single" w:sz="4" w:space="0" w:color="auto"/>
              <w:bottom w:val="single" w:sz="4" w:space="0" w:color="auto"/>
              <w:right w:val="single" w:sz="4" w:space="0" w:color="auto"/>
            </w:tcBorders>
          </w:tcPr>
          <w:p w14:paraId="62621926" w14:textId="77777777" w:rsidR="0009507F" w:rsidRPr="00740BFC" w:rsidRDefault="0009507F" w:rsidP="001B1928"/>
        </w:tc>
      </w:tr>
    </w:tbl>
    <w:p w14:paraId="03BA1FBA" w14:textId="3840CF96" w:rsidR="45D0FDE5" w:rsidRPr="00740BFC" w:rsidRDefault="45D0FDE5" w:rsidP="00DA5502">
      <w:pPr>
        <w:pStyle w:val="Legenda"/>
      </w:pPr>
    </w:p>
    <w:p w14:paraId="31C847ED" w14:textId="7008146E" w:rsidR="00DA5502" w:rsidRPr="00740BFC" w:rsidRDefault="538E812A" w:rsidP="00DA5502">
      <w:pPr>
        <w:pStyle w:val="Legenda"/>
        <w:keepNext/>
        <w:jc w:val="center"/>
      </w:pPr>
      <w:bookmarkStart w:id="88" w:name="_Toc199624879"/>
      <w:r>
        <w:t xml:space="preserve">Tabela </w:t>
      </w:r>
      <w:fldSimple w:instr=" SEQ Tabela \* ARABIC ">
        <w:r>
          <w:t>33</w:t>
        </w:r>
      </w:fldSimple>
      <w:r>
        <w:t>. Descrição dos campos da tabela EncomendaFornecedor.</w:t>
      </w:r>
      <w:bookmarkEnd w:id="8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1"/>
        <w:gridCol w:w="3148"/>
        <w:gridCol w:w="1593"/>
        <w:gridCol w:w="1636"/>
      </w:tblGrid>
      <w:tr w:rsidR="37A9725F" w:rsidRPr="00740BFC" w14:paraId="27D415C2" w14:textId="77777777" w:rsidTr="538E812A">
        <w:trPr>
          <w:trHeight w:val="300"/>
        </w:trPr>
        <w:tc>
          <w:tcPr>
            <w:tcW w:w="2521" w:type="dxa"/>
            <w:shd w:val="clear" w:color="auto" w:fill="4472C4" w:themeFill="accent1"/>
          </w:tcPr>
          <w:p w14:paraId="79A310B3" w14:textId="607241D1" w:rsidR="37A9725F" w:rsidRPr="00740BFC" w:rsidRDefault="538E812A" w:rsidP="37A9725F">
            <w:pPr>
              <w:rPr>
                <w:color w:val="FFFFFF" w:themeColor="background1"/>
              </w:rPr>
            </w:pPr>
            <w:r w:rsidRPr="538E812A">
              <w:rPr>
                <w:color w:val="FFFFFF" w:themeColor="background1"/>
              </w:rPr>
              <w:t>Nome do campo</w:t>
            </w:r>
          </w:p>
        </w:tc>
        <w:tc>
          <w:tcPr>
            <w:tcW w:w="3148" w:type="dxa"/>
            <w:shd w:val="clear" w:color="auto" w:fill="4472C4" w:themeFill="accent1"/>
          </w:tcPr>
          <w:p w14:paraId="25A01F58" w14:textId="5E3CC2C3" w:rsidR="37A9725F" w:rsidRPr="00740BFC" w:rsidRDefault="538E812A" w:rsidP="37A9725F">
            <w:pPr>
              <w:rPr>
                <w:color w:val="FFFFFF" w:themeColor="background1"/>
              </w:rPr>
            </w:pPr>
            <w:r w:rsidRPr="538E812A">
              <w:rPr>
                <w:color w:val="FFFFFF" w:themeColor="background1"/>
              </w:rPr>
              <w:t xml:space="preserve">Chave </w:t>
            </w:r>
          </w:p>
        </w:tc>
        <w:tc>
          <w:tcPr>
            <w:tcW w:w="1593" w:type="dxa"/>
            <w:shd w:val="clear" w:color="auto" w:fill="4472C4" w:themeFill="accent1"/>
          </w:tcPr>
          <w:p w14:paraId="688D6075" w14:textId="0E367554" w:rsidR="37A9725F" w:rsidRPr="00740BFC" w:rsidRDefault="538E812A" w:rsidP="37A9725F">
            <w:pPr>
              <w:rPr>
                <w:color w:val="FFFFFF" w:themeColor="background1"/>
              </w:rPr>
            </w:pPr>
            <w:r w:rsidRPr="538E812A">
              <w:rPr>
                <w:color w:val="FFFFFF" w:themeColor="background1"/>
              </w:rPr>
              <w:t>Descrição</w:t>
            </w:r>
          </w:p>
        </w:tc>
        <w:tc>
          <w:tcPr>
            <w:tcW w:w="1636" w:type="dxa"/>
            <w:shd w:val="clear" w:color="auto" w:fill="4472C4" w:themeFill="accent1"/>
          </w:tcPr>
          <w:p w14:paraId="692B1D55" w14:textId="3CE488B4" w:rsidR="37A9725F" w:rsidRPr="00740BFC" w:rsidRDefault="538E812A" w:rsidP="37A9725F">
            <w:pPr>
              <w:rPr>
                <w:color w:val="FFFFFF" w:themeColor="background1"/>
              </w:rPr>
            </w:pPr>
            <w:r w:rsidRPr="538E812A">
              <w:rPr>
                <w:color w:val="FFFFFF" w:themeColor="background1"/>
              </w:rPr>
              <w:t>Validações</w:t>
            </w:r>
          </w:p>
        </w:tc>
      </w:tr>
      <w:tr w:rsidR="37A9725F" w:rsidRPr="00740BFC" w14:paraId="0FDF4B02" w14:textId="77777777" w:rsidTr="538E812A">
        <w:trPr>
          <w:trHeight w:val="300"/>
        </w:trPr>
        <w:tc>
          <w:tcPr>
            <w:tcW w:w="2521" w:type="dxa"/>
            <w:shd w:val="clear" w:color="auto" w:fill="auto"/>
            <w:vAlign w:val="center"/>
          </w:tcPr>
          <w:p w14:paraId="7277531D" w14:textId="326F4D66" w:rsidR="37A9725F" w:rsidRPr="00740BFC" w:rsidRDefault="004F6AAA">
            <w:r w:rsidRPr="00740BFC">
              <w:rPr>
                <w:rFonts w:eastAsiaTheme="minorEastAsia"/>
              </w:rPr>
              <w:t>id</w:t>
            </w:r>
          </w:p>
        </w:tc>
        <w:tc>
          <w:tcPr>
            <w:tcW w:w="3148" w:type="dxa"/>
          </w:tcPr>
          <w:p w14:paraId="637E04F7" w14:textId="48FF4C53" w:rsidR="37A9725F" w:rsidRPr="00740BFC" w:rsidRDefault="00D65DCA">
            <w:r w:rsidRPr="00740BFC">
              <w:t>PK</w:t>
            </w:r>
          </w:p>
        </w:tc>
        <w:tc>
          <w:tcPr>
            <w:tcW w:w="1593" w:type="dxa"/>
            <w:shd w:val="clear" w:color="auto" w:fill="auto"/>
            <w:vAlign w:val="center"/>
          </w:tcPr>
          <w:p w14:paraId="5669FB52" w14:textId="796615BD" w:rsidR="068EAB66" w:rsidRPr="00740BFC" w:rsidRDefault="068EAB66" w:rsidP="004F6AAA">
            <w:r w:rsidRPr="00740BFC">
              <w:t>Identificador do registo</w:t>
            </w:r>
          </w:p>
        </w:tc>
        <w:tc>
          <w:tcPr>
            <w:tcW w:w="1636" w:type="dxa"/>
          </w:tcPr>
          <w:p w14:paraId="4F155CD0" w14:textId="1B6E4D64" w:rsidR="37A9725F" w:rsidRPr="00740BFC" w:rsidRDefault="37A9725F" w:rsidP="538E812A">
            <w:pPr>
              <w:rPr>
                <w:rFonts w:ascii="Courier New" w:hAnsi="Courier New" w:cs="Courier New"/>
                <w:i/>
                <w:iCs/>
                <w:sz w:val="20"/>
                <w:szCs w:val="20"/>
              </w:rPr>
            </w:pPr>
          </w:p>
        </w:tc>
      </w:tr>
      <w:tr w:rsidR="37A9725F" w:rsidRPr="00740BFC" w14:paraId="16B482B3" w14:textId="77777777" w:rsidTr="538E812A">
        <w:trPr>
          <w:trHeight w:val="300"/>
        </w:trPr>
        <w:tc>
          <w:tcPr>
            <w:tcW w:w="2521" w:type="dxa"/>
            <w:shd w:val="clear" w:color="auto" w:fill="auto"/>
            <w:vAlign w:val="center"/>
          </w:tcPr>
          <w:p w14:paraId="20D954A8" w14:textId="5EF5BF7A" w:rsidR="37A9725F" w:rsidRPr="00740BFC" w:rsidRDefault="538E812A" w:rsidP="37A9725F">
            <w:r>
              <w:t>dataCriacao</w:t>
            </w:r>
          </w:p>
        </w:tc>
        <w:tc>
          <w:tcPr>
            <w:tcW w:w="3148" w:type="dxa"/>
          </w:tcPr>
          <w:p w14:paraId="3B826B5D" w14:textId="25EC4A0C" w:rsidR="37A9725F" w:rsidRPr="00740BFC" w:rsidRDefault="37A9725F"/>
        </w:tc>
        <w:tc>
          <w:tcPr>
            <w:tcW w:w="1593" w:type="dxa"/>
            <w:shd w:val="clear" w:color="auto" w:fill="auto"/>
            <w:vAlign w:val="center"/>
          </w:tcPr>
          <w:p w14:paraId="5F108E03" w14:textId="39F2F802" w:rsidR="37A9725F" w:rsidRPr="00740BFC" w:rsidRDefault="00F409C6">
            <w:r w:rsidRPr="00740BFC">
              <w:t>Data de criação da encomenda</w:t>
            </w:r>
          </w:p>
        </w:tc>
        <w:tc>
          <w:tcPr>
            <w:tcW w:w="1636" w:type="dxa"/>
          </w:tcPr>
          <w:p w14:paraId="22B34E37" w14:textId="36BBFA1F" w:rsidR="37A9725F" w:rsidRPr="00740BFC" w:rsidRDefault="37A9725F"/>
        </w:tc>
      </w:tr>
      <w:tr w:rsidR="37A9725F" w:rsidRPr="00740BFC" w14:paraId="634A0BAE" w14:textId="77777777" w:rsidTr="538E812A">
        <w:trPr>
          <w:trHeight w:val="300"/>
        </w:trPr>
        <w:tc>
          <w:tcPr>
            <w:tcW w:w="2521" w:type="dxa"/>
            <w:shd w:val="clear" w:color="auto" w:fill="auto"/>
            <w:vAlign w:val="center"/>
          </w:tcPr>
          <w:p w14:paraId="06AE4CCA" w14:textId="72C47D1B" w:rsidR="37A9725F" w:rsidRPr="00740BFC" w:rsidRDefault="538E812A" w:rsidP="37A9725F">
            <w:r>
              <w:t>dataPrevista</w:t>
            </w:r>
          </w:p>
        </w:tc>
        <w:tc>
          <w:tcPr>
            <w:tcW w:w="3148" w:type="dxa"/>
          </w:tcPr>
          <w:p w14:paraId="2F9EBB55" w14:textId="775A4EF0" w:rsidR="37A9725F" w:rsidRPr="00740BFC" w:rsidRDefault="37A9725F"/>
        </w:tc>
        <w:tc>
          <w:tcPr>
            <w:tcW w:w="1593" w:type="dxa"/>
            <w:shd w:val="clear" w:color="auto" w:fill="auto"/>
            <w:vAlign w:val="center"/>
          </w:tcPr>
          <w:p w14:paraId="2918DFE2" w14:textId="255D82B3" w:rsidR="37A9725F" w:rsidRPr="00740BFC" w:rsidRDefault="00480EB4">
            <w:r w:rsidRPr="00740BFC">
              <w:t>Data prevista de entrega da encomenda</w:t>
            </w:r>
          </w:p>
        </w:tc>
        <w:tc>
          <w:tcPr>
            <w:tcW w:w="1636" w:type="dxa"/>
          </w:tcPr>
          <w:p w14:paraId="61B87F65" w14:textId="76BFEBB8" w:rsidR="37A9725F" w:rsidRPr="00740BFC" w:rsidRDefault="37A9725F"/>
        </w:tc>
      </w:tr>
      <w:tr w:rsidR="37A9725F" w:rsidRPr="00740BFC" w14:paraId="64B3BFB2" w14:textId="77777777" w:rsidTr="538E812A">
        <w:trPr>
          <w:trHeight w:val="300"/>
        </w:trPr>
        <w:tc>
          <w:tcPr>
            <w:tcW w:w="2521" w:type="dxa"/>
            <w:shd w:val="clear" w:color="auto" w:fill="auto"/>
            <w:vAlign w:val="center"/>
          </w:tcPr>
          <w:p w14:paraId="6333AA0D" w14:textId="5B02A1FE" w:rsidR="37A9725F" w:rsidRPr="00740BFC" w:rsidRDefault="538E812A" w:rsidP="37A9725F">
            <w:r>
              <w:t>valorTotal</w:t>
            </w:r>
          </w:p>
        </w:tc>
        <w:tc>
          <w:tcPr>
            <w:tcW w:w="3148" w:type="dxa"/>
          </w:tcPr>
          <w:p w14:paraId="40D8462B" w14:textId="0E0C529A" w:rsidR="37A9725F" w:rsidRPr="00740BFC" w:rsidRDefault="37A9725F"/>
        </w:tc>
        <w:tc>
          <w:tcPr>
            <w:tcW w:w="1593" w:type="dxa"/>
            <w:shd w:val="clear" w:color="auto" w:fill="auto"/>
            <w:vAlign w:val="center"/>
          </w:tcPr>
          <w:p w14:paraId="59E45F0C" w14:textId="05457450" w:rsidR="37A9725F" w:rsidRPr="00740BFC" w:rsidRDefault="0081400B">
            <w:r w:rsidRPr="00740BFC">
              <w:t>Valor total da encomenda</w:t>
            </w:r>
          </w:p>
        </w:tc>
        <w:tc>
          <w:tcPr>
            <w:tcW w:w="1636" w:type="dxa"/>
          </w:tcPr>
          <w:p w14:paraId="0A31F298" w14:textId="5E22A58C" w:rsidR="37A9725F" w:rsidRPr="00740BFC" w:rsidRDefault="37A9725F"/>
        </w:tc>
      </w:tr>
      <w:tr w:rsidR="004F6AAA" w:rsidRPr="00740BFC" w14:paraId="7900E215" w14:textId="77777777" w:rsidTr="538E812A">
        <w:trPr>
          <w:trHeight w:val="300"/>
        </w:trPr>
        <w:tc>
          <w:tcPr>
            <w:tcW w:w="2521" w:type="dxa"/>
            <w:shd w:val="clear" w:color="auto" w:fill="auto"/>
            <w:vAlign w:val="center"/>
          </w:tcPr>
          <w:p w14:paraId="3E90AE04" w14:textId="2BBD1028" w:rsidR="004F6AAA" w:rsidRPr="00740BFC" w:rsidRDefault="538E812A" w:rsidP="004F6AAA">
            <w:r>
              <w:t>totalIva</w:t>
            </w:r>
          </w:p>
        </w:tc>
        <w:tc>
          <w:tcPr>
            <w:tcW w:w="3148" w:type="dxa"/>
          </w:tcPr>
          <w:p w14:paraId="4F70AF36" w14:textId="77777777" w:rsidR="004F6AAA" w:rsidRPr="00740BFC" w:rsidRDefault="004F6AAA" w:rsidP="004F6AAA"/>
        </w:tc>
        <w:tc>
          <w:tcPr>
            <w:tcW w:w="1593" w:type="dxa"/>
            <w:shd w:val="clear" w:color="auto" w:fill="auto"/>
            <w:vAlign w:val="center"/>
          </w:tcPr>
          <w:p w14:paraId="30FE89B4" w14:textId="6A222269" w:rsidR="004F6AAA" w:rsidRPr="00740BFC" w:rsidRDefault="0081400B" w:rsidP="004F6AAA">
            <w:r w:rsidRPr="00740BFC">
              <w:t xml:space="preserve">Valor total do </w:t>
            </w:r>
            <w:r w:rsidR="00F822AD" w:rsidRPr="00740BFC">
              <w:t>Iva</w:t>
            </w:r>
            <w:r w:rsidRPr="00740BFC">
              <w:t xml:space="preserve"> da encomenda</w:t>
            </w:r>
          </w:p>
        </w:tc>
        <w:tc>
          <w:tcPr>
            <w:tcW w:w="1636" w:type="dxa"/>
          </w:tcPr>
          <w:p w14:paraId="2FF58520" w14:textId="77777777" w:rsidR="004F6AAA" w:rsidRPr="00740BFC" w:rsidRDefault="004F6AAA" w:rsidP="004F6AAA"/>
        </w:tc>
      </w:tr>
      <w:tr w:rsidR="0081400B" w:rsidRPr="00740BFC" w14:paraId="6E130F06" w14:textId="77777777" w:rsidTr="538E812A">
        <w:trPr>
          <w:trHeight w:val="300"/>
        </w:trPr>
        <w:tc>
          <w:tcPr>
            <w:tcW w:w="2521" w:type="dxa"/>
            <w:shd w:val="clear" w:color="auto" w:fill="auto"/>
            <w:vAlign w:val="center"/>
          </w:tcPr>
          <w:p w14:paraId="31EE2815" w14:textId="0B394A2F" w:rsidR="0081400B" w:rsidRPr="00740BFC" w:rsidRDefault="538E812A" w:rsidP="0081400B">
            <w:r>
              <w:t>numeroEncomenda</w:t>
            </w:r>
          </w:p>
        </w:tc>
        <w:tc>
          <w:tcPr>
            <w:tcW w:w="3148" w:type="dxa"/>
          </w:tcPr>
          <w:p w14:paraId="18846933" w14:textId="37D7FDA3" w:rsidR="0081400B" w:rsidRPr="00740BFC" w:rsidRDefault="0081400B" w:rsidP="0081400B"/>
        </w:tc>
        <w:tc>
          <w:tcPr>
            <w:tcW w:w="1593" w:type="dxa"/>
            <w:shd w:val="clear" w:color="auto" w:fill="auto"/>
            <w:vAlign w:val="center"/>
          </w:tcPr>
          <w:p w14:paraId="2AC48C84" w14:textId="24B1D45D" w:rsidR="0081400B" w:rsidRPr="00740BFC" w:rsidRDefault="0081400B" w:rsidP="0081400B">
            <w:r w:rsidRPr="00740BFC">
              <w:rPr>
                <w:rFonts w:asciiTheme="minorHAnsi" w:eastAsiaTheme="minorEastAsia" w:hAnsiTheme="minorHAnsi" w:cstheme="minorBidi"/>
              </w:rPr>
              <w:t>Número único da encomenda</w:t>
            </w:r>
          </w:p>
        </w:tc>
        <w:tc>
          <w:tcPr>
            <w:tcW w:w="1636" w:type="dxa"/>
          </w:tcPr>
          <w:p w14:paraId="514F6644" w14:textId="2AB5D239" w:rsidR="0081400B" w:rsidRPr="00740BFC" w:rsidRDefault="538E812A" w:rsidP="0081400B">
            <w:r>
              <w:t>Unique</w:t>
            </w:r>
          </w:p>
        </w:tc>
      </w:tr>
      <w:tr w:rsidR="00681F48" w:rsidRPr="00740BFC" w14:paraId="5BD2C5D9" w14:textId="77777777" w:rsidTr="538E812A">
        <w:trPr>
          <w:trHeight w:val="300"/>
        </w:trPr>
        <w:tc>
          <w:tcPr>
            <w:tcW w:w="2521" w:type="dxa"/>
            <w:shd w:val="clear" w:color="auto" w:fill="auto"/>
            <w:vAlign w:val="center"/>
          </w:tcPr>
          <w:p w14:paraId="62CB47CB" w14:textId="103BB42F" w:rsidR="00681F48" w:rsidRPr="00740BFC" w:rsidRDefault="00853454" w:rsidP="0081400B">
            <w:r w:rsidRPr="00740BFC">
              <w:t>estado</w:t>
            </w:r>
          </w:p>
        </w:tc>
        <w:tc>
          <w:tcPr>
            <w:tcW w:w="3148" w:type="dxa"/>
          </w:tcPr>
          <w:p w14:paraId="2B8E1934" w14:textId="54EBF652" w:rsidR="00681F48" w:rsidRPr="00740BFC" w:rsidRDefault="538E812A" w:rsidP="0081400B">
            <w:r>
              <w:t>FK -&gt; EstadoEncomendaFornecedor</w:t>
            </w:r>
          </w:p>
        </w:tc>
        <w:tc>
          <w:tcPr>
            <w:tcW w:w="1593" w:type="dxa"/>
            <w:shd w:val="clear" w:color="auto" w:fill="auto"/>
            <w:vAlign w:val="center"/>
          </w:tcPr>
          <w:p w14:paraId="0569AD4C" w14:textId="7F3968F2" w:rsidR="00681F48"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Estado da encomenda do fornecedor</w:t>
            </w:r>
          </w:p>
        </w:tc>
        <w:tc>
          <w:tcPr>
            <w:tcW w:w="1636" w:type="dxa"/>
          </w:tcPr>
          <w:p w14:paraId="4229E213" w14:textId="77777777" w:rsidR="00681F48" w:rsidRPr="00740BFC" w:rsidRDefault="00681F48" w:rsidP="0081400B"/>
        </w:tc>
      </w:tr>
      <w:tr w:rsidR="003D4178" w:rsidRPr="00740BFC" w14:paraId="236A140E" w14:textId="77777777" w:rsidTr="538E812A">
        <w:trPr>
          <w:trHeight w:val="300"/>
        </w:trPr>
        <w:tc>
          <w:tcPr>
            <w:tcW w:w="2521" w:type="dxa"/>
            <w:shd w:val="clear" w:color="auto" w:fill="auto"/>
            <w:vAlign w:val="center"/>
          </w:tcPr>
          <w:p w14:paraId="7CDE8C92" w14:textId="41784C76" w:rsidR="003D4178" w:rsidRPr="00740BFC" w:rsidRDefault="538E812A" w:rsidP="0081400B">
            <w:r>
              <w:t>temIrregularidade</w:t>
            </w:r>
          </w:p>
        </w:tc>
        <w:tc>
          <w:tcPr>
            <w:tcW w:w="3148" w:type="dxa"/>
          </w:tcPr>
          <w:p w14:paraId="00C3BD8C" w14:textId="77777777" w:rsidR="003D4178" w:rsidRPr="00740BFC" w:rsidRDefault="003D4178" w:rsidP="0081400B"/>
        </w:tc>
        <w:tc>
          <w:tcPr>
            <w:tcW w:w="1593" w:type="dxa"/>
            <w:shd w:val="clear" w:color="auto" w:fill="auto"/>
            <w:vAlign w:val="center"/>
          </w:tcPr>
          <w:p w14:paraId="704B44C0" w14:textId="5C3F6CEA" w:rsidR="003D4178"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Se existe irregularidade na encomenda</w:t>
            </w:r>
          </w:p>
        </w:tc>
        <w:tc>
          <w:tcPr>
            <w:tcW w:w="1636" w:type="dxa"/>
          </w:tcPr>
          <w:p w14:paraId="12996FFE" w14:textId="77777777" w:rsidR="003D4178" w:rsidRPr="00740BFC" w:rsidRDefault="003D4178" w:rsidP="0081400B"/>
        </w:tc>
      </w:tr>
      <w:tr w:rsidR="003D4178" w:rsidRPr="00740BFC" w14:paraId="7435ABBE" w14:textId="77777777" w:rsidTr="538E812A">
        <w:trPr>
          <w:trHeight w:val="300"/>
        </w:trPr>
        <w:tc>
          <w:tcPr>
            <w:tcW w:w="2521" w:type="dxa"/>
            <w:shd w:val="clear" w:color="auto" w:fill="auto"/>
            <w:vAlign w:val="center"/>
          </w:tcPr>
          <w:p w14:paraId="17669C20" w14:textId="3262CFF3" w:rsidR="003D4178" w:rsidRPr="00740BFC" w:rsidRDefault="538E812A" w:rsidP="0081400B">
            <w:r>
              <w:t>descricaoIrregularidade</w:t>
            </w:r>
          </w:p>
        </w:tc>
        <w:tc>
          <w:tcPr>
            <w:tcW w:w="3148" w:type="dxa"/>
          </w:tcPr>
          <w:p w14:paraId="56803B70" w14:textId="77777777" w:rsidR="003D4178" w:rsidRPr="00740BFC" w:rsidRDefault="003D4178" w:rsidP="0081400B"/>
        </w:tc>
        <w:tc>
          <w:tcPr>
            <w:tcW w:w="1593" w:type="dxa"/>
            <w:shd w:val="clear" w:color="auto" w:fill="auto"/>
            <w:vAlign w:val="center"/>
          </w:tcPr>
          <w:p w14:paraId="107510EE" w14:textId="5B5D7F6A" w:rsidR="003D4178"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Descreve a irregularidade</w:t>
            </w:r>
          </w:p>
        </w:tc>
        <w:tc>
          <w:tcPr>
            <w:tcW w:w="1636" w:type="dxa"/>
          </w:tcPr>
          <w:p w14:paraId="76173ABF" w14:textId="77777777" w:rsidR="003D4178" w:rsidRPr="00740BFC" w:rsidRDefault="003D4178" w:rsidP="0081400B"/>
        </w:tc>
      </w:tr>
      <w:tr w:rsidR="0009507F" w:rsidRPr="00740BFC" w14:paraId="46AB4D5E" w14:textId="77777777" w:rsidTr="538E812A">
        <w:trPr>
          <w:trHeight w:val="300"/>
        </w:trPr>
        <w:tc>
          <w:tcPr>
            <w:tcW w:w="2521" w:type="dxa"/>
            <w:tcBorders>
              <w:top w:val="single" w:sz="4" w:space="0" w:color="auto"/>
              <w:left w:val="single" w:sz="4" w:space="0" w:color="auto"/>
              <w:bottom w:val="single" w:sz="4" w:space="0" w:color="auto"/>
              <w:right w:val="single" w:sz="4" w:space="0" w:color="auto"/>
            </w:tcBorders>
            <w:shd w:val="clear" w:color="auto" w:fill="auto"/>
            <w:vAlign w:val="center"/>
          </w:tcPr>
          <w:p w14:paraId="0019610E" w14:textId="77777777" w:rsidR="0009507F" w:rsidRPr="00740BFC" w:rsidRDefault="538E812A" w:rsidP="001B1928">
            <w:r>
              <w:t>createdBy</w:t>
            </w:r>
          </w:p>
        </w:tc>
        <w:tc>
          <w:tcPr>
            <w:tcW w:w="3148" w:type="dxa"/>
            <w:tcBorders>
              <w:top w:val="single" w:sz="4" w:space="0" w:color="auto"/>
              <w:left w:val="single" w:sz="4" w:space="0" w:color="auto"/>
              <w:bottom w:val="single" w:sz="4" w:space="0" w:color="auto"/>
              <w:right w:val="single" w:sz="4" w:space="0" w:color="auto"/>
            </w:tcBorders>
          </w:tcPr>
          <w:p w14:paraId="68AD013E" w14:textId="77777777" w:rsidR="0009507F" w:rsidRPr="00740BFC" w:rsidRDefault="0009507F" w:rsidP="001B1928"/>
        </w:tc>
        <w:tc>
          <w:tcPr>
            <w:tcW w:w="1593" w:type="dxa"/>
            <w:tcBorders>
              <w:top w:val="single" w:sz="4" w:space="0" w:color="auto"/>
              <w:left w:val="single" w:sz="4" w:space="0" w:color="auto"/>
              <w:bottom w:val="single" w:sz="4" w:space="0" w:color="auto"/>
              <w:right w:val="single" w:sz="4" w:space="0" w:color="auto"/>
            </w:tcBorders>
            <w:shd w:val="clear" w:color="auto" w:fill="auto"/>
            <w:vAlign w:val="center"/>
          </w:tcPr>
          <w:p w14:paraId="50159957" w14:textId="77777777" w:rsidR="0009507F"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O utilizador que criou o registo</w:t>
            </w:r>
          </w:p>
        </w:tc>
        <w:tc>
          <w:tcPr>
            <w:tcW w:w="1636" w:type="dxa"/>
            <w:tcBorders>
              <w:top w:val="single" w:sz="4" w:space="0" w:color="auto"/>
              <w:left w:val="single" w:sz="4" w:space="0" w:color="auto"/>
              <w:bottom w:val="single" w:sz="4" w:space="0" w:color="auto"/>
              <w:right w:val="single" w:sz="4" w:space="0" w:color="auto"/>
            </w:tcBorders>
          </w:tcPr>
          <w:p w14:paraId="67A882B5" w14:textId="77777777" w:rsidR="0009507F" w:rsidRPr="00740BFC" w:rsidRDefault="0009507F" w:rsidP="001B1928"/>
        </w:tc>
      </w:tr>
      <w:tr w:rsidR="0009507F" w:rsidRPr="00740BFC" w14:paraId="76784089" w14:textId="77777777" w:rsidTr="538E812A">
        <w:trPr>
          <w:trHeight w:val="300"/>
        </w:trPr>
        <w:tc>
          <w:tcPr>
            <w:tcW w:w="2521" w:type="dxa"/>
            <w:tcBorders>
              <w:top w:val="single" w:sz="4" w:space="0" w:color="auto"/>
              <w:left w:val="single" w:sz="4" w:space="0" w:color="auto"/>
              <w:bottom w:val="single" w:sz="4" w:space="0" w:color="auto"/>
              <w:right w:val="single" w:sz="4" w:space="0" w:color="auto"/>
            </w:tcBorders>
            <w:shd w:val="clear" w:color="auto" w:fill="auto"/>
            <w:vAlign w:val="center"/>
          </w:tcPr>
          <w:p w14:paraId="34C3F367" w14:textId="77777777" w:rsidR="0009507F" w:rsidRPr="00740BFC" w:rsidRDefault="538E812A" w:rsidP="001B1928">
            <w:r>
              <w:t>createdDate</w:t>
            </w:r>
          </w:p>
        </w:tc>
        <w:tc>
          <w:tcPr>
            <w:tcW w:w="3148" w:type="dxa"/>
            <w:tcBorders>
              <w:top w:val="single" w:sz="4" w:space="0" w:color="auto"/>
              <w:left w:val="single" w:sz="4" w:space="0" w:color="auto"/>
              <w:bottom w:val="single" w:sz="4" w:space="0" w:color="auto"/>
              <w:right w:val="single" w:sz="4" w:space="0" w:color="auto"/>
            </w:tcBorders>
          </w:tcPr>
          <w:p w14:paraId="5C5D919B" w14:textId="77777777" w:rsidR="0009507F" w:rsidRPr="00740BFC" w:rsidRDefault="0009507F" w:rsidP="001B1928"/>
        </w:tc>
        <w:tc>
          <w:tcPr>
            <w:tcW w:w="1593" w:type="dxa"/>
            <w:tcBorders>
              <w:top w:val="single" w:sz="4" w:space="0" w:color="auto"/>
              <w:left w:val="single" w:sz="4" w:space="0" w:color="auto"/>
              <w:bottom w:val="single" w:sz="4" w:space="0" w:color="auto"/>
              <w:right w:val="single" w:sz="4" w:space="0" w:color="auto"/>
            </w:tcBorders>
            <w:shd w:val="clear" w:color="auto" w:fill="auto"/>
            <w:vAlign w:val="center"/>
          </w:tcPr>
          <w:p w14:paraId="0CA7C353" w14:textId="77777777" w:rsidR="0009507F"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A data em que o registo foi criado</w:t>
            </w:r>
          </w:p>
        </w:tc>
        <w:tc>
          <w:tcPr>
            <w:tcW w:w="1636" w:type="dxa"/>
            <w:tcBorders>
              <w:top w:val="single" w:sz="4" w:space="0" w:color="auto"/>
              <w:left w:val="single" w:sz="4" w:space="0" w:color="auto"/>
              <w:bottom w:val="single" w:sz="4" w:space="0" w:color="auto"/>
              <w:right w:val="single" w:sz="4" w:space="0" w:color="auto"/>
            </w:tcBorders>
          </w:tcPr>
          <w:p w14:paraId="1AFCFCBB" w14:textId="77777777" w:rsidR="0009507F" w:rsidRPr="00740BFC" w:rsidRDefault="0009507F" w:rsidP="001B1928"/>
        </w:tc>
      </w:tr>
      <w:tr w:rsidR="0009507F" w:rsidRPr="00740BFC" w14:paraId="43A9F042" w14:textId="77777777" w:rsidTr="538E812A">
        <w:trPr>
          <w:trHeight w:val="300"/>
        </w:trPr>
        <w:tc>
          <w:tcPr>
            <w:tcW w:w="2521" w:type="dxa"/>
            <w:tcBorders>
              <w:top w:val="single" w:sz="4" w:space="0" w:color="auto"/>
              <w:left w:val="single" w:sz="4" w:space="0" w:color="auto"/>
              <w:bottom w:val="single" w:sz="4" w:space="0" w:color="auto"/>
              <w:right w:val="single" w:sz="4" w:space="0" w:color="auto"/>
            </w:tcBorders>
            <w:shd w:val="clear" w:color="auto" w:fill="auto"/>
            <w:vAlign w:val="center"/>
          </w:tcPr>
          <w:p w14:paraId="7E50C738" w14:textId="77777777" w:rsidR="0009507F" w:rsidRPr="00740BFC" w:rsidRDefault="538E812A" w:rsidP="001B1928">
            <w:r>
              <w:t>lastUpdatedBy</w:t>
            </w:r>
          </w:p>
        </w:tc>
        <w:tc>
          <w:tcPr>
            <w:tcW w:w="3148" w:type="dxa"/>
            <w:tcBorders>
              <w:top w:val="single" w:sz="4" w:space="0" w:color="auto"/>
              <w:left w:val="single" w:sz="4" w:space="0" w:color="auto"/>
              <w:bottom w:val="single" w:sz="4" w:space="0" w:color="auto"/>
              <w:right w:val="single" w:sz="4" w:space="0" w:color="auto"/>
            </w:tcBorders>
          </w:tcPr>
          <w:p w14:paraId="7BF7AE7E" w14:textId="77777777" w:rsidR="0009507F" w:rsidRPr="00740BFC" w:rsidRDefault="0009507F" w:rsidP="001B1928"/>
        </w:tc>
        <w:tc>
          <w:tcPr>
            <w:tcW w:w="1593" w:type="dxa"/>
            <w:tcBorders>
              <w:top w:val="single" w:sz="4" w:space="0" w:color="auto"/>
              <w:left w:val="single" w:sz="4" w:space="0" w:color="auto"/>
              <w:bottom w:val="single" w:sz="4" w:space="0" w:color="auto"/>
              <w:right w:val="single" w:sz="4" w:space="0" w:color="auto"/>
            </w:tcBorders>
            <w:shd w:val="clear" w:color="auto" w:fill="auto"/>
            <w:vAlign w:val="center"/>
          </w:tcPr>
          <w:p w14:paraId="67EE216A" w14:textId="77777777" w:rsidR="0009507F"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 xml:space="preserve">O último utilizador que </w:t>
            </w:r>
            <w:r w:rsidRPr="538E812A">
              <w:rPr>
                <w:rFonts w:asciiTheme="minorHAnsi" w:eastAsiaTheme="minorEastAsia" w:hAnsiTheme="minorHAnsi" w:cstheme="minorBidi"/>
              </w:rPr>
              <w:lastRenderedPageBreak/>
              <w:t>atualizou o registo</w:t>
            </w:r>
          </w:p>
        </w:tc>
        <w:tc>
          <w:tcPr>
            <w:tcW w:w="1636" w:type="dxa"/>
            <w:tcBorders>
              <w:top w:val="single" w:sz="4" w:space="0" w:color="auto"/>
              <w:left w:val="single" w:sz="4" w:space="0" w:color="auto"/>
              <w:bottom w:val="single" w:sz="4" w:space="0" w:color="auto"/>
              <w:right w:val="single" w:sz="4" w:space="0" w:color="auto"/>
            </w:tcBorders>
          </w:tcPr>
          <w:p w14:paraId="3584D346" w14:textId="77777777" w:rsidR="0009507F" w:rsidRPr="00740BFC" w:rsidRDefault="0009507F" w:rsidP="001B1928"/>
        </w:tc>
      </w:tr>
      <w:tr w:rsidR="0009507F" w:rsidRPr="00740BFC" w14:paraId="4DAD0740" w14:textId="77777777" w:rsidTr="538E812A">
        <w:trPr>
          <w:trHeight w:val="300"/>
        </w:trPr>
        <w:tc>
          <w:tcPr>
            <w:tcW w:w="2521" w:type="dxa"/>
            <w:tcBorders>
              <w:top w:val="single" w:sz="4" w:space="0" w:color="auto"/>
              <w:left w:val="single" w:sz="4" w:space="0" w:color="auto"/>
              <w:bottom w:val="single" w:sz="4" w:space="0" w:color="auto"/>
              <w:right w:val="single" w:sz="4" w:space="0" w:color="auto"/>
            </w:tcBorders>
            <w:shd w:val="clear" w:color="auto" w:fill="auto"/>
            <w:vAlign w:val="center"/>
          </w:tcPr>
          <w:p w14:paraId="6972E6EC" w14:textId="77777777" w:rsidR="0009507F" w:rsidRPr="00740BFC" w:rsidRDefault="538E812A" w:rsidP="001B1928">
            <w:r>
              <w:t>lastUpdatedDate</w:t>
            </w:r>
          </w:p>
        </w:tc>
        <w:tc>
          <w:tcPr>
            <w:tcW w:w="3148" w:type="dxa"/>
            <w:tcBorders>
              <w:top w:val="single" w:sz="4" w:space="0" w:color="auto"/>
              <w:left w:val="single" w:sz="4" w:space="0" w:color="auto"/>
              <w:bottom w:val="single" w:sz="4" w:space="0" w:color="auto"/>
              <w:right w:val="single" w:sz="4" w:space="0" w:color="auto"/>
            </w:tcBorders>
          </w:tcPr>
          <w:p w14:paraId="7811C87E" w14:textId="77777777" w:rsidR="0009507F" w:rsidRPr="00740BFC" w:rsidRDefault="0009507F" w:rsidP="001B1928"/>
        </w:tc>
        <w:tc>
          <w:tcPr>
            <w:tcW w:w="1593" w:type="dxa"/>
            <w:tcBorders>
              <w:top w:val="single" w:sz="4" w:space="0" w:color="auto"/>
              <w:left w:val="single" w:sz="4" w:space="0" w:color="auto"/>
              <w:bottom w:val="single" w:sz="4" w:space="0" w:color="auto"/>
              <w:right w:val="single" w:sz="4" w:space="0" w:color="auto"/>
            </w:tcBorders>
            <w:shd w:val="clear" w:color="auto" w:fill="auto"/>
            <w:vAlign w:val="center"/>
          </w:tcPr>
          <w:p w14:paraId="5D458507" w14:textId="77777777" w:rsidR="0009507F"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Última data em que o registo foi editado</w:t>
            </w:r>
          </w:p>
        </w:tc>
        <w:tc>
          <w:tcPr>
            <w:tcW w:w="1636" w:type="dxa"/>
            <w:tcBorders>
              <w:top w:val="single" w:sz="4" w:space="0" w:color="auto"/>
              <w:left w:val="single" w:sz="4" w:space="0" w:color="auto"/>
              <w:bottom w:val="single" w:sz="4" w:space="0" w:color="auto"/>
              <w:right w:val="single" w:sz="4" w:space="0" w:color="auto"/>
            </w:tcBorders>
          </w:tcPr>
          <w:p w14:paraId="4F0D561A" w14:textId="77777777" w:rsidR="0009507F" w:rsidRPr="00740BFC" w:rsidRDefault="0009507F" w:rsidP="001B1928"/>
        </w:tc>
      </w:tr>
      <w:tr w:rsidR="0009507F" w:rsidRPr="00740BFC" w14:paraId="21B54871" w14:textId="77777777" w:rsidTr="538E812A">
        <w:trPr>
          <w:trHeight w:val="300"/>
        </w:trPr>
        <w:tc>
          <w:tcPr>
            <w:tcW w:w="2521" w:type="dxa"/>
            <w:tcBorders>
              <w:top w:val="single" w:sz="4" w:space="0" w:color="auto"/>
              <w:left w:val="single" w:sz="4" w:space="0" w:color="auto"/>
              <w:bottom w:val="single" w:sz="4" w:space="0" w:color="auto"/>
              <w:right w:val="single" w:sz="4" w:space="0" w:color="auto"/>
            </w:tcBorders>
            <w:shd w:val="clear" w:color="auto" w:fill="auto"/>
            <w:vAlign w:val="center"/>
          </w:tcPr>
          <w:p w14:paraId="01FBF9FF" w14:textId="77777777" w:rsidR="0009507F" w:rsidRPr="00740BFC" w:rsidRDefault="538E812A" w:rsidP="001B1928">
            <w:r>
              <w:t>isActive</w:t>
            </w:r>
          </w:p>
        </w:tc>
        <w:tc>
          <w:tcPr>
            <w:tcW w:w="3148" w:type="dxa"/>
            <w:tcBorders>
              <w:top w:val="single" w:sz="4" w:space="0" w:color="auto"/>
              <w:left w:val="single" w:sz="4" w:space="0" w:color="auto"/>
              <w:bottom w:val="single" w:sz="4" w:space="0" w:color="auto"/>
              <w:right w:val="single" w:sz="4" w:space="0" w:color="auto"/>
            </w:tcBorders>
          </w:tcPr>
          <w:p w14:paraId="3AB253A6" w14:textId="77777777" w:rsidR="0009507F" w:rsidRPr="00740BFC" w:rsidRDefault="0009507F" w:rsidP="001B1928"/>
        </w:tc>
        <w:tc>
          <w:tcPr>
            <w:tcW w:w="1593" w:type="dxa"/>
            <w:tcBorders>
              <w:top w:val="single" w:sz="4" w:space="0" w:color="auto"/>
              <w:left w:val="single" w:sz="4" w:space="0" w:color="auto"/>
              <w:bottom w:val="single" w:sz="4" w:space="0" w:color="auto"/>
              <w:right w:val="single" w:sz="4" w:space="0" w:color="auto"/>
            </w:tcBorders>
            <w:shd w:val="clear" w:color="auto" w:fill="auto"/>
            <w:vAlign w:val="center"/>
          </w:tcPr>
          <w:p w14:paraId="663FE0FF" w14:textId="77777777" w:rsidR="0009507F"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O registo está ativo</w:t>
            </w:r>
          </w:p>
        </w:tc>
        <w:tc>
          <w:tcPr>
            <w:tcW w:w="1636" w:type="dxa"/>
            <w:tcBorders>
              <w:top w:val="single" w:sz="4" w:space="0" w:color="auto"/>
              <w:left w:val="single" w:sz="4" w:space="0" w:color="auto"/>
              <w:bottom w:val="single" w:sz="4" w:space="0" w:color="auto"/>
              <w:right w:val="single" w:sz="4" w:space="0" w:color="auto"/>
            </w:tcBorders>
          </w:tcPr>
          <w:p w14:paraId="3BA77160" w14:textId="77777777" w:rsidR="0009507F" w:rsidRPr="00740BFC" w:rsidRDefault="0009507F" w:rsidP="001B1928"/>
        </w:tc>
      </w:tr>
    </w:tbl>
    <w:p w14:paraId="5E0EF114" w14:textId="69D897AB" w:rsidR="5C3F2E42" w:rsidRPr="00740BFC" w:rsidRDefault="5C3F2E42" w:rsidP="00DA5502">
      <w:pPr>
        <w:pStyle w:val="Legenda"/>
      </w:pPr>
    </w:p>
    <w:p w14:paraId="09D6252F" w14:textId="2C74504D" w:rsidR="00DA5502" w:rsidRPr="00740BFC" w:rsidRDefault="538E812A" w:rsidP="00DA5502">
      <w:pPr>
        <w:pStyle w:val="Legenda"/>
        <w:keepNext/>
        <w:jc w:val="center"/>
      </w:pPr>
      <w:bookmarkStart w:id="89" w:name="_Toc199624880"/>
      <w:r>
        <w:t xml:space="preserve">Tabela </w:t>
      </w:r>
      <w:fldSimple w:instr=" SEQ Tabela \* ARABIC ">
        <w:r>
          <w:t>34</w:t>
        </w:r>
      </w:fldSimple>
      <w:r>
        <w:t>. Descrição dos campos da tabela EstadoEncomendaFornecedor.</w:t>
      </w:r>
      <w:bookmarkEnd w:id="8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8"/>
        <w:gridCol w:w="1708"/>
        <w:gridCol w:w="1708"/>
        <w:gridCol w:w="3410"/>
      </w:tblGrid>
      <w:tr w:rsidR="37A9725F" w:rsidRPr="00740BFC" w14:paraId="41BBBF94" w14:textId="77777777" w:rsidTr="538E812A">
        <w:trPr>
          <w:trHeight w:val="300"/>
        </w:trPr>
        <w:tc>
          <w:tcPr>
            <w:tcW w:w="1958" w:type="dxa"/>
            <w:shd w:val="clear" w:color="auto" w:fill="4472C4" w:themeFill="accent1"/>
          </w:tcPr>
          <w:p w14:paraId="04DF9D8E" w14:textId="059DB808" w:rsidR="37A9725F" w:rsidRPr="00740BFC" w:rsidRDefault="538E812A" w:rsidP="37A9725F">
            <w:pPr>
              <w:rPr>
                <w:color w:val="FFFFFF" w:themeColor="background1"/>
              </w:rPr>
            </w:pPr>
            <w:r w:rsidRPr="538E812A">
              <w:rPr>
                <w:color w:val="FFFFFF" w:themeColor="background1"/>
              </w:rPr>
              <w:t>Nome do campo</w:t>
            </w:r>
          </w:p>
        </w:tc>
        <w:tc>
          <w:tcPr>
            <w:tcW w:w="1708" w:type="dxa"/>
            <w:shd w:val="clear" w:color="auto" w:fill="4472C4" w:themeFill="accent1"/>
          </w:tcPr>
          <w:p w14:paraId="33B2FACA" w14:textId="1F0B125A" w:rsidR="37A9725F" w:rsidRPr="00740BFC" w:rsidRDefault="538E812A" w:rsidP="37A9725F">
            <w:pPr>
              <w:rPr>
                <w:color w:val="FFFFFF" w:themeColor="background1"/>
              </w:rPr>
            </w:pPr>
            <w:r w:rsidRPr="538E812A">
              <w:rPr>
                <w:color w:val="FFFFFF" w:themeColor="background1"/>
              </w:rPr>
              <w:t xml:space="preserve">Chave </w:t>
            </w:r>
          </w:p>
        </w:tc>
        <w:tc>
          <w:tcPr>
            <w:tcW w:w="1708" w:type="dxa"/>
            <w:shd w:val="clear" w:color="auto" w:fill="4472C4" w:themeFill="accent1"/>
          </w:tcPr>
          <w:p w14:paraId="4F9336C6" w14:textId="41695A68" w:rsidR="37A9725F" w:rsidRPr="00740BFC" w:rsidRDefault="538E812A" w:rsidP="37A9725F">
            <w:pPr>
              <w:rPr>
                <w:color w:val="FFFFFF" w:themeColor="background1"/>
              </w:rPr>
            </w:pPr>
            <w:r w:rsidRPr="538E812A">
              <w:rPr>
                <w:color w:val="FFFFFF" w:themeColor="background1"/>
              </w:rPr>
              <w:t>Descrição</w:t>
            </w:r>
          </w:p>
        </w:tc>
        <w:tc>
          <w:tcPr>
            <w:tcW w:w="3410" w:type="dxa"/>
            <w:shd w:val="clear" w:color="auto" w:fill="4472C4" w:themeFill="accent1"/>
          </w:tcPr>
          <w:p w14:paraId="6E59C1AB" w14:textId="361E0376" w:rsidR="37A9725F" w:rsidRPr="00740BFC" w:rsidRDefault="538E812A" w:rsidP="37A9725F">
            <w:pPr>
              <w:rPr>
                <w:color w:val="FFFFFF" w:themeColor="background1"/>
              </w:rPr>
            </w:pPr>
            <w:r w:rsidRPr="538E812A">
              <w:rPr>
                <w:color w:val="FFFFFF" w:themeColor="background1"/>
              </w:rPr>
              <w:t>Validações</w:t>
            </w:r>
          </w:p>
        </w:tc>
      </w:tr>
      <w:tr w:rsidR="37A9725F" w:rsidRPr="00740BFC" w14:paraId="66468DD8" w14:textId="77777777" w:rsidTr="538E812A">
        <w:trPr>
          <w:trHeight w:val="300"/>
        </w:trPr>
        <w:tc>
          <w:tcPr>
            <w:tcW w:w="1958" w:type="dxa"/>
            <w:shd w:val="clear" w:color="auto" w:fill="auto"/>
            <w:vAlign w:val="center"/>
          </w:tcPr>
          <w:p w14:paraId="62FB4453" w14:textId="390238A4" w:rsidR="37A9725F" w:rsidRPr="00740BFC" w:rsidRDefault="0081400B">
            <w:r w:rsidRPr="00740BFC">
              <w:rPr>
                <w:rFonts w:asciiTheme="minorHAnsi" w:eastAsiaTheme="minorEastAsia" w:hAnsiTheme="minorHAnsi" w:cstheme="minorBidi"/>
              </w:rPr>
              <w:t>id</w:t>
            </w:r>
          </w:p>
        </w:tc>
        <w:tc>
          <w:tcPr>
            <w:tcW w:w="1708" w:type="dxa"/>
          </w:tcPr>
          <w:p w14:paraId="2A1EEAD8" w14:textId="2543C7D1" w:rsidR="37A9725F" w:rsidRPr="00740BFC" w:rsidRDefault="0081400B">
            <w:r w:rsidRPr="00740BFC">
              <w:t>PK</w:t>
            </w:r>
          </w:p>
        </w:tc>
        <w:tc>
          <w:tcPr>
            <w:tcW w:w="1708" w:type="dxa"/>
            <w:shd w:val="clear" w:color="auto" w:fill="auto"/>
            <w:vAlign w:val="center"/>
          </w:tcPr>
          <w:p w14:paraId="2D998DA3" w14:textId="4B6CC963" w:rsidR="507E2AE0" w:rsidRPr="00740BFC" w:rsidRDefault="507E2AE0" w:rsidP="37A9725F">
            <w:pPr>
              <w:spacing w:line="259" w:lineRule="auto"/>
            </w:pPr>
            <w:r w:rsidRPr="00740BFC">
              <w:t>Identificador do registo</w:t>
            </w:r>
          </w:p>
        </w:tc>
        <w:tc>
          <w:tcPr>
            <w:tcW w:w="3410" w:type="dxa"/>
          </w:tcPr>
          <w:p w14:paraId="1D187547" w14:textId="77CFB493" w:rsidR="37A9725F" w:rsidRPr="00740BFC" w:rsidRDefault="37A9725F" w:rsidP="538E812A">
            <w:pPr>
              <w:rPr>
                <w:rFonts w:ascii="Courier New" w:hAnsi="Courier New" w:cs="Courier New"/>
                <w:i/>
                <w:iCs/>
                <w:sz w:val="20"/>
                <w:szCs w:val="20"/>
              </w:rPr>
            </w:pPr>
          </w:p>
        </w:tc>
      </w:tr>
      <w:tr w:rsidR="37A9725F" w:rsidRPr="00740BFC" w14:paraId="4F6AAAB4" w14:textId="77777777" w:rsidTr="538E812A">
        <w:trPr>
          <w:trHeight w:val="300"/>
        </w:trPr>
        <w:tc>
          <w:tcPr>
            <w:tcW w:w="1958" w:type="dxa"/>
            <w:shd w:val="clear" w:color="auto" w:fill="auto"/>
            <w:vAlign w:val="center"/>
          </w:tcPr>
          <w:p w14:paraId="200A1AF7" w14:textId="7EF393BA" w:rsidR="37A9725F" w:rsidRPr="00740BFC" w:rsidRDefault="0081400B" w:rsidP="37A9725F">
            <w:r w:rsidRPr="00740BFC">
              <w:t>nome</w:t>
            </w:r>
          </w:p>
        </w:tc>
        <w:tc>
          <w:tcPr>
            <w:tcW w:w="1708" w:type="dxa"/>
          </w:tcPr>
          <w:p w14:paraId="4C7BE833" w14:textId="3BD3BD09" w:rsidR="37A9725F" w:rsidRPr="00740BFC" w:rsidRDefault="37A9725F"/>
        </w:tc>
        <w:tc>
          <w:tcPr>
            <w:tcW w:w="1708" w:type="dxa"/>
            <w:shd w:val="clear" w:color="auto" w:fill="auto"/>
            <w:vAlign w:val="center"/>
          </w:tcPr>
          <w:p w14:paraId="433D2E63" w14:textId="11FAAECB" w:rsidR="37A9725F" w:rsidRPr="00740BFC" w:rsidRDefault="000375FA">
            <w:r w:rsidRPr="00740BFC">
              <w:t>Nome do estado</w:t>
            </w:r>
          </w:p>
        </w:tc>
        <w:tc>
          <w:tcPr>
            <w:tcW w:w="3410" w:type="dxa"/>
          </w:tcPr>
          <w:p w14:paraId="16E7E47F" w14:textId="51A0E24B" w:rsidR="37A9725F" w:rsidRPr="00740BFC" w:rsidRDefault="538E812A">
            <w:r>
              <w:t>Unique</w:t>
            </w:r>
          </w:p>
        </w:tc>
      </w:tr>
      <w:tr w:rsidR="0009507F" w:rsidRPr="00740BFC" w14:paraId="58089E65" w14:textId="77777777" w:rsidTr="538E812A">
        <w:trPr>
          <w:trHeight w:val="300"/>
        </w:trPr>
        <w:tc>
          <w:tcPr>
            <w:tcW w:w="1958" w:type="dxa"/>
            <w:tcBorders>
              <w:top w:val="single" w:sz="4" w:space="0" w:color="auto"/>
              <w:left w:val="single" w:sz="4" w:space="0" w:color="auto"/>
              <w:bottom w:val="single" w:sz="4" w:space="0" w:color="auto"/>
              <w:right w:val="single" w:sz="4" w:space="0" w:color="auto"/>
            </w:tcBorders>
            <w:shd w:val="clear" w:color="auto" w:fill="auto"/>
            <w:vAlign w:val="center"/>
          </w:tcPr>
          <w:p w14:paraId="1A97FCEE" w14:textId="77777777" w:rsidR="0009507F" w:rsidRPr="00740BFC" w:rsidRDefault="538E812A" w:rsidP="001B1928">
            <w:r>
              <w:t>createdBy</w:t>
            </w:r>
          </w:p>
        </w:tc>
        <w:tc>
          <w:tcPr>
            <w:tcW w:w="1708" w:type="dxa"/>
            <w:tcBorders>
              <w:top w:val="single" w:sz="4" w:space="0" w:color="auto"/>
              <w:left w:val="single" w:sz="4" w:space="0" w:color="auto"/>
              <w:bottom w:val="single" w:sz="4" w:space="0" w:color="auto"/>
              <w:right w:val="single" w:sz="4" w:space="0" w:color="auto"/>
            </w:tcBorders>
          </w:tcPr>
          <w:p w14:paraId="53CF07E8" w14:textId="77777777" w:rsidR="0009507F" w:rsidRPr="00740BFC" w:rsidRDefault="0009507F" w:rsidP="001B1928"/>
        </w:tc>
        <w:tc>
          <w:tcPr>
            <w:tcW w:w="1708" w:type="dxa"/>
            <w:tcBorders>
              <w:top w:val="single" w:sz="4" w:space="0" w:color="auto"/>
              <w:left w:val="single" w:sz="4" w:space="0" w:color="auto"/>
              <w:bottom w:val="single" w:sz="4" w:space="0" w:color="auto"/>
              <w:right w:val="single" w:sz="4" w:space="0" w:color="auto"/>
            </w:tcBorders>
            <w:shd w:val="clear" w:color="auto" w:fill="auto"/>
            <w:vAlign w:val="center"/>
          </w:tcPr>
          <w:p w14:paraId="486F3A21" w14:textId="77777777" w:rsidR="0009507F" w:rsidRPr="00740BFC" w:rsidRDefault="0009507F" w:rsidP="001B1928">
            <w:r w:rsidRPr="00740BFC">
              <w:t>O utilizador que criou o registo</w:t>
            </w:r>
          </w:p>
        </w:tc>
        <w:tc>
          <w:tcPr>
            <w:tcW w:w="3410" w:type="dxa"/>
            <w:tcBorders>
              <w:top w:val="single" w:sz="4" w:space="0" w:color="auto"/>
              <w:left w:val="single" w:sz="4" w:space="0" w:color="auto"/>
              <w:bottom w:val="single" w:sz="4" w:space="0" w:color="auto"/>
              <w:right w:val="single" w:sz="4" w:space="0" w:color="auto"/>
            </w:tcBorders>
          </w:tcPr>
          <w:p w14:paraId="6E15DE93" w14:textId="77777777" w:rsidR="0009507F" w:rsidRPr="00740BFC" w:rsidRDefault="0009507F" w:rsidP="001B1928"/>
        </w:tc>
      </w:tr>
      <w:tr w:rsidR="0009507F" w:rsidRPr="00740BFC" w14:paraId="2E28535E" w14:textId="77777777" w:rsidTr="538E812A">
        <w:trPr>
          <w:trHeight w:val="300"/>
        </w:trPr>
        <w:tc>
          <w:tcPr>
            <w:tcW w:w="1958" w:type="dxa"/>
            <w:tcBorders>
              <w:top w:val="single" w:sz="4" w:space="0" w:color="auto"/>
              <w:left w:val="single" w:sz="4" w:space="0" w:color="auto"/>
              <w:bottom w:val="single" w:sz="4" w:space="0" w:color="auto"/>
              <w:right w:val="single" w:sz="4" w:space="0" w:color="auto"/>
            </w:tcBorders>
            <w:shd w:val="clear" w:color="auto" w:fill="auto"/>
            <w:vAlign w:val="center"/>
          </w:tcPr>
          <w:p w14:paraId="5DB15F3B" w14:textId="77777777" w:rsidR="0009507F" w:rsidRPr="00740BFC" w:rsidRDefault="538E812A" w:rsidP="001B1928">
            <w:r>
              <w:t>createdDate</w:t>
            </w:r>
          </w:p>
        </w:tc>
        <w:tc>
          <w:tcPr>
            <w:tcW w:w="1708" w:type="dxa"/>
            <w:tcBorders>
              <w:top w:val="single" w:sz="4" w:space="0" w:color="auto"/>
              <w:left w:val="single" w:sz="4" w:space="0" w:color="auto"/>
              <w:bottom w:val="single" w:sz="4" w:space="0" w:color="auto"/>
              <w:right w:val="single" w:sz="4" w:space="0" w:color="auto"/>
            </w:tcBorders>
          </w:tcPr>
          <w:p w14:paraId="789F52C4" w14:textId="77777777" w:rsidR="0009507F" w:rsidRPr="00740BFC" w:rsidRDefault="0009507F" w:rsidP="001B1928"/>
        </w:tc>
        <w:tc>
          <w:tcPr>
            <w:tcW w:w="1708" w:type="dxa"/>
            <w:tcBorders>
              <w:top w:val="single" w:sz="4" w:space="0" w:color="auto"/>
              <w:left w:val="single" w:sz="4" w:space="0" w:color="auto"/>
              <w:bottom w:val="single" w:sz="4" w:space="0" w:color="auto"/>
              <w:right w:val="single" w:sz="4" w:space="0" w:color="auto"/>
            </w:tcBorders>
            <w:shd w:val="clear" w:color="auto" w:fill="auto"/>
            <w:vAlign w:val="center"/>
          </w:tcPr>
          <w:p w14:paraId="13371E78" w14:textId="77777777" w:rsidR="0009507F" w:rsidRPr="00740BFC" w:rsidRDefault="0009507F" w:rsidP="001B1928">
            <w:r w:rsidRPr="00740BFC">
              <w:t>A data em que o registo foi criado</w:t>
            </w:r>
          </w:p>
        </w:tc>
        <w:tc>
          <w:tcPr>
            <w:tcW w:w="3410" w:type="dxa"/>
            <w:tcBorders>
              <w:top w:val="single" w:sz="4" w:space="0" w:color="auto"/>
              <w:left w:val="single" w:sz="4" w:space="0" w:color="auto"/>
              <w:bottom w:val="single" w:sz="4" w:space="0" w:color="auto"/>
              <w:right w:val="single" w:sz="4" w:space="0" w:color="auto"/>
            </w:tcBorders>
          </w:tcPr>
          <w:p w14:paraId="44989F69" w14:textId="77777777" w:rsidR="0009507F" w:rsidRPr="00740BFC" w:rsidRDefault="0009507F" w:rsidP="001B1928"/>
        </w:tc>
      </w:tr>
      <w:tr w:rsidR="0009507F" w:rsidRPr="00740BFC" w14:paraId="7B61CC51" w14:textId="77777777" w:rsidTr="538E812A">
        <w:trPr>
          <w:trHeight w:val="300"/>
        </w:trPr>
        <w:tc>
          <w:tcPr>
            <w:tcW w:w="1958" w:type="dxa"/>
            <w:tcBorders>
              <w:top w:val="single" w:sz="4" w:space="0" w:color="auto"/>
              <w:left w:val="single" w:sz="4" w:space="0" w:color="auto"/>
              <w:bottom w:val="single" w:sz="4" w:space="0" w:color="auto"/>
              <w:right w:val="single" w:sz="4" w:space="0" w:color="auto"/>
            </w:tcBorders>
            <w:shd w:val="clear" w:color="auto" w:fill="auto"/>
            <w:vAlign w:val="center"/>
          </w:tcPr>
          <w:p w14:paraId="5C12F6EB" w14:textId="77777777" w:rsidR="0009507F" w:rsidRPr="00740BFC" w:rsidRDefault="538E812A" w:rsidP="001B1928">
            <w:r>
              <w:t>lastUpdatedBy</w:t>
            </w:r>
          </w:p>
        </w:tc>
        <w:tc>
          <w:tcPr>
            <w:tcW w:w="1708" w:type="dxa"/>
            <w:tcBorders>
              <w:top w:val="single" w:sz="4" w:space="0" w:color="auto"/>
              <w:left w:val="single" w:sz="4" w:space="0" w:color="auto"/>
              <w:bottom w:val="single" w:sz="4" w:space="0" w:color="auto"/>
              <w:right w:val="single" w:sz="4" w:space="0" w:color="auto"/>
            </w:tcBorders>
          </w:tcPr>
          <w:p w14:paraId="5E9770EF" w14:textId="77777777" w:rsidR="0009507F" w:rsidRPr="00740BFC" w:rsidRDefault="0009507F" w:rsidP="001B1928"/>
        </w:tc>
        <w:tc>
          <w:tcPr>
            <w:tcW w:w="1708" w:type="dxa"/>
            <w:tcBorders>
              <w:top w:val="single" w:sz="4" w:space="0" w:color="auto"/>
              <w:left w:val="single" w:sz="4" w:space="0" w:color="auto"/>
              <w:bottom w:val="single" w:sz="4" w:space="0" w:color="auto"/>
              <w:right w:val="single" w:sz="4" w:space="0" w:color="auto"/>
            </w:tcBorders>
            <w:shd w:val="clear" w:color="auto" w:fill="auto"/>
            <w:vAlign w:val="center"/>
          </w:tcPr>
          <w:p w14:paraId="72D45950" w14:textId="77777777" w:rsidR="0009507F" w:rsidRPr="00740BFC" w:rsidRDefault="0009507F" w:rsidP="001B1928">
            <w:r w:rsidRPr="00740BFC">
              <w:t>O último utilizador que atualizou o registo</w:t>
            </w:r>
          </w:p>
        </w:tc>
        <w:tc>
          <w:tcPr>
            <w:tcW w:w="3410" w:type="dxa"/>
            <w:tcBorders>
              <w:top w:val="single" w:sz="4" w:space="0" w:color="auto"/>
              <w:left w:val="single" w:sz="4" w:space="0" w:color="auto"/>
              <w:bottom w:val="single" w:sz="4" w:space="0" w:color="auto"/>
              <w:right w:val="single" w:sz="4" w:space="0" w:color="auto"/>
            </w:tcBorders>
          </w:tcPr>
          <w:p w14:paraId="57733FC2" w14:textId="77777777" w:rsidR="0009507F" w:rsidRPr="00740BFC" w:rsidRDefault="0009507F" w:rsidP="001B1928"/>
        </w:tc>
      </w:tr>
      <w:tr w:rsidR="0009507F" w:rsidRPr="00740BFC" w14:paraId="0A1DD4E8" w14:textId="77777777" w:rsidTr="538E812A">
        <w:trPr>
          <w:trHeight w:val="300"/>
        </w:trPr>
        <w:tc>
          <w:tcPr>
            <w:tcW w:w="1958" w:type="dxa"/>
            <w:tcBorders>
              <w:top w:val="single" w:sz="4" w:space="0" w:color="auto"/>
              <w:left w:val="single" w:sz="4" w:space="0" w:color="auto"/>
              <w:bottom w:val="single" w:sz="4" w:space="0" w:color="auto"/>
              <w:right w:val="single" w:sz="4" w:space="0" w:color="auto"/>
            </w:tcBorders>
            <w:shd w:val="clear" w:color="auto" w:fill="auto"/>
            <w:vAlign w:val="center"/>
          </w:tcPr>
          <w:p w14:paraId="71E82D45" w14:textId="77777777" w:rsidR="0009507F" w:rsidRPr="00740BFC" w:rsidRDefault="538E812A" w:rsidP="001B1928">
            <w:r>
              <w:t>lastUpdatedDate</w:t>
            </w:r>
          </w:p>
        </w:tc>
        <w:tc>
          <w:tcPr>
            <w:tcW w:w="1708" w:type="dxa"/>
            <w:tcBorders>
              <w:top w:val="single" w:sz="4" w:space="0" w:color="auto"/>
              <w:left w:val="single" w:sz="4" w:space="0" w:color="auto"/>
              <w:bottom w:val="single" w:sz="4" w:space="0" w:color="auto"/>
              <w:right w:val="single" w:sz="4" w:space="0" w:color="auto"/>
            </w:tcBorders>
          </w:tcPr>
          <w:p w14:paraId="731D94FE" w14:textId="77777777" w:rsidR="0009507F" w:rsidRPr="00740BFC" w:rsidRDefault="0009507F" w:rsidP="001B1928"/>
        </w:tc>
        <w:tc>
          <w:tcPr>
            <w:tcW w:w="1708" w:type="dxa"/>
            <w:tcBorders>
              <w:top w:val="single" w:sz="4" w:space="0" w:color="auto"/>
              <w:left w:val="single" w:sz="4" w:space="0" w:color="auto"/>
              <w:bottom w:val="single" w:sz="4" w:space="0" w:color="auto"/>
              <w:right w:val="single" w:sz="4" w:space="0" w:color="auto"/>
            </w:tcBorders>
            <w:shd w:val="clear" w:color="auto" w:fill="auto"/>
            <w:vAlign w:val="center"/>
          </w:tcPr>
          <w:p w14:paraId="50E9C7E3" w14:textId="77777777" w:rsidR="0009507F" w:rsidRPr="00740BFC" w:rsidRDefault="0009507F" w:rsidP="001B1928">
            <w:r w:rsidRPr="00740BFC">
              <w:t>Última data em que o registo foi editado</w:t>
            </w:r>
          </w:p>
        </w:tc>
        <w:tc>
          <w:tcPr>
            <w:tcW w:w="3410" w:type="dxa"/>
            <w:tcBorders>
              <w:top w:val="single" w:sz="4" w:space="0" w:color="auto"/>
              <w:left w:val="single" w:sz="4" w:space="0" w:color="auto"/>
              <w:bottom w:val="single" w:sz="4" w:space="0" w:color="auto"/>
              <w:right w:val="single" w:sz="4" w:space="0" w:color="auto"/>
            </w:tcBorders>
          </w:tcPr>
          <w:p w14:paraId="33A633CB" w14:textId="77777777" w:rsidR="0009507F" w:rsidRPr="00740BFC" w:rsidRDefault="0009507F" w:rsidP="001B1928"/>
        </w:tc>
      </w:tr>
      <w:tr w:rsidR="0009507F" w:rsidRPr="00740BFC" w14:paraId="257B867D" w14:textId="77777777" w:rsidTr="538E812A">
        <w:trPr>
          <w:trHeight w:val="300"/>
        </w:trPr>
        <w:tc>
          <w:tcPr>
            <w:tcW w:w="1958" w:type="dxa"/>
            <w:tcBorders>
              <w:top w:val="single" w:sz="4" w:space="0" w:color="auto"/>
              <w:left w:val="single" w:sz="4" w:space="0" w:color="auto"/>
              <w:bottom w:val="single" w:sz="4" w:space="0" w:color="auto"/>
              <w:right w:val="single" w:sz="4" w:space="0" w:color="auto"/>
            </w:tcBorders>
            <w:shd w:val="clear" w:color="auto" w:fill="auto"/>
            <w:vAlign w:val="center"/>
          </w:tcPr>
          <w:p w14:paraId="357D79CF" w14:textId="77777777" w:rsidR="0009507F" w:rsidRPr="00740BFC" w:rsidRDefault="538E812A" w:rsidP="001B1928">
            <w:r>
              <w:t>isActive</w:t>
            </w:r>
          </w:p>
        </w:tc>
        <w:tc>
          <w:tcPr>
            <w:tcW w:w="1708" w:type="dxa"/>
            <w:tcBorders>
              <w:top w:val="single" w:sz="4" w:space="0" w:color="auto"/>
              <w:left w:val="single" w:sz="4" w:space="0" w:color="auto"/>
              <w:bottom w:val="single" w:sz="4" w:space="0" w:color="auto"/>
              <w:right w:val="single" w:sz="4" w:space="0" w:color="auto"/>
            </w:tcBorders>
          </w:tcPr>
          <w:p w14:paraId="29B6D683" w14:textId="77777777" w:rsidR="0009507F" w:rsidRPr="00740BFC" w:rsidRDefault="0009507F" w:rsidP="001B1928"/>
        </w:tc>
        <w:tc>
          <w:tcPr>
            <w:tcW w:w="1708" w:type="dxa"/>
            <w:tcBorders>
              <w:top w:val="single" w:sz="4" w:space="0" w:color="auto"/>
              <w:left w:val="single" w:sz="4" w:space="0" w:color="auto"/>
              <w:bottom w:val="single" w:sz="4" w:space="0" w:color="auto"/>
              <w:right w:val="single" w:sz="4" w:space="0" w:color="auto"/>
            </w:tcBorders>
            <w:shd w:val="clear" w:color="auto" w:fill="auto"/>
            <w:vAlign w:val="center"/>
          </w:tcPr>
          <w:p w14:paraId="66503109" w14:textId="77777777" w:rsidR="0009507F" w:rsidRPr="00740BFC" w:rsidRDefault="0009507F" w:rsidP="001B1928">
            <w:r w:rsidRPr="00740BFC">
              <w:t>O registo está ativo</w:t>
            </w:r>
          </w:p>
        </w:tc>
        <w:tc>
          <w:tcPr>
            <w:tcW w:w="3410" w:type="dxa"/>
            <w:tcBorders>
              <w:top w:val="single" w:sz="4" w:space="0" w:color="auto"/>
              <w:left w:val="single" w:sz="4" w:space="0" w:color="auto"/>
              <w:bottom w:val="single" w:sz="4" w:space="0" w:color="auto"/>
              <w:right w:val="single" w:sz="4" w:space="0" w:color="auto"/>
            </w:tcBorders>
          </w:tcPr>
          <w:p w14:paraId="2D76111E" w14:textId="77777777" w:rsidR="0009507F" w:rsidRPr="00740BFC" w:rsidRDefault="0009507F" w:rsidP="001B1928"/>
        </w:tc>
      </w:tr>
    </w:tbl>
    <w:p w14:paraId="62D15CDA" w14:textId="06E18BCA" w:rsidR="4837DF51" w:rsidRPr="00740BFC" w:rsidRDefault="4837DF51" w:rsidP="37A9725F">
      <w:pPr>
        <w:pStyle w:val="Legenda"/>
        <w:jc w:val="center"/>
      </w:pPr>
    </w:p>
    <w:p w14:paraId="3FC948D9" w14:textId="4B893F0F" w:rsidR="00DA5502" w:rsidRPr="00740BFC" w:rsidRDefault="538E812A" w:rsidP="00DA5502">
      <w:pPr>
        <w:pStyle w:val="Legenda"/>
        <w:keepNext/>
        <w:jc w:val="center"/>
      </w:pPr>
      <w:bookmarkStart w:id="90" w:name="_Toc199624881"/>
      <w:r>
        <w:t xml:space="preserve">Tabela </w:t>
      </w:r>
      <w:fldSimple w:instr=" SEQ Tabela \* ARABIC ">
        <w:r>
          <w:t>35</w:t>
        </w:r>
      </w:fldSimple>
      <w:r>
        <w:t>. Descrição dos campos da tabela EstadoOcorrencia.</w:t>
      </w:r>
      <w:bookmarkEnd w:id="9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8"/>
        <w:gridCol w:w="1708"/>
        <w:gridCol w:w="1708"/>
        <w:gridCol w:w="3410"/>
      </w:tblGrid>
      <w:tr w:rsidR="37A9725F" w:rsidRPr="00740BFC" w14:paraId="6A5B2257" w14:textId="77777777" w:rsidTr="538E812A">
        <w:trPr>
          <w:trHeight w:val="300"/>
        </w:trPr>
        <w:tc>
          <w:tcPr>
            <w:tcW w:w="1958" w:type="dxa"/>
            <w:shd w:val="clear" w:color="auto" w:fill="4472C4" w:themeFill="accent1"/>
          </w:tcPr>
          <w:p w14:paraId="31952EF3" w14:textId="21978685" w:rsidR="37A9725F" w:rsidRPr="00740BFC" w:rsidRDefault="538E812A" w:rsidP="37A9725F">
            <w:pPr>
              <w:rPr>
                <w:color w:val="FFFFFF" w:themeColor="background1"/>
              </w:rPr>
            </w:pPr>
            <w:r w:rsidRPr="538E812A">
              <w:rPr>
                <w:color w:val="FFFFFF" w:themeColor="background1"/>
              </w:rPr>
              <w:t>Nome do campo</w:t>
            </w:r>
          </w:p>
        </w:tc>
        <w:tc>
          <w:tcPr>
            <w:tcW w:w="1708" w:type="dxa"/>
            <w:shd w:val="clear" w:color="auto" w:fill="4472C4" w:themeFill="accent1"/>
          </w:tcPr>
          <w:p w14:paraId="7B4D9300" w14:textId="12826707" w:rsidR="37A9725F" w:rsidRPr="00740BFC" w:rsidRDefault="538E812A" w:rsidP="37A9725F">
            <w:pPr>
              <w:rPr>
                <w:color w:val="FFFFFF" w:themeColor="background1"/>
              </w:rPr>
            </w:pPr>
            <w:r w:rsidRPr="538E812A">
              <w:rPr>
                <w:color w:val="FFFFFF" w:themeColor="background1"/>
              </w:rPr>
              <w:t xml:space="preserve">Chave </w:t>
            </w:r>
          </w:p>
        </w:tc>
        <w:tc>
          <w:tcPr>
            <w:tcW w:w="1708" w:type="dxa"/>
            <w:shd w:val="clear" w:color="auto" w:fill="4472C4" w:themeFill="accent1"/>
          </w:tcPr>
          <w:p w14:paraId="1D2FA4BF" w14:textId="5329FE79" w:rsidR="37A9725F" w:rsidRPr="00740BFC" w:rsidRDefault="538E812A" w:rsidP="37A9725F">
            <w:pPr>
              <w:rPr>
                <w:color w:val="FFFFFF" w:themeColor="background1"/>
              </w:rPr>
            </w:pPr>
            <w:r w:rsidRPr="538E812A">
              <w:rPr>
                <w:color w:val="FFFFFF" w:themeColor="background1"/>
              </w:rPr>
              <w:t>Descrição</w:t>
            </w:r>
          </w:p>
        </w:tc>
        <w:tc>
          <w:tcPr>
            <w:tcW w:w="3410" w:type="dxa"/>
            <w:shd w:val="clear" w:color="auto" w:fill="4472C4" w:themeFill="accent1"/>
          </w:tcPr>
          <w:p w14:paraId="7416B079" w14:textId="23FF5A74" w:rsidR="37A9725F" w:rsidRPr="00740BFC" w:rsidRDefault="538E812A" w:rsidP="37A9725F">
            <w:pPr>
              <w:rPr>
                <w:color w:val="FFFFFF" w:themeColor="background1"/>
              </w:rPr>
            </w:pPr>
            <w:r w:rsidRPr="538E812A">
              <w:rPr>
                <w:color w:val="FFFFFF" w:themeColor="background1"/>
              </w:rPr>
              <w:t>Validações</w:t>
            </w:r>
          </w:p>
        </w:tc>
      </w:tr>
      <w:tr w:rsidR="37A9725F" w:rsidRPr="00740BFC" w14:paraId="0BB72063" w14:textId="77777777" w:rsidTr="538E812A">
        <w:trPr>
          <w:trHeight w:val="300"/>
        </w:trPr>
        <w:tc>
          <w:tcPr>
            <w:tcW w:w="1958" w:type="dxa"/>
            <w:shd w:val="clear" w:color="auto" w:fill="auto"/>
            <w:vAlign w:val="center"/>
          </w:tcPr>
          <w:p w14:paraId="005A5E59" w14:textId="7B44CC6C" w:rsidR="37A9725F" w:rsidRPr="00740BFC" w:rsidRDefault="000375FA">
            <w:r w:rsidRPr="00740BFC">
              <w:rPr>
                <w:rFonts w:asciiTheme="minorHAnsi" w:eastAsiaTheme="minorEastAsia" w:hAnsiTheme="minorHAnsi" w:cstheme="minorBidi"/>
              </w:rPr>
              <w:t>id</w:t>
            </w:r>
          </w:p>
        </w:tc>
        <w:tc>
          <w:tcPr>
            <w:tcW w:w="1708" w:type="dxa"/>
          </w:tcPr>
          <w:p w14:paraId="4AA3D82E" w14:textId="19634392" w:rsidR="37A9725F" w:rsidRPr="00740BFC" w:rsidRDefault="000375FA">
            <w:r w:rsidRPr="00740BFC">
              <w:t>PK</w:t>
            </w:r>
          </w:p>
        </w:tc>
        <w:tc>
          <w:tcPr>
            <w:tcW w:w="1708" w:type="dxa"/>
            <w:shd w:val="clear" w:color="auto" w:fill="auto"/>
            <w:vAlign w:val="center"/>
          </w:tcPr>
          <w:p w14:paraId="0EC5AFA5" w14:textId="5130C908" w:rsidR="2C1635CA" w:rsidRPr="00740BFC" w:rsidRDefault="2C1635CA" w:rsidP="37A9725F">
            <w:pPr>
              <w:spacing w:line="259" w:lineRule="auto"/>
            </w:pPr>
            <w:r w:rsidRPr="00740BFC">
              <w:t>Identificador do registo</w:t>
            </w:r>
          </w:p>
        </w:tc>
        <w:tc>
          <w:tcPr>
            <w:tcW w:w="3410" w:type="dxa"/>
          </w:tcPr>
          <w:p w14:paraId="60EDF1E3" w14:textId="2EB141FC" w:rsidR="37A9725F" w:rsidRPr="00740BFC" w:rsidRDefault="37A9725F" w:rsidP="538E812A">
            <w:pPr>
              <w:rPr>
                <w:rFonts w:ascii="Courier New" w:hAnsi="Courier New" w:cs="Courier New"/>
                <w:i/>
                <w:iCs/>
                <w:sz w:val="20"/>
                <w:szCs w:val="20"/>
              </w:rPr>
            </w:pPr>
          </w:p>
        </w:tc>
      </w:tr>
      <w:tr w:rsidR="37A9725F" w:rsidRPr="00740BFC" w14:paraId="2B8725E4" w14:textId="77777777" w:rsidTr="538E812A">
        <w:trPr>
          <w:trHeight w:val="300"/>
        </w:trPr>
        <w:tc>
          <w:tcPr>
            <w:tcW w:w="1958" w:type="dxa"/>
            <w:shd w:val="clear" w:color="auto" w:fill="auto"/>
            <w:vAlign w:val="center"/>
          </w:tcPr>
          <w:p w14:paraId="64A9CD53" w14:textId="579D2347" w:rsidR="37A9725F" w:rsidRPr="00740BFC" w:rsidRDefault="538E812A" w:rsidP="37A9725F">
            <w:pPr>
              <w:rPr>
                <w:rFonts w:ascii="Courier New" w:hAnsi="Courier New" w:cs="Courier New"/>
              </w:rPr>
            </w:pPr>
            <w:r>
              <w:t>nome</w:t>
            </w:r>
          </w:p>
        </w:tc>
        <w:tc>
          <w:tcPr>
            <w:tcW w:w="1708" w:type="dxa"/>
          </w:tcPr>
          <w:p w14:paraId="73C66E1E" w14:textId="045898B6" w:rsidR="37A9725F" w:rsidRPr="00740BFC" w:rsidRDefault="37A9725F"/>
        </w:tc>
        <w:tc>
          <w:tcPr>
            <w:tcW w:w="1708" w:type="dxa"/>
            <w:shd w:val="clear" w:color="auto" w:fill="auto"/>
            <w:vAlign w:val="center"/>
          </w:tcPr>
          <w:p w14:paraId="25DFAEE7" w14:textId="425F3FCC" w:rsidR="37A9725F" w:rsidRPr="00740BFC" w:rsidRDefault="000375FA">
            <w:r w:rsidRPr="00740BFC">
              <w:t>Nome do estado</w:t>
            </w:r>
          </w:p>
        </w:tc>
        <w:tc>
          <w:tcPr>
            <w:tcW w:w="3410" w:type="dxa"/>
          </w:tcPr>
          <w:p w14:paraId="25CC64FC" w14:textId="1457B367" w:rsidR="37A9725F" w:rsidRPr="00740BFC" w:rsidRDefault="538E812A">
            <w:r>
              <w:t>Unique</w:t>
            </w:r>
          </w:p>
        </w:tc>
      </w:tr>
      <w:tr w:rsidR="0009507F" w:rsidRPr="00740BFC" w14:paraId="197FFDA7" w14:textId="77777777" w:rsidTr="538E812A">
        <w:trPr>
          <w:trHeight w:val="300"/>
        </w:trPr>
        <w:tc>
          <w:tcPr>
            <w:tcW w:w="1958" w:type="dxa"/>
            <w:tcBorders>
              <w:top w:val="single" w:sz="4" w:space="0" w:color="auto"/>
              <w:left w:val="single" w:sz="4" w:space="0" w:color="auto"/>
              <w:bottom w:val="single" w:sz="4" w:space="0" w:color="auto"/>
              <w:right w:val="single" w:sz="4" w:space="0" w:color="auto"/>
            </w:tcBorders>
            <w:shd w:val="clear" w:color="auto" w:fill="auto"/>
            <w:vAlign w:val="center"/>
          </w:tcPr>
          <w:p w14:paraId="5917B002" w14:textId="77777777" w:rsidR="0009507F" w:rsidRPr="00740BFC" w:rsidRDefault="538E812A" w:rsidP="001B1928">
            <w:r>
              <w:t>createdBy</w:t>
            </w:r>
          </w:p>
        </w:tc>
        <w:tc>
          <w:tcPr>
            <w:tcW w:w="1708" w:type="dxa"/>
            <w:tcBorders>
              <w:top w:val="single" w:sz="4" w:space="0" w:color="auto"/>
              <w:left w:val="single" w:sz="4" w:space="0" w:color="auto"/>
              <w:bottom w:val="single" w:sz="4" w:space="0" w:color="auto"/>
              <w:right w:val="single" w:sz="4" w:space="0" w:color="auto"/>
            </w:tcBorders>
          </w:tcPr>
          <w:p w14:paraId="7CC81FEE" w14:textId="77777777" w:rsidR="0009507F" w:rsidRPr="00740BFC" w:rsidRDefault="0009507F" w:rsidP="001B1928"/>
        </w:tc>
        <w:tc>
          <w:tcPr>
            <w:tcW w:w="1708" w:type="dxa"/>
            <w:tcBorders>
              <w:top w:val="single" w:sz="4" w:space="0" w:color="auto"/>
              <w:left w:val="single" w:sz="4" w:space="0" w:color="auto"/>
              <w:bottom w:val="single" w:sz="4" w:space="0" w:color="auto"/>
              <w:right w:val="single" w:sz="4" w:space="0" w:color="auto"/>
            </w:tcBorders>
            <w:shd w:val="clear" w:color="auto" w:fill="auto"/>
            <w:vAlign w:val="center"/>
          </w:tcPr>
          <w:p w14:paraId="247DDA2F" w14:textId="77777777" w:rsidR="0009507F" w:rsidRPr="00740BFC" w:rsidRDefault="0009507F" w:rsidP="001B1928">
            <w:r w:rsidRPr="00740BFC">
              <w:t>O utilizador que criou o registo</w:t>
            </w:r>
          </w:p>
        </w:tc>
        <w:tc>
          <w:tcPr>
            <w:tcW w:w="3410" w:type="dxa"/>
            <w:tcBorders>
              <w:top w:val="single" w:sz="4" w:space="0" w:color="auto"/>
              <w:left w:val="single" w:sz="4" w:space="0" w:color="auto"/>
              <w:bottom w:val="single" w:sz="4" w:space="0" w:color="auto"/>
              <w:right w:val="single" w:sz="4" w:space="0" w:color="auto"/>
            </w:tcBorders>
          </w:tcPr>
          <w:p w14:paraId="0B280622" w14:textId="77777777" w:rsidR="0009507F" w:rsidRPr="00740BFC" w:rsidRDefault="0009507F" w:rsidP="001B1928"/>
        </w:tc>
      </w:tr>
      <w:tr w:rsidR="0009507F" w:rsidRPr="00740BFC" w14:paraId="02C54281" w14:textId="77777777" w:rsidTr="538E812A">
        <w:trPr>
          <w:trHeight w:val="300"/>
        </w:trPr>
        <w:tc>
          <w:tcPr>
            <w:tcW w:w="1958" w:type="dxa"/>
            <w:tcBorders>
              <w:top w:val="single" w:sz="4" w:space="0" w:color="auto"/>
              <w:left w:val="single" w:sz="4" w:space="0" w:color="auto"/>
              <w:bottom w:val="single" w:sz="4" w:space="0" w:color="auto"/>
              <w:right w:val="single" w:sz="4" w:space="0" w:color="auto"/>
            </w:tcBorders>
            <w:shd w:val="clear" w:color="auto" w:fill="auto"/>
            <w:vAlign w:val="center"/>
          </w:tcPr>
          <w:p w14:paraId="5E32A517" w14:textId="77777777" w:rsidR="0009507F" w:rsidRPr="00740BFC" w:rsidRDefault="538E812A" w:rsidP="001B1928">
            <w:r>
              <w:lastRenderedPageBreak/>
              <w:t>createdDate</w:t>
            </w:r>
          </w:p>
        </w:tc>
        <w:tc>
          <w:tcPr>
            <w:tcW w:w="1708" w:type="dxa"/>
            <w:tcBorders>
              <w:top w:val="single" w:sz="4" w:space="0" w:color="auto"/>
              <w:left w:val="single" w:sz="4" w:space="0" w:color="auto"/>
              <w:bottom w:val="single" w:sz="4" w:space="0" w:color="auto"/>
              <w:right w:val="single" w:sz="4" w:space="0" w:color="auto"/>
            </w:tcBorders>
          </w:tcPr>
          <w:p w14:paraId="57F450C0" w14:textId="77777777" w:rsidR="0009507F" w:rsidRPr="00740BFC" w:rsidRDefault="0009507F" w:rsidP="001B1928"/>
        </w:tc>
        <w:tc>
          <w:tcPr>
            <w:tcW w:w="1708" w:type="dxa"/>
            <w:tcBorders>
              <w:top w:val="single" w:sz="4" w:space="0" w:color="auto"/>
              <w:left w:val="single" w:sz="4" w:space="0" w:color="auto"/>
              <w:bottom w:val="single" w:sz="4" w:space="0" w:color="auto"/>
              <w:right w:val="single" w:sz="4" w:space="0" w:color="auto"/>
            </w:tcBorders>
            <w:shd w:val="clear" w:color="auto" w:fill="auto"/>
            <w:vAlign w:val="center"/>
          </w:tcPr>
          <w:p w14:paraId="52CAB715" w14:textId="77777777" w:rsidR="0009507F" w:rsidRPr="00740BFC" w:rsidRDefault="0009507F" w:rsidP="001B1928">
            <w:r w:rsidRPr="00740BFC">
              <w:t>A data em que o registo foi criado</w:t>
            </w:r>
          </w:p>
        </w:tc>
        <w:tc>
          <w:tcPr>
            <w:tcW w:w="3410" w:type="dxa"/>
            <w:tcBorders>
              <w:top w:val="single" w:sz="4" w:space="0" w:color="auto"/>
              <w:left w:val="single" w:sz="4" w:space="0" w:color="auto"/>
              <w:bottom w:val="single" w:sz="4" w:space="0" w:color="auto"/>
              <w:right w:val="single" w:sz="4" w:space="0" w:color="auto"/>
            </w:tcBorders>
          </w:tcPr>
          <w:p w14:paraId="45DE7898" w14:textId="77777777" w:rsidR="0009507F" w:rsidRPr="00740BFC" w:rsidRDefault="0009507F" w:rsidP="001B1928"/>
        </w:tc>
      </w:tr>
      <w:tr w:rsidR="0009507F" w:rsidRPr="00740BFC" w14:paraId="3BD0B689" w14:textId="77777777" w:rsidTr="538E812A">
        <w:trPr>
          <w:trHeight w:val="300"/>
        </w:trPr>
        <w:tc>
          <w:tcPr>
            <w:tcW w:w="1958" w:type="dxa"/>
            <w:tcBorders>
              <w:top w:val="single" w:sz="4" w:space="0" w:color="auto"/>
              <w:left w:val="single" w:sz="4" w:space="0" w:color="auto"/>
              <w:bottom w:val="single" w:sz="4" w:space="0" w:color="auto"/>
              <w:right w:val="single" w:sz="4" w:space="0" w:color="auto"/>
            </w:tcBorders>
            <w:shd w:val="clear" w:color="auto" w:fill="auto"/>
            <w:vAlign w:val="center"/>
          </w:tcPr>
          <w:p w14:paraId="6494F5D3" w14:textId="77777777" w:rsidR="0009507F" w:rsidRPr="00740BFC" w:rsidRDefault="538E812A" w:rsidP="001B1928">
            <w:r>
              <w:t>lastUpdatedBy</w:t>
            </w:r>
          </w:p>
        </w:tc>
        <w:tc>
          <w:tcPr>
            <w:tcW w:w="1708" w:type="dxa"/>
            <w:tcBorders>
              <w:top w:val="single" w:sz="4" w:space="0" w:color="auto"/>
              <w:left w:val="single" w:sz="4" w:space="0" w:color="auto"/>
              <w:bottom w:val="single" w:sz="4" w:space="0" w:color="auto"/>
              <w:right w:val="single" w:sz="4" w:space="0" w:color="auto"/>
            </w:tcBorders>
          </w:tcPr>
          <w:p w14:paraId="41A78AE1" w14:textId="77777777" w:rsidR="0009507F" w:rsidRPr="00740BFC" w:rsidRDefault="0009507F" w:rsidP="001B1928"/>
        </w:tc>
        <w:tc>
          <w:tcPr>
            <w:tcW w:w="1708" w:type="dxa"/>
            <w:tcBorders>
              <w:top w:val="single" w:sz="4" w:space="0" w:color="auto"/>
              <w:left w:val="single" w:sz="4" w:space="0" w:color="auto"/>
              <w:bottom w:val="single" w:sz="4" w:space="0" w:color="auto"/>
              <w:right w:val="single" w:sz="4" w:space="0" w:color="auto"/>
            </w:tcBorders>
            <w:shd w:val="clear" w:color="auto" w:fill="auto"/>
            <w:vAlign w:val="center"/>
          </w:tcPr>
          <w:p w14:paraId="5387A172" w14:textId="77777777" w:rsidR="0009507F" w:rsidRPr="00740BFC" w:rsidRDefault="0009507F" w:rsidP="001B1928">
            <w:r w:rsidRPr="00740BFC">
              <w:t>O último utilizador que atualizou o registo</w:t>
            </w:r>
          </w:p>
        </w:tc>
        <w:tc>
          <w:tcPr>
            <w:tcW w:w="3410" w:type="dxa"/>
            <w:tcBorders>
              <w:top w:val="single" w:sz="4" w:space="0" w:color="auto"/>
              <w:left w:val="single" w:sz="4" w:space="0" w:color="auto"/>
              <w:bottom w:val="single" w:sz="4" w:space="0" w:color="auto"/>
              <w:right w:val="single" w:sz="4" w:space="0" w:color="auto"/>
            </w:tcBorders>
          </w:tcPr>
          <w:p w14:paraId="154965BD" w14:textId="77777777" w:rsidR="0009507F" w:rsidRPr="00740BFC" w:rsidRDefault="0009507F" w:rsidP="001B1928"/>
        </w:tc>
      </w:tr>
      <w:tr w:rsidR="0009507F" w:rsidRPr="00740BFC" w14:paraId="1DAB1D28" w14:textId="77777777" w:rsidTr="538E812A">
        <w:trPr>
          <w:trHeight w:val="300"/>
        </w:trPr>
        <w:tc>
          <w:tcPr>
            <w:tcW w:w="1958" w:type="dxa"/>
            <w:tcBorders>
              <w:top w:val="single" w:sz="4" w:space="0" w:color="auto"/>
              <w:left w:val="single" w:sz="4" w:space="0" w:color="auto"/>
              <w:bottom w:val="single" w:sz="4" w:space="0" w:color="auto"/>
              <w:right w:val="single" w:sz="4" w:space="0" w:color="auto"/>
            </w:tcBorders>
            <w:shd w:val="clear" w:color="auto" w:fill="auto"/>
            <w:vAlign w:val="center"/>
          </w:tcPr>
          <w:p w14:paraId="50F78C6C" w14:textId="77777777" w:rsidR="0009507F" w:rsidRPr="00740BFC" w:rsidRDefault="538E812A" w:rsidP="001B1928">
            <w:r>
              <w:t>lastUpdatedDate</w:t>
            </w:r>
          </w:p>
        </w:tc>
        <w:tc>
          <w:tcPr>
            <w:tcW w:w="1708" w:type="dxa"/>
            <w:tcBorders>
              <w:top w:val="single" w:sz="4" w:space="0" w:color="auto"/>
              <w:left w:val="single" w:sz="4" w:space="0" w:color="auto"/>
              <w:bottom w:val="single" w:sz="4" w:space="0" w:color="auto"/>
              <w:right w:val="single" w:sz="4" w:space="0" w:color="auto"/>
            </w:tcBorders>
          </w:tcPr>
          <w:p w14:paraId="43D2DF3B" w14:textId="77777777" w:rsidR="0009507F" w:rsidRPr="00740BFC" w:rsidRDefault="0009507F" w:rsidP="001B1928"/>
        </w:tc>
        <w:tc>
          <w:tcPr>
            <w:tcW w:w="1708" w:type="dxa"/>
            <w:tcBorders>
              <w:top w:val="single" w:sz="4" w:space="0" w:color="auto"/>
              <w:left w:val="single" w:sz="4" w:space="0" w:color="auto"/>
              <w:bottom w:val="single" w:sz="4" w:space="0" w:color="auto"/>
              <w:right w:val="single" w:sz="4" w:space="0" w:color="auto"/>
            </w:tcBorders>
            <w:shd w:val="clear" w:color="auto" w:fill="auto"/>
            <w:vAlign w:val="center"/>
          </w:tcPr>
          <w:p w14:paraId="0BCAA5AA" w14:textId="77777777" w:rsidR="0009507F" w:rsidRPr="00740BFC" w:rsidRDefault="0009507F" w:rsidP="001B1928">
            <w:r w:rsidRPr="00740BFC">
              <w:t>Última data em que o registo foi editado</w:t>
            </w:r>
          </w:p>
        </w:tc>
        <w:tc>
          <w:tcPr>
            <w:tcW w:w="3410" w:type="dxa"/>
            <w:tcBorders>
              <w:top w:val="single" w:sz="4" w:space="0" w:color="auto"/>
              <w:left w:val="single" w:sz="4" w:space="0" w:color="auto"/>
              <w:bottom w:val="single" w:sz="4" w:space="0" w:color="auto"/>
              <w:right w:val="single" w:sz="4" w:space="0" w:color="auto"/>
            </w:tcBorders>
          </w:tcPr>
          <w:p w14:paraId="78422C51" w14:textId="77777777" w:rsidR="0009507F" w:rsidRPr="00740BFC" w:rsidRDefault="0009507F" w:rsidP="001B1928"/>
        </w:tc>
      </w:tr>
      <w:tr w:rsidR="0009507F" w:rsidRPr="00740BFC" w14:paraId="188667C1" w14:textId="77777777" w:rsidTr="538E812A">
        <w:trPr>
          <w:trHeight w:val="300"/>
        </w:trPr>
        <w:tc>
          <w:tcPr>
            <w:tcW w:w="1958" w:type="dxa"/>
            <w:tcBorders>
              <w:top w:val="single" w:sz="4" w:space="0" w:color="auto"/>
              <w:left w:val="single" w:sz="4" w:space="0" w:color="auto"/>
              <w:bottom w:val="single" w:sz="4" w:space="0" w:color="auto"/>
              <w:right w:val="single" w:sz="4" w:space="0" w:color="auto"/>
            </w:tcBorders>
            <w:shd w:val="clear" w:color="auto" w:fill="auto"/>
            <w:vAlign w:val="center"/>
          </w:tcPr>
          <w:p w14:paraId="488A5994" w14:textId="77777777" w:rsidR="0009507F" w:rsidRPr="00740BFC" w:rsidRDefault="538E812A" w:rsidP="001B1928">
            <w:r>
              <w:t>isActive</w:t>
            </w:r>
          </w:p>
        </w:tc>
        <w:tc>
          <w:tcPr>
            <w:tcW w:w="1708" w:type="dxa"/>
            <w:tcBorders>
              <w:top w:val="single" w:sz="4" w:space="0" w:color="auto"/>
              <w:left w:val="single" w:sz="4" w:space="0" w:color="auto"/>
              <w:bottom w:val="single" w:sz="4" w:space="0" w:color="auto"/>
              <w:right w:val="single" w:sz="4" w:space="0" w:color="auto"/>
            </w:tcBorders>
          </w:tcPr>
          <w:p w14:paraId="7E9B58A1" w14:textId="77777777" w:rsidR="0009507F" w:rsidRPr="00740BFC" w:rsidRDefault="0009507F" w:rsidP="001B1928"/>
        </w:tc>
        <w:tc>
          <w:tcPr>
            <w:tcW w:w="1708" w:type="dxa"/>
            <w:tcBorders>
              <w:top w:val="single" w:sz="4" w:space="0" w:color="auto"/>
              <w:left w:val="single" w:sz="4" w:space="0" w:color="auto"/>
              <w:bottom w:val="single" w:sz="4" w:space="0" w:color="auto"/>
              <w:right w:val="single" w:sz="4" w:space="0" w:color="auto"/>
            </w:tcBorders>
            <w:shd w:val="clear" w:color="auto" w:fill="auto"/>
            <w:vAlign w:val="center"/>
          </w:tcPr>
          <w:p w14:paraId="28A41ED6" w14:textId="77777777" w:rsidR="0009507F" w:rsidRPr="00740BFC" w:rsidRDefault="0009507F" w:rsidP="001B1928">
            <w:r w:rsidRPr="00740BFC">
              <w:t>O registo está ativo</w:t>
            </w:r>
          </w:p>
        </w:tc>
        <w:tc>
          <w:tcPr>
            <w:tcW w:w="3410" w:type="dxa"/>
            <w:tcBorders>
              <w:top w:val="single" w:sz="4" w:space="0" w:color="auto"/>
              <w:left w:val="single" w:sz="4" w:space="0" w:color="auto"/>
              <w:bottom w:val="single" w:sz="4" w:space="0" w:color="auto"/>
              <w:right w:val="single" w:sz="4" w:space="0" w:color="auto"/>
            </w:tcBorders>
          </w:tcPr>
          <w:p w14:paraId="3B3FC572" w14:textId="77777777" w:rsidR="0009507F" w:rsidRPr="00740BFC" w:rsidRDefault="0009507F" w:rsidP="001B1928"/>
        </w:tc>
      </w:tr>
    </w:tbl>
    <w:p w14:paraId="562EF218" w14:textId="5D0AD63D" w:rsidR="1D33CE65" w:rsidRPr="00740BFC" w:rsidRDefault="1D33CE65" w:rsidP="37A9725F">
      <w:pPr>
        <w:pStyle w:val="Legenda"/>
        <w:jc w:val="center"/>
      </w:pPr>
    </w:p>
    <w:p w14:paraId="4133B174" w14:textId="32BE1DAB" w:rsidR="00DA5502" w:rsidRPr="00740BFC" w:rsidRDefault="538E812A" w:rsidP="00DA5502">
      <w:pPr>
        <w:pStyle w:val="Legenda"/>
        <w:keepNext/>
        <w:jc w:val="center"/>
      </w:pPr>
      <w:bookmarkStart w:id="91" w:name="_Toc199624882"/>
      <w:r>
        <w:t xml:space="preserve">Tabela </w:t>
      </w:r>
      <w:fldSimple w:instr=" SEQ Tabela \* ARABIC ">
        <w:r>
          <w:t>36</w:t>
        </w:r>
      </w:fldSimple>
      <w:r>
        <w:t>. Descrição dos campos da tabela Ocorrencia.</w:t>
      </w:r>
      <w:bookmarkEnd w:id="9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3"/>
        <w:gridCol w:w="2489"/>
        <w:gridCol w:w="1510"/>
        <w:gridCol w:w="1522"/>
      </w:tblGrid>
      <w:tr w:rsidR="006234BB" w:rsidRPr="00740BFC" w14:paraId="158B2E6E" w14:textId="77777777" w:rsidTr="538E812A">
        <w:trPr>
          <w:trHeight w:val="300"/>
        </w:trPr>
        <w:tc>
          <w:tcPr>
            <w:tcW w:w="3263" w:type="dxa"/>
            <w:shd w:val="clear" w:color="auto" w:fill="4472C4" w:themeFill="accent1"/>
          </w:tcPr>
          <w:p w14:paraId="4446CBE9" w14:textId="439CA56E" w:rsidR="37A9725F" w:rsidRPr="00740BFC" w:rsidRDefault="538E812A" w:rsidP="37A9725F">
            <w:pPr>
              <w:rPr>
                <w:color w:val="FFFFFF" w:themeColor="background1"/>
              </w:rPr>
            </w:pPr>
            <w:r w:rsidRPr="538E812A">
              <w:rPr>
                <w:color w:val="FFFFFF" w:themeColor="background1"/>
              </w:rPr>
              <w:t>Nome do campo</w:t>
            </w:r>
          </w:p>
        </w:tc>
        <w:tc>
          <w:tcPr>
            <w:tcW w:w="2489" w:type="dxa"/>
            <w:shd w:val="clear" w:color="auto" w:fill="4472C4" w:themeFill="accent1"/>
          </w:tcPr>
          <w:p w14:paraId="564647AA" w14:textId="23619C52" w:rsidR="37A9725F" w:rsidRPr="00740BFC" w:rsidRDefault="538E812A" w:rsidP="37A9725F">
            <w:pPr>
              <w:rPr>
                <w:color w:val="FFFFFF" w:themeColor="background1"/>
              </w:rPr>
            </w:pPr>
            <w:r w:rsidRPr="538E812A">
              <w:rPr>
                <w:color w:val="FFFFFF" w:themeColor="background1"/>
              </w:rPr>
              <w:t xml:space="preserve">Chave </w:t>
            </w:r>
          </w:p>
        </w:tc>
        <w:tc>
          <w:tcPr>
            <w:tcW w:w="1510" w:type="dxa"/>
            <w:shd w:val="clear" w:color="auto" w:fill="4472C4" w:themeFill="accent1"/>
          </w:tcPr>
          <w:p w14:paraId="35430CF9" w14:textId="724B4357" w:rsidR="37A9725F" w:rsidRPr="00740BFC" w:rsidRDefault="538E812A" w:rsidP="37A9725F">
            <w:pPr>
              <w:rPr>
                <w:color w:val="FFFFFF" w:themeColor="background1"/>
              </w:rPr>
            </w:pPr>
            <w:r w:rsidRPr="538E812A">
              <w:rPr>
                <w:color w:val="FFFFFF" w:themeColor="background1"/>
              </w:rPr>
              <w:t>Descrição</w:t>
            </w:r>
          </w:p>
        </w:tc>
        <w:tc>
          <w:tcPr>
            <w:tcW w:w="1522" w:type="dxa"/>
            <w:shd w:val="clear" w:color="auto" w:fill="4472C4" w:themeFill="accent1"/>
          </w:tcPr>
          <w:p w14:paraId="6843C933" w14:textId="1B9B8647" w:rsidR="37A9725F" w:rsidRPr="00740BFC" w:rsidRDefault="538E812A" w:rsidP="37A9725F">
            <w:pPr>
              <w:rPr>
                <w:color w:val="FFFFFF" w:themeColor="background1"/>
              </w:rPr>
            </w:pPr>
            <w:r w:rsidRPr="538E812A">
              <w:rPr>
                <w:color w:val="FFFFFF" w:themeColor="background1"/>
              </w:rPr>
              <w:t>Validações</w:t>
            </w:r>
          </w:p>
        </w:tc>
      </w:tr>
      <w:tr w:rsidR="37A9725F" w:rsidRPr="00740BFC" w14:paraId="72C8596C" w14:textId="77777777" w:rsidTr="538E812A">
        <w:trPr>
          <w:trHeight w:val="300"/>
        </w:trPr>
        <w:tc>
          <w:tcPr>
            <w:tcW w:w="3263" w:type="dxa"/>
            <w:shd w:val="clear" w:color="auto" w:fill="auto"/>
            <w:vAlign w:val="center"/>
          </w:tcPr>
          <w:p w14:paraId="2549361F" w14:textId="14B4A713" w:rsidR="37A9725F" w:rsidRPr="00740BFC" w:rsidRDefault="000375FA">
            <w:r w:rsidRPr="00740BFC">
              <w:rPr>
                <w:rFonts w:asciiTheme="minorHAnsi" w:eastAsiaTheme="minorEastAsia" w:hAnsiTheme="minorHAnsi" w:cstheme="minorBidi"/>
              </w:rPr>
              <w:t>id</w:t>
            </w:r>
          </w:p>
        </w:tc>
        <w:tc>
          <w:tcPr>
            <w:tcW w:w="2489" w:type="dxa"/>
          </w:tcPr>
          <w:p w14:paraId="6DEE314D" w14:textId="717A4C95" w:rsidR="37A9725F" w:rsidRPr="00740BFC" w:rsidRDefault="000375FA">
            <w:r w:rsidRPr="00740BFC">
              <w:t>PK</w:t>
            </w:r>
          </w:p>
        </w:tc>
        <w:tc>
          <w:tcPr>
            <w:tcW w:w="1510" w:type="dxa"/>
            <w:shd w:val="clear" w:color="auto" w:fill="auto"/>
            <w:vAlign w:val="center"/>
          </w:tcPr>
          <w:p w14:paraId="003442BC" w14:textId="47E2B42B" w:rsidR="069529F4" w:rsidRPr="00740BFC" w:rsidRDefault="069529F4" w:rsidP="37A9725F">
            <w:pPr>
              <w:spacing w:line="259" w:lineRule="auto"/>
            </w:pPr>
            <w:r w:rsidRPr="00740BFC">
              <w:t>Identificador do registo</w:t>
            </w:r>
          </w:p>
        </w:tc>
        <w:tc>
          <w:tcPr>
            <w:tcW w:w="1522" w:type="dxa"/>
          </w:tcPr>
          <w:p w14:paraId="18051B76" w14:textId="1B930566" w:rsidR="37A9725F" w:rsidRPr="00740BFC" w:rsidRDefault="37A9725F" w:rsidP="538E812A">
            <w:pPr>
              <w:rPr>
                <w:rFonts w:ascii="Courier New" w:hAnsi="Courier New" w:cs="Courier New"/>
                <w:i/>
                <w:iCs/>
                <w:sz w:val="20"/>
                <w:szCs w:val="20"/>
              </w:rPr>
            </w:pPr>
          </w:p>
        </w:tc>
      </w:tr>
      <w:tr w:rsidR="37A9725F" w:rsidRPr="00740BFC" w14:paraId="2F29CE71" w14:textId="77777777" w:rsidTr="538E812A">
        <w:trPr>
          <w:trHeight w:val="300"/>
        </w:trPr>
        <w:tc>
          <w:tcPr>
            <w:tcW w:w="3263" w:type="dxa"/>
            <w:shd w:val="clear" w:color="auto" w:fill="auto"/>
            <w:vAlign w:val="center"/>
          </w:tcPr>
          <w:p w14:paraId="2F25F4BA" w14:textId="15AC3ADB" w:rsidR="37A9725F" w:rsidRPr="00740BFC" w:rsidRDefault="538E812A" w:rsidP="37A9725F">
            <w:r>
              <w:t>dataRegisto</w:t>
            </w:r>
          </w:p>
        </w:tc>
        <w:tc>
          <w:tcPr>
            <w:tcW w:w="2489" w:type="dxa"/>
          </w:tcPr>
          <w:p w14:paraId="2FF1F60F" w14:textId="02092893" w:rsidR="37A9725F" w:rsidRPr="00740BFC" w:rsidRDefault="37A9725F"/>
        </w:tc>
        <w:tc>
          <w:tcPr>
            <w:tcW w:w="1510" w:type="dxa"/>
            <w:shd w:val="clear" w:color="auto" w:fill="auto"/>
            <w:vAlign w:val="center"/>
          </w:tcPr>
          <w:p w14:paraId="116C1654" w14:textId="7DBD3C8C" w:rsidR="37A9725F" w:rsidRPr="00740BFC" w:rsidRDefault="000F49C1">
            <w:r w:rsidRPr="00740BFC">
              <w:t xml:space="preserve">Data de criação da </w:t>
            </w:r>
            <w:r w:rsidR="00D11650" w:rsidRPr="00740BFC">
              <w:t>ocorrência</w:t>
            </w:r>
          </w:p>
        </w:tc>
        <w:tc>
          <w:tcPr>
            <w:tcW w:w="1522" w:type="dxa"/>
          </w:tcPr>
          <w:p w14:paraId="1498D3EE" w14:textId="4251F7C3" w:rsidR="37A9725F" w:rsidRPr="00740BFC" w:rsidRDefault="37A9725F"/>
        </w:tc>
      </w:tr>
      <w:tr w:rsidR="37A9725F" w:rsidRPr="00740BFC" w14:paraId="08D7BA9D" w14:textId="77777777" w:rsidTr="538E812A">
        <w:trPr>
          <w:trHeight w:val="300"/>
        </w:trPr>
        <w:tc>
          <w:tcPr>
            <w:tcW w:w="3263" w:type="dxa"/>
            <w:shd w:val="clear" w:color="auto" w:fill="auto"/>
            <w:vAlign w:val="center"/>
          </w:tcPr>
          <w:p w14:paraId="7B9B08D4" w14:textId="0D9BC281" w:rsidR="37A9725F" w:rsidRPr="00740BFC" w:rsidRDefault="538E812A" w:rsidP="37A9725F">
            <w:r>
              <w:t>dataResolucao</w:t>
            </w:r>
          </w:p>
        </w:tc>
        <w:tc>
          <w:tcPr>
            <w:tcW w:w="2489" w:type="dxa"/>
          </w:tcPr>
          <w:p w14:paraId="48F6542D" w14:textId="282E51B5" w:rsidR="37A9725F" w:rsidRPr="00740BFC" w:rsidRDefault="37A9725F"/>
        </w:tc>
        <w:tc>
          <w:tcPr>
            <w:tcW w:w="1510" w:type="dxa"/>
            <w:shd w:val="clear" w:color="auto" w:fill="auto"/>
            <w:vAlign w:val="center"/>
          </w:tcPr>
          <w:p w14:paraId="54C7B4DC" w14:textId="1AAA0797" w:rsidR="37A9725F" w:rsidRPr="00740BFC" w:rsidRDefault="00D11650">
            <w:r w:rsidRPr="00740BFC">
              <w:t>Data de resolução da ocorrência</w:t>
            </w:r>
          </w:p>
        </w:tc>
        <w:tc>
          <w:tcPr>
            <w:tcW w:w="1522" w:type="dxa"/>
          </w:tcPr>
          <w:p w14:paraId="2ED3AABF" w14:textId="2AA32740" w:rsidR="37A9725F" w:rsidRPr="00740BFC" w:rsidRDefault="37A9725F"/>
        </w:tc>
      </w:tr>
      <w:tr w:rsidR="37A9725F" w:rsidRPr="00740BFC" w14:paraId="1020FDF8" w14:textId="77777777" w:rsidTr="538E812A">
        <w:trPr>
          <w:trHeight w:val="300"/>
        </w:trPr>
        <w:tc>
          <w:tcPr>
            <w:tcW w:w="3263" w:type="dxa"/>
            <w:shd w:val="clear" w:color="auto" w:fill="auto"/>
            <w:vAlign w:val="center"/>
          </w:tcPr>
          <w:p w14:paraId="3F7496FA" w14:textId="21C5FE4A" w:rsidR="37A9725F" w:rsidRPr="00740BFC" w:rsidRDefault="538E812A" w:rsidP="37A9725F">
            <w:r>
              <w:t>descricao</w:t>
            </w:r>
          </w:p>
        </w:tc>
        <w:tc>
          <w:tcPr>
            <w:tcW w:w="2489" w:type="dxa"/>
          </w:tcPr>
          <w:p w14:paraId="30EED414" w14:textId="338D087B" w:rsidR="37A9725F" w:rsidRPr="00740BFC" w:rsidRDefault="37A9725F"/>
        </w:tc>
        <w:tc>
          <w:tcPr>
            <w:tcW w:w="1510" w:type="dxa"/>
            <w:shd w:val="clear" w:color="auto" w:fill="auto"/>
            <w:vAlign w:val="center"/>
          </w:tcPr>
          <w:p w14:paraId="3939A9DD" w14:textId="037D9BD3" w:rsidR="37A9725F" w:rsidRPr="00740BFC" w:rsidRDefault="00D11650">
            <w:r w:rsidRPr="00740BFC">
              <w:t xml:space="preserve">Descrição da </w:t>
            </w:r>
            <w:r w:rsidR="002C049B" w:rsidRPr="00740BFC">
              <w:t>ocorrência</w:t>
            </w:r>
          </w:p>
        </w:tc>
        <w:tc>
          <w:tcPr>
            <w:tcW w:w="1522" w:type="dxa"/>
          </w:tcPr>
          <w:p w14:paraId="4BED1E22" w14:textId="3BC0D728" w:rsidR="37A9725F" w:rsidRPr="00740BFC" w:rsidRDefault="37A9725F"/>
        </w:tc>
      </w:tr>
      <w:tr w:rsidR="000F49C1" w:rsidRPr="00740BFC" w14:paraId="5BB69688" w14:textId="77777777" w:rsidTr="538E812A">
        <w:trPr>
          <w:trHeight w:val="300"/>
        </w:trPr>
        <w:tc>
          <w:tcPr>
            <w:tcW w:w="3263" w:type="dxa"/>
            <w:shd w:val="clear" w:color="auto" w:fill="auto"/>
            <w:vAlign w:val="center"/>
          </w:tcPr>
          <w:p w14:paraId="35055EBE" w14:textId="355F39BB" w:rsidR="000F49C1" w:rsidRPr="00740BFC" w:rsidRDefault="538E812A" w:rsidP="000375FA">
            <w:r>
              <w:t>nomeReporter</w:t>
            </w:r>
          </w:p>
        </w:tc>
        <w:tc>
          <w:tcPr>
            <w:tcW w:w="2489" w:type="dxa"/>
          </w:tcPr>
          <w:p w14:paraId="2A1063A9" w14:textId="77777777" w:rsidR="000F49C1" w:rsidRPr="00740BFC" w:rsidRDefault="000F49C1" w:rsidP="000375FA"/>
        </w:tc>
        <w:tc>
          <w:tcPr>
            <w:tcW w:w="1510" w:type="dxa"/>
            <w:shd w:val="clear" w:color="auto" w:fill="auto"/>
            <w:vAlign w:val="center"/>
          </w:tcPr>
          <w:p w14:paraId="51CC0C8E" w14:textId="608B9F01" w:rsidR="000F49C1" w:rsidRPr="00740BFC" w:rsidRDefault="00D11650" w:rsidP="000375FA">
            <w:r w:rsidRPr="00740BFC">
              <w:t xml:space="preserve">Nome de quem abriu a </w:t>
            </w:r>
            <w:r w:rsidR="002C049B" w:rsidRPr="00740BFC">
              <w:t>ocorrência</w:t>
            </w:r>
          </w:p>
        </w:tc>
        <w:tc>
          <w:tcPr>
            <w:tcW w:w="1522" w:type="dxa"/>
          </w:tcPr>
          <w:p w14:paraId="1C0A8C57" w14:textId="77777777" w:rsidR="000F49C1" w:rsidRPr="00740BFC" w:rsidRDefault="000F49C1" w:rsidP="000375FA"/>
        </w:tc>
      </w:tr>
      <w:tr w:rsidR="000F49C1" w:rsidRPr="00740BFC" w14:paraId="218436A1" w14:textId="77777777" w:rsidTr="538E812A">
        <w:trPr>
          <w:trHeight w:val="300"/>
        </w:trPr>
        <w:tc>
          <w:tcPr>
            <w:tcW w:w="3263" w:type="dxa"/>
            <w:shd w:val="clear" w:color="auto" w:fill="auto"/>
            <w:vAlign w:val="center"/>
          </w:tcPr>
          <w:p w14:paraId="06B9D0B4" w14:textId="26891FCE" w:rsidR="000F49C1" w:rsidRPr="00740BFC" w:rsidRDefault="538E812A" w:rsidP="000375FA">
            <w:r>
              <w:t>nomeResolver</w:t>
            </w:r>
          </w:p>
        </w:tc>
        <w:tc>
          <w:tcPr>
            <w:tcW w:w="2489" w:type="dxa"/>
          </w:tcPr>
          <w:p w14:paraId="21882F15" w14:textId="77777777" w:rsidR="000F49C1" w:rsidRPr="00740BFC" w:rsidRDefault="000F49C1" w:rsidP="000375FA"/>
        </w:tc>
        <w:tc>
          <w:tcPr>
            <w:tcW w:w="1510" w:type="dxa"/>
            <w:shd w:val="clear" w:color="auto" w:fill="auto"/>
            <w:vAlign w:val="center"/>
          </w:tcPr>
          <w:p w14:paraId="0082FA1F" w14:textId="781F542C" w:rsidR="000F49C1" w:rsidRPr="00740BFC" w:rsidRDefault="00D11650" w:rsidP="000375FA">
            <w:r w:rsidRPr="00740BFC">
              <w:t>Nome de quem resolveu a ocorrência</w:t>
            </w:r>
          </w:p>
        </w:tc>
        <w:tc>
          <w:tcPr>
            <w:tcW w:w="1522" w:type="dxa"/>
          </w:tcPr>
          <w:p w14:paraId="3BC2214C" w14:textId="77777777" w:rsidR="000F49C1" w:rsidRPr="00740BFC" w:rsidRDefault="000F49C1" w:rsidP="000375FA"/>
        </w:tc>
      </w:tr>
      <w:tr w:rsidR="000F49C1" w:rsidRPr="00740BFC" w14:paraId="769DE8B2" w14:textId="77777777" w:rsidTr="538E812A">
        <w:trPr>
          <w:trHeight w:val="300"/>
        </w:trPr>
        <w:tc>
          <w:tcPr>
            <w:tcW w:w="3263" w:type="dxa"/>
            <w:shd w:val="clear" w:color="auto" w:fill="auto"/>
            <w:vAlign w:val="center"/>
          </w:tcPr>
          <w:p w14:paraId="68309182" w14:textId="43A81818" w:rsidR="000F49C1" w:rsidRPr="00740BFC" w:rsidRDefault="000F49C1" w:rsidP="000375FA">
            <w:r w:rsidRPr="00740BFC">
              <w:t>motivo</w:t>
            </w:r>
          </w:p>
        </w:tc>
        <w:tc>
          <w:tcPr>
            <w:tcW w:w="2489" w:type="dxa"/>
          </w:tcPr>
          <w:p w14:paraId="2A4B0BF5" w14:textId="77777777" w:rsidR="000F49C1" w:rsidRPr="00740BFC" w:rsidRDefault="000F49C1" w:rsidP="000375FA"/>
        </w:tc>
        <w:tc>
          <w:tcPr>
            <w:tcW w:w="1510" w:type="dxa"/>
            <w:shd w:val="clear" w:color="auto" w:fill="auto"/>
            <w:vAlign w:val="center"/>
          </w:tcPr>
          <w:p w14:paraId="1C1686C7" w14:textId="3F1D21F1" w:rsidR="000F49C1" w:rsidRPr="00740BFC" w:rsidRDefault="00D11650" w:rsidP="000375FA">
            <w:r w:rsidRPr="00740BFC">
              <w:t xml:space="preserve">Motivo da </w:t>
            </w:r>
            <w:r w:rsidR="002C049B" w:rsidRPr="00740BFC">
              <w:t>ocorrência</w:t>
            </w:r>
          </w:p>
        </w:tc>
        <w:tc>
          <w:tcPr>
            <w:tcW w:w="1522" w:type="dxa"/>
          </w:tcPr>
          <w:p w14:paraId="273D52CA" w14:textId="77777777" w:rsidR="000F49C1" w:rsidRPr="00740BFC" w:rsidRDefault="000F49C1" w:rsidP="000375FA"/>
        </w:tc>
      </w:tr>
      <w:tr w:rsidR="000F49C1" w:rsidRPr="00740BFC" w14:paraId="3317D9A5" w14:textId="77777777" w:rsidTr="538E812A">
        <w:trPr>
          <w:trHeight w:val="300"/>
        </w:trPr>
        <w:tc>
          <w:tcPr>
            <w:tcW w:w="3263" w:type="dxa"/>
            <w:shd w:val="clear" w:color="auto" w:fill="auto"/>
            <w:vAlign w:val="center"/>
          </w:tcPr>
          <w:p w14:paraId="26D3FEE9" w14:textId="553CBEFF" w:rsidR="000F49C1" w:rsidRPr="00740BFC" w:rsidRDefault="538E812A" w:rsidP="000375FA">
            <w:r>
              <w:t>numeroOcorrencia</w:t>
            </w:r>
          </w:p>
        </w:tc>
        <w:tc>
          <w:tcPr>
            <w:tcW w:w="2489" w:type="dxa"/>
          </w:tcPr>
          <w:p w14:paraId="2DE6EA91" w14:textId="77777777" w:rsidR="000F49C1" w:rsidRPr="00740BFC" w:rsidRDefault="000F49C1" w:rsidP="000375FA"/>
        </w:tc>
        <w:tc>
          <w:tcPr>
            <w:tcW w:w="1510" w:type="dxa"/>
            <w:shd w:val="clear" w:color="auto" w:fill="auto"/>
            <w:vAlign w:val="center"/>
          </w:tcPr>
          <w:p w14:paraId="0EC17FD1" w14:textId="1A448598" w:rsidR="000F49C1" w:rsidRPr="00740BFC" w:rsidRDefault="002C049B" w:rsidP="000375FA">
            <w:r w:rsidRPr="00740BFC">
              <w:t>Número único da ocorrência</w:t>
            </w:r>
          </w:p>
        </w:tc>
        <w:tc>
          <w:tcPr>
            <w:tcW w:w="1522" w:type="dxa"/>
          </w:tcPr>
          <w:p w14:paraId="30511ED0" w14:textId="4FF55167" w:rsidR="000F49C1" w:rsidRPr="00740BFC" w:rsidRDefault="538E812A" w:rsidP="000375FA">
            <w:r>
              <w:t>Unique</w:t>
            </w:r>
          </w:p>
        </w:tc>
      </w:tr>
      <w:tr w:rsidR="000F49C1" w:rsidRPr="00740BFC" w14:paraId="5811BBA7" w14:textId="77777777" w:rsidTr="538E812A">
        <w:trPr>
          <w:trHeight w:val="300"/>
        </w:trPr>
        <w:tc>
          <w:tcPr>
            <w:tcW w:w="3263" w:type="dxa"/>
            <w:shd w:val="clear" w:color="auto" w:fill="auto"/>
            <w:vAlign w:val="center"/>
          </w:tcPr>
          <w:p w14:paraId="60B4B623" w14:textId="1F2C22DC" w:rsidR="000F49C1" w:rsidRPr="00740BFC" w:rsidRDefault="000F49C1" w:rsidP="000375FA">
            <w:r w:rsidRPr="00740BFC">
              <w:t>Resolução</w:t>
            </w:r>
          </w:p>
        </w:tc>
        <w:tc>
          <w:tcPr>
            <w:tcW w:w="2489" w:type="dxa"/>
          </w:tcPr>
          <w:p w14:paraId="0FBC53DB" w14:textId="77777777" w:rsidR="000F49C1" w:rsidRPr="00740BFC" w:rsidRDefault="000F49C1" w:rsidP="000375FA"/>
        </w:tc>
        <w:tc>
          <w:tcPr>
            <w:tcW w:w="1510" w:type="dxa"/>
            <w:shd w:val="clear" w:color="auto" w:fill="auto"/>
            <w:vAlign w:val="center"/>
          </w:tcPr>
          <w:p w14:paraId="46E9A4B1" w14:textId="455F5E0B" w:rsidR="000F49C1" w:rsidRPr="00740BFC" w:rsidRDefault="002C049B" w:rsidP="000375FA">
            <w:r w:rsidRPr="00740BFC">
              <w:t>Resolução da ocorrência</w:t>
            </w:r>
          </w:p>
        </w:tc>
        <w:tc>
          <w:tcPr>
            <w:tcW w:w="1522" w:type="dxa"/>
          </w:tcPr>
          <w:p w14:paraId="0C5FF39E" w14:textId="77777777" w:rsidR="000F49C1" w:rsidRPr="00740BFC" w:rsidRDefault="000F49C1" w:rsidP="000375FA"/>
        </w:tc>
      </w:tr>
      <w:tr w:rsidR="000F49C1" w:rsidRPr="00740BFC" w14:paraId="00B1DEAF" w14:textId="77777777" w:rsidTr="538E812A">
        <w:trPr>
          <w:trHeight w:val="300"/>
        </w:trPr>
        <w:tc>
          <w:tcPr>
            <w:tcW w:w="3263" w:type="dxa"/>
            <w:shd w:val="clear" w:color="auto" w:fill="auto"/>
            <w:vAlign w:val="center"/>
          </w:tcPr>
          <w:p w14:paraId="3B58EBE8" w14:textId="3D526B98" w:rsidR="000F49C1" w:rsidRPr="00740BFC" w:rsidRDefault="000F49C1" w:rsidP="000375FA">
            <w:r w:rsidRPr="00740BFC">
              <w:lastRenderedPageBreak/>
              <w:t>feedback</w:t>
            </w:r>
          </w:p>
        </w:tc>
        <w:tc>
          <w:tcPr>
            <w:tcW w:w="2489" w:type="dxa"/>
          </w:tcPr>
          <w:p w14:paraId="5D5EEEE2" w14:textId="77777777" w:rsidR="000F49C1" w:rsidRPr="00740BFC" w:rsidRDefault="000F49C1" w:rsidP="000375FA"/>
        </w:tc>
        <w:tc>
          <w:tcPr>
            <w:tcW w:w="1510" w:type="dxa"/>
            <w:shd w:val="clear" w:color="auto" w:fill="auto"/>
            <w:vAlign w:val="center"/>
          </w:tcPr>
          <w:p w14:paraId="1DFF3882" w14:textId="4C011CF5" w:rsidR="000F49C1" w:rsidRPr="00740BFC" w:rsidRDefault="002C049B" w:rsidP="000375FA">
            <w:r w:rsidRPr="00740BFC">
              <w:t>Feedback da ocorrência</w:t>
            </w:r>
          </w:p>
        </w:tc>
        <w:tc>
          <w:tcPr>
            <w:tcW w:w="1522" w:type="dxa"/>
          </w:tcPr>
          <w:p w14:paraId="632795FC" w14:textId="77777777" w:rsidR="000F49C1" w:rsidRPr="00740BFC" w:rsidRDefault="000F49C1" w:rsidP="000375FA"/>
        </w:tc>
      </w:tr>
      <w:tr w:rsidR="000F49C1" w:rsidRPr="00740BFC" w14:paraId="6043D89A" w14:textId="77777777" w:rsidTr="538E812A">
        <w:trPr>
          <w:trHeight w:val="300"/>
        </w:trPr>
        <w:tc>
          <w:tcPr>
            <w:tcW w:w="3263" w:type="dxa"/>
            <w:shd w:val="clear" w:color="auto" w:fill="auto"/>
            <w:vAlign w:val="center"/>
          </w:tcPr>
          <w:p w14:paraId="42B895E6" w14:textId="196CB429" w:rsidR="000F49C1" w:rsidRPr="00740BFC" w:rsidRDefault="538E812A" w:rsidP="000375FA">
            <w:r>
              <w:t>numeroEncomenda</w:t>
            </w:r>
          </w:p>
        </w:tc>
        <w:tc>
          <w:tcPr>
            <w:tcW w:w="2489" w:type="dxa"/>
          </w:tcPr>
          <w:p w14:paraId="3E5B667B" w14:textId="00E1FD90" w:rsidR="000F49C1" w:rsidRPr="00740BFC" w:rsidRDefault="538E812A" w:rsidP="000375FA">
            <w:r>
              <w:t>FK -&gt; EncomendaCliente</w:t>
            </w:r>
          </w:p>
        </w:tc>
        <w:tc>
          <w:tcPr>
            <w:tcW w:w="1510" w:type="dxa"/>
            <w:shd w:val="clear" w:color="auto" w:fill="auto"/>
            <w:vAlign w:val="center"/>
          </w:tcPr>
          <w:p w14:paraId="53775E64" w14:textId="6DFD74AE" w:rsidR="000F49C1" w:rsidRPr="00740BFC" w:rsidRDefault="002C049B" w:rsidP="000375FA">
            <w:r w:rsidRPr="00740BFC">
              <w:t>Número único da encomenda</w:t>
            </w:r>
            <w:r w:rsidR="00F22C06" w:rsidRPr="00740BFC">
              <w:t xml:space="preserve"> de cliente</w:t>
            </w:r>
          </w:p>
        </w:tc>
        <w:tc>
          <w:tcPr>
            <w:tcW w:w="1522" w:type="dxa"/>
          </w:tcPr>
          <w:p w14:paraId="256CF6C6" w14:textId="77777777" w:rsidR="000F49C1" w:rsidRPr="00740BFC" w:rsidRDefault="000F49C1" w:rsidP="000375FA"/>
        </w:tc>
      </w:tr>
      <w:tr w:rsidR="00F22C06" w:rsidRPr="00740BFC" w14:paraId="4C773F1B" w14:textId="77777777" w:rsidTr="538E812A">
        <w:trPr>
          <w:trHeight w:val="300"/>
        </w:trPr>
        <w:tc>
          <w:tcPr>
            <w:tcW w:w="3263" w:type="dxa"/>
            <w:shd w:val="clear" w:color="auto" w:fill="auto"/>
            <w:vAlign w:val="center"/>
          </w:tcPr>
          <w:p w14:paraId="43DFBC99" w14:textId="025ED1B8" w:rsidR="00F22C06" w:rsidRPr="00740BFC" w:rsidRDefault="007236B0" w:rsidP="00F22C06">
            <w:r w:rsidRPr="00740BFC">
              <w:t>estado</w:t>
            </w:r>
          </w:p>
        </w:tc>
        <w:tc>
          <w:tcPr>
            <w:tcW w:w="2489" w:type="dxa"/>
          </w:tcPr>
          <w:p w14:paraId="7953087A" w14:textId="609FDC97" w:rsidR="00F22C06" w:rsidRPr="00740BFC" w:rsidRDefault="538E812A" w:rsidP="00F22C06">
            <w:r>
              <w:t>FK -&gt; EstadoOcorrencia</w:t>
            </w:r>
          </w:p>
        </w:tc>
        <w:tc>
          <w:tcPr>
            <w:tcW w:w="1510" w:type="dxa"/>
            <w:shd w:val="clear" w:color="auto" w:fill="auto"/>
            <w:vAlign w:val="center"/>
          </w:tcPr>
          <w:p w14:paraId="01793ACB" w14:textId="3695C2F1" w:rsidR="00F22C06" w:rsidRPr="00740BFC" w:rsidRDefault="007236B0" w:rsidP="00F22C06">
            <w:r w:rsidRPr="00740BFC">
              <w:t xml:space="preserve">Estado da </w:t>
            </w:r>
            <w:r w:rsidR="00C64290" w:rsidRPr="00740BFC">
              <w:t>ocorrência</w:t>
            </w:r>
          </w:p>
        </w:tc>
        <w:tc>
          <w:tcPr>
            <w:tcW w:w="1522" w:type="dxa"/>
          </w:tcPr>
          <w:p w14:paraId="22D124A3" w14:textId="77777777" w:rsidR="00F22C06" w:rsidRPr="00740BFC" w:rsidRDefault="00F22C06" w:rsidP="00F22C06"/>
        </w:tc>
      </w:tr>
      <w:tr w:rsidR="00B0164C" w:rsidRPr="00740BFC" w14:paraId="7FC91AC5" w14:textId="77777777" w:rsidTr="538E812A">
        <w:trPr>
          <w:trHeight w:val="300"/>
        </w:trPr>
        <w:tc>
          <w:tcPr>
            <w:tcW w:w="3263" w:type="dxa"/>
            <w:shd w:val="clear" w:color="auto" w:fill="auto"/>
            <w:vAlign w:val="center"/>
          </w:tcPr>
          <w:p w14:paraId="4A3464B2" w14:textId="76BD7F77" w:rsidR="00B0164C" w:rsidRPr="00740BFC" w:rsidRDefault="538E812A" w:rsidP="00F22C06">
            <w:r>
              <w:t>tipoOcorrencia</w:t>
            </w:r>
          </w:p>
        </w:tc>
        <w:tc>
          <w:tcPr>
            <w:tcW w:w="2489" w:type="dxa"/>
          </w:tcPr>
          <w:p w14:paraId="5707E165" w14:textId="658D8786" w:rsidR="00B0164C" w:rsidRPr="00740BFC" w:rsidRDefault="538E812A" w:rsidP="00F22C06">
            <w:r>
              <w:t>FK -&gt; TipoOcorrencia</w:t>
            </w:r>
          </w:p>
        </w:tc>
        <w:tc>
          <w:tcPr>
            <w:tcW w:w="1510" w:type="dxa"/>
            <w:shd w:val="clear" w:color="auto" w:fill="auto"/>
            <w:vAlign w:val="center"/>
          </w:tcPr>
          <w:p w14:paraId="645ECCA3" w14:textId="688F2DB2" w:rsidR="00B0164C" w:rsidRPr="00740BFC" w:rsidRDefault="00C64290" w:rsidP="00F22C06">
            <w:r w:rsidRPr="00740BFC">
              <w:t>Tipo de ocorrência</w:t>
            </w:r>
          </w:p>
        </w:tc>
        <w:tc>
          <w:tcPr>
            <w:tcW w:w="1522" w:type="dxa"/>
          </w:tcPr>
          <w:p w14:paraId="23DD671A" w14:textId="77777777" w:rsidR="00B0164C" w:rsidRPr="00740BFC" w:rsidRDefault="00B0164C" w:rsidP="00F22C06"/>
        </w:tc>
      </w:tr>
      <w:tr w:rsidR="0009507F" w:rsidRPr="00740BFC" w14:paraId="3E993263" w14:textId="77777777" w:rsidTr="538E812A">
        <w:trPr>
          <w:trHeight w:val="300"/>
        </w:trPr>
        <w:tc>
          <w:tcPr>
            <w:tcW w:w="3263" w:type="dxa"/>
            <w:tcBorders>
              <w:top w:val="single" w:sz="4" w:space="0" w:color="auto"/>
              <w:left w:val="single" w:sz="4" w:space="0" w:color="auto"/>
              <w:bottom w:val="single" w:sz="4" w:space="0" w:color="auto"/>
              <w:right w:val="single" w:sz="4" w:space="0" w:color="auto"/>
            </w:tcBorders>
            <w:shd w:val="clear" w:color="auto" w:fill="auto"/>
            <w:vAlign w:val="center"/>
          </w:tcPr>
          <w:p w14:paraId="250E6BA0" w14:textId="77777777" w:rsidR="0009507F" w:rsidRPr="00740BFC" w:rsidRDefault="538E812A" w:rsidP="001B1928">
            <w:r>
              <w:t>createdBy</w:t>
            </w:r>
          </w:p>
        </w:tc>
        <w:tc>
          <w:tcPr>
            <w:tcW w:w="2489" w:type="dxa"/>
            <w:tcBorders>
              <w:top w:val="single" w:sz="4" w:space="0" w:color="auto"/>
              <w:left w:val="single" w:sz="4" w:space="0" w:color="auto"/>
              <w:bottom w:val="single" w:sz="4" w:space="0" w:color="auto"/>
              <w:right w:val="single" w:sz="4" w:space="0" w:color="auto"/>
            </w:tcBorders>
          </w:tcPr>
          <w:p w14:paraId="35438F73" w14:textId="77777777" w:rsidR="0009507F" w:rsidRPr="00740BFC" w:rsidRDefault="0009507F" w:rsidP="001B1928"/>
        </w:tc>
        <w:tc>
          <w:tcPr>
            <w:tcW w:w="1510" w:type="dxa"/>
            <w:tcBorders>
              <w:top w:val="single" w:sz="4" w:space="0" w:color="auto"/>
              <w:left w:val="single" w:sz="4" w:space="0" w:color="auto"/>
              <w:bottom w:val="single" w:sz="4" w:space="0" w:color="auto"/>
              <w:right w:val="single" w:sz="4" w:space="0" w:color="auto"/>
            </w:tcBorders>
            <w:shd w:val="clear" w:color="auto" w:fill="auto"/>
            <w:vAlign w:val="center"/>
          </w:tcPr>
          <w:p w14:paraId="7BE2FCB3" w14:textId="77777777" w:rsidR="0009507F" w:rsidRPr="00740BFC" w:rsidRDefault="0009507F" w:rsidP="001B1928">
            <w:r w:rsidRPr="00740BFC">
              <w:t>O utilizador que criou o registo</w:t>
            </w:r>
          </w:p>
        </w:tc>
        <w:tc>
          <w:tcPr>
            <w:tcW w:w="1522" w:type="dxa"/>
            <w:tcBorders>
              <w:top w:val="single" w:sz="4" w:space="0" w:color="auto"/>
              <w:left w:val="single" w:sz="4" w:space="0" w:color="auto"/>
              <w:bottom w:val="single" w:sz="4" w:space="0" w:color="auto"/>
              <w:right w:val="single" w:sz="4" w:space="0" w:color="auto"/>
            </w:tcBorders>
          </w:tcPr>
          <w:p w14:paraId="4E055BA2" w14:textId="77777777" w:rsidR="0009507F" w:rsidRPr="00740BFC" w:rsidRDefault="0009507F" w:rsidP="001B1928"/>
        </w:tc>
      </w:tr>
      <w:tr w:rsidR="0009507F" w:rsidRPr="00740BFC" w14:paraId="59E28080" w14:textId="77777777" w:rsidTr="538E812A">
        <w:trPr>
          <w:trHeight w:val="300"/>
        </w:trPr>
        <w:tc>
          <w:tcPr>
            <w:tcW w:w="3263" w:type="dxa"/>
            <w:tcBorders>
              <w:top w:val="single" w:sz="4" w:space="0" w:color="auto"/>
              <w:left w:val="single" w:sz="4" w:space="0" w:color="auto"/>
              <w:bottom w:val="single" w:sz="4" w:space="0" w:color="auto"/>
              <w:right w:val="single" w:sz="4" w:space="0" w:color="auto"/>
            </w:tcBorders>
            <w:shd w:val="clear" w:color="auto" w:fill="auto"/>
            <w:vAlign w:val="center"/>
          </w:tcPr>
          <w:p w14:paraId="162EE652" w14:textId="77777777" w:rsidR="0009507F" w:rsidRPr="00740BFC" w:rsidRDefault="538E812A" w:rsidP="001B1928">
            <w:r>
              <w:t>createdDate</w:t>
            </w:r>
          </w:p>
        </w:tc>
        <w:tc>
          <w:tcPr>
            <w:tcW w:w="2489" w:type="dxa"/>
            <w:tcBorders>
              <w:top w:val="single" w:sz="4" w:space="0" w:color="auto"/>
              <w:left w:val="single" w:sz="4" w:space="0" w:color="auto"/>
              <w:bottom w:val="single" w:sz="4" w:space="0" w:color="auto"/>
              <w:right w:val="single" w:sz="4" w:space="0" w:color="auto"/>
            </w:tcBorders>
          </w:tcPr>
          <w:p w14:paraId="20468FEA" w14:textId="77777777" w:rsidR="0009507F" w:rsidRPr="00740BFC" w:rsidRDefault="0009507F" w:rsidP="001B1928"/>
        </w:tc>
        <w:tc>
          <w:tcPr>
            <w:tcW w:w="1510" w:type="dxa"/>
            <w:tcBorders>
              <w:top w:val="single" w:sz="4" w:space="0" w:color="auto"/>
              <w:left w:val="single" w:sz="4" w:space="0" w:color="auto"/>
              <w:bottom w:val="single" w:sz="4" w:space="0" w:color="auto"/>
              <w:right w:val="single" w:sz="4" w:space="0" w:color="auto"/>
            </w:tcBorders>
            <w:shd w:val="clear" w:color="auto" w:fill="auto"/>
            <w:vAlign w:val="center"/>
          </w:tcPr>
          <w:p w14:paraId="4E0BB95B" w14:textId="77777777" w:rsidR="0009507F" w:rsidRPr="00740BFC" w:rsidRDefault="0009507F" w:rsidP="001B1928">
            <w:r w:rsidRPr="00740BFC">
              <w:t>A data em que o registo foi criado</w:t>
            </w:r>
          </w:p>
        </w:tc>
        <w:tc>
          <w:tcPr>
            <w:tcW w:w="1522" w:type="dxa"/>
            <w:tcBorders>
              <w:top w:val="single" w:sz="4" w:space="0" w:color="auto"/>
              <w:left w:val="single" w:sz="4" w:space="0" w:color="auto"/>
              <w:bottom w:val="single" w:sz="4" w:space="0" w:color="auto"/>
              <w:right w:val="single" w:sz="4" w:space="0" w:color="auto"/>
            </w:tcBorders>
          </w:tcPr>
          <w:p w14:paraId="32D2BE7D" w14:textId="77777777" w:rsidR="0009507F" w:rsidRPr="00740BFC" w:rsidRDefault="0009507F" w:rsidP="001B1928"/>
        </w:tc>
      </w:tr>
      <w:tr w:rsidR="0009507F" w:rsidRPr="00740BFC" w14:paraId="4D0D78BC" w14:textId="77777777" w:rsidTr="538E812A">
        <w:trPr>
          <w:trHeight w:val="300"/>
        </w:trPr>
        <w:tc>
          <w:tcPr>
            <w:tcW w:w="3263" w:type="dxa"/>
            <w:tcBorders>
              <w:top w:val="single" w:sz="4" w:space="0" w:color="auto"/>
              <w:left w:val="single" w:sz="4" w:space="0" w:color="auto"/>
              <w:bottom w:val="single" w:sz="4" w:space="0" w:color="auto"/>
              <w:right w:val="single" w:sz="4" w:space="0" w:color="auto"/>
            </w:tcBorders>
            <w:shd w:val="clear" w:color="auto" w:fill="auto"/>
            <w:vAlign w:val="center"/>
          </w:tcPr>
          <w:p w14:paraId="61688617" w14:textId="77777777" w:rsidR="0009507F" w:rsidRPr="00740BFC" w:rsidRDefault="538E812A" w:rsidP="001B1928">
            <w:r>
              <w:t>lastUpdatedBy</w:t>
            </w:r>
          </w:p>
        </w:tc>
        <w:tc>
          <w:tcPr>
            <w:tcW w:w="2489" w:type="dxa"/>
            <w:tcBorders>
              <w:top w:val="single" w:sz="4" w:space="0" w:color="auto"/>
              <w:left w:val="single" w:sz="4" w:space="0" w:color="auto"/>
              <w:bottom w:val="single" w:sz="4" w:space="0" w:color="auto"/>
              <w:right w:val="single" w:sz="4" w:space="0" w:color="auto"/>
            </w:tcBorders>
          </w:tcPr>
          <w:p w14:paraId="01ED0729" w14:textId="77777777" w:rsidR="0009507F" w:rsidRPr="00740BFC" w:rsidRDefault="0009507F" w:rsidP="001B1928"/>
        </w:tc>
        <w:tc>
          <w:tcPr>
            <w:tcW w:w="1510" w:type="dxa"/>
            <w:tcBorders>
              <w:top w:val="single" w:sz="4" w:space="0" w:color="auto"/>
              <w:left w:val="single" w:sz="4" w:space="0" w:color="auto"/>
              <w:bottom w:val="single" w:sz="4" w:space="0" w:color="auto"/>
              <w:right w:val="single" w:sz="4" w:space="0" w:color="auto"/>
            </w:tcBorders>
            <w:shd w:val="clear" w:color="auto" w:fill="auto"/>
            <w:vAlign w:val="center"/>
          </w:tcPr>
          <w:p w14:paraId="7D386B76" w14:textId="77777777" w:rsidR="0009507F" w:rsidRPr="00740BFC" w:rsidRDefault="0009507F" w:rsidP="001B1928">
            <w:r w:rsidRPr="00740BFC">
              <w:t>O último utilizador que atualizou o registo</w:t>
            </w:r>
          </w:p>
        </w:tc>
        <w:tc>
          <w:tcPr>
            <w:tcW w:w="1522" w:type="dxa"/>
            <w:tcBorders>
              <w:top w:val="single" w:sz="4" w:space="0" w:color="auto"/>
              <w:left w:val="single" w:sz="4" w:space="0" w:color="auto"/>
              <w:bottom w:val="single" w:sz="4" w:space="0" w:color="auto"/>
              <w:right w:val="single" w:sz="4" w:space="0" w:color="auto"/>
            </w:tcBorders>
          </w:tcPr>
          <w:p w14:paraId="787F7737" w14:textId="77777777" w:rsidR="0009507F" w:rsidRPr="00740BFC" w:rsidRDefault="0009507F" w:rsidP="001B1928"/>
        </w:tc>
      </w:tr>
      <w:tr w:rsidR="0009507F" w:rsidRPr="00740BFC" w14:paraId="3900EF73" w14:textId="77777777" w:rsidTr="538E812A">
        <w:trPr>
          <w:trHeight w:val="300"/>
        </w:trPr>
        <w:tc>
          <w:tcPr>
            <w:tcW w:w="3263" w:type="dxa"/>
            <w:tcBorders>
              <w:top w:val="single" w:sz="4" w:space="0" w:color="auto"/>
              <w:left w:val="single" w:sz="4" w:space="0" w:color="auto"/>
              <w:bottom w:val="single" w:sz="4" w:space="0" w:color="auto"/>
              <w:right w:val="single" w:sz="4" w:space="0" w:color="auto"/>
            </w:tcBorders>
            <w:shd w:val="clear" w:color="auto" w:fill="auto"/>
            <w:vAlign w:val="center"/>
          </w:tcPr>
          <w:p w14:paraId="18DD929A" w14:textId="77777777" w:rsidR="0009507F" w:rsidRPr="00740BFC" w:rsidRDefault="538E812A" w:rsidP="001B1928">
            <w:r>
              <w:t>lastUpdatedDate</w:t>
            </w:r>
          </w:p>
        </w:tc>
        <w:tc>
          <w:tcPr>
            <w:tcW w:w="2489" w:type="dxa"/>
            <w:tcBorders>
              <w:top w:val="single" w:sz="4" w:space="0" w:color="auto"/>
              <w:left w:val="single" w:sz="4" w:space="0" w:color="auto"/>
              <w:bottom w:val="single" w:sz="4" w:space="0" w:color="auto"/>
              <w:right w:val="single" w:sz="4" w:space="0" w:color="auto"/>
            </w:tcBorders>
          </w:tcPr>
          <w:p w14:paraId="074DCA4F" w14:textId="77777777" w:rsidR="0009507F" w:rsidRPr="00740BFC" w:rsidRDefault="0009507F" w:rsidP="001B1928"/>
        </w:tc>
        <w:tc>
          <w:tcPr>
            <w:tcW w:w="1510" w:type="dxa"/>
            <w:tcBorders>
              <w:top w:val="single" w:sz="4" w:space="0" w:color="auto"/>
              <w:left w:val="single" w:sz="4" w:space="0" w:color="auto"/>
              <w:bottom w:val="single" w:sz="4" w:space="0" w:color="auto"/>
              <w:right w:val="single" w:sz="4" w:space="0" w:color="auto"/>
            </w:tcBorders>
            <w:shd w:val="clear" w:color="auto" w:fill="auto"/>
            <w:vAlign w:val="center"/>
          </w:tcPr>
          <w:p w14:paraId="4E56DA31" w14:textId="77777777" w:rsidR="0009507F" w:rsidRPr="00740BFC" w:rsidRDefault="0009507F" w:rsidP="001B1928">
            <w:r w:rsidRPr="00740BFC">
              <w:t>Última data em que o registo foi editado</w:t>
            </w:r>
          </w:p>
        </w:tc>
        <w:tc>
          <w:tcPr>
            <w:tcW w:w="1522" w:type="dxa"/>
            <w:tcBorders>
              <w:top w:val="single" w:sz="4" w:space="0" w:color="auto"/>
              <w:left w:val="single" w:sz="4" w:space="0" w:color="auto"/>
              <w:bottom w:val="single" w:sz="4" w:space="0" w:color="auto"/>
              <w:right w:val="single" w:sz="4" w:space="0" w:color="auto"/>
            </w:tcBorders>
          </w:tcPr>
          <w:p w14:paraId="74FD6B0E" w14:textId="77777777" w:rsidR="0009507F" w:rsidRPr="00740BFC" w:rsidRDefault="0009507F" w:rsidP="001B1928"/>
        </w:tc>
      </w:tr>
      <w:tr w:rsidR="0009507F" w:rsidRPr="00740BFC" w14:paraId="0D6229ED" w14:textId="77777777" w:rsidTr="538E812A">
        <w:trPr>
          <w:trHeight w:val="300"/>
        </w:trPr>
        <w:tc>
          <w:tcPr>
            <w:tcW w:w="3263" w:type="dxa"/>
            <w:tcBorders>
              <w:top w:val="single" w:sz="4" w:space="0" w:color="auto"/>
              <w:left w:val="single" w:sz="4" w:space="0" w:color="auto"/>
              <w:bottom w:val="single" w:sz="4" w:space="0" w:color="auto"/>
              <w:right w:val="single" w:sz="4" w:space="0" w:color="auto"/>
            </w:tcBorders>
            <w:shd w:val="clear" w:color="auto" w:fill="auto"/>
            <w:vAlign w:val="center"/>
          </w:tcPr>
          <w:p w14:paraId="73EECFE3" w14:textId="77777777" w:rsidR="0009507F" w:rsidRPr="00740BFC" w:rsidRDefault="538E812A" w:rsidP="001B1928">
            <w:r>
              <w:t>isActive</w:t>
            </w:r>
          </w:p>
        </w:tc>
        <w:tc>
          <w:tcPr>
            <w:tcW w:w="2489" w:type="dxa"/>
            <w:tcBorders>
              <w:top w:val="single" w:sz="4" w:space="0" w:color="auto"/>
              <w:left w:val="single" w:sz="4" w:space="0" w:color="auto"/>
              <w:bottom w:val="single" w:sz="4" w:space="0" w:color="auto"/>
              <w:right w:val="single" w:sz="4" w:space="0" w:color="auto"/>
            </w:tcBorders>
          </w:tcPr>
          <w:p w14:paraId="2BAA31C0" w14:textId="77777777" w:rsidR="0009507F" w:rsidRPr="00740BFC" w:rsidRDefault="0009507F" w:rsidP="001B1928"/>
        </w:tc>
        <w:tc>
          <w:tcPr>
            <w:tcW w:w="1510" w:type="dxa"/>
            <w:tcBorders>
              <w:top w:val="single" w:sz="4" w:space="0" w:color="auto"/>
              <w:left w:val="single" w:sz="4" w:space="0" w:color="auto"/>
              <w:bottom w:val="single" w:sz="4" w:space="0" w:color="auto"/>
              <w:right w:val="single" w:sz="4" w:space="0" w:color="auto"/>
            </w:tcBorders>
            <w:shd w:val="clear" w:color="auto" w:fill="auto"/>
            <w:vAlign w:val="center"/>
          </w:tcPr>
          <w:p w14:paraId="3B435703" w14:textId="77777777" w:rsidR="0009507F" w:rsidRPr="00740BFC" w:rsidRDefault="0009507F" w:rsidP="001B1928">
            <w:r w:rsidRPr="00740BFC">
              <w:t>O registo está ativo</w:t>
            </w:r>
          </w:p>
        </w:tc>
        <w:tc>
          <w:tcPr>
            <w:tcW w:w="1522" w:type="dxa"/>
            <w:tcBorders>
              <w:top w:val="single" w:sz="4" w:space="0" w:color="auto"/>
              <w:left w:val="single" w:sz="4" w:space="0" w:color="auto"/>
              <w:bottom w:val="single" w:sz="4" w:space="0" w:color="auto"/>
              <w:right w:val="single" w:sz="4" w:space="0" w:color="auto"/>
            </w:tcBorders>
          </w:tcPr>
          <w:p w14:paraId="216DD3C6" w14:textId="77777777" w:rsidR="0009507F" w:rsidRPr="00740BFC" w:rsidRDefault="0009507F" w:rsidP="001B1928"/>
        </w:tc>
      </w:tr>
    </w:tbl>
    <w:p w14:paraId="1D58B9F9" w14:textId="1B816B06" w:rsidR="0E853FCC" w:rsidRPr="00740BFC" w:rsidRDefault="0E853FCC" w:rsidP="00DA5502">
      <w:pPr>
        <w:pStyle w:val="Legenda"/>
      </w:pPr>
    </w:p>
    <w:p w14:paraId="05AE95A9" w14:textId="7F3FD9FF" w:rsidR="00DA5502" w:rsidRPr="00740BFC" w:rsidRDefault="538E812A" w:rsidP="00DA5502">
      <w:pPr>
        <w:pStyle w:val="Legenda"/>
        <w:keepNext/>
        <w:jc w:val="center"/>
      </w:pPr>
      <w:bookmarkStart w:id="92" w:name="_Toc199624883"/>
      <w:r>
        <w:t xml:space="preserve">Tabela </w:t>
      </w:r>
      <w:fldSimple w:instr=" SEQ Tabela \* ARABIC ">
        <w:r>
          <w:t>37</w:t>
        </w:r>
      </w:fldSimple>
      <w:r>
        <w:t>. Descrição dos campos da tabela Cliente.</w:t>
      </w:r>
      <w:bookmarkEnd w:id="9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8"/>
        <w:gridCol w:w="1708"/>
        <w:gridCol w:w="1708"/>
        <w:gridCol w:w="3410"/>
      </w:tblGrid>
      <w:tr w:rsidR="37A9725F" w:rsidRPr="00740BFC" w14:paraId="1E370A42" w14:textId="77777777" w:rsidTr="538E812A">
        <w:trPr>
          <w:trHeight w:val="300"/>
        </w:trPr>
        <w:tc>
          <w:tcPr>
            <w:tcW w:w="1958" w:type="dxa"/>
            <w:shd w:val="clear" w:color="auto" w:fill="4472C4" w:themeFill="accent1"/>
          </w:tcPr>
          <w:p w14:paraId="673EEF3C" w14:textId="439CA56E" w:rsidR="37A9725F" w:rsidRPr="00740BFC" w:rsidRDefault="538E812A" w:rsidP="37A9725F">
            <w:pPr>
              <w:rPr>
                <w:color w:val="FFFFFF" w:themeColor="background1"/>
              </w:rPr>
            </w:pPr>
            <w:r w:rsidRPr="538E812A">
              <w:rPr>
                <w:color w:val="FFFFFF" w:themeColor="background1"/>
              </w:rPr>
              <w:t>Nome do campo</w:t>
            </w:r>
          </w:p>
        </w:tc>
        <w:tc>
          <w:tcPr>
            <w:tcW w:w="1708" w:type="dxa"/>
            <w:shd w:val="clear" w:color="auto" w:fill="4472C4" w:themeFill="accent1"/>
          </w:tcPr>
          <w:p w14:paraId="4AE5B3FA" w14:textId="23619C52" w:rsidR="37A9725F" w:rsidRPr="00740BFC" w:rsidRDefault="538E812A" w:rsidP="37A9725F">
            <w:pPr>
              <w:rPr>
                <w:color w:val="FFFFFF" w:themeColor="background1"/>
              </w:rPr>
            </w:pPr>
            <w:r w:rsidRPr="538E812A">
              <w:rPr>
                <w:color w:val="FFFFFF" w:themeColor="background1"/>
              </w:rPr>
              <w:t xml:space="preserve">Chave </w:t>
            </w:r>
          </w:p>
        </w:tc>
        <w:tc>
          <w:tcPr>
            <w:tcW w:w="1708" w:type="dxa"/>
            <w:shd w:val="clear" w:color="auto" w:fill="4472C4" w:themeFill="accent1"/>
          </w:tcPr>
          <w:p w14:paraId="3B2D9CAD" w14:textId="724B4357" w:rsidR="37A9725F" w:rsidRPr="00740BFC" w:rsidRDefault="538E812A" w:rsidP="37A9725F">
            <w:pPr>
              <w:rPr>
                <w:color w:val="FFFFFF" w:themeColor="background1"/>
              </w:rPr>
            </w:pPr>
            <w:r w:rsidRPr="538E812A">
              <w:rPr>
                <w:color w:val="FFFFFF" w:themeColor="background1"/>
              </w:rPr>
              <w:t>Descrição</w:t>
            </w:r>
          </w:p>
        </w:tc>
        <w:tc>
          <w:tcPr>
            <w:tcW w:w="3410" w:type="dxa"/>
            <w:shd w:val="clear" w:color="auto" w:fill="4472C4" w:themeFill="accent1"/>
          </w:tcPr>
          <w:p w14:paraId="7E1EF330" w14:textId="1B9B8647" w:rsidR="37A9725F" w:rsidRPr="00740BFC" w:rsidRDefault="538E812A" w:rsidP="37A9725F">
            <w:pPr>
              <w:rPr>
                <w:color w:val="FFFFFF" w:themeColor="background1"/>
              </w:rPr>
            </w:pPr>
            <w:r w:rsidRPr="538E812A">
              <w:rPr>
                <w:color w:val="FFFFFF" w:themeColor="background1"/>
              </w:rPr>
              <w:t>Validações</w:t>
            </w:r>
          </w:p>
        </w:tc>
      </w:tr>
      <w:tr w:rsidR="37A9725F" w:rsidRPr="00740BFC" w14:paraId="5AB4FC64" w14:textId="77777777" w:rsidTr="538E812A">
        <w:trPr>
          <w:trHeight w:val="300"/>
        </w:trPr>
        <w:tc>
          <w:tcPr>
            <w:tcW w:w="1958" w:type="dxa"/>
            <w:shd w:val="clear" w:color="auto" w:fill="auto"/>
            <w:vAlign w:val="center"/>
          </w:tcPr>
          <w:p w14:paraId="769E8893" w14:textId="595F8486" w:rsidR="37A9725F" w:rsidRPr="00740BFC" w:rsidRDefault="002C049B">
            <w:r w:rsidRPr="00740BFC">
              <w:rPr>
                <w:rFonts w:asciiTheme="minorHAnsi" w:eastAsiaTheme="minorEastAsia" w:hAnsiTheme="minorHAnsi" w:cstheme="minorBidi"/>
              </w:rPr>
              <w:t>id</w:t>
            </w:r>
          </w:p>
        </w:tc>
        <w:tc>
          <w:tcPr>
            <w:tcW w:w="1708" w:type="dxa"/>
          </w:tcPr>
          <w:p w14:paraId="6C6E98C9" w14:textId="406BED29" w:rsidR="37A9725F" w:rsidRPr="00740BFC" w:rsidRDefault="002C049B">
            <w:r w:rsidRPr="00740BFC">
              <w:t>PK</w:t>
            </w:r>
          </w:p>
        </w:tc>
        <w:tc>
          <w:tcPr>
            <w:tcW w:w="1708" w:type="dxa"/>
            <w:shd w:val="clear" w:color="auto" w:fill="auto"/>
            <w:vAlign w:val="center"/>
          </w:tcPr>
          <w:p w14:paraId="35E2847A" w14:textId="560F54C6" w:rsidR="37A9725F" w:rsidRPr="00740BFC" w:rsidRDefault="37A9725F" w:rsidP="37A9725F">
            <w:pPr>
              <w:spacing w:line="259" w:lineRule="auto"/>
            </w:pPr>
            <w:r w:rsidRPr="00740BFC">
              <w:t>Identificador do registo</w:t>
            </w:r>
          </w:p>
        </w:tc>
        <w:tc>
          <w:tcPr>
            <w:tcW w:w="3410" w:type="dxa"/>
          </w:tcPr>
          <w:p w14:paraId="25E890E5" w14:textId="1B930566" w:rsidR="37A9725F" w:rsidRPr="00740BFC" w:rsidRDefault="37A9725F" w:rsidP="538E812A">
            <w:pPr>
              <w:rPr>
                <w:rFonts w:ascii="Courier New" w:hAnsi="Courier New" w:cs="Courier New"/>
                <w:i/>
                <w:iCs/>
                <w:sz w:val="20"/>
                <w:szCs w:val="20"/>
              </w:rPr>
            </w:pPr>
          </w:p>
        </w:tc>
      </w:tr>
      <w:tr w:rsidR="37A9725F" w:rsidRPr="00740BFC" w14:paraId="3DC4B8A8" w14:textId="77777777" w:rsidTr="538E812A">
        <w:trPr>
          <w:trHeight w:val="300"/>
        </w:trPr>
        <w:tc>
          <w:tcPr>
            <w:tcW w:w="1958" w:type="dxa"/>
            <w:shd w:val="clear" w:color="auto" w:fill="auto"/>
            <w:vAlign w:val="center"/>
          </w:tcPr>
          <w:p w14:paraId="36A021B7" w14:textId="0CC3CB11" w:rsidR="37A9725F" w:rsidRPr="00740BFC" w:rsidRDefault="002C049B" w:rsidP="37A9725F">
            <w:r w:rsidRPr="00740BFC">
              <w:t>nome</w:t>
            </w:r>
          </w:p>
        </w:tc>
        <w:tc>
          <w:tcPr>
            <w:tcW w:w="1708" w:type="dxa"/>
          </w:tcPr>
          <w:p w14:paraId="4B962A9F" w14:textId="02092893" w:rsidR="37A9725F" w:rsidRPr="00740BFC" w:rsidRDefault="37A9725F"/>
        </w:tc>
        <w:tc>
          <w:tcPr>
            <w:tcW w:w="1708" w:type="dxa"/>
            <w:shd w:val="clear" w:color="auto" w:fill="auto"/>
            <w:vAlign w:val="center"/>
          </w:tcPr>
          <w:p w14:paraId="33F7E7DE" w14:textId="1952CAE0" w:rsidR="37A9725F" w:rsidRPr="00740BFC" w:rsidRDefault="002C049B">
            <w:r w:rsidRPr="00740BFC">
              <w:t>Nome do cliente</w:t>
            </w:r>
          </w:p>
        </w:tc>
        <w:tc>
          <w:tcPr>
            <w:tcW w:w="3410" w:type="dxa"/>
          </w:tcPr>
          <w:p w14:paraId="7B50BE5B" w14:textId="4251F7C3" w:rsidR="37A9725F" w:rsidRPr="00740BFC" w:rsidRDefault="37A9725F"/>
        </w:tc>
      </w:tr>
      <w:tr w:rsidR="37A9725F" w:rsidRPr="00740BFC" w14:paraId="7D6702C2" w14:textId="77777777" w:rsidTr="538E812A">
        <w:trPr>
          <w:trHeight w:val="300"/>
        </w:trPr>
        <w:tc>
          <w:tcPr>
            <w:tcW w:w="1958" w:type="dxa"/>
            <w:shd w:val="clear" w:color="auto" w:fill="auto"/>
            <w:vAlign w:val="center"/>
          </w:tcPr>
          <w:p w14:paraId="13772462" w14:textId="06C9C769" w:rsidR="37A9725F" w:rsidRPr="00740BFC" w:rsidRDefault="538E812A" w:rsidP="37A9725F">
            <w:r>
              <w:t>nif</w:t>
            </w:r>
          </w:p>
        </w:tc>
        <w:tc>
          <w:tcPr>
            <w:tcW w:w="1708" w:type="dxa"/>
          </w:tcPr>
          <w:p w14:paraId="77E50778" w14:textId="282E51B5" w:rsidR="37A9725F" w:rsidRPr="00740BFC" w:rsidRDefault="37A9725F"/>
        </w:tc>
        <w:tc>
          <w:tcPr>
            <w:tcW w:w="1708" w:type="dxa"/>
            <w:shd w:val="clear" w:color="auto" w:fill="auto"/>
            <w:vAlign w:val="center"/>
          </w:tcPr>
          <w:p w14:paraId="04B7BF8D" w14:textId="3965AAAB" w:rsidR="37A9725F" w:rsidRPr="00740BFC" w:rsidRDefault="538E812A">
            <w:r>
              <w:t>Nif do cliente</w:t>
            </w:r>
          </w:p>
        </w:tc>
        <w:tc>
          <w:tcPr>
            <w:tcW w:w="3410" w:type="dxa"/>
          </w:tcPr>
          <w:p w14:paraId="7373FF6D" w14:textId="2AA32740" w:rsidR="37A9725F" w:rsidRPr="00740BFC" w:rsidRDefault="37A9725F"/>
        </w:tc>
      </w:tr>
      <w:tr w:rsidR="00072FB5" w:rsidRPr="00740BFC" w14:paraId="4F1737F6" w14:textId="77777777" w:rsidTr="538E812A">
        <w:trPr>
          <w:trHeight w:val="300"/>
        </w:trPr>
        <w:tc>
          <w:tcPr>
            <w:tcW w:w="1958" w:type="dxa"/>
            <w:shd w:val="clear" w:color="auto" w:fill="auto"/>
            <w:vAlign w:val="center"/>
          </w:tcPr>
          <w:p w14:paraId="6ABD2F60" w14:textId="40DC9BD7" w:rsidR="00072FB5" w:rsidRPr="00740BFC" w:rsidRDefault="00072FB5" w:rsidP="37A9725F">
            <w:r w:rsidRPr="00740BFC">
              <w:t>Email</w:t>
            </w:r>
          </w:p>
        </w:tc>
        <w:tc>
          <w:tcPr>
            <w:tcW w:w="1708" w:type="dxa"/>
          </w:tcPr>
          <w:p w14:paraId="76CF5DB9" w14:textId="77777777" w:rsidR="00072FB5" w:rsidRPr="00740BFC" w:rsidRDefault="00072FB5"/>
        </w:tc>
        <w:tc>
          <w:tcPr>
            <w:tcW w:w="1708" w:type="dxa"/>
            <w:shd w:val="clear" w:color="auto" w:fill="auto"/>
            <w:vAlign w:val="center"/>
          </w:tcPr>
          <w:p w14:paraId="0C4B78F9" w14:textId="48FD8226" w:rsidR="00072FB5" w:rsidRPr="00740BFC" w:rsidRDefault="00072FB5">
            <w:r w:rsidRPr="00740BFC">
              <w:t>Email do cliente</w:t>
            </w:r>
          </w:p>
        </w:tc>
        <w:tc>
          <w:tcPr>
            <w:tcW w:w="3410" w:type="dxa"/>
          </w:tcPr>
          <w:p w14:paraId="466C9830" w14:textId="77777777" w:rsidR="00072FB5" w:rsidRPr="00740BFC" w:rsidRDefault="00072FB5"/>
        </w:tc>
      </w:tr>
      <w:tr w:rsidR="37A9725F" w:rsidRPr="00740BFC" w14:paraId="12B1A79F" w14:textId="77777777" w:rsidTr="538E812A">
        <w:trPr>
          <w:trHeight w:val="300"/>
        </w:trPr>
        <w:tc>
          <w:tcPr>
            <w:tcW w:w="1958" w:type="dxa"/>
            <w:shd w:val="clear" w:color="auto" w:fill="auto"/>
            <w:vAlign w:val="center"/>
          </w:tcPr>
          <w:p w14:paraId="7CA4A377" w14:textId="31FB237F" w:rsidR="37A9725F" w:rsidRPr="00740BFC" w:rsidRDefault="538E812A" w:rsidP="37A9725F">
            <w:r>
              <w:t>genero</w:t>
            </w:r>
          </w:p>
        </w:tc>
        <w:tc>
          <w:tcPr>
            <w:tcW w:w="1708" w:type="dxa"/>
          </w:tcPr>
          <w:p w14:paraId="73581DC0" w14:textId="338D087B" w:rsidR="37A9725F" w:rsidRPr="00740BFC" w:rsidRDefault="37A9725F"/>
        </w:tc>
        <w:tc>
          <w:tcPr>
            <w:tcW w:w="1708" w:type="dxa"/>
            <w:shd w:val="clear" w:color="auto" w:fill="auto"/>
            <w:vAlign w:val="center"/>
          </w:tcPr>
          <w:p w14:paraId="38046BC0" w14:textId="4B81C4F2" w:rsidR="37A9725F" w:rsidRPr="00740BFC" w:rsidRDefault="000074C7">
            <w:r w:rsidRPr="00740BFC">
              <w:t>Género</w:t>
            </w:r>
            <w:r w:rsidR="002C049B" w:rsidRPr="00740BFC">
              <w:t xml:space="preserve"> do cliente</w:t>
            </w:r>
          </w:p>
        </w:tc>
        <w:tc>
          <w:tcPr>
            <w:tcW w:w="3410" w:type="dxa"/>
          </w:tcPr>
          <w:p w14:paraId="57373DD8" w14:textId="3BC0D728" w:rsidR="37A9725F" w:rsidRPr="00740BFC" w:rsidRDefault="37A9725F"/>
        </w:tc>
      </w:tr>
      <w:tr w:rsidR="002C049B" w:rsidRPr="00740BFC" w14:paraId="6D50A455" w14:textId="77777777" w:rsidTr="538E812A">
        <w:trPr>
          <w:trHeight w:val="300"/>
        </w:trPr>
        <w:tc>
          <w:tcPr>
            <w:tcW w:w="1958" w:type="dxa"/>
            <w:tcBorders>
              <w:bottom w:val="single" w:sz="4" w:space="0" w:color="auto"/>
            </w:tcBorders>
            <w:shd w:val="clear" w:color="auto" w:fill="auto"/>
            <w:vAlign w:val="center"/>
          </w:tcPr>
          <w:p w14:paraId="3C19F16E" w14:textId="43E33EDE" w:rsidR="002C049B" w:rsidRPr="00740BFC" w:rsidRDefault="538E812A" w:rsidP="002C049B">
            <w:r>
              <w:t>numeroCliente</w:t>
            </w:r>
          </w:p>
        </w:tc>
        <w:tc>
          <w:tcPr>
            <w:tcW w:w="1708" w:type="dxa"/>
            <w:tcBorders>
              <w:bottom w:val="single" w:sz="4" w:space="0" w:color="auto"/>
            </w:tcBorders>
          </w:tcPr>
          <w:p w14:paraId="4A4FE9B1" w14:textId="77777777" w:rsidR="002C049B" w:rsidRPr="00740BFC" w:rsidRDefault="002C049B" w:rsidP="002C049B"/>
        </w:tc>
        <w:tc>
          <w:tcPr>
            <w:tcW w:w="1708" w:type="dxa"/>
            <w:tcBorders>
              <w:bottom w:val="single" w:sz="4" w:space="0" w:color="auto"/>
            </w:tcBorders>
            <w:shd w:val="clear" w:color="auto" w:fill="auto"/>
            <w:vAlign w:val="center"/>
          </w:tcPr>
          <w:p w14:paraId="76C5183E" w14:textId="62001709" w:rsidR="002C049B" w:rsidRPr="00740BFC" w:rsidRDefault="002C049B" w:rsidP="002C049B">
            <w:r w:rsidRPr="00740BFC">
              <w:t>Número único do cliente</w:t>
            </w:r>
          </w:p>
        </w:tc>
        <w:tc>
          <w:tcPr>
            <w:tcW w:w="3410" w:type="dxa"/>
            <w:tcBorders>
              <w:bottom w:val="single" w:sz="4" w:space="0" w:color="auto"/>
            </w:tcBorders>
          </w:tcPr>
          <w:p w14:paraId="024006C7" w14:textId="3104A30B" w:rsidR="002C049B" w:rsidRPr="00740BFC" w:rsidRDefault="538E812A" w:rsidP="002C049B">
            <w:r>
              <w:t>Unique</w:t>
            </w:r>
          </w:p>
        </w:tc>
      </w:tr>
      <w:tr w:rsidR="0009507F" w:rsidRPr="00740BFC" w14:paraId="412E4E90" w14:textId="77777777" w:rsidTr="538E812A">
        <w:trPr>
          <w:trHeight w:val="300"/>
        </w:trPr>
        <w:tc>
          <w:tcPr>
            <w:tcW w:w="1958" w:type="dxa"/>
            <w:tcBorders>
              <w:top w:val="single" w:sz="4" w:space="0" w:color="auto"/>
              <w:left w:val="single" w:sz="4" w:space="0" w:color="auto"/>
              <w:bottom w:val="single" w:sz="4" w:space="0" w:color="auto"/>
              <w:right w:val="single" w:sz="4" w:space="0" w:color="auto"/>
            </w:tcBorders>
            <w:shd w:val="clear" w:color="auto" w:fill="auto"/>
            <w:vAlign w:val="center"/>
          </w:tcPr>
          <w:p w14:paraId="2D9C0042" w14:textId="77777777" w:rsidR="0009507F" w:rsidRPr="00740BFC" w:rsidRDefault="538E812A" w:rsidP="001B1928">
            <w:r>
              <w:lastRenderedPageBreak/>
              <w:t>createdBy</w:t>
            </w:r>
          </w:p>
        </w:tc>
        <w:tc>
          <w:tcPr>
            <w:tcW w:w="1708" w:type="dxa"/>
            <w:tcBorders>
              <w:top w:val="single" w:sz="4" w:space="0" w:color="auto"/>
              <w:left w:val="single" w:sz="4" w:space="0" w:color="auto"/>
              <w:bottom w:val="single" w:sz="4" w:space="0" w:color="auto"/>
              <w:right w:val="single" w:sz="4" w:space="0" w:color="auto"/>
            </w:tcBorders>
          </w:tcPr>
          <w:p w14:paraId="54C2BFFD" w14:textId="77777777" w:rsidR="0009507F" w:rsidRPr="00740BFC" w:rsidRDefault="0009507F" w:rsidP="001B1928"/>
        </w:tc>
        <w:tc>
          <w:tcPr>
            <w:tcW w:w="1708" w:type="dxa"/>
            <w:tcBorders>
              <w:top w:val="single" w:sz="4" w:space="0" w:color="auto"/>
              <w:left w:val="single" w:sz="4" w:space="0" w:color="auto"/>
              <w:bottom w:val="single" w:sz="4" w:space="0" w:color="auto"/>
              <w:right w:val="single" w:sz="4" w:space="0" w:color="auto"/>
            </w:tcBorders>
            <w:shd w:val="clear" w:color="auto" w:fill="auto"/>
            <w:vAlign w:val="center"/>
          </w:tcPr>
          <w:p w14:paraId="4E4C28D9" w14:textId="77777777" w:rsidR="0009507F" w:rsidRPr="00740BFC" w:rsidRDefault="0009507F" w:rsidP="001B1928">
            <w:r w:rsidRPr="00740BFC">
              <w:t>O utilizador que criou o registo</w:t>
            </w:r>
          </w:p>
        </w:tc>
        <w:tc>
          <w:tcPr>
            <w:tcW w:w="3410" w:type="dxa"/>
            <w:tcBorders>
              <w:top w:val="single" w:sz="4" w:space="0" w:color="auto"/>
              <w:left w:val="single" w:sz="4" w:space="0" w:color="auto"/>
              <w:bottom w:val="single" w:sz="4" w:space="0" w:color="auto"/>
              <w:right w:val="single" w:sz="4" w:space="0" w:color="auto"/>
            </w:tcBorders>
          </w:tcPr>
          <w:p w14:paraId="5AC7E1CD" w14:textId="77777777" w:rsidR="0009507F" w:rsidRPr="00740BFC" w:rsidRDefault="0009507F" w:rsidP="001B1928"/>
        </w:tc>
      </w:tr>
      <w:tr w:rsidR="0009507F" w:rsidRPr="00740BFC" w14:paraId="1BDB8501" w14:textId="77777777" w:rsidTr="538E812A">
        <w:trPr>
          <w:trHeight w:val="300"/>
        </w:trPr>
        <w:tc>
          <w:tcPr>
            <w:tcW w:w="1958" w:type="dxa"/>
            <w:tcBorders>
              <w:top w:val="single" w:sz="4" w:space="0" w:color="auto"/>
              <w:left w:val="single" w:sz="4" w:space="0" w:color="auto"/>
              <w:bottom w:val="single" w:sz="4" w:space="0" w:color="auto"/>
              <w:right w:val="single" w:sz="4" w:space="0" w:color="auto"/>
            </w:tcBorders>
            <w:shd w:val="clear" w:color="auto" w:fill="auto"/>
            <w:vAlign w:val="center"/>
          </w:tcPr>
          <w:p w14:paraId="2888C308" w14:textId="77777777" w:rsidR="0009507F" w:rsidRPr="00740BFC" w:rsidRDefault="538E812A" w:rsidP="001B1928">
            <w:r>
              <w:t>createdDate</w:t>
            </w:r>
          </w:p>
        </w:tc>
        <w:tc>
          <w:tcPr>
            <w:tcW w:w="1708" w:type="dxa"/>
            <w:tcBorders>
              <w:top w:val="single" w:sz="4" w:space="0" w:color="auto"/>
              <w:left w:val="single" w:sz="4" w:space="0" w:color="auto"/>
              <w:bottom w:val="single" w:sz="4" w:space="0" w:color="auto"/>
              <w:right w:val="single" w:sz="4" w:space="0" w:color="auto"/>
            </w:tcBorders>
          </w:tcPr>
          <w:p w14:paraId="21AEBFC8" w14:textId="77777777" w:rsidR="0009507F" w:rsidRPr="00740BFC" w:rsidRDefault="0009507F" w:rsidP="001B1928"/>
        </w:tc>
        <w:tc>
          <w:tcPr>
            <w:tcW w:w="1708" w:type="dxa"/>
            <w:tcBorders>
              <w:top w:val="single" w:sz="4" w:space="0" w:color="auto"/>
              <w:left w:val="single" w:sz="4" w:space="0" w:color="auto"/>
              <w:bottom w:val="single" w:sz="4" w:space="0" w:color="auto"/>
              <w:right w:val="single" w:sz="4" w:space="0" w:color="auto"/>
            </w:tcBorders>
            <w:shd w:val="clear" w:color="auto" w:fill="auto"/>
            <w:vAlign w:val="center"/>
          </w:tcPr>
          <w:p w14:paraId="48002623" w14:textId="77777777" w:rsidR="0009507F" w:rsidRPr="00740BFC" w:rsidRDefault="0009507F" w:rsidP="001B1928">
            <w:r w:rsidRPr="00740BFC">
              <w:t>A data em que o registo foi criado</w:t>
            </w:r>
          </w:p>
        </w:tc>
        <w:tc>
          <w:tcPr>
            <w:tcW w:w="3410" w:type="dxa"/>
            <w:tcBorders>
              <w:top w:val="single" w:sz="4" w:space="0" w:color="auto"/>
              <w:left w:val="single" w:sz="4" w:space="0" w:color="auto"/>
              <w:bottom w:val="single" w:sz="4" w:space="0" w:color="auto"/>
              <w:right w:val="single" w:sz="4" w:space="0" w:color="auto"/>
            </w:tcBorders>
          </w:tcPr>
          <w:p w14:paraId="48C3D552" w14:textId="77777777" w:rsidR="0009507F" w:rsidRPr="00740BFC" w:rsidRDefault="0009507F" w:rsidP="001B1928"/>
        </w:tc>
      </w:tr>
      <w:tr w:rsidR="0009507F" w:rsidRPr="00740BFC" w14:paraId="4D694896" w14:textId="77777777" w:rsidTr="538E812A">
        <w:trPr>
          <w:trHeight w:val="300"/>
        </w:trPr>
        <w:tc>
          <w:tcPr>
            <w:tcW w:w="1958" w:type="dxa"/>
            <w:tcBorders>
              <w:top w:val="single" w:sz="4" w:space="0" w:color="auto"/>
              <w:left w:val="single" w:sz="4" w:space="0" w:color="auto"/>
              <w:bottom w:val="single" w:sz="4" w:space="0" w:color="auto"/>
              <w:right w:val="single" w:sz="4" w:space="0" w:color="auto"/>
            </w:tcBorders>
            <w:shd w:val="clear" w:color="auto" w:fill="auto"/>
            <w:vAlign w:val="center"/>
          </w:tcPr>
          <w:p w14:paraId="4F8A4583" w14:textId="77777777" w:rsidR="0009507F" w:rsidRPr="00740BFC" w:rsidRDefault="538E812A" w:rsidP="001B1928">
            <w:r>
              <w:t>lastUpdatedBy</w:t>
            </w:r>
          </w:p>
        </w:tc>
        <w:tc>
          <w:tcPr>
            <w:tcW w:w="1708" w:type="dxa"/>
            <w:tcBorders>
              <w:top w:val="single" w:sz="4" w:space="0" w:color="auto"/>
              <w:left w:val="single" w:sz="4" w:space="0" w:color="auto"/>
              <w:bottom w:val="single" w:sz="4" w:space="0" w:color="auto"/>
              <w:right w:val="single" w:sz="4" w:space="0" w:color="auto"/>
            </w:tcBorders>
          </w:tcPr>
          <w:p w14:paraId="06999DBE" w14:textId="77777777" w:rsidR="0009507F" w:rsidRPr="00740BFC" w:rsidRDefault="0009507F" w:rsidP="001B1928"/>
        </w:tc>
        <w:tc>
          <w:tcPr>
            <w:tcW w:w="1708" w:type="dxa"/>
            <w:tcBorders>
              <w:top w:val="single" w:sz="4" w:space="0" w:color="auto"/>
              <w:left w:val="single" w:sz="4" w:space="0" w:color="auto"/>
              <w:bottom w:val="single" w:sz="4" w:space="0" w:color="auto"/>
              <w:right w:val="single" w:sz="4" w:space="0" w:color="auto"/>
            </w:tcBorders>
            <w:shd w:val="clear" w:color="auto" w:fill="auto"/>
            <w:vAlign w:val="center"/>
          </w:tcPr>
          <w:p w14:paraId="4E452BC2" w14:textId="77777777" w:rsidR="0009507F" w:rsidRPr="00740BFC" w:rsidRDefault="0009507F" w:rsidP="001B1928">
            <w:r w:rsidRPr="00740BFC">
              <w:t>O último utilizador que atualizou o registo</w:t>
            </w:r>
          </w:p>
        </w:tc>
        <w:tc>
          <w:tcPr>
            <w:tcW w:w="3410" w:type="dxa"/>
            <w:tcBorders>
              <w:top w:val="single" w:sz="4" w:space="0" w:color="auto"/>
              <w:left w:val="single" w:sz="4" w:space="0" w:color="auto"/>
              <w:bottom w:val="single" w:sz="4" w:space="0" w:color="auto"/>
              <w:right w:val="single" w:sz="4" w:space="0" w:color="auto"/>
            </w:tcBorders>
          </w:tcPr>
          <w:p w14:paraId="4EAC91FC" w14:textId="77777777" w:rsidR="0009507F" w:rsidRPr="00740BFC" w:rsidRDefault="0009507F" w:rsidP="001B1928"/>
        </w:tc>
      </w:tr>
      <w:tr w:rsidR="0009507F" w:rsidRPr="00740BFC" w14:paraId="432A40E7" w14:textId="77777777" w:rsidTr="538E812A">
        <w:trPr>
          <w:trHeight w:val="300"/>
        </w:trPr>
        <w:tc>
          <w:tcPr>
            <w:tcW w:w="1958" w:type="dxa"/>
            <w:tcBorders>
              <w:top w:val="single" w:sz="4" w:space="0" w:color="auto"/>
              <w:left w:val="single" w:sz="4" w:space="0" w:color="auto"/>
              <w:bottom w:val="single" w:sz="4" w:space="0" w:color="auto"/>
              <w:right w:val="single" w:sz="4" w:space="0" w:color="auto"/>
            </w:tcBorders>
            <w:shd w:val="clear" w:color="auto" w:fill="auto"/>
            <w:vAlign w:val="center"/>
          </w:tcPr>
          <w:p w14:paraId="5B128CBD" w14:textId="77777777" w:rsidR="0009507F" w:rsidRPr="00740BFC" w:rsidRDefault="538E812A" w:rsidP="001B1928">
            <w:r>
              <w:t>lastUpdatedDate</w:t>
            </w:r>
          </w:p>
        </w:tc>
        <w:tc>
          <w:tcPr>
            <w:tcW w:w="1708" w:type="dxa"/>
            <w:tcBorders>
              <w:top w:val="single" w:sz="4" w:space="0" w:color="auto"/>
              <w:left w:val="single" w:sz="4" w:space="0" w:color="auto"/>
              <w:bottom w:val="single" w:sz="4" w:space="0" w:color="auto"/>
              <w:right w:val="single" w:sz="4" w:space="0" w:color="auto"/>
            </w:tcBorders>
          </w:tcPr>
          <w:p w14:paraId="71AE1E3A" w14:textId="77777777" w:rsidR="0009507F" w:rsidRPr="00740BFC" w:rsidRDefault="0009507F" w:rsidP="001B1928"/>
        </w:tc>
        <w:tc>
          <w:tcPr>
            <w:tcW w:w="1708" w:type="dxa"/>
            <w:tcBorders>
              <w:top w:val="single" w:sz="4" w:space="0" w:color="auto"/>
              <w:left w:val="single" w:sz="4" w:space="0" w:color="auto"/>
              <w:bottom w:val="single" w:sz="4" w:space="0" w:color="auto"/>
              <w:right w:val="single" w:sz="4" w:space="0" w:color="auto"/>
            </w:tcBorders>
            <w:shd w:val="clear" w:color="auto" w:fill="auto"/>
            <w:vAlign w:val="center"/>
          </w:tcPr>
          <w:p w14:paraId="3FCA82AB" w14:textId="77777777" w:rsidR="0009507F" w:rsidRPr="00740BFC" w:rsidRDefault="0009507F" w:rsidP="001B1928">
            <w:r w:rsidRPr="00740BFC">
              <w:t>Última data em que o registo foi editado</w:t>
            </w:r>
          </w:p>
        </w:tc>
        <w:tc>
          <w:tcPr>
            <w:tcW w:w="3410" w:type="dxa"/>
            <w:tcBorders>
              <w:top w:val="single" w:sz="4" w:space="0" w:color="auto"/>
              <w:left w:val="single" w:sz="4" w:space="0" w:color="auto"/>
              <w:bottom w:val="single" w:sz="4" w:space="0" w:color="auto"/>
              <w:right w:val="single" w:sz="4" w:space="0" w:color="auto"/>
            </w:tcBorders>
          </w:tcPr>
          <w:p w14:paraId="5703ADAA" w14:textId="77777777" w:rsidR="0009507F" w:rsidRPr="00740BFC" w:rsidRDefault="0009507F" w:rsidP="001B1928"/>
        </w:tc>
      </w:tr>
      <w:tr w:rsidR="0009507F" w:rsidRPr="00740BFC" w14:paraId="51666E4B" w14:textId="77777777" w:rsidTr="538E812A">
        <w:trPr>
          <w:trHeight w:val="300"/>
        </w:trPr>
        <w:tc>
          <w:tcPr>
            <w:tcW w:w="1958" w:type="dxa"/>
            <w:tcBorders>
              <w:top w:val="single" w:sz="4" w:space="0" w:color="auto"/>
              <w:left w:val="single" w:sz="4" w:space="0" w:color="auto"/>
              <w:bottom w:val="single" w:sz="4" w:space="0" w:color="auto"/>
              <w:right w:val="single" w:sz="4" w:space="0" w:color="auto"/>
            </w:tcBorders>
            <w:shd w:val="clear" w:color="auto" w:fill="auto"/>
            <w:vAlign w:val="center"/>
          </w:tcPr>
          <w:p w14:paraId="4708B835" w14:textId="77777777" w:rsidR="0009507F" w:rsidRPr="00740BFC" w:rsidRDefault="538E812A" w:rsidP="001B1928">
            <w:r>
              <w:t>isActive</w:t>
            </w:r>
          </w:p>
        </w:tc>
        <w:tc>
          <w:tcPr>
            <w:tcW w:w="1708" w:type="dxa"/>
            <w:tcBorders>
              <w:top w:val="single" w:sz="4" w:space="0" w:color="auto"/>
              <w:left w:val="single" w:sz="4" w:space="0" w:color="auto"/>
              <w:bottom w:val="single" w:sz="4" w:space="0" w:color="auto"/>
              <w:right w:val="single" w:sz="4" w:space="0" w:color="auto"/>
            </w:tcBorders>
          </w:tcPr>
          <w:p w14:paraId="348F9E60" w14:textId="77777777" w:rsidR="0009507F" w:rsidRPr="00740BFC" w:rsidRDefault="0009507F" w:rsidP="001B1928"/>
        </w:tc>
        <w:tc>
          <w:tcPr>
            <w:tcW w:w="1708" w:type="dxa"/>
            <w:tcBorders>
              <w:top w:val="single" w:sz="4" w:space="0" w:color="auto"/>
              <w:left w:val="single" w:sz="4" w:space="0" w:color="auto"/>
              <w:bottom w:val="single" w:sz="4" w:space="0" w:color="auto"/>
              <w:right w:val="single" w:sz="4" w:space="0" w:color="auto"/>
            </w:tcBorders>
            <w:shd w:val="clear" w:color="auto" w:fill="auto"/>
            <w:vAlign w:val="center"/>
          </w:tcPr>
          <w:p w14:paraId="04BB898B" w14:textId="77777777" w:rsidR="0009507F" w:rsidRPr="00740BFC" w:rsidRDefault="0009507F" w:rsidP="001B1928">
            <w:r w:rsidRPr="00740BFC">
              <w:t>O registo está ativo</w:t>
            </w:r>
          </w:p>
        </w:tc>
        <w:tc>
          <w:tcPr>
            <w:tcW w:w="3410" w:type="dxa"/>
            <w:tcBorders>
              <w:top w:val="single" w:sz="4" w:space="0" w:color="auto"/>
              <w:left w:val="single" w:sz="4" w:space="0" w:color="auto"/>
              <w:bottom w:val="single" w:sz="4" w:space="0" w:color="auto"/>
              <w:right w:val="single" w:sz="4" w:space="0" w:color="auto"/>
            </w:tcBorders>
          </w:tcPr>
          <w:p w14:paraId="2998439C" w14:textId="77777777" w:rsidR="0009507F" w:rsidRPr="00740BFC" w:rsidRDefault="0009507F" w:rsidP="001B1928"/>
        </w:tc>
      </w:tr>
    </w:tbl>
    <w:p w14:paraId="4D945402" w14:textId="49AB25DC" w:rsidR="37A9725F" w:rsidRPr="00740BFC" w:rsidRDefault="37A9725F" w:rsidP="37A9725F">
      <w:pPr>
        <w:jc w:val="both"/>
        <w:rPr>
          <w:u w:val="single"/>
        </w:rPr>
      </w:pPr>
    </w:p>
    <w:p w14:paraId="0371726E" w14:textId="13EA65A2" w:rsidR="00497074" w:rsidRPr="00740BFC" w:rsidRDefault="538E812A" w:rsidP="00497074">
      <w:pPr>
        <w:pStyle w:val="Legenda"/>
        <w:keepNext/>
        <w:jc w:val="center"/>
      </w:pPr>
      <w:bookmarkStart w:id="93" w:name="_Toc199624884"/>
      <w:r>
        <w:t xml:space="preserve">Tabela </w:t>
      </w:r>
      <w:fldSimple w:instr=" SEQ Tabela \* ARABIC ">
        <w:r>
          <w:t>38</w:t>
        </w:r>
      </w:fldSimple>
      <w:r>
        <w:t>. Descrição dos campos da tabela Transporte.</w:t>
      </w:r>
      <w:bookmarkEnd w:id="9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9"/>
        <w:gridCol w:w="1947"/>
        <w:gridCol w:w="1698"/>
        <w:gridCol w:w="2744"/>
      </w:tblGrid>
      <w:tr w:rsidR="000074C7" w:rsidRPr="00740BFC" w14:paraId="0946AAA1" w14:textId="77777777" w:rsidTr="538E812A">
        <w:trPr>
          <w:trHeight w:val="300"/>
        </w:trPr>
        <w:tc>
          <w:tcPr>
            <w:tcW w:w="2509" w:type="dxa"/>
            <w:shd w:val="clear" w:color="auto" w:fill="4472C4" w:themeFill="accent1"/>
          </w:tcPr>
          <w:p w14:paraId="66AF228D" w14:textId="77777777" w:rsidR="000074C7" w:rsidRPr="00740BFC" w:rsidRDefault="538E812A">
            <w:pPr>
              <w:rPr>
                <w:color w:val="FFFFFF" w:themeColor="background1"/>
              </w:rPr>
            </w:pPr>
            <w:r w:rsidRPr="538E812A">
              <w:rPr>
                <w:color w:val="FFFFFF" w:themeColor="background1"/>
              </w:rPr>
              <w:t>Nome do campo</w:t>
            </w:r>
          </w:p>
        </w:tc>
        <w:tc>
          <w:tcPr>
            <w:tcW w:w="1589" w:type="dxa"/>
            <w:shd w:val="clear" w:color="auto" w:fill="4472C4" w:themeFill="accent1"/>
          </w:tcPr>
          <w:p w14:paraId="67CD62FF" w14:textId="77777777" w:rsidR="000074C7" w:rsidRPr="00740BFC" w:rsidRDefault="538E812A">
            <w:pPr>
              <w:rPr>
                <w:color w:val="FFFFFF" w:themeColor="background1"/>
              </w:rPr>
            </w:pPr>
            <w:r w:rsidRPr="538E812A">
              <w:rPr>
                <w:color w:val="FFFFFF" w:themeColor="background1"/>
              </w:rPr>
              <w:t xml:space="preserve">Chave </w:t>
            </w:r>
          </w:p>
        </w:tc>
        <w:tc>
          <w:tcPr>
            <w:tcW w:w="1676" w:type="dxa"/>
            <w:shd w:val="clear" w:color="auto" w:fill="4472C4" w:themeFill="accent1"/>
          </w:tcPr>
          <w:p w14:paraId="4D5BC06E" w14:textId="77777777" w:rsidR="000074C7" w:rsidRPr="00740BFC" w:rsidRDefault="538E812A">
            <w:pPr>
              <w:rPr>
                <w:color w:val="FFFFFF" w:themeColor="background1"/>
              </w:rPr>
            </w:pPr>
            <w:r w:rsidRPr="538E812A">
              <w:rPr>
                <w:color w:val="FFFFFF" w:themeColor="background1"/>
              </w:rPr>
              <w:t>Descrição</w:t>
            </w:r>
          </w:p>
        </w:tc>
        <w:tc>
          <w:tcPr>
            <w:tcW w:w="3010" w:type="dxa"/>
            <w:shd w:val="clear" w:color="auto" w:fill="4472C4" w:themeFill="accent1"/>
          </w:tcPr>
          <w:p w14:paraId="53F21619" w14:textId="77777777" w:rsidR="000074C7" w:rsidRPr="00740BFC" w:rsidRDefault="538E812A">
            <w:pPr>
              <w:rPr>
                <w:color w:val="FFFFFF" w:themeColor="background1"/>
              </w:rPr>
            </w:pPr>
            <w:r w:rsidRPr="538E812A">
              <w:rPr>
                <w:color w:val="FFFFFF" w:themeColor="background1"/>
              </w:rPr>
              <w:t>Validações</w:t>
            </w:r>
          </w:p>
        </w:tc>
      </w:tr>
      <w:tr w:rsidR="000074C7" w:rsidRPr="00740BFC" w14:paraId="2C01B9E3" w14:textId="77777777" w:rsidTr="538E812A">
        <w:trPr>
          <w:trHeight w:val="300"/>
        </w:trPr>
        <w:tc>
          <w:tcPr>
            <w:tcW w:w="2509" w:type="dxa"/>
            <w:shd w:val="clear" w:color="auto" w:fill="auto"/>
            <w:vAlign w:val="center"/>
          </w:tcPr>
          <w:p w14:paraId="770CAB64" w14:textId="77777777" w:rsidR="000074C7" w:rsidRPr="00740BFC" w:rsidRDefault="000074C7">
            <w:r w:rsidRPr="00740BFC">
              <w:rPr>
                <w:rFonts w:asciiTheme="minorHAnsi" w:eastAsiaTheme="minorEastAsia" w:hAnsiTheme="minorHAnsi" w:cstheme="minorBidi"/>
              </w:rPr>
              <w:t>id</w:t>
            </w:r>
          </w:p>
        </w:tc>
        <w:tc>
          <w:tcPr>
            <w:tcW w:w="1589" w:type="dxa"/>
          </w:tcPr>
          <w:p w14:paraId="3C18116A" w14:textId="77777777" w:rsidR="000074C7" w:rsidRPr="00740BFC" w:rsidRDefault="000074C7">
            <w:r w:rsidRPr="00740BFC">
              <w:t>PK</w:t>
            </w:r>
          </w:p>
        </w:tc>
        <w:tc>
          <w:tcPr>
            <w:tcW w:w="1676" w:type="dxa"/>
            <w:shd w:val="clear" w:color="auto" w:fill="auto"/>
            <w:vAlign w:val="center"/>
          </w:tcPr>
          <w:p w14:paraId="0260F38B" w14:textId="77777777" w:rsidR="000074C7" w:rsidRPr="00740BFC" w:rsidRDefault="000074C7">
            <w:pPr>
              <w:spacing w:line="259" w:lineRule="auto"/>
            </w:pPr>
            <w:r w:rsidRPr="00740BFC">
              <w:t>Identificador do registo</w:t>
            </w:r>
          </w:p>
        </w:tc>
        <w:tc>
          <w:tcPr>
            <w:tcW w:w="3010" w:type="dxa"/>
          </w:tcPr>
          <w:p w14:paraId="5C6BBB6A" w14:textId="77777777" w:rsidR="000074C7" w:rsidRPr="00740BFC" w:rsidRDefault="000074C7" w:rsidP="538E812A">
            <w:pPr>
              <w:rPr>
                <w:rFonts w:ascii="Courier New" w:hAnsi="Courier New" w:cs="Courier New"/>
                <w:i/>
                <w:iCs/>
                <w:sz w:val="20"/>
                <w:szCs w:val="20"/>
              </w:rPr>
            </w:pPr>
          </w:p>
        </w:tc>
      </w:tr>
      <w:tr w:rsidR="000074C7" w:rsidRPr="00740BFC" w14:paraId="349BEC88" w14:textId="77777777" w:rsidTr="538E812A">
        <w:trPr>
          <w:trHeight w:val="300"/>
        </w:trPr>
        <w:tc>
          <w:tcPr>
            <w:tcW w:w="2509" w:type="dxa"/>
            <w:shd w:val="clear" w:color="auto" w:fill="auto"/>
            <w:vAlign w:val="center"/>
          </w:tcPr>
          <w:p w14:paraId="594504EB" w14:textId="407180A6" w:rsidR="000074C7" w:rsidRPr="00740BFC" w:rsidRDefault="538E812A">
            <w:r>
              <w:t>numeroEncomenda</w:t>
            </w:r>
          </w:p>
        </w:tc>
        <w:tc>
          <w:tcPr>
            <w:tcW w:w="1589" w:type="dxa"/>
          </w:tcPr>
          <w:p w14:paraId="47DA81D7" w14:textId="2C09ED0E" w:rsidR="000074C7" w:rsidRPr="00740BFC" w:rsidRDefault="0089712B">
            <w:r w:rsidRPr="00740BFC">
              <w:t>FK -&gt; Encomenda</w:t>
            </w:r>
          </w:p>
        </w:tc>
        <w:tc>
          <w:tcPr>
            <w:tcW w:w="1676" w:type="dxa"/>
            <w:shd w:val="clear" w:color="auto" w:fill="auto"/>
            <w:vAlign w:val="center"/>
          </w:tcPr>
          <w:p w14:paraId="24B3E01C" w14:textId="7761DD6A" w:rsidR="000074C7" w:rsidRPr="00740BFC" w:rsidRDefault="00497074">
            <w:r w:rsidRPr="00740BFC">
              <w:t>Número único da encomenda</w:t>
            </w:r>
          </w:p>
        </w:tc>
        <w:tc>
          <w:tcPr>
            <w:tcW w:w="3010" w:type="dxa"/>
          </w:tcPr>
          <w:p w14:paraId="23A96532" w14:textId="77777777" w:rsidR="000074C7" w:rsidRPr="00740BFC" w:rsidRDefault="000074C7"/>
        </w:tc>
      </w:tr>
      <w:tr w:rsidR="000074C7" w:rsidRPr="00740BFC" w14:paraId="104FB67C" w14:textId="77777777" w:rsidTr="538E812A">
        <w:trPr>
          <w:trHeight w:val="300"/>
        </w:trPr>
        <w:tc>
          <w:tcPr>
            <w:tcW w:w="2509" w:type="dxa"/>
            <w:shd w:val="clear" w:color="auto" w:fill="auto"/>
            <w:vAlign w:val="center"/>
          </w:tcPr>
          <w:p w14:paraId="5CCDEE2D" w14:textId="5B5AC79A" w:rsidR="000074C7" w:rsidRPr="00740BFC" w:rsidRDefault="538E812A">
            <w:r>
              <w:t>dataSaida</w:t>
            </w:r>
          </w:p>
        </w:tc>
        <w:tc>
          <w:tcPr>
            <w:tcW w:w="1589" w:type="dxa"/>
          </w:tcPr>
          <w:p w14:paraId="63372D35" w14:textId="77777777" w:rsidR="000074C7" w:rsidRPr="00740BFC" w:rsidRDefault="000074C7"/>
        </w:tc>
        <w:tc>
          <w:tcPr>
            <w:tcW w:w="1676" w:type="dxa"/>
            <w:shd w:val="clear" w:color="auto" w:fill="auto"/>
            <w:vAlign w:val="center"/>
          </w:tcPr>
          <w:p w14:paraId="56CE2391" w14:textId="2282DB2A" w:rsidR="000074C7" w:rsidRPr="00740BFC" w:rsidRDefault="538E812A">
            <w:r>
              <w:t>Data de saída do armazém</w:t>
            </w:r>
          </w:p>
        </w:tc>
        <w:tc>
          <w:tcPr>
            <w:tcW w:w="3010" w:type="dxa"/>
          </w:tcPr>
          <w:p w14:paraId="3D375F4C" w14:textId="77777777" w:rsidR="000074C7" w:rsidRPr="00740BFC" w:rsidRDefault="000074C7"/>
        </w:tc>
      </w:tr>
      <w:tr w:rsidR="000074C7" w:rsidRPr="00740BFC" w14:paraId="6C8ED0E9" w14:textId="77777777" w:rsidTr="538E812A">
        <w:trPr>
          <w:trHeight w:val="300"/>
        </w:trPr>
        <w:tc>
          <w:tcPr>
            <w:tcW w:w="2509" w:type="dxa"/>
            <w:shd w:val="clear" w:color="auto" w:fill="auto"/>
            <w:vAlign w:val="center"/>
          </w:tcPr>
          <w:p w14:paraId="5D187EA6" w14:textId="5948DAC0" w:rsidR="000074C7" w:rsidRPr="00740BFC" w:rsidRDefault="538E812A">
            <w:r>
              <w:t>dataEntrega</w:t>
            </w:r>
          </w:p>
        </w:tc>
        <w:tc>
          <w:tcPr>
            <w:tcW w:w="1589" w:type="dxa"/>
          </w:tcPr>
          <w:p w14:paraId="0FBF8AB6" w14:textId="77777777" w:rsidR="000074C7" w:rsidRPr="00740BFC" w:rsidRDefault="000074C7"/>
        </w:tc>
        <w:tc>
          <w:tcPr>
            <w:tcW w:w="1676" w:type="dxa"/>
            <w:shd w:val="clear" w:color="auto" w:fill="auto"/>
            <w:vAlign w:val="center"/>
          </w:tcPr>
          <w:p w14:paraId="42392AE1" w14:textId="0FC9A3F0" w:rsidR="000074C7" w:rsidRPr="00740BFC" w:rsidRDefault="00497074">
            <w:r w:rsidRPr="00740BFC">
              <w:t xml:space="preserve">Data de entrega </w:t>
            </w:r>
            <w:r w:rsidR="006C46D9" w:rsidRPr="00740BFC">
              <w:t>ao cliente</w:t>
            </w:r>
          </w:p>
        </w:tc>
        <w:tc>
          <w:tcPr>
            <w:tcW w:w="3010" w:type="dxa"/>
          </w:tcPr>
          <w:p w14:paraId="262ECD83" w14:textId="77777777" w:rsidR="000074C7" w:rsidRPr="00740BFC" w:rsidRDefault="000074C7"/>
        </w:tc>
      </w:tr>
      <w:tr w:rsidR="000074C7" w:rsidRPr="00740BFC" w14:paraId="5CA6E4ED" w14:textId="77777777" w:rsidTr="538E812A">
        <w:trPr>
          <w:trHeight w:val="300"/>
        </w:trPr>
        <w:tc>
          <w:tcPr>
            <w:tcW w:w="2509" w:type="dxa"/>
            <w:shd w:val="clear" w:color="auto" w:fill="auto"/>
            <w:vAlign w:val="center"/>
          </w:tcPr>
          <w:p w14:paraId="3DF16EEF" w14:textId="1FCD6C9B" w:rsidR="000074C7" w:rsidRPr="00740BFC" w:rsidRDefault="538E812A">
            <w:r>
              <w:t>custoTotal</w:t>
            </w:r>
          </w:p>
        </w:tc>
        <w:tc>
          <w:tcPr>
            <w:tcW w:w="1589" w:type="dxa"/>
          </w:tcPr>
          <w:p w14:paraId="72399D10" w14:textId="77777777" w:rsidR="000074C7" w:rsidRPr="00740BFC" w:rsidRDefault="000074C7"/>
        </w:tc>
        <w:tc>
          <w:tcPr>
            <w:tcW w:w="1676" w:type="dxa"/>
            <w:shd w:val="clear" w:color="auto" w:fill="auto"/>
            <w:vAlign w:val="center"/>
          </w:tcPr>
          <w:p w14:paraId="274B71A4" w14:textId="3514DEAF" w:rsidR="000074C7" w:rsidRPr="00740BFC" w:rsidRDefault="0006570C">
            <w:r w:rsidRPr="00740BFC">
              <w:t>Custo total do transporte</w:t>
            </w:r>
          </w:p>
        </w:tc>
        <w:tc>
          <w:tcPr>
            <w:tcW w:w="3010" w:type="dxa"/>
          </w:tcPr>
          <w:p w14:paraId="145359C0" w14:textId="0A892885" w:rsidR="000074C7" w:rsidRPr="00740BFC" w:rsidRDefault="0009507F">
            <w:r w:rsidRPr="00740BFC">
              <w:t>&gt; 0</w:t>
            </w:r>
          </w:p>
        </w:tc>
      </w:tr>
      <w:tr w:rsidR="00497074" w:rsidRPr="00740BFC" w14:paraId="3C409F16" w14:textId="77777777" w:rsidTr="538E812A">
        <w:trPr>
          <w:trHeight w:val="300"/>
        </w:trPr>
        <w:tc>
          <w:tcPr>
            <w:tcW w:w="2509" w:type="dxa"/>
            <w:shd w:val="clear" w:color="auto" w:fill="auto"/>
            <w:vAlign w:val="center"/>
          </w:tcPr>
          <w:p w14:paraId="7645DAF5" w14:textId="2120F497" w:rsidR="00497074" w:rsidRPr="00740BFC" w:rsidRDefault="538E812A">
            <w:r>
              <w:t>numeroTransportadora</w:t>
            </w:r>
          </w:p>
        </w:tc>
        <w:tc>
          <w:tcPr>
            <w:tcW w:w="1589" w:type="dxa"/>
          </w:tcPr>
          <w:p w14:paraId="70EDDEB7" w14:textId="017B3951" w:rsidR="00497074" w:rsidRPr="00740BFC" w:rsidRDefault="00CB0745">
            <w:r w:rsidRPr="00740BFC">
              <w:t xml:space="preserve">FK -&gt; </w:t>
            </w:r>
            <w:r w:rsidR="0089712B" w:rsidRPr="00740BFC">
              <w:t>Transportadora</w:t>
            </w:r>
          </w:p>
        </w:tc>
        <w:tc>
          <w:tcPr>
            <w:tcW w:w="1676" w:type="dxa"/>
            <w:shd w:val="clear" w:color="auto" w:fill="auto"/>
            <w:vAlign w:val="center"/>
          </w:tcPr>
          <w:p w14:paraId="7085FA1B" w14:textId="07EEF3FB" w:rsidR="00497074" w:rsidRPr="00740BFC" w:rsidRDefault="0080169A">
            <w:r w:rsidRPr="00740BFC">
              <w:t>Número único da transportadora</w:t>
            </w:r>
          </w:p>
        </w:tc>
        <w:tc>
          <w:tcPr>
            <w:tcW w:w="3010" w:type="dxa"/>
          </w:tcPr>
          <w:p w14:paraId="5ED8BFBD" w14:textId="77777777" w:rsidR="00497074" w:rsidRPr="00740BFC" w:rsidRDefault="00497074"/>
        </w:tc>
      </w:tr>
      <w:tr w:rsidR="0089712B" w:rsidRPr="00740BFC" w14:paraId="6EFC9A0E" w14:textId="77777777" w:rsidTr="538E812A">
        <w:trPr>
          <w:trHeight w:val="300"/>
        </w:trPr>
        <w:tc>
          <w:tcPr>
            <w:tcW w:w="2509" w:type="dxa"/>
            <w:shd w:val="clear" w:color="auto" w:fill="auto"/>
            <w:vAlign w:val="center"/>
          </w:tcPr>
          <w:p w14:paraId="32054C08" w14:textId="7C9EB0E0" w:rsidR="0089712B" w:rsidRPr="00740BFC" w:rsidRDefault="538E812A">
            <w:r>
              <w:t>numeroTransporte</w:t>
            </w:r>
          </w:p>
        </w:tc>
        <w:tc>
          <w:tcPr>
            <w:tcW w:w="1589" w:type="dxa"/>
          </w:tcPr>
          <w:p w14:paraId="1042A6CD" w14:textId="413765D7" w:rsidR="0089712B" w:rsidRPr="00740BFC" w:rsidRDefault="0089712B"/>
        </w:tc>
        <w:tc>
          <w:tcPr>
            <w:tcW w:w="1676" w:type="dxa"/>
            <w:shd w:val="clear" w:color="auto" w:fill="auto"/>
            <w:vAlign w:val="center"/>
          </w:tcPr>
          <w:p w14:paraId="6805BC6B" w14:textId="1E4ABF9D" w:rsidR="0089712B" w:rsidRPr="00740BFC" w:rsidRDefault="00E21C48">
            <w:r w:rsidRPr="00740BFC">
              <w:t>Número único do transporte</w:t>
            </w:r>
          </w:p>
        </w:tc>
        <w:tc>
          <w:tcPr>
            <w:tcW w:w="3010" w:type="dxa"/>
          </w:tcPr>
          <w:p w14:paraId="3F1A4CAF" w14:textId="30A5CEEE" w:rsidR="0089712B" w:rsidRPr="00740BFC" w:rsidRDefault="538E812A">
            <w:r>
              <w:t>Unique</w:t>
            </w:r>
          </w:p>
        </w:tc>
      </w:tr>
      <w:tr w:rsidR="00217739" w:rsidRPr="00740BFC" w14:paraId="716E090C" w14:textId="77777777" w:rsidTr="538E812A">
        <w:trPr>
          <w:trHeight w:val="300"/>
        </w:trPr>
        <w:tc>
          <w:tcPr>
            <w:tcW w:w="2509" w:type="dxa"/>
            <w:tcBorders>
              <w:bottom w:val="single" w:sz="4" w:space="0" w:color="auto"/>
            </w:tcBorders>
            <w:shd w:val="clear" w:color="auto" w:fill="auto"/>
            <w:vAlign w:val="center"/>
          </w:tcPr>
          <w:p w14:paraId="2C461840" w14:textId="4A40B6B3" w:rsidR="00217739" w:rsidRPr="00740BFC" w:rsidRDefault="00853454">
            <w:r w:rsidRPr="00740BFC">
              <w:t>estado</w:t>
            </w:r>
          </w:p>
        </w:tc>
        <w:tc>
          <w:tcPr>
            <w:tcW w:w="1589" w:type="dxa"/>
            <w:tcBorders>
              <w:bottom w:val="single" w:sz="4" w:space="0" w:color="auto"/>
            </w:tcBorders>
          </w:tcPr>
          <w:p w14:paraId="181D0893" w14:textId="5FA4EC06" w:rsidR="00217739" w:rsidRPr="00740BFC" w:rsidRDefault="538E812A">
            <w:r>
              <w:t>Fk -&gt; EstadoTransporte</w:t>
            </w:r>
          </w:p>
        </w:tc>
        <w:tc>
          <w:tcPr>
            <w:tcW w:w="1676" w:type="dxa"/>
            <w:tcBorders>
              <w:bottom w:val="single" w:sz="4" w:space="0" w:color="auto"/>
            </w:tcBorders>
            <w:shd w:val="clear" w:color="auto" w:fill="auto"/>
            <w:vAlign w:val="center"/>
          </w:tcPr>
          <w:p w14:paraId="2CDEA128" w14:textId="1BDC348F" w:rsidR="00217739" w:rsidRPr="00740BFC" w:rsidRDefault="00217739">
            <w:r w:rsidRPr="00740BFC">
              <w:t>Nome do estado do transporte</w:t>
            </w:r>
          </w:p>
        </w:tc>
        <w:tc>
          <w:tcPr>
            <w:tcW w:w="3010" w:type="dxa"/>
            <w:tcBorders>
              <w:bottom w:val="single" w:sz="4" w:space="0" w:color="auto"/>
            </w:tcBorders>
          </w:tcPr>
          <w:p w14:paraId="73D94662" w14:textId="77777777" w:rsidR="00217739" w:rsidRPr="00740BFC" w:rsidRDefault="00217739"/>
        </w:tc>
      </w:tr>
    </w:tbl>
    <w:p w14:paraId="2D65CB1B" w14:textId="6574A5A5" w:rsidR="37A9725F" w:rsidRPr="00740BFC" w:rsidRDefault="37A9725F" w:rsidP="37A9725F">
      <w:pPr>
        <w:jc w:val="both"/>
        <w:rPr>
          <w:u w:val="single"/>
        </w:rPr>
      </w:pPr>
    </w:p>
    <w:p w14:paraId="7D0B9D45" w14:textId="0022C06E" w:rsidR="0080169A" w:rsidRPr="00740BFC" w:rsidRDefault="538E812A" w:rsidP="00A11EA8">
      <w:pPr>
        <w:pStyle w:val="Legenda"/>
        <w:keepNext/>
        <w:jc w:val="center"/>
      </w:pPr>
      <w:bookmarkStart w:id="94" w:name="_Toc199624885"/>
      <w:r>
        <w:lastRenderedPageBreak/>
        <w:t xml:space="preserve">Tabela </w:t>
      </w:r>
      <w:fldSimple w:instr=" SEQ Tabela \* ARABIC ">
        <w:r>
          <w:t>39</w:t>
        </w:r>
      </w:fldSimple>
      <w:r>
        <w:t>. Descrição dos campos da tabela Distrito.</w:t>
      </w:r>
      <w:bookmarkEnd w:id="9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8"/>
        <w:gridCol w:w="1708"/>
        <w:gridCol w:w="1708"/>
        <w:gridCol w:w="3410"/>
      </w:tblGrid>
      <w:tr w:rsidR="00497074" w:rsidRPr="00740BFC" w14:paraId="06ABF5BA" w14:textId="77777777" w:rsidTr="538E812A">
        <w:trPr>
          <w:trHeight w:val="300"/>
        </w:trPr>
        <w:tc>
          <w:tcPr>
            <w:tcW w:w="1958" w:type="dxa"/>
            <w:shd w:val="clear" w:color="auto" w:fill="4472C4" w:themeFill="accent1"/>
          </w:tcPr>
          <w:p w14:paraId="7532836C" w14:textId="77777777" w:rsidR="00497074" w:rsidRPr="00740BFC" w:rsidRDefault="538E812A">
            <w:pPr>
              <w:rPr>
                <w:color w:val="FFFFFF" w:themeColor="background1"/>
              </w:rPr>
            </w:pPr>
            <w:r w:rsidRPr="538E812A">
              <w:rPr>
                <w:color w:val="FFFFFF" w:themeColor="background1"/>
              </w:rPr>
              <w:t>Nome do campo</w:t>
            </w:r>
          </w:p>
        </w:tc>
        <w:tc>
          <w:tcPr>
            <w:tcW w:w="1708" w:type="dxa"/>
            <w:shd w:val="clear" w:color="auto" w:fill="4472C4" w:themeFill="accent1"/>
          </w:tcPr>
          <w:p w14:paraId="2DE8CA1C" w14:textId="77777777" w:rsidR="00497074" w:rsidRPr="00740BFC" w:rsidRDefault="538E812A">
            <w:pPr>
              <w:rPr>
                <w:color w:val="FFFFFF" w:themeColor="background1"/>
              </w:rPr>
            </w:pPr>
            <w:r w:rsidRPr="538E812A">
              <w:rPr>
                <w:color w:val="FFFFFF" w:themeColor="background1"/>
              </w:rPr>
              <w:t xml:space="preserve">Chave </w:t>
            </w:r>
          </w:p>
        </w:tc>
        <w:tc>
          <w:tcPr>
            <w:tcW w:w="1708" w:type="dxa"/>
            <w:shd w:val="clear" w:color="auto" w:fill="4472C4" w:themeFill="accent1"/>
          </w:tcPr>
          <w:p w14:paraId="569E6205" w14:textId="77777777" w:rsidR="00497074" w:rsidRPr="00740BFC" w:rsidRDefault="538E812A">
            <w:pPr>
              <w:rPr>
                <w:color w:val="FFFFFF" w:themeColor="background1"/>
              </w:rPr>
            </w:pPr>
            <w:r w:rsidRPr="538E812A">
              <w:rPr>
                <w:color w:val="FFFFFF" w:themeColor="background1"/>
              </w:rPr>
              <w:t>Descrição</w:t>
            </w:r>
          </w:p>
        </w:tc>
        <w:tc>
          <w:tcPr>
            <w:tcW w:w="3410" w:type="dxa"/>
            <w:shd w:val="clear" w:color="auto" w:fill="4472C4" w:themeFill="accent1"/>
          </w:tcPr>
          <w:p w14:paraId="15234F75" w14:textId="77777777" w:rsidR="00497074" w:rsidRPr="00740BFC" w:rsidRDefault="538E812A">
            <w:pPr>
              <w:rPr>
                <w:color w:val="FFFFFF" w:themeColor="background1"/>
              </w:rPr>
            </w:pPr>
            <w:r w:rsidRPr="538E812A">
              <w:rPr>
                <w:color w:val="FFFFFF" w:themeColor="background1"/>
              </w:rPr>
              <w:t>Validações</w:t>
            </w:r>
          </w:p>
        </w:tc>
      </w:tr>
      <w:tr w:rsidR="00497074" w:rsidRPr="00740BFC" w14:paraId="6B9BCCB2" w14:textId="77777777" w:rsidTr="538E812A">
        <w:trPr>
          <w:trHeight w:val="300"/>
        </w:trPr>
        <w:tc>
          <w:tcPr>
            <w:tcW w:w="1958" w:type="dxa"/>
            <w:shd w:val="clear" w:color="auto" w:fill="auto"/>
            <w:vAlign w:val="center"/>
          </w:tcPr>
          <w:p w14:paraId="0DFE9938" w14:textId="77777777" w:rsidR="00497074" w:rsidRPr="00740BFC" w:rsidRDefault="00497074">
            <w:r w:rsidRPr="00740BFC">
              <w:rPr>
                <w:rFonts w:asciiTheme="minorHAnsi" w:eastAsiaTheme="minorEastAsia" w:hAnsiTheme="minorHAnsi" w:cstheme="minorBidi"/>
              </w:rPr>
              <w:t>id</w:t>
            </w:r>
          </w:p>
        </w:tc>
        <w:tc>
          <w:tcPr>
            <w:tcW w:w="1708" w:type="dxa"/>
          </w:tcPr>
          <w:p w14:paraId="7B48B91B" w14:textId="77777777" w:rsidR="00497074" w:rsidRPr="00740BFC" w:rsidRDefault="00497074">
            <w:r w:rsidRPr="00740BFC">
              <w:t>PK</w:t>
            </w:r>
          </w:p>
        </w:tc>
        <w:tc>
          <w:tcPr>
            <w:tcW w:w="1708" w:type="dxa"/>
            <w:shd w:val="clear" w:color="auto" w:fill="auto"/>
            <w:vAlign w:val="center"/>
          </w:tcPr>
          <w:p w14:paraId="2FF230C1" w14:textId="77777777" w:rsidR="00497074" w:rsidRPr="00740BFC" w:rsidRDefault="00497074">
            <w:pPr>
              <w:spacing w:line="259" w:lineRule="auto"/>
            </w:pPr>
            <w:r w:rsidRPr="00740BFC">
              <w:t>Identificador do registo</w:t>
            </w:r>
          </w:p>
        </w:tc>
        <w:tc>
          <w:tcPr>
            <w:tcW w:w="3410" w:type="dxa"/>
          </w:tcPr>
          <w:p w14:paraId="79451DF9" w14:textId="77777777" w:rsidR="00497074" w:rsidRPr="00740BFC" w:rsidRDefault="00497074" w:rsidP="538E812A">
            <w:pPr>
              <w:rPr>
                <w:rFonts w:ascii="Courier New" w:hAnsi="Courier New" w:cs="Courier New"/>
                <w:i/>
                <w:iCs/>
                <w:sz w:val="20"/>
                <w:szCs w:val="20"/>
              </w:rPr>
            </w:pPr>
          </w:p>
        </w:tc>
      </w:tr>
      <w:tr w:rsidR="00497074" w:rsidRPr="00740BFC" w14:paraId="6DCD5A96" w14:textId="77777777" w:rsidTr="538E812A">
        <w:trPr>
          <w:trHeight w:val="300"/>
        </w:trPr>
        <w:tc>
          <w:tcPr>
            <w:tcW w:w="1958" w:type="dxa"/>
            <w:shd w:val="clear" w:color="auto" w:fill="auto"/>
            <w:vAlign w:val="center"/>
          </w:tcPr>
          <w:p w14:paraId="5308B097" w14:textId="1A9441C5" w:rsidR="00497074" w:rsidRPr="00740BFC" w:rsidRDefault="538E812A">
            <w:r>
              <w:t>denominacao</w:t>
            </w:r>
          </w:p>
        </w:tc>
        <w:tc>
          <w:tcPr>
            <w:tcW w:w="1708" w:type="dxa"/>
          </w:tcPr>
          <w:p w14:paraId="0F6B684D" w14:textId="77777777" w:rsidR="00497074" w:rsidRPr="00740BFC" w:rsidRDefault="00497074"/>
        </w:tc>
        <w:tc>
          <w:tcPr>
            <w:tcW w:w="1708" w:type="dxa"/>
            <w:shd w:val="clear" w:color="auto" w:fill="auto"/>
            <w:vAlign w:val="center"/>
          </w:tcPr>
          <w:p w14:paraId="268D047A" w14:textId="34DF9415" w:rsidR="00497074" w:rsidRPr="00740BFC" w:rsidRDefault="00A11EA8">
            <w:r w:rsidRPr="00740BFC">
              <w:t>Nome do distrito</w:t>
            </w:r>
          </w:p>
        </w:tc>
        <w:tc>
          <w:tcPr>
            <w:tcW w:w="3410" w:type="dxa"/>
          </w:tcPr>
          <w:p w14:paraId="0AF18022" w14:textId="3FD2A1D4" w:rsidR="00497074" w:rsidRPr="00740BFC" w:rsidRDefault="538E812A">
            <w:r>
              <w:t>Unique</w:t>
            </w:r>
          </w:p>
        </w:tc>
      </w:tr>
      <w:tr w:rsidR="0009507F" w:rsidRPr="00740BFC" w14:paraId="435F3550" w14:textId="77777777" w:rsidTr="538E812A">
        <w:trPr>
          <w:trHeight w:val="300"/>
        </w:trPr>
        <w:tc>
          <w:tcPr>
            <w:tcW w:w="1958" w:type="dxa"/>
            <w:tcBorders>
              <w:top w:val="single" w:sz="4" w:space="0" w:color="auto"/>
              <w:left w:val="single" w:sz="4" w:space="0" w:color="auto"/>
              <w:bottom w:val="single" w:sz="4" w:space="0" w:color="auto"/>
              <w:right w:val="single" w:sz="4" w:space="0" w:color="auto"/>
            </w:tcBorders>
            <w:shd w:val="clear" w:color="auto" w:fill="auto"/>
            <w:vAlign w:val="center"/>
          </w:tcPr>
          <w:p w14:paraId="55D6C63B" w14:textId="77777777" w:rsidR="0009507F" w:rsidRPr="00740BFC" w:rsidRDefault="538E812A" w:rsidP="001B1928">
            <w:r>
              <w:t>createdBy</w:t>
            </w:r>
          </w:p>
        </w:tc>
        <w:tc>
          <w:tcPr>
            <w:tcW w:w="1708" w:type="dxa"/>
            <w:tcBorders>
              <w:top w:val="single" w:sz="4" w:space="0" w:color="auto"/>
              <w:left w:val="single" w:sz="4" w:space="0" w:color="auto"/>
              <w:bottom w:val="single" w:sz="4" w:space="0" w:color="auto"/>
              <w:right w:val="single" w:sz="4" w:space="0" w:color="auto"/>
            </w:tcBorders>
          </w:tcPr>
          <w:p w14:paraId="2B7F9861" w14:textId="77777777" w:rsidR="0009507F" w:rsidRPr="00740BFC" w:rsidRDefault="0009507F" w:rsidP="001B1928"/>
        </w:tc>
        <w:tc>
          <w:tcPr>
            <w:tcW w:w="1708" w:type="dxa"/>
            <w:tcBorders>
              <w:top w:val="single" w:sz="4" w:space="0" w:color="auto"/>
              <w:left w:val="single" w:sz="4" w:space="0" w:color="auto"/>
              <w:bottom w:val="single" w:sz="4" w:space="0" w:color="auto"/>
              <w:right w:val="single" w:sz="4" w:space="0" w:color="auto"/>
            </w:tcBorders>
            <w:shd w:val="clear" w:color="auto" w:fill="auto"/>
            <w:vAlign w:val="center"/>
          </w:tcPr>
          <w:p w14:paraId="59059E00" w14:textId="77777777" w:rsidR="0009507F" w:rsidRPr="00740BFC" w:rsidRDefault="0009507F" w:rsidP="001B1928">
            <w:r w:rsidRPr="00740BFC">
              <w:t>O utilizador que criou o registo</w:t>
            </w:r>
          </w:p>
        </w:tc>
        <w:tc>
          <w:tcPr>
            <w:tcW w:w="3410" w:type="dxa"/>
            <w:tcBorders>
              <w:top w:val="single" w:sz="4" w:space="0" w:color="auto"/>
              <w:left w:val="single" w:sz="4" w:space="0" w:color="auto"/>
              <w:bottom w:val="single" w:sz="4" w:space="0" w:color="auto"/>
              <w:right w:val="single" w:sz="4" w:space="0" w:color="auto"/>
            </w:tcBorders>
          </w:tcPr>
          <w:p w14:paraId="478B3AE5" w14:textId="77777777" w:rsidR="0009507F" w:rsidRPr="00740BFC" w:rsidRDefault="0009507F" w:rsidP="001B1928"/>
        </w:tc>
      </w:tr>
      <w:tr w:rsidR="0009507F" w:rsidRPr="00740BFC" w14:paraId="0FA46A0D" w14:textId="77777777" w:rsidTr="538E812A">
        <w:trPr>
          <w:trHeight w:val="300"/>
        </w:trPr>
        <w:tc>
          <w:tcPr>
            <w:tcW w:w="1958" w:type="dxa"/>
            <w:tcBorders>
              <w:top w:val="single" w:sz="4" w:space="0" w:color="auto"/>
              <w:left w:val="single" w:sz="4" w:space="0" w:color="auto"/>
              <w:bottom w:val="single" w:sz="4" w:space="0" w:color="auto"/>
              <w:right w:val="single" w:sz="4" w:space="0" w:color="auto"/>
            </w:tcBorders>
            <w:shd w:val="clear" w:color="auto" w:fill="auto"/>
            <w:vAlign w:val="center"/>
          </w:tcPr>
          <w:p w14:paraId="368D1AE6" w14:textId="77777777" w:rsidR="0009507F" w:rsidRPr="00740BFC" w:rsidRDefault="538E812A" w:rsidP="001B1928">
            <w:r>
              <w:t>createdDate</w:t>
            </w:r>
          </w:p>
        </w:tc>
        <w:tc>
          <w:tcPr>
            <w:tcW w:w="1708" w:type="dxa"/>
            <w:tcBorders>
              <w:top w:val="single" w:sz="4" w:space="0" w:color="auto"/>
              <w:left w:val="single" w:sz="4" w:space="0" w:color="auto"/>
              <w:bottom w:val="single" w:sz="4" w:space="0" w:color="auto"/>
              <w:right w:val="single" w:sz="4" w:space="0" w:color="auto"/>
            </w:tcBorders>
          </w:tcPr>
          <w:p w14:paraId="5E4DC56A" w14:textId="77777777" w:rsidR="0009507F" w:rsidRPr="00740BFC" w:rsidRDefault="0009507F" w:rsidP="001B1928"/>
        </w:tc>
        <w:tc>
          <w:tcPr>
            <w:tcW w:w="1708" w:type="dxa"/>
            <w:tcBorders>
              <w:top w:val="single" w:sz="4" w:space="0" w:color="auto"/>
              <w:left w:val="single" w:sz="4" w:space="0" w:color="auto"/>
              <w:bottom w:val="single" w:sz="4" w:space="0" w:color="auto"/>
              <w:right w:val="single" w:sz="4" w:space="0" w:color="auto"/>
            </w:tcBorders>
            <w:shd w:val="clear" w:color="auto" w:fill="auto"/>
            <w:vAlign w:val="center"/>
          </w:tcPr>
          <w:p w14:paraId="689B67DF" w14:textId="77777777" w:rsidR="0009507F" w:rsidRPr="00740BFC" w:rsidRDefault="0009507F" w:rsidP="001B1928">
            <w:r w:rsidRPr="00740BFC">
              <w:t>A data em que o registo foi criado</w:t>
            </w:r>
          </w:p>
        </w:tc>
        <w:tc>
          <w:tcPr>
            <w:tcW w:w="3410" w:type="dxa"/>
            <w:tcBorders>
              <w:top w:val="single" w:sz="4" w:space="0" w:color="auto"/>
              <w:left w:val="single" w:sz="4" w:space="0" w:color="auto"/>
              <w:bottom w:val="single" w:sz="4" w:space="0" w:color="auto"/>
              <w:right w:val="single" w:sz="4" w:space="0" w:color="auto"/>
            </w:tcBorders>
          </w:tcPr>
          <w:p w14:paraId="2CECB339" w14:textId="77777777" w:rsidR="0009507F" w:rsidRPr="00740BFC" w:rsidRDefault="0009507F" w:rsidP="001B1928"/>
        </w:tc>
      </w:tr>
      <w:tr w:rsidR="0009507F" w:rsidRPr="00740BFC" w14:paraId="14B91B7D" w14:textId="77777777" w:rsidTr="538E812A">
        <w:trPr>
          <w:trHeight w:val="300"/>
        </w:trPr>
        <w:tc>
          <w:tcPr>
            <w:tcW w:w="1958" w:type="dxa"/>
            <w:tcBorders>
              <w:top w:val="single" w:sz="4" w:space="0" w:color="auto"/>
              <w:left w:val="single" w:sz="4" w:space="0" w:color="auto"/>
              <w:bottom w:val="single" w:sz="4" w:space="0" w:color="auto"/>
              <w:right w:val="single" w:sz="4" w:space="0" w:color="auto"/>
            </w:tcBorders>
            <w:shd w:val="clear" w:color="auto" w:fill="auto"/>
            <w:vAlign w:val="center"/>
          </w:tcPr>
          <w:p w14:paraId="31852E1E" w14:textId="77777777" w:rsidR="0009507F" w:rsidRPr="00740BFC" w:rsidRDefault="538E812A" w:rsidP="001B1928">
            <w:r>
              <w:t>lastUpdatedBy</w:t>
            </w:r>
          </w:p>
        </w:tc>
        <w:tc>
          <w:tcPr>
            <w:tcW w:w="1708" w:type="dxa"/>
            <w:tcBorders>
              <w:top w:val="single" w:sz="4" w:space="0" w:color="auto"/>
              <w:left w:val="single" w:sz="4" w:space="0" w:color="auto"/>
              <w:bottom w:val="single" w:sz="4" w:space="0" w:color="auto"/>
              <w:right w:val="single" w:sz="4" w:space="0" w:color="auto"/>
            </w:tcBorders>
          </w:tcPr>
          <w:p w14:paraId="5D4713FB" w14:textId="77777777" w:rsidR="0009507F" w:rsidRPr="00740BFC" w:rsidRDefault="0009507F" w:rsidP="001B1928"/>
        </w:tc>
        <w:tc>
          <w:tcPr>
            <w:tcW w:w="1708" w:type="dxa"/>
            <w:tcBorders>
              <w:top w:val="single" w:sz="4" w:space="0" w:color="auto"/>
              <w:left w:val="single" w:sz="4" w:space="0" w:color="auto"/>
              <w:bottom w:val="single" w:sz="4" w:space="0" w:color="auto"/>
              <w:right w:val="single" w:sz="4" w:space="0" w:color="auto"/>
            </w:tcBorders>
            <w:shd w:val="clear" w:color="auto" w:fill="auto"/>
            <w:vAlign w:val="center"/>
          </w:tcPr>
          <w:p w14:paraId="0AD67148" w14:textId="77777777" w:rsidR="0009507F" w:rsidRPr="00740BFC" w:rsidRDefault="0009507F" w:rsidP="001B1928">
            <w:r w:rsidRPr="00740BFC">
              <w:t>O último utilizador que atualizou o registo</w:t>
            </w:r>
          </w:p>
        </w:tc>
        <w:tc>
          <w:tcPr>
            <w:tcW w:w="3410" w:type="dxa"/>
            <w:tcBorders>
              <w:top w:val="single" w:sz="4" w:space="0" w:color="auto"/>
              <w:left w:val="single" w:sz="4" w:space="0" w:color="auto"/>
              <w:bottom w:val="single" w:sz="4" w:space="0" w:color="auto"/>
              <w:right w:val="single" w:sz="4" w:space="0" w:color="auto"/>
            </w:tcBorders>
          </w:tcPr>
          <w:p w14:paraId="5FC49C9D" w14:textId="77777777" w:rsidR="0009507F" w:rsidRPr="00740BFC" w:rsidRDefault="0009507F" w:rsidP="001B1928"/>
        </w:tc>
      </w:tr>
      <w:tr w:rsidR="0009507F" w:rsidRPr="00740BFC" w14:paraId="38465749" w14:textId="77777777" w:rsidTr="538E812A">
        <w:trPr>
          <w:trHeight w:val="300"/>
        </w:trPr>
        <w:tc>
          <w:tcPr>
            <w:tcW w:w="1958" w:type="dxa"/>
            <w:tcBorders>
              <w:top w:val="single" w:sz="4" w:space="0" w:color="auto"/>
              <w:left w:val="single" w:sz="4" w:space="0" w:color="auto"/>
              <w:bottom w:val="single" w:sz="4" w:space="0" w:color="auto"/>
              <w:right w:val="single" w:sz="4" w:space="0" w:color="auto"/>
            </w:tcBorders>
            <w:shd w:val="clear" w:color="auto" w:fill="auto"/>
            <w:vAlign w:val="center"/>
          </w:tcPr>
          <w:p w14:paraId="1C6045D5" w14:textId="77777777" w:rsidR="0009507F" w:rsidRPr="00740BFC" w:rsidRDefault="538E812A" w:rsidP="001B1928">
            <w:r>
              <w:t>lastUpdatedDate</w:t>
            </w:r>
          </w:p>
        </w:tc>
        <w:tc>
          <w:tcPr>
            <w:tcW w:w="1708" w:type="dxa"/>
            <w:tcBorders>
              <w:top w:val="single" w:sz="4" w:space="0" w:color="auto"/>
              <w:left w:val="single" w:sz="4" w:space="0" w:color="auto"/>
              <w:bottom w:val="single" w:sz="4" w:space="0" w:color="auto"/>
              <w:right w:val="single" w:sz="4" w:space="0" w:color="auto"/>
            </w:tcBorders>
          </w:tcPr>
          <w:p w14:paraId="3463B16E" w14:textId="77777777" w:rsidR="0009507F" w:rsidRPr="00740BFC" w:rsidRDefault="0009507F" w:rsidP="001B1928"/>
        </w:tc>
        <w:tc>
          <w:tcPr>
            <w:tcW w:w="1708" w:type="dxa"/>
            <w:tcBorders>
              <w:top w:val="single" w:sz="4" w:space="0" w:color="auto"/>
              <w:left w:val="single" w:sz="4" w:space="0" w:color="auto"/>
              <w:bottom w:val="single" w:sz="4" w:space="0" w:color="auto"/>
              <w:right w:val="single" w:sz="4" w:space="0" w:color="auto"/>
            </w:tcBorders>
            <w:shd w:val="clear" w:color="auto" w:fill="auto"/>
            <w:vAlign w:val="center"/>
          </w:tcPr>
          <w:p w14:paraId="6F9A9383" w14:textId="77777777" w:rsidR="0009507F" w:rsidRPr="00740BFC" w:rsidRDefault="0009507F" w:rsidP="001B1928">
            <w:r w:rsidRPr="00740BFC">
              <w:t>Última data em que o registo foi editado</w:t>
            </w:r>
          </w:p>
        </w:tc>
        <w:tc>
          <w:tcPr>
            <w:tcW w:w="3410" w:type="dxa"/>
            <w:tcBorders>
              <w:top w:val="single" w:sz="4" w:space="0" w:color="auto"/>
              <w:left w:val="single" w:sz="4" w:space="0" w:color="auto"/>
              <w:bottom w:val="single" w:sz="4" w:space="0" w:color="auto"/>
              <w:right w:val="single" w:sz="4" w:space="0" w:color="auto"/>
            </w:tcBorders>
          </w:tcPr>
          <w:p w14:paraId="1819FE88" w14:textId="77777777" w:rsidR="0009507F" w:rsidRPr="00740BFC" w:rsidRDefault="0009507F" w:rsidP="001B1928"/>
        </w:tc>
      </w:tr>
      <w:tr w:rsidR="0009507F" w:rsidRPr="00740BFC" w14:paraId="23F1FA14" w14:textId="77777777" w:rsidTr="538E812A">
        <w:trPr>
          <w:trHeight w:val="300"/>
        </w:trPr>
        <w:tc>
          <w:tcPr>
            <w:tcW w:w="1958" w:type="dxa"/>
            <w:tcBorders>
              <w:top w:val="single" w:sz="4" w:space="0" w:color="auto"/>
              <w:left w:val="single" w:sz="4" w:space="0" w:color="auto"/>
              <w:bottom w:val="single" w:sz="4" w:space="0" w:color="auto"/>
              <w:right w:val="single" w:sz="4" w:space="0" w:color="auto"/>
            </w:tcBorders>
            <w:shd w:val="clear" w:color="auto" w:fill="auto"/>
            <w:vAlign w:val="center"/>
          </w:tcPr>
          <w:p w14:paraId="7D8F67FA" w14:textId="77777777" w:rsidR="0009507F" w:rsidRPr="00740BFC" w:rsidRDefault="538E812A" w:rsidP="001B1928">
            <w:r>
              <w:t>isActive</w:t>
            </w:r>
          </w:p>
        </w:tc>
        <w:tc>
          <w:tcPr>
            <w:tcW w:w="1708" w:type="dxa"/>
            <w:tcBorders>
              <w:top w:val="single" w:sz="4" w:space="0" w:color="auto"/>
              <w:left w:val="single" w:sz="4" w:space="0" w:color="auto"/>
              <w:bottom w:val="single" w:sz="4" w:space="0" w:color="auto"/>
              <w:right w:val="single" w:sz="4" w:space="0" w:color="auto"/>
            </w:tcBorders>
          </w:tcPr>
          <w:p w14:paraId="0194E792" w14:textId="77777777" w:rsidR="0009507F" w:rsidRPr="00740BFC" w:rsidRDefault="0009507F" w:rsidP="001B1928"/>
        </w:tc>
        <w:tc>
          <w:tcPr>
            <w:tcW w:w="1708" w:type="dxa"/>
            <w:tcBorders>
              <w:top w:val="single" w:sz="4" w:space="0" w:color="auto"/>
              <w:left w:val="single" w:sz="4" w:space="0" w:color="auto"/>
              <w:bottom w:val="single" w:sz="4" w:space="0" w:color="auto"/>
              <w:right w:val="single" w:sz="4" w:space="0" w:color="auto"/>
            </w:tcBorders>
            <w:shd w:val="clear" w:color="auto" w:fill="auto"/>
            <w:vAlign w:val="center"/>
          </w:tcPr>
          <w:p w14:paraId="4884885B" w14:textId="77777777" w:rsidR="0009507F" w:rsidRPr="00740BFC" w:rsidRDefault="0009507F" w:rsidP="001B1928">
            <w:r w:rsidRPr="00740BFC">
              <w:t>O registo está ativo</w:t>
            </w:r>
          </w:p>
        </w:tc>
        <w:tc>
          <w:tcPr>
            <w:tcW w:w="3410" w:type="dxa"/>
            <w:tcBorders>
              <w:top w:val="single" w:sz="4" w:space="0" w:color="auto"/>
              <w:left w:val="single" w:sz="4" w:space="0" w:color="auto"/>
              <w:bottom w:val="single" w:sz="4" w:space="0" w:color="auto"/>
              <w:right w:val="single" w:sz="4" w:space="0" w:color="auto"/>
            </w:tcBorders>
          </w:tcPr>
          <w:p w14:paraId="1F6FED5E" w14:textId="77777777" w:rsidR="0009507F" w:rsidRPr="00740BFC" w:rsidRDefault="0009507F" w:rsidP="001B1928"/>
        </w:tc>
      </w:tr>
    </w:tbl>
    <w:p w14:paraId="2C2A7E0D" w14:textId="77777777" w:rsidR="00497074" w:rsidRPr="00740BFC" w:rsidRDefault="00497074" w:rsidP="37A9725F">
      <w:pPr>
        <w:jc w:val="both"/>
        <w:rPr>
          <w:u w:val="single"/>
        </w:rPr>
      </w:pPr>
    </w:p>
    <w:p w14:paraId="489FDB42" w14:textId="4020E1CD" w:rsidR="0078297F" w:rsidRPr="00740BFC" w:rsidRDefault="538E812A" w:rsidP="0078297F">
      <w:pPr>
        <w:pStyle w:val="Legenda"/>
        <w:keepNext/>
        <w:jc w:val="center"/>
      </w:pPr>
      <w:bookmarkStart w:id="95" w:name="_Toc199624886"/>
      <w:r>
        <w:t xml:space="preserve">Tabela </w:t>
      </w:r>
      <w:fldSimple w:instr=" SEQ Tabela \* ARABIC ">
        <w:r>
          <w:t>40</w:t>
        </w:r>
      </w:fldSimple>
      <w:r>
        <w:t>. Descrição dos campos da tabela FaturaDeFornecedor.</w:t>
      </w:r>
      <w:bookmarkEnd w:id="9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40"/>
        <w:gridCol w:w="2629"/>
        <w:gridCol w:w="1615"/>
        <w:gridCol w:w="2400"/>
      </w:tblGrid>
      <w:tr w:rsidR="00497074" w:rsidRPr="00740BFC" w14:paraId="21AA5330" w14:textId="77777777" w:rsidTr="538E812A">
        <w:trPr>
          <w:trHeight w:val="300"/>
        </w:trPr>
        <w:tc>
          <w:tcPr>
            <w:tcW w:w="2140" w:type="dxa"/>
            <w:shd w:val="clear" w:color="auto" w:fill="4472C4" w:themeFill="accent1"/>
          </w:tcPr>
          <w:p w14:paraId="5AF00FF1" w14:textId="77777777" w:rsidR="00497074" w:rsidRPr="00740BFC" w:rsidRDefault="538E812A">
            <w:pPr>
              <w:rPr>
                <w:color w:val="FFFFFF" w:themeColor="background1"/>
              </w:rPr>
            </w:pPr>
            <w:r w:rsidRPr="538E812A">
              <w:rPr>
                <w:color w:val="FFFFFF" w:themeColor="background1"/>
              </w:rPr>
              <w:t>Nome do campo</w:t>
            </w:r>
          </w:p>
        </w:tc>
        <w:tc>
          <w:tcPr>
            <w:tcW w:w="2629" w:type="dxa"/>
            <w:shd w:val="clear" w:color="auto" w:fill="4472C4" w:themeFill="accent1"/>
          </w:tcPr>
          <w:p w14:paraId="46A065D2" w14:textId="77777777" w:rsidR="00497074" w:rsidRPr="00740BFC" w:rsidRDefault="538E812A">
            <w:pPr>
              <w:rPr>
                <w:color w:val="FFFFFF" w:themeColor="background1"/>
              </w:rPr>
            </w:pPr>
            <w:r w:rsidRPr="538E812A">
              <w:rPr>
                <w:color w:val="FFFFFF" w:themeColor="background1"/>
              </w:rPr>
              <w:t xml:space="preserve">Chave </w:t>
            </w:r>
          </w:p>
        </w:tc>
        <w:tc>
          <w:tcPr>
            <w:tcW w:w="1615" w:type="dxa"/>
            <w:shd w:val="clear" w:color="auto" w:fill="4472C4" w:themeFill="accent1"/>
          </w:tcPr>
          <w:p w14:paraId="126EF7E4" w14:textId="77777777" w:rsidR="00497074" w:rsidRPr="00740BFC" w:rsidRDefault="538E812A">
            <w:pPr>
              <w:rPr>
                <w:color w:val="FFFFFF" w:themeColor="background1"/>
              </w:rPr>
            </w:pPr>
            <w:r w:rsidRPr="538E812A">
              <w:rPr>
                <w:color w:val="FFFFFF" w:themeColor="background1"/>
              </w:rPr>
              <w:t>Descrição</w:t>
            </w:r>
          </w:p>
        </w:tc>
        <w:tc>
          <w:tcPr>
            <w:tcW w:w="2400" w:type="dxa"/>
            <w:shd w:val="clear" w:color="auto" w:fill="4472C4" w:themeFill="accent1"/>
          </w:tcPr>
          <w:p w14:paraId="4628AE0F" w14:textId="77777777" w:rsidR="00497074" w:rsidRPr="00740BFC" w:rsidRDefault="538E812A">
            <w:pPr>
              <w:rPr>
                <w:color w:val="FFFFFF" w:themeColor="background1"/>
              </w:rPr>
            </w:pPr>
            <w:r w:rsidRPr="538E812A">
              <w:rPr>
                <w:color w:val="FFFFFF" w:themeColor="background1"/>
              </w:rPr>
              <w:t>Validações</w:t>
            </w:r>
          </w:p>
        </w:tc>
      </w:tr>
      <w:tr w:rsidR="00497074" w:rsidRPr="00740BFC" w14:paraId="7D535725" w14:textId="77777777" w:rsidTr="538E812A">
        <w:trPr>
          <w:trHeight w:val="300"/>
        </w:trPr>
        <w:tc>
          <w:tcPr>
            <w:tcW w:w="2140" w:type="dxa"/>
            <w:shd w:val="clear" w:color="auto" w:fill="auto"/>
            <w:vAlign w:val="center"/>
          </w:tcPr>
          <w:p w14:paraId="1E4614D5" w14:textId="77777777" w:rsidR="00497074" w:rsidRPr="00740BFC" w:rsidRDefault="00497074">
            <w:r w:rsidRPr="00740BFC">
              <w:rPr>
                <w:rFonts w:asciiTheme="minorHAnsi" w:eastAsiaTheme="minorEastAsia" w:hAnsiTheme="minorHAnsi" w:cstheme="minorBidi"/>
              </w:rPr>
              <w:t>id</w:t>
            </w:r>
          </w:p>
        </w:tc>
        <w:tc>
          <w:tcPr>
            <w:tcW w:w="2629" w:type="dxa"/>
          </w:tcPr>
          <w:p w14:paraId="0199F24B" w14:textId="77777777" w:rsidR="00497074" w:rsidRPr="00740BFC" w:rsidRDefault="00497074">
            <w:r w:rsidRPr="00740BFC">
              <w:t>PK</w:t>
            </w:r>
          </w:p>
        </w:tc>
        <w:tc>
          <w:tcPr>
            <w:tcW w:w="1615" w:type="dxa"/>
            <w:shd w:val="clear" w:color="auto" w:fill="auto"/>
            <w:vAlign w:val="center"/>
          </w:tcPr>
          <w:p w14:paraId="09F0E298" w14:textId="77777777" w:rsidR="00497074" w:rsidRPr="00740BFC" w:rsidRDefault="00497074">
            <w:pPr>
              <w:spacing w:line="259" w:lineRule="auto"/>
            </w:pPr>
            <w:r w:rsidRPr="00740BFC">
              <w:t>Identificador do registo</w:t>
            </w:r>
          </w:p>
        </w:tc>
        <w:tc>
          <w:tcPr>
            <w:tcW w:w="2400" w:type="dxa"/>
          </w:tcPr>
          <w:p w14:paraId="79318F4C" w14:textId="77777777" w:rsidR="00497074" w:rsidRPr="00740BFC" w:rsidRDefault="00497074" w:rsidP="538E812A">
            <w:pPr>
              <w:rPr>
                <w:rFonts w:ascii="Courier New" w:hAnsi="Courier New" w:cs="Courier New"/>
                <w:i/>
                <w:iCs/>
                <w:sz w:val="20"/>
                <w:szCs w:val="20"/>
              </w:rPr>
            </w:pPr>
          </w:p>
        </w:tc>
      </w:tr>
      <w:tr w:rsidR="00497074" w:rsidRPr="00740BFC" w14:paraId="36C638B8" w14:textId="77777777" w:rsidTr="538E812A">
        <w:trPr>
          <w:trHeight w:val="300"/>
        </w:trPr>
        <w:tc>
          <w:tcPr>
            <w:tcW w:w="2140" w:type="dxa"/>
            <w:shd w:val="clear" w:color="auto" w:fill="auto"/>
            <w:vAlign w:val="center"/>
          </w:tcPr>
          <w:p w14:paraId="01432AB2" w14:textId="1C57CBB8" w:rsidR="00497074" w:rsidRPr="00740BFC" w:rsidRDefault="538E812A">
            <w:r>
              <w:t>dataEmissao</w:t>
            </w:r>
          </w:p>
        </w:tc>
        <w:tc>
          <w:tcPr>
            <w:tcW w:w="2629" w:type="dxa"/>
          </w:tcPr>
          <w:p w14:paraId="08C992B5" w14:textId="77777777" w:rsidR="00497074" w:rsidRPr="00740BFC" w:rsidRDefault="00497074"/>
        </w:tc>
        <w:tc>
          <w:tcPr>
            <w:tcW w:w="1615" w:type="dxa"/>
            <w:shd w:val="clear" w:color="auto" w:fill="auto"/>
            <w:vAlign w:val="center"/>
          </w:tcPr>
          <w:p w14:paraId="380DEB65" w14:textId="77777777" w:rsidR="00497074" w:rsidRPr="00740BFC" w:rsidRDefault="00497074">
            <w:r w:rsidRPr="00740BFC">
              <w:t>Nome do cliente</w:t>
            </w:r>
          </w:p>
        </w:tc>
        <w:tc>
          <w:tcPr>
            <w:tcW w:w="2400" w:type="dxa"/>
          </w:tcPr>
          <w:p w14:paraId="090C452B" w14:textId="77777777" w:rsidR="00497074" w:rsidRPr="00740BFC" w:rsidRDefault="00497074"/>
        </w:tc>
      </w:tr>
      <w:tr w:rsidR="00497074" w:rsidRPr="00740BFC" w14:paraId="268F8C07" w14:textId="77777777" w:rsidTr="538E812A">
        <w:trPr>
          <w:trHeight w:val="300"/>
        </w:trPr>
        <w:tc>
          <w:tcPr>
            <w:tcW w:w="2140" w:type="dxa"/>
            <w:shd w:val="clear" w:color="auto" w:fill="auto"/>
            <w:vAlign w:val="center"/>
          </w:tcPr>
          <w:p w14:paraId="6D7ACA3A" w14:textId="1730B22E" w:rsidR="00497074" w:rsidRPr="00740BFC" w:rsidRDefault="538E812A">
            <w:r>
              <w:t>dataValidade</w:t>
            </w:r>
          </w:p>
        </w:tc>
        <w:tc>
          <w:tcPr>
            <w:tcW w:w="2629" w:type="dxa"/>
          </w:tcPr>
          <w:p w14:paraId="1AACF5AE" w14:textId="77777777" w:rsidR="00497074" w:rsidRPr="00740BFC" w:rsidRDefault="00497074"/>
        </w:tc>
        <w:tc>
          <w:tcPr>
            <w:tcW w:w="1615" w:type="dxa"/>
            <w:shd w:val="clear" w:color="auto" w:fill="auto"/>
            <w:vAlign w:val="center"/>
          </w:tcPr>
          <w:p w14:paraId="7859C92F" w14:textId="77777777" w:rsidR="00497074" w:rsidRPr="00740BFC" w:rsidRDefault="538E812A">
            <w:r>
              <w:t>Nif do cliente</w:t>
            </w:r>
          </w:p>
        </w:tc>
        <w:tc>
          <w:tcPr>
            <w:tcW w:w="2400" w:type="dxa"/>
          </w:tcPr>
          <w:p w14:paraId="2787FA06" w14:textId="77777777" w:rsidR="00497074" w:rsidRPr="00740BFC" w:rsidRDefault="00497074"/>
        </w:tc>
      </w:tr>
      <w:tr w:rsidR="00497074" w:rsidRPr="00740BFC" w14:paraId="52395102" w14:textId="77777777" w:rsidTr="538E812A">
        <w:trPr>
          <w:trHeight w:val="300"/>
        </w:trPr>
        <w:tc>
          <w:tcPr>
            <w:tcW w:w="2140" w:type="dxa"/>
            <w:shd w:val="clear" w:color="auto" w:fill="auto"/>
            <w:vAlign w:val="center"/>
          </w:tcPr>
          <w:p w14:paraId="6BFBA5D5" w14:textId="2C8314B6" w:rsidR="00497074" w:rsidRPr="00740BFC" w:rsidRDefault="538E812A">
            <w:r>
              <w:t>dataPagamento</w:t>
            </w:r>
          </w:p>
        </w:tc>
        <w:tc>
          <w:tcPr>
            <w:tcW w:w="2629" w:type="dxa"/>
          </w:tcPr>
          <w:p w14:paraId="3015CC8C" w14:textId="77777777" w:rsidR="00497074" w:rsidRPr="00740BFC" w:rsidRDefault="00497074"/>
        </w:tc>
        <w:tc>
          <w:tcPr>
            <w:tcW w:w="1615" w:type="dxa"/>
            <w:shd w:val="clear" w:color="auto" w:fill="auto"/>
            <w:vAlign w:val="center"/>
          </w:tcPr>
          <w:p w14:paraId="4F54ED8D" w14:textId="77777777" w:rsidR="00497074" w:rsidRPr="00740BFC" w:rsidRDefault="00497074">
            <w:r w:rsidRPr="00740BFC">
              <w:t>Género do cliente</w:t>
            </w:r>
          </w:p>
        </w:tc>
        <w:tc>
          <w:tcPr>
            <w:tcW w:w="2400" w:type="dxa"/>
          </w:tcPr>
          <w:p w14:paraId="082A1A22" w14:textId="77777777" w:rsidR="00497074" w:rsidRPr="00740BFC" w:rsidRDefault="00497074"/>
        </w:tc>
      </w:tr>
      <w:tr w:rsidR="00497074" w:rsidRPr="00740BFC" w14:paraId="34633436" w14:textId="77777777" w:rsidTr="538E812A">
        <w:trPr>
          <w:trHeight w:val="300"/>
        </w:trPr>
        <w:tc>
          <w:tcPr>
            <w:tcW w:w="2140" w:type="dxa"/>
            <w:shd w:val="clear" w:color="auto" w:fill="auto"/>
            <w:vAlign w:val="center"/>
          </w:tcPr>
          <w:p w14:paraId="7BE59E94" w14:textId="20998072" w:rsidR="00497074" w:rsidRPr="00740BFC" w:rsidRDefault="538E812A">
            <w:r>
              <w:t>numeroEncomenda</w:t>
            </w:r>
          </w:p>
        </w:tc>
        <w:tc>
          <w:tcPr>
            <w:tcW w:w="2629" w:type="dxa"/>
          </w:tcPr>
          <w:p w14:paraId="33018056" w14:textId="1E1D5526" w:rsidR="00497074" w:rsidRPr="00740BFC" w:rsidRDefault="007F6225">
            <w:r w:rsidRPr="00740BFC">
              <w:t>FK -&gt; Encomenda</w:t>
            </w:r>
          </w:p>
        </w:tc>
        <w:tc>
          <w:tcPr>
            <w:tcW w:w="1615" w:type="dxa"/>
            <w:shd w:val="clear" w:color="auto" w:fill="auto"/>
            <w:vAlign w:val="center"/>
          </w:tcPr>
          <w:p w14:paraId="5BA544B9" w14:textId="77777777" w:rsidR="00497074" w:rsidRPr="00740BFC" w:rsidRDefault="00497074">
            <w:r w:rsidRPr="00740BFC">
              <w:t>Número único do cliente</w:t>
            </w:r>
          </w:p>
        </w:tc>
        <w:tc>
          <w:tcPr>
            <w:tcW w:w="2400" w:type="dxa"/>
          </w:tcPr>
          <w:p w14:paraId="6E4A531B" w14:textId="77777777" w:rsidR="00497074" w:rsidRPr="00740BFC" w:rsidRDefault="00497074"/>
        </w:tc>
      </w:tr>
      <w:tr w:rsidR="006607E3" w:rsidRPr="00740BFC" w14:paraId="0BCC000D" w14:textId="77777777" w:rsidTr="538E812A">
        <w:trPr>
          <w:trHeight w:val="300"/>
        </w:trPr>
        <w:tc>
          <w:tcPr>
            <w:tcW w:w="2140" w:type="dxa"/>
            <w:shd w:val="clear" w:color="auto" w:fill="auto"/>
            <w:vAlign w:val="center"/>
          </w:tcPr>
          <w:p w14:paraId="1B162B9F" w14:textId="7139031F" w:rsidR="006607E3" w:rsidRPr="00740BFC" w:rsidRDefault="538E812A">
            <w:r>
              <w:t>valorTotal</w:t>
            </w:r>
          </w:p>
        </w:tc>
        <w:tc>
          <w:tcPr>
            <w:tcW w:w="2629" w:type="dxa"/>
          </w:tcPr>
          <w:p w14:paraId="3C9442C9" w14:textId="77777777" w:rsidR="006607E3" w:rsidRPr="00740BFC" w:rsidRDefault="006607E3"/>
        </w:tc>
        <w:tc>
          <w:tcPr>
            <w:tcW w:w="1615" w:type="dxa"/>
            <w:shd w:val="clear" w:color="auto" w:fill="auto"/>
            <w:vAlign w:val="center"/>
          </w:tcPr>
          <w:p w14:paraId="1ED2F290" w14:textId="19A18EC4" w:rsidR="006607E3" w:rsidRPr="00740BFC" w:rsidRDefault="00D37094">
            <w:r w:rsidRPr="00740BFC">
              <w:t>Valor total da encomenda</w:t>
            </w:r>
          </w:p>
        </w:tc>
        <w:tc>
          <w:tcPr>
            <w:tcW w:w="2400" w:type="dxa"/>
          </w:tcPr>
          <w:p w14:paraId="1DB0341D" w14:textId="77777777" w:rsidR="006607E3" w:rsidRPr="00740BFC" w:rsidRDefault="006607E3"/>
        </w:tc>
      </w:tr>
      <w:tr w:rsidR="006607E3" w:rsidRPr="00740BFC" w14:paraId="7D652B95" w14:textId="77777777" w:rsidTr="538E812A">
        <w:trPr>
          <w:trHeight w:val="300"/>
        </w:trPr>
        <w:tc>
          <w:tcPr>
            <w:tcW w:w="2140" w:type="dxa"/>
            <w:shd w:val="clear" w:color="auto" w:fill="auto"/>
            <w:vAlign w:val="center"/>
          </w:tcPr>
          <w:p w14:paraId="77F70980" w14:textId="6251DD25" w:rsidR="006607E3" w:rsidRPr="00740BFC" w:rsidRDefault="538E812A">
            <w:r>
              <w:t>totalIva</w:t>
            </w:r>
          </w:p>
        </w:tc>
        <w:tc>
          <w:tcPr>
            <w:tcW w:w="2629" w:type="dxa"/>
          </w:tcPr>
          <w:p w14:paraId="5B345D5F" w14:textId="77777777" w:rsidR="006607E3" w:rsidRPr="00740BFC" w:rsidRDefault="006607E3"/>
        </w:tc>
        <w:tc>
          <w:tcPr>
            <w:tcW w:w="1615" w:type="dxa"/>
            <w:shd w:val="clear" w:color="auto" w:fill="auto"/>
            <w:vAlign w:val="center"/>
          </w:tcPr>
          <w:p w14:paraId="02EEF8AE" w14:textId="5C5F66C2" w:rsidR="006607E3" w:rsidRPr="00740BFC" w:rsidRDefault="00D37094">
            <w:r w:rsidRPr="00740BFC">
              <w:t>Valor total do Iva</w:t>
            </w:r>
          </w:p>
        </w:tc>
        <w:tc>
          <w:tcPr>
            <w:tcW w:w="2400" w:type="dxa"/>
          </w:tcPr>
          <w:p w14:paraId="24C6E5A8" w14:textId="77777777" w:rsidR="006607E3" w:rsidRPr="00740BFC" w:rsidRDefault="006607E3"/>
        </w:tc>
      </w:tr>
      <w:tr w:rsidR="006607E3" w:rsidRPr="00740BFC" w14:paraId="6361F29A" w14:textId="77777777" w:rsidTr="538E812A">
        <w:trPr>
          <w:trHeight w:val="300"/>
        </w:trPr>
        <w:tc>
          <w:tcPr>
            <w:tcW w:w="2140" w:type="dxa"/>
            <w:shd w:val="clear" w:color="auto" w:fill="auto"/>
            <w:vAlign w:val="center"/>
          </w:tcPr>
          <w:p w14:paraId="76562C5B" w14:textId="3FAF1844" w:rsidR="006607E3" w:rsidRPr="00740BFC" w:rsidRDefault="538E812A">
            <w:r>
              <w:t>numeroFatura</w:t>
            </w:r>
          </w:p>
        </w:tc>
        <w:tc>
          <w:tcPr>
            <w:tcW w:w="2629" w:type="dxa"/>
          </w:tcPr>
          <w:p w14:paraId="62F08735" w14:textId="439273EB" w:rsidR="006607E3" w:rsidRPr="00740BFC" w:rsidRDefault="006607E3"/>
        </w:tc>
        <w:tc>
          <w:tcPr>
            <w:tcW w:w="1615" w:type="dxa"/>
            <w:shd w:val="clear" w:color="auto" w:fill="auto"/>
            <w:vAlign w:val="center"/>
          </w:tcPr>
          <w:p w14:paraId="407FE8AD" w14:textId="693480B7" w:rsidR="006607E3" w:rsidRPr="00740BFC" w:rsidRDefault="00D37094">
            <w:r w:rsidRPr="00740BFC">
              <w:t>Número única da fatura</w:t>
            </w:r>
          </w:p>
        </w:tc>
        <w:tc>
          <w:tcPr>
            <w:tcW w:w="2400" w:type="dxa"/>
          </w:tcPr>
          <w:p w14:paraId="060E0852" w14:textId="27D93518" w:rsidR="006607E3" w:rsidRPr="00740BFC" w:rsidRDefault="538E812A">
            <w:r>
              <w:t>Unique</w:t>
            </w:r>
          </w:p>
        </w:tc>
      </w:tr>
      <w:tr w:rsidR="00A66952" w:rsidRPr="00740BFC" w14:paraId="66873563" w14:textId="77777777" w:rsidTr="538E812A">
        <w:trPr>
          <w:trHeight w:val="300"/>
        </w:trPr>
        <w:tc>
          <w:tcPr>
            <w:tcW w:w="2140" w:type="dxa"/>
            <w:shd w:val="clear" w:color="auto" w:fill="auto"/>
            <w:vAlign w:val="center"/>
          </w:tcPr>
          <w:p w14:paraId="09780B9B" w14:textId="29CBDBD2" w:rsidR="00A66952" w:rsidRPr="00740BFC" w:rsidRDefault="538E812A">
            <w:r>
              <w:lastRenderedPageBreak/>
              <w:t>numeroEncomenda</w:t>
            </w:r>
          </w:p>
        </w:tc>
        <w:tc>
          <w:tcPr>
            <w:tcW w:w="2629" w:type="dxa"/>
          </w:tcPr>
          <w:p w14:paraId="5D61F94C" w14:textId="4415C247" w:rsidR="00A66952" w:rsidRPr="00740BFC" w:rsidRDefault="538E812A">
            <w:r>
              <w:t>FK -&gt; EncomendaFornecedor</w:t>
            </w:r>
          </w:p>
        </w:tc>
        <w:tc>
          <w:tcPr>
            <w:tcW w:w="1615" w:type="dxa"/>
            <w:shd w:val="clear" w:color="auto" w:fill="auto"/>
            <w:vAlign w:val="center"/>
          </w:tcPr>
          <w:p w14:paraId="12A5B719" w14:textId="40A93E73" w:rsidR="00A66952" w:rsidRPr="00740BFC" w:rsidRDefault="00285AE5">
            <w:r w:rsidRPr="00740BFC">
              <w:t>Número único da encomenda do fornecedor</w:t>
            </w:r>
          </w:p>
        </w:tc>
        <w:tc>
          <w:tcPr>
            <w:tcW w:w="2400" w:type="dxa"/>
          </w:tcPr>
          <w:p w14:paraId="7A6DEF6E" w14:textId="77777777" w:rsidR="00A66952" w:rsidRPr="00740BFC" w:rsidRDefault="00A66952"/>
        </w:tc>
      </w:tr>
      <w:tr w:rsidR="00A66952" w:rsidRPr="00740BFC" w14:paraId="5D10D1A8" w14:textId="77777777" w:rsidTr="538E812A">
        <w:trPr>
          <w:trHeight w:val="300"/>
        </w:trPr>
        <w:tc>
          <w:tcPr>
            <w:tcW w:w="2140" w:type="dxa"/>
            <w:tcBorders>
              <w:bottom w:val="single" w:sz="4" w:space="0" w:color="auto"/>
            </w:tcBorders>
            <w:shd w:val="clear" w:color="auto" w:fill="auto"/>
            <w:vAlign w:val="center"/>
          </w:tcPr>
          <w:p w14:paraId="3915BA18" w14:textId="26FE44B9" w:rsidR="00A66952" w:rsidRPr="00740BFC" w:rsidRDefault="00285AE5">
            <w:r w:rsidRPr="00740BFC">
              <w:t>estado</w:t>
            </w:r>
          </w:p>
        </w:tc>
        <w:tc>
          <w:tcPr>
            <w:tcW w:w="2629" w:type="dxa"/>
            <w:tcBorders>
              <w:bottom w:val="single" w:sz="4" w:space="0" w:color="auto"/>
            </w:tcBorders>
          </w:tcPr>
          <w:p w14:paraId="1190FB6B" w14:textId="39905D8E" w:rsidR="00A66952" w:rsidRPr="00740BFC" w:rsidRDefault="538E812A">
            <w:r>
              <w:t>FK -&gt; EstadoFaturaFornecedor</w:t>
            </w:r>
          </w:p>
        </w:tc>
        <w:tc>
          <w:tcPr>
            <w:tcW w:w="1615" w:type="dxa"/>
            <w:tcBorders>
              <w:bottom w:val="single" w:sz="4" w:space="0" w:color="auto"/>
            </w:tcBorders>
            <w:shd w:val="clear" w:color="auto" w:fill="auto"/>
            <w:vAlign w:val="center"/>
          </w:tcPr>
          <w:p w14:paraId="020A0367" w14:textId="0687A484" w:rsidR="00A66952" w:rsidRPr="00740BFC" w:rsidRDefault="00285AE5">
            <w:r w:rsidRPr="00740BFC">
              <w:t>Estado da Fatura do Fornecedor</w:t>
            </w:r>
          </w:p>
        </w:tc>
        <w:tc>
          <w:tcPr>
            <w:tcW w:w="2400" w:type="dxa"/>
            <w:tcBorders>
              <w:bottom w:val="single" w:sz="4" w:space="0" w:color="auto"/>
            </w:tcBorders>
          </w:tcPr>
          <w:p w14:paraId="55313D7D" w14:textId="77777777" w:rsidR="00A66952" w:rsidRPr="00740BFC" w:rsidRDefault="00A66952"/>
        </w:tc>
      </w:tr>
      <w:tr w:rsidR="0009507F" w:rsidRPr="00740BFC" w14:paraId="7F00CDEC" w14:textId="77777777" w:rsidTr="538E812A">
        <w:trPr>
          <w:trHeight w:val="300"/>
        </w:trPr>
        <w:tc>
          <w:tcPr>
            <w:tcW w:w="2140" w:type="dxa"/>
            <w:tcBorders>
              <w:top w:val="single" w:sz="4" w:space="0" w:color="auto"/>
              <w:left w:val="single" w:sz="4" w:space="0" w:color="auto"/>
              <w:bottom w:val="single" w:sz="4" w:space="0" w:color="auto"/>
              <w:right w:val="single" w:sz="4" w:space="0" w:color="auto"/>
            </w:tcBorders>
            <w:shd w:val="clear" w:color="auto" w:fill="auto"/>
            <w:vAlign w:val="center"/>
          </w:tcPr>
          <w:p w14:paraId="0402062A" w14:textId="77777777" w:rsidR="0009507F" w:rsidRPr="00740BFC" w:rsidRDefault="538E812A" w:rsidP="001B1928">
            <w:r>
              <w:t>createdBy</w:t>
            </w:r>
          </w:p>
        </w:tc>
        <w:tc>
          <w:tcPr>
            <w:tcW w:w="2629" w:type="dxa"/>
            <w:tcBorders>
              <w:top w:val="single" w:sz="4" w:space="0" w:color="auto"/>
              <w:left w:val="single" w:sz="4" w:space="0" w:color="auto"/>
              <w:bottom w:val="single" w:sz="4" w:space="0" w:color="auto"/>
              <w:right w:val="single" w:sz="4" w:space="0" w:color="auto"/>
            </w:tcBorders>
          </w:tcPr>
          <w:p w14:paraId="5CB333A0" w14:textId="77777777" w:rsidR="0009507F" w:rsidRPr="00740BFC" w:rsidRDefault="0009507F" w:rsidP="001B1928"/>
        </w:tc>
        <w:tc>
          <w:tcPr>
            <w:tcW w:w="1615" w:type="dxa"/>
            <w:tcBorders>
              <w:top w:val="single" w:sz="4" w:space="0" w:color="auto"/>
              <w:left w:val="single" w:sz="4" w:space="0" w:color="auto"/>
              <w:bottom w:val="single" w:sz="4" w:space="0" w:color="auto"/>
              <w:right w:val="single" w:sz="4" w:space="0" w:color="auto"/>
            </w:tcBorders>
            <w:shd w:val="clear" w:color="auto" w:fill="auto"/>
            <w:vAlign w:val="center"/>
          </w:tcPr>
          <w:p w14:paraId="61D06E12" w14:textId="77777777" w:rsidR="0009507F" w:rsidRPr="00740BFC" w:rsidRDefault="0009507F" w:rsidP="001B1928">
            <w:r w:rsidRPr="00740BFC">
              <w:t>O utilizador que criou o registo</w:t>
            </w:r>
          </w:p>
        </w:tc>
        <w:tc>
          <w:tcPr>
            <w:tcW w:w="2400" w:type="dxa"/>
            <w:tcBorders>
              <w:top w:val="single" w:sz="4" w:space="0" w:color="auto"/>
              <w:left w:val="single" w:sz="4" w:space="0" w:color="auto"/>
              <w:bottom w:val="single" w:sz="4" w:space="0" w:color="auto"/>
              <w:right w:val="single" w:sz="4" w:space="0" w:color="auto"/>
            </w:tcBorders>
          </w:tcPr>
          <w:p w14:paraId="141B866D" w14:textId="77777777" w:rsidR="0009507F" w:rsidRPr="00740BFC" w:rsidRDefault="0009507F" w:rsidP="001B1928"/>
        </w:tc>
      </w:tr>
      <w:tr w:rsidR="0009507F" w:rsidRPr="00740BFC" w14:paraId="7E892C00" w14:textId="77777777" w:rsidTr="538E812A">
        <w:trPr>
          <w:trHeight w:val="300"/>
        </w:trPr>
        <w:tc>
          <w:tcPr>
            <w:tcW w:w="2140" w:type="dxa"/>
            <w:tcBorders>
              <w:top w:val="single" w:sz="4" w:space="0" w:color="auto"/>
              <w:left w:val="single" w:sz="4" w:space="0" w:color="auto"/>
              <w:bottom w:val="single" w:sz="4" w:space="0" w:color="auto"/>
              <w:right w:val="single" w:sz="4" w:space="0" w:color="auto"/>
            </w:tcBorders>
            <w:shd w:val="clear" w:color="auto" w:fill="auto"/>
            <w:vAlign w:val="center"/>
          </w:tcPr>
          <w:p w14:paraId="5CE8DE21" w14:textId="77777777" w:rsidR="0009507F" w:rsidRPr="00740BFC" w:rsidRDefault="538E812A" w:rsidP="001B1928">
            <w:r>
              <w:t>createdDate</w:t>
            </w:r>
          </w:p>
        </w:tc>
        <w:tc>
          <w:tcPr>
            <w:tcW w:w="2629" w:type="dxa"/>
            <w:tcBorders>
              <w:top w:val="single" w:sz="4" w:space="0" w:color="auto"/>
              <w:left w:val="single" w:sz="4" w:space="0" w:color="auto"/>
              <w:bottom w:val="single" w:sz="4" w:space="0" w:color="auto"/>
              <w:right w:val="single" w:sz="4" w:space="0" w:color="auto"/>
            </w:tcBorders>
          </w:tcPr>
          <w:p w14:paraId="6C9E7A84" w14:textId="77777777" w:rsidR="0009507F" w:rsidRPr="00740BFC" w:rsidRDefault="0009507F" w:rsidP="001B1928"/>
        </w:tc>
        <w:tc>
          <w:tcPr>
            <w:tcW w:w="1615" w:type="dxa"/>
            <w:tcBorders>
              <w:top w:val="single" w:sz="4" w:space="0" w:color="auto"/>
              <w:left w:val="single" w:sz="4" w:space="0" w:color="auto"/>
              <w:bottom w:val="single" w:sz="4" w:space="0" w:color="auto"/>
              <w:right w:val="single" w:sz="4" w:space="0" w:color="auto"/>
            </w:tcBorders>
            <w:shd w:val="clear" w:color="auto" w:fill="auto"/>
            <w:vAlign w:val="center"/>
          </w:tcPr>
          <w:p w14:paraId="16CF14B0" w14:textId="77777777" w:rsidR="0009507F" w:rsidRPr="00740BFC" w:rsidRDefault="0009507F" w:rsidP="001B1928">
            <w:r w:rsidRPr="00740BFC">
              <w:t>A data em que o registo foi criado</w:t>
            </w:r>
          </w:p>
        </w:tc>
        <w:tc>
          <w:tcPr>
            <w:tcW w:w="2400" w:type="dxa"/>
            <w:tcBorders>
              <w:top w:val="single" w:sz="4" w:space="0" w:color="auto"/>
              <w:left w:val="single" w:sz="4" w:space="0" w:color="auto"/>
              <w:bottom w:val="single" w:sz="4" w:space="0" w:color="auto"/>
              <w:right w:val="single" w:sz="4" w:space="0" w:color="auto"/>
            </w:tcBorders>
          </w:tcPr>
          <w:p w14:paraId="21596BCC" w14:textId="77777777" w:rsidR="0009507F" w:rsidRPr="00740BFC" w:rsidRDefault="0009507F" w:rsidP="001B1928"/>
        </w:tc>
      </w:tr>
      <w:tr w:rsidR="0009507F" w:rsidRPr="00740BFC" w14:paraId="1E4395B5" w14:textId="77777777" w:rsidTr="538E812A">
        <w:trPr>
          <w:trHeight w:val="300"/>
        </w:trPr>
        <w:tc>
          <w:tcPr>
            <w:tcW w:w="2140" w:type="dxa"/>
            <w:tcBorders>
              <w:top w:val="single" w:sz="4" w:space="0" w:color="auto"/>
              <w:left w:val="single" w:sz="4" w:space="0" w:color="auto"/>
              <w:bottom w:val="single" w:sz="4" w:space="0" w:color="auto"/>
              <w:right w:val="single" w:sz="4" w:space="0" w:color="auto"/>
            </w:tcBorders>
            <w:shd w:val="clear" w:color="auto" w:fill="auto"/>
            <w:vAlign w:val="center"/>
          </w:tcPr>
          <w:p w14:paraId="6F69F35C" w14:textId="77777777" w:rsidR="0009507F" w:rsidRPr="00740BFC" w:rsidRDefault="538E812A" w:rsidP="001B1928">
            <w:r>
              <w:t>lastUpdatedBy</w:t>
            </w:r>
          </w:p>
        </w:tc>
        <w:tc>
          <w:tcPr>
            <w:tcW w:w="2629" w:type="dxa"/>
            <w:tcBorders>
              <w:top w:val="single" w:sz="4" w:space="0" w:color="auto"/>
              <w:left w:val="single" w:sz="4" w:space="0" w:color="auto"/>
              <w:bottom w:val="single" w:sz="4" w:space="0" w:color="auto"/>
              <w:right w:val="single" w:sz="4" w:space="0" w:color="auto"/>
            </w:tcBorders>
          </w:tcPr>
          <w:p w14:paraId="4EA9F7E6" w14:textId="77777777" w:rsidR="0009507F" w:rsidRPr="00740BFC" w:rsidRDefault="0009507F" w:rsidP="001B1928"/>
        </w:tc>
        <w:tc>
          <w:tcPr>
            <w:tcW w:w="1615" w:type="dxa"/>
            <w:tcBorders>
              <w:top w:val="single" w:sz="4" w:space="0" w:color="auto"/>
              <w:left w:val="single" w:sz="4" w:space="0" w:color="auto"/>
              <w:bottom w:val="single" w:sz="4" w:space="0" w:color="auto"/>
              <w:right w:val="single" w:sz="4" w:space="0" w:color="auto"/>
            </w:tcBorders>
            <w:shd w:val="clear" w:color="auto" w:fill="auto"/>
            <w:vAlign w:val="center"/>
          </w:tcPr>
          <w:p w14:paraId="6998068C" w14:textId="77777777" w:rsidR="0009507F" w:rsidRPr="00740BFC" w:rsidRDefault="0009507F" w:rsidP="001B1928">
            <w:r w:rsidRPr="00740BFC">
              <w:t>O último utilizador que atualizou o registo</w:t>
            </w:r>
          </w:p>
        </w:tc>
        <w:tc>
          <w:tcPr>
            <w:tcW w:w="2400" w:type="dxa"/>
            <w:tcBorders>
              <w:top w:val="single" w:sz="4" w:space="0" w:color="auto"/>
              <w:left w:val="single" w:sz="4" w:space="0" w:color="auto"/>
              <w:bottom w:val="single" w:sz="4" w:space="0" w:color="auto"/>
              <w:right w:val="single" w:sz="4" w:space="0" w:color="auto"/>
            </w:tcBorders>
          </w:tcPr>
          <w:p w14:paraId="08401A74" w14:textId="77777777" w:rsidR="0009507F" w:rsidRPr="00740BFC" w:rsidRDefault="0009507F" w:rsidP="001B1928"/>
        </w:tc>
      </w:tr>
      <w:tr w:rsidR="0009507F" w:rsidRPr="00740BFC" w14:paraId="6FF5ACB0" w14:textId="77777777" w:rsidTr="538E812A">
        <w:trPr>
          <w:trHeight w:val="300"/>
        </w:trPr>
        <w:tc>
          <w:tcPr>
            <w:tcW w:w="2140" w:type="dxa"/>
            <w:tcBorders>
              <w:top w:val="single" w:sz="4" w:space="0" w:color="auto"/>
              <w:left w:val="single" w:sz="4" w:space="0" w:color="auto"/>
              <w:bottom w:val="single" w:sz="4" w:space="0" w:color="auto"/>
              <w:right w:val="single" w:sz="4" w:space="0" w:color="auto"/>
            </w:tcBorders>
            <w:shd w:val="clear" w:color="auto" w:fill="auto"/>
            <w:vAlign w:val="center"/>
          </w:tcPr>
          <w:p w14:paraId="21D2F1C2" w14:textId="77777777" w:rsidR="0009507F" w:rsidRPr="00740BFC" w:rsidRDefault="538E812A" w:rsidP="001B1928">
            <w:r>
              <w:t>lastUpdatedDate</w:t>
            </w:r>
          </w:p>
        </w:tc>
        <w:tc>
          <w:tcPr>
            <w:tcW w:w="2629" w:type="dxa"/>
            <w:tcBorders>
              <w:top w:val="single" w:sz="4" w:space="0" w:color="auto"/>
              <w:left w:val="single" w:sz="4" w:space="0" w:color="auto"/>
              <w:bottom w:val="single" w:sz="4" w:space="0" w:color="auto"/>
              <w:right w:val="single" w:sz="4" w:space="0" w:color="auto"/>
            </w:tcBorders>
          </w:tcPr>
          <w:p w14:paraId="34917160" w14:textId="77777777" w:rsidR="0009507F" w:rsidRPr="00740BFC" w:rsidRDefault="0009507F" w:rsidP="001B1928"/>
        </w:tc>
        <w:tc>
          <w:tcPr>
            <w:tcW w:w="1615" w:type="dxa"/>
            <w:tcBorders>
              <w:top w:val="single" w:sz="4" w:space="0" w:color="auto"/>
              <w:left w:val="single" w:sz="4" w:space="0" w:color="auto"/>
              <w:bottom w:val="single" w:sz="4" w:space="0" w:color="auto"/>
              <w:right w:val="single" w:sz="4" w:space="0" w:color="auto"/>
            </w:tcBorders>
            <w:shd w:val="clear" w:color="auto" w:fill="auto"/>
            <w:vAlign w:val="center"/>
          </w:tcPr>
          <w:p w14:paraId="4AB737CE" w14:textId="77777777" w:rsidR="0009507F" w:rsidRPr="00740BFC" w:rsidRDefault="0009507F" w:rsidP="001B1928">
            <w:r w:rsidRPr="00740BFC">
              <w:t>Última data em que o registo foi editado</w:t>
            </w:r>
          </w:p>
        </w:tc>
        <w:tc>
          <w:tcPr>
            <w:tcW w:w="2400" w:type="dxa"/>
            <w:tcBorders>
              <w:top w:val="single" w:sz="4" w:space="0" w:color="auto"/>
              <w:left w:val="single" w:sz="4" w:space="0" w:color="auto"/>
              <w:bottom w:val="single" w:sz="4" w:space="0" w:color="auto"/>
              <w:right w:val="single" w:sz="4" w:space="0" w:color="auto"/>
            </w:tcBorders>
          </w:tcPr>
          <w:p w14:paraId="71E4C20F" w14:textId="77777777" w:rsidR="0009507F" w:rsidRPr="00740BFC" w:rsidRDefault="0009507F" w:rsidP="001B1928"/>
        </w:tc>
      </w:tr>
      <w:tr w:rsidR="0009507F" w:rsidRPr="00740BFC" w14:paraId="322440D0" w14:textId="77777777" w:rsidTr="538E812A">
        <w:trPr>
          <w:trHeight w:val="300"/>
        </w:trPr>
        <w:tc>
          <w:tcPr>
            <w:tcW w:w="2140" w:type="dxa"/>
            <w:tcBorders>
              <w:top w:val="single" w:sz="4" w:space="0" w:color="auto"/>
              <w:left w:val="single" w:sz="4" w:space="0" w:color="auto"/>
              <w:bottom w:val="single" w:sz="4" w:space="0" w:color="auto"/>
              <w:right w:val="single" w:sz="4" w:space="0" w:color="auto"/>
            </w:tcBorders>
            <w:shd w:val="clear" w:color="auto" w:fill="auto"/>
            <w:vAlign w:val="center"/>
          </w:tcPr>
          <w:p w14:paraId="3EEEC3DD" w14:textId="77777777" w:rsidR="0009507F" w:rsidRPr="00740BFC" w:rsidRDefault="538E812A" w:rsidP="001B1928">
            <w:r>
              <w:t>isActive</w:t>
            </w:r>
          </w:p>
        </w:tc>
        <w:tc>
          <w:tcPr>
            <w:tcW w:w="2629" w:type="dxa"/>
            <w:tcBorders>
              <w:top w:val="single" w:sz="4" w:space="0" w:color="auto"/>
              <w:left w:val="single" w:sz="4" w:space="0" w:color="auto"/>
              <w:bottom w:val="single" w:sz="4" w:space="0" w:color="auto"/>
              <w:right w:val="single" w:sz="4" w:space="0" w:color="auto"/>
            </w:tcBorders>
          </w:tcPr>
          <w:p w14:paraId="68DCCCB9" w14:textId="77777777" w:rsidR="0009507F" w:rsidRPr="00740BFC" w:rsidRDefault="0009507F" w:rsidP="001B1928"/>
        </w:tc>
        <w:tc>
          <w:tcPr>
            <w:tcW w:w="1615" w:type="dxa"/>
            <w:tcBorders>
              <w:top w:val="single" w:sz="4" w:space="0" w:color="auto"/>
              <w:left w:val="single" w:sz="4" w:space="0" w:color="auto"/>
              <w:bottom w:val="single" w:sz="4" w:space="0" w:color="auto"/>
              <w:right w:val="single" w:sz="4" w:space="0" w:color="auto"/>
            </w:tcBorders>
            <w:shd w:val="clear" w:color="auto" w:fill="auto"/>
            <w:vAlign w:val="center"/>
          </w:tcPr>
          <w:p w14:paraId="79A6D46F" w14:textId="77777777" w:rsidR="0009507F" w:rsidRPr="00740BFC" w:rsidRDefault="0009507F" w:rsidP="001B1928">
            <w:r w:rsidRPr="00740BFC">
              <w:t>O registo está ativo</w:t>
            </w:r>
          </w:p>
        </w:tc>
        <w:tc>
          <w:tcPr>
            <w:tcW w:w="2400" w:type="dxa"/>
            <w:tcBorders>
              <w:top w:val="single" w:sz="4" w:space="0" w:color="auto"/>
              <w:left w:val="single" w:sz="4" w:space="0" w:color="auto"/>
              <w:bottom w:val="single" w:sz="4" w:space="0" w:color="auto"/>
              <w:right w:val="single" w:sz="4" w:space="0" w:color="auto"/>
            </w:tcBorders>
          </w:tcPr>
          <w:p w14:paraId="10309080" w14:textId="77777777" w:rsidR="0009507F" w:rsidRPr="00740BFC" w:rsidRDefault="0009507F" w:rsidP="001B1928"/>
        </w:tc>
      </w:tr>
    </w:tbl>
    <w:p w14:paraId="3192771B" w14:textId="77777777" w:rsidR="00497074" w:rsidRPr="00740BFC" w:rsidRDefault="00497074" w:rsidP="37A9725F">
      <w:pPr>
        <w:jc w:val="both"/>
        <w:rPr>
          <w:u w:val="single"/>
        </w:rPr>
      </w:pPr>
    </w:p>
    <w:p w14:paraId="547354B3" w14:textId="7EE900EF" w:rsidR="00C0120F" w:rsidRPr="00740BFC" w:rsidRDefault="538E812A" w:rsidP="00C0120F">
      <w:pPr>
        <w:pStyle w:val="Legenda"/>
        <w:keepNext/>
        <w:jc w:val="center"/>
      </w:pPr>
      <w:bookmarkStart w:id="96" w:name="_Toc199624887"/>
      <w:r>
        <w:t xml:space="preserve">Tabela </w:t>
      </w:r>
      <w:fldSimple w:instr=" SEQ Tabela \* ARABIC ">
        <w:r>
          <w:t>41</w:t>
        </w:r>
      </w:fldSimple>
      <w:r>
        <w:t>. Descrição dos campos da tabela EstadoFaturaFornecedor.</w:t>
      </w:r>
      <w:bookmarkEnd w:id="9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8"/>
        <w:gridCol w:w="1708"/>
        <w:gridCol w:w="1708"/>
        <w:gridCol w:w="3410"/>
      </w:tblGrid>
      <w:tr w:rsidR="00497074" w:rsidRPr="00740BFC" w14:paraId="027C6DAB" w14:textId="77777777" w:rsidTr="538E812A">
        <w:trPr>
          <w:trHeight w:val="300"/>
        </w:trPr>
        <w:tc>
          <w:tcPr>
            <w:tcW w:w="1958" w:type="dxa"/>
            <w:shd w:val="clear" w:color="auto" w:fill="4472C4" w:themeFill="accent1"/>
          </w:tcPr>
          <w:p w14:paraId="5B243E87" w14:textId="77777777" w:rsidR="00497074" w:rsidRPr="00740BFC" w:rsidRDefault="538E812A">
            <w:pPr>
              <w:rPr>
                <w:color w:val="FFFFFF" w:themeColor="background1"/>
              </w:rPr>
            </w:pPr>
            <w:r w:rsidRPr="538E812A">
              <w:rPr>
                <w:color w:val="FFFFFF" w:themeColor="background1"/>
              </w:rPr>
              <w:t>Nome do campo</w:t>
            </w:r>
          </w:p>
        </w:tc>
        <w:tc>
          <w:tcPr>
            <w:tcW w:w="1708" w:type="dxa"/>
            <w:shd w:val="clear" w:color="auto" w:fill="4472C4" w:themeFill="accent1"/>
          </w:tcPr>
          <w:p w14:paraId="187FA513" w14:textId="77777777" w:rsidR="00497074" w:rsidRPr="00740BFC" w:rsidRDefault="538E812A">
            <w:pPr>
              <w:rPr>
                <w:color w:val="FFFFFF" w:themeColor="background1"/>
              </w:rPr>
            </w:pPr>
            <w:r w:rsidRPr="538E812A">
              <w:rPr>
                <w:color w:val="FFFFFF" w:themeColor="background1"/>
              </w:rPr>
              <w:t xml:space="preserve">Chave </w:t>
            </w:r>
          </w:p>
        </w:tc>
        <w:tc>
          <w:tcPr>
            <w:tcW w:w="1708" w:type="dxa"/>
            <w:shd w:val="clear" w:color="auto" w:fill="4472C4" w:themeFill="accent1"/>
          </w:tcPr>
          <w:p w14:paraId="73EC902F" w14:textId="77777777" w:rsidR="00497074" w:rsidRPr="00740BFC" w:rsidRDefault="538E812A">
            <w:pPr>
              <w:rPr>
                <w:color w:val="FFFFFF" w:themeColor="background1"/>
              </w:rPr>
            </w:pPr>
            <w:r w:rsidRPr="538E812A">
              <w:rPr>
                <w:color w:val="FFFFFF" w:themeColor="background1"/>
              </w:rPr>
              <w:t>Descrição</w:t>
            </w:r>
          </w:p>
        </w:tc>
        <w:tc>
          <w:tcPr>
            <w:tcW w:w="3410" w:type="dxa"/>
            <w:shd w:val="clear" w:color="auto" w:fill="4472C4" w:themeFill="accent1"/>
          </w:tcPr>
          <w:p w14:paraId="55644373" w14:textId="77777777" w:rsidR="00497074" w:rsidRPr="00740BFC" w:rsidRDefault="538E812A">
            <w:pPr>
              <w:rPr>
                <w:color w:val="FFFFFF" w:themeColor="background1"/>
              </w:rPr>
            </w:pPr>
            <w:r w:rsidRPr="538E812A">
              <w:rPr>
                <w:color w:val="FFFFFF" w:themeColor="background1"/>
              </w:rPr>
              <w:t>Validações</w:t>
            </w:r>
          </w:p>
        </w:tc>
      </w:tr>
      <w:tr w:rsidR="00497074" w:rsidRPr="00740BFC" w14:paraId="2FBD3067" w14:textId="77777777" w:rsidTr="538E812A">
        <w:trPr>
          <w:trHeight w:val="300"/>
        </w:trPr>
        <w:tc>
          <w:tcPr>
            <w:tcW w:w="1958" w:type="dxa"/>
            <w:shd w:val="clear" w:color="auto" w:fill="auto"/>
            <w:vAlign w:val="center"/>
          </w:tcPr>
          <w:p w14:paraId="7A87F942" w14:textId="77777777" w:rsidR="00497074" w:rsidRPr="00740BFC" w:rsidRDefault="00497074">
            <w:r w:rsidRPr="00740BFC">
              <w:rPr>
                <w:rFonts w:asciiTheme="minorHAnsi" w:eastAsiaTheme="minorEastAsia" w:hAnsiTheme="minorHAnsi" w:cstheme="minorBidi"/>
              </w:rPr>
              <w:t>id</w:t>
            </w:r>
          </w:p>
        </w:tc>
        <w:tc>
          <w:tcPr>
            <w:tcW w:w="1708" w:type="dxa"/>
          </w:tcPr>
          <w:p w14:paraId="4D724566" w14:textId="77777777" w:rsidR="00497074" w:rsidRPr="00740BFC" w:rsidRDefault="00497074">
            <w:r w:rsidRPr="00740BFC">
              <w:t>PK</w:t>
            </w:r>
          </w:p>
        </w:tc>
        <w:tc>
          <w:tcPr>
            <w:tcW w:w="1708" w:type="dxa"/>
            <w:shd w:val="clear" w:color="auto" w:fill="auto"/>
            <w:vAlign w:val="center"/>
          </w:tcPr>
          <w:p w14:paraId="33DD4487" w14:textId="77777777" w:rsidR="00497074" w:rsidRPr="00740BFC" w:rsidRDefault="00497074">
            <w:pPr>
              <w:spacing w:line="259" w:lineRule="auto"/>
            </w:pPr>
            <w:r w:rsidRPr="00740BFC">
              <w:t>Identificador do registo</w:t>
            </w:r>
          </w:p>
        </w:tc>
        <w:tc>
          <w:tcPr>
            <w:tcW w:w="3410" w:type="dxa"/>
          </w:tcPr>
          <w:p w14:paraId="4A9ACD27" w14:textId="77777777" w:rsidR="00497074" w:rsidRPr="00740BFC" w:rsidRDefault="00497074" w:rsidP="538E812A">
            <w:pPr>
              <w:rPr>
                <w:rFonts w:ascii="Courier New" w:hAnsi="Courier New" w:cs="Courier New"/>
                <w:i/>
                <w:iCs/>
                <w:sz w:val="20"/>
                <w:szCs w:val="20"/>
              </w:rPr>
            </w:pPr>
          </w:p>
        </w:tc>
      </w:tr>
      <w:tr w:rsidR="00497074" w:rsidRPr="00740BFC" w14:paraId="15310F1F" w14:textId="77777777" w:rsidTr="538E812A">
        <w:trPr>
          <w:trHeight w:val="300"/>
        </w:trPr>
        <w:tc>
          <w:tcPr>
            <w:tcW w:w="1958" w:type="dxa"/>
            <w:shd w:val="clear" w:color="auto" w:fill="auto"/>
            <w:vAlign w:val="center"/>
          </w:tcPr>
          <w:p w14:paraId="07F6B417" w14:textId="77777777" w:rsidR="00497074" w:rsidRPr="00740BFC" w:rsidRDefault="00497074">
            <w:r w:rsidRPr="00740BFC">
              <w:t>nome</w:t>
            </w:r>
          </w:p>
        </w:tc>
        <w:tc>
          <w:tcPr>
            <w:tcW w:w="1708" w:type="dxa"/>
          </w:tcPr>
          <w:p w14:paraId="1E679393" w14:textId="77777777" w:rsidR="00497074" w:rsidRPr="00740BFC" w:rsidRDefault="00497074"/>
        </w:tc>
        <w:tc>
          <w:tcPr>
            <w:tcW w:w="1708" w:type="dxa"/>
            <w:shd w:val="clear" w:color="auto" w:fill="auto"/>
            <w:vAlign w:val="center"/>
          </w:tcPr>
          <w:p w14:paraId="0695313E" w14:textId="287EB7E2" w:rsidR="00497074" w:rsidRPr="00740BFC" w:rsidRDefault="00497074">
            <w:r w:rsidRPr="00740BFC">
              <w:t xml:space="preserve">Nome do </w:t>
            </w:r>
            <w:r w:rsidR="00C0120F" w:rsidRPr="00740BFC">
              <w:t>estado</w:t>
            </w:r>
          </w:p>
        </w:tc>
        <w:tc>
          <w:tcPr>
            <w:tcW w:w="3410" w:type="dxa"/>
          </w:tcPr>
          <w:p w14:paraId="248ECBE6" w14:textId="64AC490C" w:rsidR="00497074" w:rsidRPr="00740BFC" w:rsidRDefault="538E812A">
            <w:r>
              <w:t>Unique</w:t>
            </w:r>
          </w:p>
        </w:tc>
      </w:tr>
      <w:tr w:rsidR="0009507F" w:rsidRPr="00740BFC" w14:paraId="41A8E756" w14:textId="77777777" w:rsidTr="538E812A">
        <w:trPr>
          <w:trHeight w:val="300"/>
        </w:trPr>
        <w:tc>
          <w:tcPr>
            <w:tcW w:w="1958" w:type="dxa"/>
            <w:tcBorders>
              <w:top w:val="single" w:sz="4" w:space="0" w:color="auto"/>
              <w:left w:val="single" w:sz="4" w:space="0" w:color="auto"/>
              <w:bottom w:val="single" w:sz="4" w:space="0" w:color="auto"/>
              <w:right w:val="single" w:sz="4" w:space="0" w:color="auto"/>
            </w:tcBorders>
            <w:shd w:val="clear" w:color="auto" w:fill="auto"/>
            <w:vAlign w:val="center"/>
          </w:tcPr>
          <w:p w14:paraId="12B3ED3E" w14:textId="77777777" w:rsidR="0009507F" w:rsidRPr="00740BFC" w:rsidRDefault="538E812A" w:rsidP="001B1928">
            <w:r>
              <w:t>createdBy</w:t>
            </w:r>
          </w:p>
        </w:tc>
        <w:tc>
          <w:tcPr>
            <w:tcW w:w="1708" w:type="dxa"/>
            <w:tcBorders>
              <w:top w:val="single" w:sz="4" w:space="0" w:color="auto"/>
              <w:left w:val="single" w:sz="4" w:space="0" w:color="auto"/>
              <w:bottom w:val="single" w:sz="4" w:space="0" w:color="auto"/>
              <w:right w:val="single" w:sz="4" w:space="0" w:color="auto"/>
            </w:tcBorders>
          </w:tcPr>
          <w:p w14:paraId="1BA12025" w14:textId="77777777" w:rsidR="0009507F" w:rsidRPr="00740BFC" w:rsidRDefault="0009507F" w:rsidP="001B1928"/>
        </w:tc>
        <w:tc>
          <w:tcPr>
            <w:tcW w:w="1708" w:type="dxa"/>
            <w:tcBorders>
              <w:top w:val="single" w:sz="4" w:space="0" w:color="auto"/>
              <w:left w:val="single" w:sz="4" w:space="0" w:color="auto"/>
              <w:bottom w:val="single" w:sz="4" w:space="0" w:color="auto"/>
              <w:right w:val="single" w:sz="4" w:space="0" w:color="auto"/>
            </w:tcBorders>
            <w:shd w:val="clear" w:color="auto" w:fill="auto"/>
            <w:vAlign w:val="center"/>
          </w:tcPr>
          <w:p w14:paraId="0F5ADCE6" w14:textId="77777777" w:rsidR="0009507F" w:rsidRPr="00740BFC" w:rsidRDefault="0009507F" w:rsidP="001B1928">
            <w:r w:rsidRPr="00740BFC">
              <w:t>O utilizador que criou o registo</w:t>
            </w:r>
          </w:p>
        </w:tc>
        <w:tc>
          <w:tcPr>
            <w:tcW w:w="3410" w:type="dxa"/>
            <w:tcBorders>
              <w:top w:val="single" w:sz="4" w:space="0" w:color="auto"/>
              <w:left w:val="single" w:sz="4" w:space="0" w:color="auto"/>
              <w:bottom w:val="single" w:sz="4" w:space="0" w:color="auto"/>
              <w:right w:val="single" w:sz="4" w:space="0" w:color="auto"/>
            </w:tcBorders>
          </w:tcPr>
          <w:p w14:paraId="2BD91289" w14:textId="77777777" w:rsidR="0009507F" w:rsidRPr="00740BFC" w:rsidRDefault="0009507F" w:rsidP="001B1928"/>
        </w:tc>
      </w:tr>
      <w:tr w:rsidR="0009507F" w:rsidRPr="00740BFC" w14:paraId="5507BEC2" w14:textId="77777777" w:rsidTr="538E812A">
        <w:trPr>
          <w:trHeight w:val="300"/>
        </w:trPr>
        <w:tc>
          <w:tcPr>
            <w:tcW w:w="1958" w:type="dxa"/>
            <w:tcBorders>
              <w:top w:val="single" w:sz="4" w:space="0" w:color="auto"/>
              <w:left w:val="single" w:sz="4" w:space="0" w:color="auto"/>
              <w:bottom w:val="single" w:sz="4" w:space="0" w:color="auto"/>
              <w:right w:val="single" w:sz="4" w:space="0" w:color="auto"/>
            </w:tcBorders>
            <w:shd w:val="clear" w:color="auto" w:fill="auto"/>
            <w:vAlign w:val="center"/>
          </w:tcPr>
          <w:p w14:paraId="07BFB8B8" w14:textId="77777777" w:rsidR="0009507F" w:rsidRPr="00740BFC" w:rsidRDefault="538E812A" w:rsidP="001B1928">
            <w:r>
              <w:t>createdDate</w:t>
            </w:r>
          </w:p>
        </w:tc>
        <w:tc>
          <w:tcPr>
            <w:tcW w:w="1708" w:type="dxa"/>
            <w:tcBorders>
              <w:top w:val="single" w:sz="4" w:space="0" w:color="auto"/>
              <w:left w:val="single" w:sz="4" w:space="0" w:color="auto"/>
              <w:bottom w:val="single" w:sz="4" w:space="0" w:color="auto"/>
              <w:right w:val="single" w:sz="4" w:space="0" w:color="auto"/>
            </w:tcBorders>
          </w:tcPr>
          <w:p w14:paraId="611E2297" w14:textId="77777777" w:rsidR="0009507F" w:rsidRPr="00740BFC" w:rsidRDefault="0009507F" w:rsidP="001B1928"/>
        </w:tc>
        <w:tc>
          <w:tcPr>
            <w:tcW w:w="1708" w:type="dxa"/>
            <w:tcBorders>
              <w:top w:val="single" w:sz="4" w:space="0" w:color="auto"/>
              <w:left w:val="single" w:sz="4" w:space="0" w:color="auto"/>
              <w:bottom w:val="single" w:sz="4" w:space="0" w:color="auto"/>
              <w:right w:val="single" w:sz="4" w:space="0" w:color="auto"/>
            </w:tcBorders>
            <w:shd w:val="clear" w:color="auto" w:fill="auto"/>
            <w:vAlign w:val="center"/>
          </w:tcPr>
          <w:p w14:paraId="5C21DA17" w14:textId="77777777" w:rsidR="0009507F" w:rsidRPr="00740BFC" w:rsidRDefault="0009507F" w:rsidP="001B1928">
            <w:r w:rsidRPr="00740BFC">
              <w:t>A data em que o registo foi criado</w:t>
            </w:r>
          </w:p>
        </w:tc>
        <w:tc>
          <w:tcPr>
            <w:tcW w:w="3410" w:type="dxa"/>
            <w:tcBorders>
              <w:top w:val="single" w:sz="4" w:space="0" w:color="auto"/>
              <w:left w:val="single" w:sz="4" w:space="0" w:color="auto"/>
              <w:bottom w:val="single" w:sz="4" w:space="0" w:color="auto"/>
              <w:right w:val="single" w:sz="4" w:space="0" w:color="auto"/>
            </w:tcBorders>
          </w:tcPr>
          <w:p w14:paraId="19B87907" w14:textId="77777777" w:rsidR="0009507F" w:rsidRPr="00740BFC" w:rsidRDefault="0009507F" w:rsidP="001B1928"/>
        </w:tc>
      </w:tr>
      <w:tr w:rsidR="0009507F" w:rsidRPr="00740BFC" w14:paraId="50C7F036" w14:textId="77777777" w:rsidTr="538E812A">
        <w:trPr>
          <w:trHeight w:val="300"/>
        </w:trPr>
        <w:tc>
          <w:tcPr>
            <w:tcW w:w="1958" w:type="dxa"/>
            <w:tcBorders>
              <w:top w:val="single" w:sz="4" w:space="0" w:color="auto"/>
              <w:left w:val="single" w:sz="4" w:space="0" w:color="auto"/>
              <w:bottom w:val="single" w:sz="4" w:space="0" w:color="auto"/>
              <w:right w:val="single" w:sz="4" w:space="0" w:color="auto"/>
            </w:tcBorders>
            <w:shd w:val="clear" w:color="auto" w:fill="auto"/>
            <w:vAlign w:val="center"/>
          </w:tcPr>
          <w:p w14:paraId="252E01AE" w14:textId="77777777" w:rsidR="0009507F" w:rsidRPr="00740BFC" w:rsidRDefault="538E812A" w:rsidP="001B1928">
            <w:r>
              <w:t>lastUpdatedBy</w:t>
            </w:r>
          </w:p>
        </w:tc>
        <w:tc>
          <w:tcPr>
            <w:tcW w:w="1708" w:type="dxa"/>
            <w:tcBorders>
              <w:top w:val="single" w:sz="4" w:space="0" w:color="auto"/>
              <w:left w:val="single" w:sz="4" w:space="0" w:color="auto"/>
              <w:bottom w:val="single" w:sz="4" w:space="0" w:color="auto"/>
              <w:right w:val="single" w:sz="4" w:space="0" w:color="auto"/>
            </w:tcBorders>
          </w:tcPr>
          <w:p w14:paraId="71032495" w14:textId="77777777" w:rsidR="0009507F" w:rsidRPr="00740BFC" w:rsidRDefault="0009507F" w:rsidP="001B1928"/>
        </w:tc>
        <w:tc>
          <w:tcPr>
            <w:tcW w:w="1708" w:type="dxa"/>
            <w:tcBorders>
              <w:top w:val="single" w:sz="4" w:space="0" w:color="auto"/>
              <w:left w:val="single" w:sz="4" w:space="0" w:color="auto"/>
              <w:bottom w:val="single" w:sz="4" w:space="0" w:color="auto"/>
              <w:right w:val="single" w:sz="4" w:space="0" w:color="auto"/>
            </w:tcBorders>
            <w:shd w:val="clear" w:color="auto" w:fill="auto"/>
            <w:vAlign w:val="center"/>
          </w:tcPr>
          <w:p w14:paraId="209F670F" w14:textId="77777777" w:rsidR="0009507F" w:rsidRPr="00740BFC" w:rsidRDefault="0009507F" w:rsidP="001B1928">
            <w:r w:rsidRPr="00740BFC">
              <w:t>O último utilizador que atualizou o registo</w:t>
            </w:r>
          </w:p>
        </w:tc>
        <w:tc>
          <w:tcPr>
            <w:tcW w:w="3410" w:type="dxa"/>
            <w:tcBorders>
              <w:top w:val="single" w:sz="4" w:space="0" w:color="auto"/>
              <w:left w:val="single" w:sz="4" w:space="0" w:color="auto"/>
              <w:bottom w:val="single" w:sz="4" w:space="0" w:color="auto"/>
              <w:right w:val="single" w:sz="4" w:space="0" w:color="auto"/>
            </w:tcBorders>
          </w:tcPr>
          <w:p w14:paraId="1E4178E7" w14:textId="77777777" w:rsidR="0009507F" w:rsidRPr="00740BFC" w:rsidRDefault="0009507F" w:rsidP="001B1928"/>
        </w:tc>
      </w:tr>
      <w:tr w:rsidR="0009507F" w:rsidRPr="00740BFC" w14:paraId="79D4FBFE" w14:textId="77777777" w:rsidTr="538E812A">
        <w:trPr>
          <w:trHeight w:val="300"/>
        </w:trPr>
        <w:tc>
          <w:tcPr>
            <w:tcW w:w="1958" w:type="dxa"/>
            <w:tcBorders>
              <w:top w:val="single" w:sz="4" w:space="0" w:color="auto"/>
              <w:left w:val="single" w:sz="4" w:space="0" w:color="auto"/>
              <w:bottom w:val="single" w:sz="4" w:space="0" w:color="auto"/>
              <w:right w:val="single" w:sz="4" w:space="0" w:color="auto"/>
            </w:tcBorders>
            <w:shd w:val="clear" w:color="auto" w:fill="auto"/>
            <w:vAlign w:val="center"/>
          </w:tcPr>
          <w:p w14:paraId="21572D99" w14:textId="77777777" w:rsidR="0009507F" w:rsidRPr="00740BFC" w:rsidRDefault="538E812A" w:rsidP="001B1928">
            <w:r>
              <w:lastRenderedPageBreak/>
              <w:t>lastUpdatedDate</w:t>
            </w:r>
          </w:p>
        </w:tc>
        <w:tc>
          <w:tcPr>
            <w:tcW w:w="1708" w:type="dxa"/>
            <w:tcBorders>
              <w:top w:val="single" w:sz="4" w:space="0" w:color="auto"/>
              <w:left w:val="single" w:sz="4" w:space="0" w:color="auto"/>
              <w:bottom w:val="single" w:sz="4" w:space="0" w:color="auto"/>
              <w:right w:val="single" w:sz="4" w:space="0" w:color="auto"/>
            </w:tcBorders>
          </w:tcPr>
          <w:p w14:paraId="287D023A" w14:textId="77777777" w:rsidR="0009507F" w:rsidRPr="00740BFC" w:rsidRDefault="0009507F" w:rsidP="001B1928"/>
        </w:tc>
        <w:tc>
          <w:tcPr>
            <w:tcW w:w="1708" w:type="dxa"/>
            <w:tcBorders>
              <w:top w:val="single" w:sz="4" w:space="0" w:color="auto"/>
              <w:left w:val="single" w:sz="4" w:space="0" w:color="auto"/>
              <w:bottom w:val="single" w:sz="4" w:space="0" w:color="auto"/>
              <w:right w:val="single" w:sz="4" w:space="0" w:color="auto"/>
            </w:tcBorders>
            <w:shd w:val="clear" w:color="auto" w:fill="auto"/>
            <w:vAlign w:val="center"/>
          </w:tcPr>
          <w:p w14:paraId="5ECB3506" w14:textId="77777777" w:rsidR="0009507F" w:rsidRPr="00740BFC" w:rsidRDefault="0009507F" w:rsidP="001B1928">
            <w:r w:rsidRPr="00740BFC">
              <w:t>Última data em que o registo foi editado</w:t>
            </w:r>
          </w:p>
        </w:tc>
        <w:tc>
          <w:tcPr>
            <w:tcW w:w="3410" w:type="dxa"/>
            <w:tcBorders>
              <w:top w:val="single" w:sz="4" w:space="0" w:color="auto"/>
              <w:left w:val="single" w:sz="4" w:space="0" w:color="auto"/>
              <w:bottom w:val="single" w:sz="4" w:space="0" w:color="auto"/>
              <w:right w:val="single" w:sz="4" w:space="0" w:color="auto"/>
            </w:tcBorders>
          </w:tcPr>
          <w:p w14:paraId="34BE0BBC" w14:textId="77777777" w:rsidR="0009507F" w:rsidRPr="00740BFC" w:rsidRDefault="0009507F" w:rsidP="001B1928"/>
        </w:tc>
      </w:tr>
      <w:tr w:rsidR="0009507F" w:rsidRPr="00740BFC" w14:paraId="65ABF1DC" w14:textId="77777777" w:rsidTr="538E812A">
        <w:trPr>
          <w:trHeight w:val="300"/>
        </w:trPr>
        <w:tc>
          <w:tcPr>
            <w:tcW w:w="1958" w:type="dxa"/>
            <w:tcBorders>
              <w:top w:val="single" w:sz="4" w:space="0" w:color="auto"/>
              <w:left w:val="single" w:sz="4" w:space="0" w:color="auto"/>
              <w:bottom w:val="single" w:sz="4" w:space="0" w:color="auto"/>
              <w:right w:val="single" w:sz="4" w:space="0" w:color="auto"/>
            </w:tcBorders>
            <w:shd w:val="clear" w:color="auto" w:fill="auto"/>
            <w:vAlign w:val="center"/>
          </w:tcPr>
          <w:p w14:paraId="7AD43129" w14:textId="77777777" w:rsidR="0009507F" w:rsidRPr="00740BFC" w:rsidRDefault="538E812A" w:rsidP="001B1928">
            <w:r>
              <w:t>isActive</w:t>
            </w:r>
          </w:p>
        </w:tc>
        <w:tc>
          <w:tcPr>
            <w:tcW w:w="1708" w:type="dxa"/>
            <w:tcBorders>
              <w:top w:val="single" w:sz="4" w:space="0" w:color="auto"/>
              <w:left w:val="single" w:sz="4" w:space="0" w:color="auto"/>
              <w:bottom w:val="single" w:sz="4" w:space="0" w:color="auto"/>
              <w:right w:val="single" w:sz="4" w:space="0" w:color="auto"/>
            </w:tcBorders>
          </w:tcPr>
          <w:p w14:paraId="396EF5B2" w14:textId="77777777" w:rsidR="0009507F" w:rsidRPr="00740BFC" w:rsidRDefault="0009507F" w:rsidP="001B1928"/>
        </w:tc>
        <w:tc>
          <w:tcPr>
            <w:tcW w:w="1708" w:type="dxa"/>
            <w:tcBorders>
              <w:top w:val="single" w:sz="4" w:space="0" w:color="auto"/>
              <w:left w:val="single" w:sz="4" w:space="0" w:color="auto"/>
              <w:bottom w:val="single" w:sz="4" w:space="0" w:color="auto"/>
              <w:right w:val="single" w:sz="4" w:space="0" w:color="auto"/>
            </w:tcBorders>
            <w:shd w:val="clear" w:color="auto" w:fill="auto"/>
            <w:vAlign w:val="center"/>
          </w:tcPr>
          <w:p w14:paraId="70D4749E" w14:textId="77777777" w:rsidR="0009507F" w:rsidRPr="00740BFC" w:rsidRDefault="0009507F" w:rsidP="001B1928">
            <w:r w:rsidRPr="00740BFC">
              <w:t>O registo está ativo</w:t>
            </w:r>
          </w:p>
        </w:tc>
        <w:tc>
          <w:tcPr>
            <w:tcW w:w="3410" w:type="dxa"/>
            <w:tcBorders>
              <w:top w:val="single" w:sz="4" w:space="0" w:color="auto"/>
              <w:left w:val="single" w:sz="4" w:space="0" w:color="auto"/>
              <w:bottom w:val="single" w:sz="4" w:space="0" w:color="auto"/>
              <w:right w:val="single" w:sz="4" w:space="0" w:color="auto"/>
            </w:tcBorders>
          </w:tcPr>
          <w:p w14:paraId="218AD221" w14:textId="77777777" w:rsidR="0009507F" w:rsidRPr="00740BFC" w:rsidRDefault="0009507F" w:rsidP="001B1928"/>
        </w:tc>
      </w:tr>
    </w:tbl>
    <w:p w14:paraId="3E22E126" w14:textId="77777777" w:rsidR="00497074" w:rsidRPr="00740BFC" w:rsidRDefault="00497074" w:rsidP="37A9725F">
      <w:pPr>
        <w:jc w:val="both"/>
        <w:rPr>
          <w:u w:val="single"/>
        </w:rPr>
      </w:pPr>
    </w:p>
    <w:p w14:paraId="209ED7E0" w14:textId="342E9F33" w:rsidR="004D468B" w:rsidRPr="00740BFC" w:rsidRDefault="538E812A" w:rsidP="004D468B">
      <w:pPr>
        <w:pStyle w:val="Legenda"/>
        <w:keepNext/>
        <w:jc w:val="center"/>
      </w:pPr>
      <w:bookmarkStart w:id="97" w:name="_Toc199624888"/>
      <w:r>
        <w:t xml:space="preserve">Tabela </w:t>
      </w:r>
      <w:fldSimple w:instr=" SEQ Tabela \* ARABIC ">
        <w:r>
          <w:t>42</w:t>
        </w:r>
      </w:fldSimple>
      <w:r>
        <w:t>. Descrição dos campos da tabela TipoOcorrencia.</w:t>
      </w:r>
      <w:bookmarkEnd w:id="9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8"/>
        <w:gridCol w:w="1708"/>
        <w:gridCol w:w="1708"/>
        <w:gridCol w:w="3410"/>
      </w:tblGrid>
      <w:tr w:rsidR="00497074" w:rsidRPr="00740BFC" w14:paraId="5CC1EC42" w14:textId="77777777" w:rsidTr="538E812A">
        <w:trPr>
          <w:trHeight w:val="300"/>
        </w:trPr>
        <w:tc>
          <w:tcPr>
            <w:tcW w:w="1958" w:type="dxa"/>
            <w:shd w:val="clear" w:color="auto" w:fill="4472C4" w:themeFill="accent1"/>
          </w:tcPr>
          <w:p w14:paraId="273A0EB6" w14:textId="77777777" w:rsidR="00497074" w:rsidRPr="00740BFC" w:rsidRDefault="538E812A">
            <w:pPr>
              <w:rPr>
                <w:color w:val="FFFFFF" w:themeColor="background1"/>
              </w:rPr>
            </w:pPr>
            <w:r w:rsidRPr="538E812A">
              <w:rPr>
                <w:color w:val="FFFFFF" w:themeColor="background1"/>
              </w:rPr>
              <w:t>Nome do campo</w:t>
            </w:r>
          </w:p>
        </w:tc>
        <w:tc>
          <w:tcPr>
            <w:tcW w:w="1708" w:type="dxa"/>
            <w:shd w:val="clear" w:color="auto" w:fill="4472C4" w:themeFill="accent1"/>
          </w:tcPr>
          <w:p w14:paraId="79533428" w14:textId="77777777" w:rsidR="00497074" w:rsidRPr="00740BFC" w:rsidRDefault="538E812A">
            <w:pPr>
              <w:rPr>
                <w:color w:val="FFFFFF" w:themeColor="background1"/>
              </w:rPr>
            </w:pPr>
            <w:r w:rsidRPr="538E812A">
              <w:rPr>
                <w:color w:val="FFFFFF" w:themeColor="background1"/>
              </w:rPr>
              <w:t xml:space="preserve">Chave </w:t>
            </w:r>
          </w:p>
        </w:tc>
        <w:tc>
          <w:tcPr>
            <w:tcW w:w="1708" w:type="dxa"/>
            <w:shd w:val="clear" w:color="auto" w:fill="4472C4" w:themeFill="accent1"/>
          </w:tcPr>
          <w:p w14:paraId="0804CCC9" w14:textId="77777777" w:rsidR="00497074" w:rsidRPr="00740BFC" w:rsidRDefault="538E812A">
            <w:pPr>
              <w:rPr>
                <w:color w:val="FFFFFF" w:themeColor="background1"/>
              </w:rPr>
            </w:pPr>
            <w:r w:rsidRPr="538E812A">
              <w:rPr>
                <w:color w:val="FFFFFF" w:themeColor="background1"/>
              </w:rPr>
              <w:t>Descrição</w:t>
            </w:r>
          </w:p>
        </w:tc>
        <w:tc>
          <w:tcPr>
            <w:tcW w:w="3410" w:type="dxa"/>
            <w:shd w:val="clear" w:color="auto" w:fill="4472C4" w:themeFill="accent1"/>
          </w:tcPr>
          <w:p w14:paraId="3B30DE03" w14:textId="77777777" w:rsidR="00497074" w:rsidRPr="00740BFC" w:rsidRDefault="538E812A">
            <w:pPr>
              <w:rPr>
                <w:color w:val="FFFFFF" w:themeColor="background1"/>
              </w:rPr>
            </w:pPr>
            <w:r w:rsidRPr="538E812A">
              <w:rPr>
                <w:color w:val="FFFFFF" w:themeColor="background1"/>
              </w:rPr>
              <w:t>Validações</w:t>
            </w:r>
          </w:p>
        </w:tc>
      </w:tr>
      <w:tr w:rsidR="00497074" w:rsidRPr="00740BFC" w14:paraId="0B8760AC" w14:textId="77777777" w:rsidTr="538E812A">
        <w:trPr>
          <w:trHeight w:val="300"/>
        </w:trPr>
        <w:tc>
          <w:tcPr>
            <w:tcW w:w="1958" w:type="dxa"/>
            <w:shd w:val="clear" w:color="auto" w:fill="auto"/>
            <w:vAlign w:val="center"/>
          </w:tcPr>
          <w:p w14:paraId="169191A5" w14:textId="77777777" w:rsidR="00497074" w:rsidRPr="00740BFC" w:rsidRDefault="00497074">
            <w:r w:rsidRPr="00740BFC">
              <w:rPr>
                <w:rFonts w:asciiTheme="minorHAnsi" w:eastAsiaTheme="minorEastAsia" w:hAnsiTheme="minorHAnsi" w:cstheme="minorBidi"/>
              </w:rPr>
              <w:t>id</w:t>
            </w:r>
          </w:p>
        </w:tc>
        <w:tc>
          <w:tcPr>
            <w:tcW w:w="1708" w:type="dxa"/>
          </w:tcPr>
          <w:p w14:paraId="698D2F78" w14:textId="77777777" w:rsidR="00497074" w:rsidRPr="00740BFC" w:rsidRDefault="00497074">
            <w:r w:rsidRPr="00740BFC">
              <w:t>PK</w:t>
            </w:r>
          </w:p>
        </w:tc>
        <w:tc>
          <w:tcPr>
            <w:tcW w:w="1708" w:type="dxa"/>
            <w:shd w:val="clear" w:color="auto" w:fill="auto"/>
            <w:vAlign w:val="center"/>
          </w:tcPr>
          <w:p w14:paraId="68630833" w14:textId="77777777" w:rsidR="00497074" w:rsidRPr="00740BFC" w:rsidRDefault="00497074">
            <w:pPr>
              <w:spacing w:line="259" w:lineRule="auto"/>
            </w:pPr>
            <w:r w:rsidRPr="00740BFC">
              <w:t>Identificador do registo</w:t>
            </w:r>
          </w:p>
        </w:tc>
        <w:tc>
          <w:tcPr>
            <w:tcW w:w="3410" w:type="dxa"/>
          </w:tcPr>
          <w:p w14:paraId="3A3E852A" w14:textId="77777777" w:rsidR="00497074" w:rsidRPr="00740BFC" w:rsidRDefault="00497074" w:rsidP="538E812A">
            <w:pPr>
              <w:rPr>
                <w:rFonts w:ascii="Courier New" w:hAnsi="Courier New" w:cs="Courier New"/>
                <w:i/>
                <w:iCs/>
                <w:sz w:val="20"/>
                <w:szCs w:val="20"/>
              </w:rPr>
            </w:pPr>
          </w:p>
        </w:tc>
      </w:tr>
      <w:tr w:rsidR="00497074" w:rsidRPr="00740BFC" w14:paraId="403DE6E8" w14:textId="77777777" w:rsidTr="538E812A">
        <w:trPr>
          <w:trHeight w:val="300"/>
        </w:trPr>
        <w:tc>
          <w:tcPr>
            <w:tcW w:w="1958" w:type="dxa"/>
            <w:shd w:val="clear" w:color="auto" w:fill="auto"/>
            <w:vAlign w:val="center"/>
          </w:tcPr>
          <w:p w14:paraId="639453BD" w14:textId="722CE9CA" w:rsidR="00497074" w:rsidRPr="00740BFC" w:rsidRDefault="538E812A">
            <w:r>
              <w:t>denominacao</w:t>
            </w:r>
          </w:p>
        </w:tc>
        <w:tc>
          <w:tcPr>
            <w:tcW w:w="1708" w:type="dxa"/>
          </w:tcPr>
          <w:p w14:paraId="4C5D6EC6" w14:textId="77777777" w:rsidR="00497074" w:rsidRPr="00740BFC" w:rsidRDefault="00497074"/>
        </w:tc>
        <w:tc>
          <w:tcPr>
            <w:tcW w:w="1708" w:type="dxa"/>
            <w:shd w:val="clear" w:color="auto" w:fill="auto"/>
            <w:vAlign w:val="center"/>
          </w:tcPr>
          <w:p w14:paraId="376F7819" w14:textId="24005A43" w:rsidR="00497074" w:rsidRPr="00740BFC" w:rsidRDefault="000B3BEE">
            <w:r w:rsidRPr="00740BFC">
              <w:t>Tipo da ocorrência</w:t>
            </w:r>
          </w:p>
        </w:tc>
        <w:tc>
          <w:tcPr>
            <w:tcW w:w="3410" w:type="dxa"/>
          </w:tcPr>
          <w:p w14:paraId="4A5F2C93" w14:textId="29124ABF" w:rsidR="00497074" w:rsidRPr="00740BFC" w:rsidRDefault="538E812A">
            <w:r>
              <w:t>Unique</w:t>
            </w:r>
          </w:p>
        </w:tc>
      </w:tr>
      <w:tr w:rsidR="0009507F" w:rsidRPr="00740BFC" w14:paraId="6A56007E" w14:textId="77777777" w:rsidTr="538E812A">
        <w:trPr>
          <w:trHeight w:val="300"/>
        </w:trPr>
        <w:tc>
          <w:tcPr>
            <w:tcW w:w="1958" w:type="dxa"/>
            <w:tcBorders>
              <w:top w:val="single" w:sz="4" w:space="0" w:color="auto"/>
              <w:left w:val="single" w:sz="4" w:space="0" w:color="auto"/>
              <w:bottom w:val="single" w:sz="4" w:space="0" w:color="auto"/>
              <w:right w:val="single" w:sz="4" w:space="0" w:color="auto"/>
            </w:tcBorders>
            <w:shd w:val="clear" w:color="auto" w:fill="auto"/>
            <w:vAlign w:val="center"/>
          </w:tcPr>
          <w:p w14:paraId="44A78AAC" w14:textId="77777777" w:rsidR="0009507F" w:rsidRPr="00740BFC" w:rsidRDefault="538E812A" w:rsidP="001B1928">
            <w:r>
              <w:t>createdBy</w:t>
            </w:r>
          </w:p>
        </w:tc>
        <w:tc>
          <w:tcPr>
            <w:tcW w:w="1708" w:type="dxa"/>
            <w:tcBorders>
              <w:top w:val="single" w:sz="4" w:space="0" w:color="auto"/>
              <w:left w:val="single" w:sz="4" w:space="0" w:color="auto"/>
              <w:bottom w:val="single" w:sz="4" w:space="0" w:color="auto"/>
              <w:right w:val="single" w:sz="4" w:space="0" w:color="auto"/>
            </w:tcBorders>
          </w:tcPr>
          <w:p w14:paraId="6A7FD487" w14:textId="77777777" w:rsidR="0009507F" w:rsidRPr="00740BFC" w:rsidRDefault="0009507F" w:rsidP="001B1928"/>
        </w:tc>
        <w:tc>
          <w:tcPr>
            <w:tcW w:w="1708" w:type="dxa"/>
            <w:tcBorders>
              <w:top w:val="single" w:sz="4" w:space="0" w:color="auto"/>
              <w:left w:val="single" w:sz="4" w:space="0" w:color="auto"/>
              <w:bottom w:val="single" w:sz="4" w:space="0" w:color="auto"/>
              <w:right w:val="single" w:sz="4" w:space="0" w:color="auto"/>
            </w:tcBorders>
            <w:shd w:val="clear" w:color="auto" w:fill="auto"/>
            <w:vAlign w:val="center"/>
          </w:tcPr>
          <w:p w14:paraId="45093C66" w14:textId="77777777" w:rsidR="0009507F" w:rsidRPr="00740BFC" w:rsidRDefault="0009507F" w:rsidP="001B1928">
            <w:r w:rsidRPr="00740BFC">
              <w:t>O utilizador que criou o registo</w:t>
            </w:r>
          </w:p>
        </w:tc>
        <w:tc>
          <w:tcPr>
            <w:tcW w:w="3410" w:type="dxa"/>
            <w:tcBorders>
              <w:top w:val="single" w:sz="4" w:space="0" w:color="auto"/>
              <w:left w:val="single" w:sz="4" w:space="0" w:color="auto"/>
              <w:bottom w:val="single" w:sz="4" w:space="0" w:color="auto"/>
              <w:right w:val="single" w:sz="4" w:space="0" w:color="auto"/>
            </w:tcBorders>
          </w:tcPr>
          <w:p w14:paraId="0E5EEA7A" w14:textId="77777777" w:rsidR="0009507F" w:rsidRPr="00740BFC" w:rsidRDefault="0009507F" w:rsidP="001B1928"/>
        </w:tc>
      </w:tr>
      <w:tr w:rsidR="0009507F" w:rsidRPr="00740BFC" w14:paraId="728B0AAA" w14:textId="77777777" w:rsidTr="538E812A">
        <w:trPr>
          <w:trHeight w:val="300"/>
        </w:trPr>
        <w:tc>
          <w:tcPr>
            <w:tcW w:w="1958" w:type="dxa"/>
            <w:tcBorders>
              <w:top w:val="single" w:sz="4" w:space="0" w:color="auto"/>
              <w:left w:val="single" w:sz="4" w:space="0" w:color="auto"/>
              <w:bottom w:val="single" w:sz="4" w:space="0" w:color="auto"/>
              <w:right w:val="single" w:sz="4" w:space="0" w:color="auto"/>
            </w:tcBorders>
            <w:shd w:val="clear" w:color="auto" w:fill="auto"/>
            <w:vAlign w:val="center"/>
          </w:tcPr>
          <w:p w14:paraId="005DC821" w14:textId="77777777" w:rsidR="0009507F" w:rsidRPr="00740BFC" w:rsidRDefault="538E812A" w:rsidP="001B1928">
            <w:r>
              <w:t>createdDate</w:t>
            </w:r>
          </w:p>
        </w:tc>
        <w:tc>
          <w:tcPr>
            <w:tcW w:w="1708" w:type="dxa"/>
            <w:tcBorders>
              <w:top w:val="single" w:sz="4" w:space="0" w:color="auto"/>
              <w:left w:val="single" w:sz="4" w:space="0" w:color="auto"/>
              <w:bottom w:val="single" w:sz="4" w:space="0" w:color="auto"/>
              <w:right w:val="single" w:sz="4" w:space="0" w:color="auto"/>
            </w:tcBorders>
          </w:tcPr>
          <w:p w14:paraId="28D3521C" w14:textId="77777777" w:rsidR="0009507F" w:rsidRPr="00740BFC" w:rsidRDefault="0009507F" w:rsidP="001B1928"/>
        </w:tc>
        <w:tc>
          <w:tcPr>
            <w:tcW w:w="1708" w:type="dxa"/>
            <w:tcBorders>
              <w:top w:val="single" w:sz="4" w:space="0" w:color="auto"/>
              <w:left w:val="single" w:sz="4" w:space="0" w:color="auto"/>
              <w:bottom w:val="single" w:sz="4" w:space="0" w:color="auto"/>
              <w:right w:val="single" w:sz="4" w:space="0" w:color="auto"/>
            </w:tcBorders>
            <w:shd w:val="clear" w:color="auto" w:fill="auto"/>
            <w:vAlign w:val="center"/>
          </w:tcPr>
          <w:p w14:paraId="4E01D7E3" w14:textId="77777777" w:rsidR="0009507F" w:rsidRPr="00740BFC" w:rsidRDefault="0009507F" w:rsidP="001B1928">
            <w:r w:rsidRPr="00740BFC">
              <w:t>A data em que o registo foi criado</w:t>
            </w:r>
          </w:p>
        </w:tc>
        <w:tc>
          <w:tcPr>
            <w:tcW w:w="3410" w:type="dxa"/>
            <w:tcBorders>
              <w:top w:val="single" w:sz="4" w:space="0" w:color="auto"/>
              <w:left w:val="single" w:sz="4" w:space="0" w:color="auto"/>
              <w:bottom w:val="single" w:sz="4" w:space="0" w:color="auto"/>
              <w:right w:val="single" w:sz="4" w:space="0" w:color="auto"/>
            </w:tcBorders>
          </w:tcPr>
          <w:p w14:paraId="37C3EDEA" w14:textId="77777777" w:rsidR="0009507F" w:rsidRPr="00740BFC" w:rsidRDefault="0009507F" w:rsidP="001B1928"/>
        </w:tc>
      </w:tr>
      <w:tr w:rsidR="0009507F" w:rsidRPr="00740BFC" w14:paraId="7505F996" w14:textId="77777777" w:rsidTr="538E812A">
        <w:trPr>
          <w:trHeight w:val="300"/>
        </w:trPr>
        <w:tc>
          <w:tcPr>
            <w:tcW w:w="1958" w:type="dxa"/>
            <w:tcBorders>
              <w:top w:val="single" w:sz="4" w:space="0" w:color="auto"/>
              <w:left w:val="single" w:sz="4" w:space="0" w:color="auto"/>
              <w:bottom w:val="single" w:sz="4" w:space="0" w:color="auto"/>
              <w:right w:val="single" w:sz="4" w:space="0" w:color="auto"/>
            </w:tcBorders>
            <w:shd w:val="clear" w:color="auto" w:fill="auto"/>
            <w:vAlign w:val="center"/>
          </w:tcPr>
          <w:p w14:paraId="5B2501BC" w14:textId="77777777" w:rsidR="0009507F" w:rsidRPr="00740BFC" w:rsidRDefault="538E812A" w:rsidP="001B1928">
            <w:r>
              <w:t>lastUpdatedBy</w:t>
            </w:r>
          </w:p>
        </w:tc>
        <w:tc>
          <w:tcPr>
            <w:tcW w:w="1708" w:type="dxa"/>
            <w:tcBorders>
              <w:top w:val="single" w:sz="4" w:space="0" w:color="auto"/>
              <w:left w:val="single" w:sz="4" w:space="0" w:color="auto"/>
              <w:bottom w:val="single" w:sz="4" w:space="0" w:color="auto"/>
              <w:right w:val="single" w:sz="4" w:space="0" w:color="auto"/>
            </w:tcBorders>
          </w:tcPr>
          <w:p w14:paraId="35C06B61" w14:textId="77777777" w:rsidR="0009507F" w:rsidRPr="00740BFC" w:rsidRDefault="0009507F" w:rsidP="001B1928"/>
        </w:tc>
        <w:tc>
          <w:tcPr>
            <w:tcW w:w="1708" w:type="dxa"/>
            <w:tcBorders>
              <w:top w:val="single" w:sz="4" w:space="0" w:color="auto"/>
              <w:left w:val="single" w:sz="4" w:space="0" w:color="auto"/>
              <w:bottom w:val="single" w:sz="4" w:space="0" w:color="auto"/>
              <w:right w:val="single" w:sz="4" w:space="0" w:color="auto"/>
            </w:tcBorders>
            <w:shd w:val="clear" w:color="auto" w:fill="auto"/>
            <w:vAlign w:val="center"/>
          </w:tcPr>
          <w:p w14:paraId="31E43929" w14:textId="77777777" w:rsidR="0009507F" w:rsidRPr="00740BFC" w:rsidRDefault="0009507F" w:rsidP="001B1928">
            <w:r w:rsidRPr="00740BFC">
              <w:t>O último utilizador que atualizou o registo</w:t>
            </w:r>
          </w:p>
        </w:tc>
        <w:tc>
          <w:tcPr>
            <w:tcW w:w="3410" w:type="dxa"/>
            <w:tcBorders>
              <w:top w:val="single" w:sz="4" w:space="0" w:color="auto"/>
              <w:left w:val="single" w:sz="4" w:space="0" w:color="auto"/>
              <w:bottom w:val="single" w:sz="4" w:space="0" w:color="auto"/>
              <w:right w:val="single" w:sz="4" w:space="0" w:color="auto"/>
            </w:tcBorders>
          </w:tcPr>
          <w:p w14:paraId="1B71BA54" w14:textId="77777777" w:rsidR="0009507F" w:rsidRPr="00740BFC" w:rsidRDefault="0009507F" w:rsidP="001B1928"/>
        </w:tc>
      </w:tr>
      <w:tr w:rsidR="0009507F" w:rsidRPr="00740BFC" w14:paraId="40C87F9D" w14:textId="77777777" w:rsidTr="538E812A">
        <w:trPr>
          <w:trHeight w:val="300"/>
        </w:trPr>
        <w:tc>
          <w:tcPr>
            <w:tcW w:w="1958" w:type="dxa"/>
            <w:tcBorders>
              <w:top w:val="single" w:sz="4" w:space="0" w:color="auto"/>
              <w:left w:val="single" w:sz="4" w:space="0" w:color="auto"/>
              <w:bottom w:val="single" w:sz="4" w:space="0" w:color="auto"/>
              <w:right w:val="single" w:sz="4" w:space="0" w:color="auto"/>
            </w:tcBorders>
            <w:shd w:val="clear" w:color="auto" w:fill="auto"/>
            <w:vAlign w:val="center"/>
          </w:tcPr>
          <w:p w14:paraId="0144DDDE" w14:textId="77777777" w:rsidR="0009507F" w:rsidRPr="00740BFC" w:rsidRDefault="538E812A" w:rsidP="001B1928">
            <w:r>
              <w:t>lastUpdatedDate</w:t>
            </w:r>
          </w:p>
        </w:tc>
        <w:tc>
          <w:tcPr>
            <w:tcW w:w="1708" w:type="dxa"/>
            <w:tcBorders>
              <w:top w:val="single" w:sz="4" w:space="0" w:color="auto"/>
              <w:left w:val="single" w:sz="4" w:space="0" w:color="auto"/>
              <w:bottom w:val="single" w:sz="4" w:space="0" w:color="auto"/>
              <w:right w:val="single" w:sz="4" w:space="0" w:color="auto"/>
            </w:tcBorders>
          </w:tcPr>
          <w:p w14:paraId="4A003031" w14:textId="77777777" w:rsidR="0009507F" w:rsidRPr="00740BFC" w:rsidRDefault="0009507F" w:rsidP="001B1928"/>
        </w:tc>
        <w:tc>
          <w:tcPr>
            <w:tcW w:w="1708" w:type="dxa"/>
            <w:tcBorders>
              <w:top w:val="single" w:sz="4" w:space="0" w:color="auto"/>
              <w:left w:val="single" w:sz="4" w:space="0" w:color="auto"/>
              <w:bottom w:val="single" w:sz="4" w:space="0" w:color="auto"/>
              <w:right w:val="single" w:sz="4" w:space="0" w:color="auto"/>
            </w:tcBorders>
            <w:shd w:val="clear" w:color="auto" w:fill="auto"/>
            <w:vAlign w:val="center"/>
          </w:tcPr>
          <w:p w14:paraId="04459788" w14:textId="77777777" w:rsidR="0009507F" w:rsidRPr="00740BFC" w:rsidRDefault="0009507F" w:rsidP="001B1928">
            <w:r w:rsidRPr="00740BFC">
              <w:t>Última data em que o registo foi editado</w:t>
            </w:r>
          </w:p>
        </w:tc>
        <w:tc>
          <w:tcPr>
            <w:tcW w:w="3410" w:type="dxa"/>
            <w:tcBorders>
              <w:top w:val="single" w:sz="4" w:space="0" w:color="auto"/>
              <w:left w:val="single" w:sz="4" w:space="0" w:color="auto"/>
              <w:bottom w:val="single" w:sz="4" w:space="0" w:color="auto"/>
              <w:right w:val="single" w:sz="4" w:space="0" w:color="auto"/>
            </w:tcBorders>
          </w:tcPr>
          <w:p w14:paraId="7CD2DF2B" w14:textId="77777777" w:rsidR="0009507F" w:rsidRPr="00740BFC" w:rsidRDefault="0009507F" w:rsidP="001B1928"/>
        </w:tc>
      </w:tr>
      <w:tr w:rsidR="0009507F" w:rsidRPr="00740BFC" w14:paraId="474B95BE" w14:textId="77777777" w:rsidTr="538E812A">
        <w:trPr>
          <w:trHeight w:val="300"/>
        </w:trPr>
        <w:tc>
          <w:tcPr>
            <w:tcW w:w="1958" w:type="dxa"/>
            <w:tcBorders>
              <w:top w:val="single" w:sz="4" w:space="0" w:color="auto"/>
              <w:left w:val="single" w:sz="4" w:space="0" w:color="auto"/>
              <w:bottom w:val="single" w:sz="4" w:space="0" w:color="auto"/>
              <w:right w:val="single" w:sz="4" w:space="0" w:color="auto"/>
            </w:tcBorders>
            <w:shd w:val="clear" w:color="auto" w:fill="auto"/>
            <w:vAlign w:val="center"/>
          </w:tcPr>
          <w:p w14:paraId="66D481C6" w14:textId="77777777" w:rsidR="0009507F" w:rsidRPr="00740BFC" w:rsidRDefault="538E812A" w:rsidP="001B1928">
            <w:r>
              <w:t>isActive</w:t>
            </w:r>
          </w:p>
        </w:tc>
        <w:tc>
          <w:tcPr>
            <w:tcW w:w="1708" w:type="dxa"/>
            <w:tcBorders>
              <w:top w:val="single" w:sz="4" w:space="0" w:color="auto"/>
              <w:left w:val="single" w:sz="4" w:space="0" w:color="auto"/>
              <w:bottom w:val="single" w:sz="4" w:space="0" w:color="auto"/>
              <w:right w:val="single" w:sz="4" w:space="0" w:color="auto"/>
            </w:tcBorders>
          </w:tcPr>
          <w:p w14:paraId="01837DAC" w14:textId="77777777" w:rsidR="0009507F" w:rsidRPr="00740BFC" w:rsidRDefault="0009507F" w:rsidP="001B1928"/>
        </w:tc>
        <w:tc>
          <w:tcPr>
            <w:tcW w:w="1708" w:type="dxa"/>
            <w:tcBorders>
              <w:top w:val="single" w:sz="4" w:space="0" w:color="auto"/>
              <w:left w:val="single" w:sz="4" w:space="0" w:color="auto"/>
              <w:bottom w:val="single" w:sz="4" w:space="0" w:color="auto"/>
              <w:right w:val="single" w:sz="4" w:space="0" w:color="auto"/>
            </w:tcBorders>
            <w:shd w:val="clear" w:color="auto" w:fill="auto"/>
            <w:vAlign w:val="center"/>
          </w:tcPr>
          <w:p w14:paraId="2C78E2D0" w14:textId="77777777" w:rsidR="0009507F" w:rsidRPr="00740BFC" w:rsidRDefault="0009507F" w:rsidP="001B1928">
            <w:r w:rsidRPr="00740BFC">
              <w:t>O registo está ativo</w:t>
            </w:r>
          </w:p>
        </w:tc>
        <w:tc>
          <w:tcPr>
            <w:tcW w:w="3410" w:type="dxa"/>
            <w:tcBorders>
              <w:top w:val="single" w:sz="4" w:space="0" w:color="auto"/>
              <w:left w:val="single" w:sz="4" w:space="0" w:color="auto"/>
              <w:bottom w:val="single" w:sz="4" w:space="0" w:color="auto"/>
              <w:right w:val="single" w:sz="4" w:space="0" w:color="auto"/>
            </w:tcBorders>
          </w:tcPr>
          <w:p w14:paraId="34A2094D" w14:textId="77777777" w:rsidR="0009507F" w:rsidRPr="00740BFC" w:rsidRDefault="0009507F" w:rsidP="001B1928"/>
        </w:tc>
      </w:tr>
    </w:tbl>
    <w:p w14:paraId="7CAA2AD4" w14:textId="77777777" w:rsidR="00497074" w:rsidRPr="00740BFC" w:rsidRDefault="00497074" w:rsidP="37A9725F">
      <w:pPr>
        <w:jc w:val="both"/>
        <w:rPr>
          <w:u w:val="single"/>
        </w:rPr>
      </w:pPr>
    </w:p>
    <w:p w14:paraId="194A9439" w14:textId="595EFD3D" w:rsidR="000B3BEE" w:rsidRPr="00740BFC" w:rsidRDefault="538E812A" w:rsidP="000B3BEE">
      <w:pPr>
        <w:pStyle w:val="Legenda"/>
        <w:keepNext/>
        <w:jc w:val="center"/>
      </w:pPr>
      <w:bookmarkStart w:id="98" w:name="_Toc199624889"/>
      <w:r>
        <w:t xml:space="preserve">Tabela </w:t>
      </w:r>
      <w:fldSimple w:instr=" SEQ Tabela \* ARABIC ">
        <w:r>
          <w:t>43</w:t>
        </w:r>
      </w:fldSimple>
      <w:r>
        <w:t>. Descrição dos campos da tabela Pais.</w:t>
      </w:r>
      <w:bookmarkEnd w:id="9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8"/>
        <w:gridCol w:w="1708"/>
        <w:gridCol w:w="1708"/>
        <w:gridCol w:w="3410"/>
      </w:tblGrid>
      <w:tr w:rsidR="00497074" w:rsidRPr="00740BFC" w14:paraId="3FA2C2A5" w14:textId="77777777" w:rsidTr="538E812A">
        <w:trPr>
          <w:trHeight w:val="300"/>
        </w:trPr>
        <w:tc>
          <w:tcPr>
            <w:tcW w:w="1958" w:type="dxa"/>
            <w:shd w:val="clear" w:color="auto" w:fill="4472C4" w:themeFill="accent1"/>
          </w:tcPr>
          <w:p w14:paraId="4CE8FB22" w14:textId="77777777" w:rsidR="00497074" w:rsidRPr="00740BFC" w:rsidRDefault="538E812A">
            <w:pPr>
              <w:rPr>
                <w:color w:val="FFFFFF" w:themeColor="background1"/>
              </w:rPr>
            </w:pPr>
            <w:r w:rsidRPr="538E812A">
              <w:rPr>
                <w:color w:val="FFFFFF" w:themeColor="background1"/>
              </w:rPr>
              <w:t>Nome do campo</w:t>
            </w:r>
          </w:p>
        </w:tc>
        <w:tc>
          <w:tcPr>
            <w:tcW w:w="1708" w:type="dxa"/>
            <w:shd w:val="clear" w:color="auto" w:fill="4472C4" w:themeFill="accent1"/>
          </w:tcPr>
          <w:p w14:paraId="20F718BA" w14:textId="77777777" w:rsidR="00497074" w:rsidRPr="00740BFC" w:rsidRDefault="538E812A">
            <w:pPr>
              <w:rPr>
                <w:color w:val="FFFFFF" w:themeColor="background1"/>
              </w:rPr>
            </w:pPr>
            <w:r w:rsidRPr="538E812A">
              <w:rPr>
                <w:color w:val="FFFFFF" w:themeColor="background1"/>
              </w:rPr>
              <w:t xml:space="preserve">Chave </w:t>
            </w:r>
          </w:p>
        </w:tc>
        <w:tc>
          <w:tcPr>
            <w:tcW w:w="1708" w:type="dxa"/>
            <w:shd w:val="clear" w:color="auto" w:fill="4472C4" w:themeFill="accent1"/>
          </w:tcPr>
          <w:p w14:paraId="427C5516" w14:textId="77777777" w:rsidR="00497074" w:rsidRPr="00740BFC" w:rsidRDefault="538E812A">
            <w:pPr>
              <w:rPr>
                <w:color w:val="FFFFFF" w:themeColor="background1"/>
              </w:rPr>
            </w:pPr>
            <w:r w:rsidRPr="538E812A">
              <w:rPr>
                <w:color w:val="FFFFFF" w:themeColor="background1"/>
              </w:rPr>
              <w:t>Descrição</w:t>
            </w:r>
          </w:p>
        </w:tc>
        <w:tc>
          <w:tcPr>
            <w:tcW w:w="3410" w:type="dxa"/>
            <w:shd w:val="clear" w:color="auto" w:fill="4472C4" w:themeFill="accent1"/>
          </w:tcPr>
          <w:p w14:paraId="36D90BB4" w14:textId="77777777" w:rsidR="00497074" w:rsidRPr="00740BFC" w:rsidRDefault="538E812A">
            <w:pPr>
              <w:rPr>
                <w:color w:val="FFFFFF" w:themeColor="background1"/>
              </w:rPr>
            </w:pPr>
            <w:r w:rsidRPr="538E812A">
              <w:rPr>
                <w:color w:val="FFFFFF" w:themeColor="background1"/>
              </w:rPr>
              <w:t>Validações</w:t>
            </w:r>
          </w:p>
        </w:tc>
      </w:tr>
      <w:tr w:rsidR="00497074" w:rsidRPr="00740BFC" w14:paraId="657F8D16" w14:textId="77777777" w:rsidTr="538E812A">
        <w:trPr>
          <w:trHeight w:val="300"/>
        </w:trPr>
        <w:tc>
          <w:tcPr>
            <w:tcW w:w="1958" w:type="dxa"/>
            <w:shd w:val="clear" w:color="auto" w:fill="auto"/>
            <w:vAlign w:val="center"/>
          </w:tcPr>
          <w:p w14:paraId="62120E01" w14:textId="77777777" w:rsidR="00497074" w:rsidRPr="00740BFC" w:rsidRDefault="00497074">
            <w:r w:rsidRPr="00740BFC">
              <w:rPr>
                <w:rFonts w:asciiTheme="minorHAnsi" w:eastAsiaTheme="minorEastAsia" w:hAnsiTheme="minorHAnsi" w:cstheme="minorBidi"/>
              </w:rPr>
              <w:t>id</w:t>
            </w:r>
          </w:p>
        </w:tc>
        <w:tc>
          <w:tcPr>
            <w:tcW w:w="1708" w:type="dxa"/>
          </w:tcPr>
          <w:p w14:paraId="69B022F0" w14:textId="77777777" w:rsidR="00497074" w:rsidRPr="00740BFC" w:rsidRDefault="00497074">
            <w:r w:rsidRPr="00740BFC">
              <w:t>PK</w:t>
            </w:r>
          </w:p>
        </w:tc>
        <w:tc>
          <w:tcPr>
            <w:tcW w:w="1708" w:type="dxa"/>
            <w:shd w:val="clear" w:color="auto" w:fill="auto"/>
            <w:vAlign w:val="center"/>
          </w:tcPr>
          <w:p w14:paraId="25394494" w14:textId="77777777" w:rsidR="00497074" w:rsidRPr="00740BFC" w:rsidRDefault="00497074">
            <w:pPr>
              <w:spacing w:line="259" w:lineRule="auto"/>
            </w:pPr>
            <w:r w:rsidRPr="00740BFC">
              <w:t>Identificador do registo</w:t>
            </w:r>
          </w:p>
        </w:tc>
        <w:tc>
          <w:tcPr>
            <w:tcW w:w="3410" w:type="dxa"/>
          </w:tcPr>
          <w:p w14:paraId="2108B11E" w14:textId="77777777" w:rsidR="00497074" w:rsidRPr="00740BFC" w:rsidRDefault="00497074" w:rsidP="538E812A">
            <w:pPr>
              <w:rPr>
                <w:rFonts w:ascii="Courier New" w:hAnsi="Courier New" w:cs="Courier New"/>
                <w:i/>
                <w:iCs/>
                <w:sz w:val="20"/>
                <w:szCs w:val="20"/>
              </w:rPr>
            </w:pPr>
          </w:p>
        </w:tc>
      </w:tr>
      <w:tr w:rsidR="00497074" w:rsidRPr="00740BFC" w14:paraId="2A4934C3" w14:textId="77777777" w:rsidTr="538E812A">
        <w:trPr>
          <w:trHeight w:val="300"/>
        </w:trPr>
        <w:tc>
          <w:tcPr>
            <w:tcW w:w="1958" w:type="dxa"/>
            <w:shd w:val="clear" w:color="auto" w:fill="auto"/>
            <w:vAlign w:val="center"/>
          </w:tcPr>
          <w:p w14:paraId="69545FE1" w14:textId="78526A63" w:rsidR="00497074" w:rsidRPr="00740BFC" w:rsidRDefault="538E812A">
            <w:r>
              <w:t>denominacao</w:t>
            </w:r>
          </w:p>
        </w:tc>
        <w:tc>
          <w:tcPr>
            <w:tcW w:w="1708" w:type="dxa"/>
          </w:tcPr>
          <w:p w14:paraId="64EF213D" w14:textId="77777777" w:rsidR="00497074" w:rsidRPr="00740BFC" w:rsidRDefault="00497074"/>
        </w:tc>
        <w:tc>
          <w:tcPr>
            <w:tcW w:w="1708" w:type="dxa"/>
            <w:shd w:val="clear" w:color="auto" w:fill="auto"/>
            <w:vAlign w:val="center"/>
          </w:tcPr>
          <w:p w14:paraId="44DB0D95" w14:textId="6537CEF0" w:rsidR="00497074" w:rsidRPr="00740BFC" w:rsidRDefault="004E5A37">
            <w:r w:rsidRPr="00740BFC">
              <w:t xml:space="preserve">Nome do </w:t>
            </w:r>
            <w:r w:rsidR="00703FB7" w:rsidRPr="00740BFC">
              <w:t>país</w:t>
            </w:r>
          </w:p>
        </w:tc>
        <w:tc>
          <w:tcPr>
            <w:tcW w:w="3410" w:type="dxa"/>
          </w:tcPr>
          <w:p w14:paraId="22A4E09A" w14:textId="5436EF00" w:rsidR="00497074" w:rsidRPr="00740BFC" w:rsidRDefault="538E812A">
            <w:r>
              <w:t>Unique</w:t>
            </w:r>
          </w:p>
        </w:tc>
      </w:tr>
      <w:tr w:rsidR="0009507F" w:rsidRPr="00740BFC" w14:paraId="4C474C18" w14:textId="77777777" w:rsidTr="538E812A">
        <w:trPr>
          <w:trHeight w:val="300"/>
        </w:trPr>
        <w:tc>
          <w:tcPr>
            <w:tcW w:w="1958" w:type="dxa"/>
            <w:tcBorders>
              <w:top w:val="single" w:sz="4" w:space="0" w:color="auto"/>
              <w:left w:val="single" w:sz="4" w:space="0" w:color="auto"/>
              <w:bottom w:val="single" w:sz="4" w:space="0" w:color="auto"/>
              <w:right w:val="single" w:sz="4" w:space="0" w:color="auto"/>
            </w:tcBorders>
            <w:shd w:val="clear" w:color="auto" w:fill="auto"/>
            <w:vAlign w:val="center"/>
          </w:tcPr>
          <w:p w14:paraId="37D27125" w14:textId="77777777" w:rsidR="0009507F" w:rsidRPr="00740BFC" w:rsidRDefault="538E812A" w:rsidP="001B1928">
            <w:r>
              <w:t>createdBy</w:t>
            </w:r>
          </w:p>
        </w:tc>
        <w:tc>
          <w:tcPr>
            <w:tcW w:w="1708" w:type="dxa"/>
            <w:tcBorders>
              <w:top w:val="single" w:sz="4" w:space="0" w:color="auto"/>
              <w:left w:val="single" w:sz="4" w:space="0" w:color="auto"/>
              <w:bottom w:val="single" w:sz="4" w:space="0" w:color="auto"/>
              <w:right w:val="single" w:sz="4" w:space="0" w:color="auto"/>
            </w:tcBorders>
          </w:tcPr>
          <w:p w14:paraId="1F4B7A13" w14:textId="77777777" w:rsidR="0009507F" w:rsidRPr="00740BFC" w:rsidRDefault="0009507F" w:rsidP="001B1928"/>
        </w:tc>
        <w:tc>
          <w:tcPr>
            <w:tcW w:w="1708" w:type="dxa"/>
            <w:tcBorders>
              <w:top w:val="single" w:sz="4" w:space="0" w:color="auto"/>
              <w:left w:val="single" w:sz="4" w:space="0" w:color="auto"/>
              <w:bottom w:val="single" w:sz="4" w:space="0" w:color="auto"/>
              <w:right w:val="single" w:sz="4" w:space="0" w:color="auto"/>
            </w:tcBorders>
            <w:shd w:val="clear" w:color="auto" w:fill="auto"/>
            <w:vAlign w:val="center"/>
          </w:tcPr>
          <w:p w14:paraId="2D96F861" w14:textId="77777777" w:rsidR="0009507F" w:rsidRPr="00740BFC" w:rsidRDefault="0009507F" w:rsidP="001B1928">
            <w:r w:rsidRPr="00740BFC">
              <w:t>O utilizador que criou o registo</w:t>
            </w:r>
          </w:p>
        </w:tc>
        <w:tc>
          <w:tcPr>
            <w:tcW w:w="3410" w:type="dxa"/>
            <w:tcBorders>
              <w:top w:val="single" w:sz="4" w:space="0" w:color="auto"/>
              <w:left w:val="single" w:sz="4" w:space="0" w:color="auto"/>
              <w:bottom w:val="single" w:sz="4" w:space="0" w:color="auto"/>
              <w:right w:val="single" w:sz="4" w:space="0" w:color="auto"/>
            </w:tcBorders>
          </w:tcPr>
          <w:p w14:paraId="13C37409" w14:textId="77777777" w:rsidR="0009507F" w:rsidRPr="00740BFC" w:rsidRDefault="0009507F" w:rsidP="001B1928"/>
        </w:tc>
      </w:tr>
      <w:tr w:rsidR="0009507F" w:rsidRPr="00740BFC" w14:paraId="1DAFBEAF" w14:textId="77777777" w:rsidTr="538E812A">
        <w:trPr>
          <w:trHeight w:val="300"/>
        </w:trPr>
        <w:tc>
          <w:tcPr>
            <w:tcW w:w="1958" w:type="dxa"/>
            <w:tcBorders>
              <w:top w:val="single" w:sz="4" w:space="0" w:color="auto"/>
              <w:left w:val="single" w:sz="4" w:space="0" w:color="auto"/>
              <w:bottom w:val="single" w:sz="4" w:space="0" w:color="auto"/>
              <w:right w:val="single" w:sz="4" w:space="0" w:color="auto"/>
            </w:tcBorders>
            <w:shd w:val="clear" w:color="auto" w:fill="auto"/>
            <w:vAlign w:val="center"/>
          </w:tcPr>
          <w:p w14:paraId="663F11DA" w14:textId="77777777" w:rsidR="0009507F" w:rsidRPr="00740BFC" w:rsidRDefault="538E812A" w:rsidP="001B1928">
            <w:r>
              <w:t>createdDate</w:t>
            </w:r>
          </w:p>
        </w:tc>
        <w:tc>
          <w:tcPr>
            <w:tcW w:w="1708" w:type="dxa"/>
            <w:tcBorders>
              <w:top w:val="single" w:sz="4" w:space="0" w:color="auto"/>
              <w:left w:val="single" w:sz="4" w:space="0" w:color="auto"/>
              <w:bottom w:val="single" w:sz="4" w:space="0" w:color="auto"/>
              <w:right w:val="single" w:sz="4" w:space="0" w:color="auto"/>
            </w:tcBorders>
          </w:tcPr>
          <w:p w14:paraId="1C9CCFEF" w14:textId="77777777" w:rsidR="0009507F" w:rsidRPr="00740BFC" w:rsidRDefault="0009507F" w:rsidP="001B1928"/>
        </w:tc>
        <w:tc>
          <w:tcPr>
            <w:tcW w:w="1708" w:type="dxa"/>
            <w:tcBorders>
              <w:top w:val="single" w:sz="4" w:space="0" w:color="auto"/>
              <w:left w:val="single" w:sz="4" w:space="0" w:color="auto"/>
              <w:bottom w:val="single" w:sz="4" w:space="0" w:color="auto"/>
              <w:right w:val="single" w:sz="4" w:space="0" w:color="auto"/>
            </w:tcBorders>
            <w:shd w:val="clear" w:color="auto" w:fill="auto"/>
            <w:vAlign w:val="center"/>
          </w:tcPr>
          <w:p w14:paraId="46E1C157" w14:textId="77777777" w:rsidR="0009507F" w:rsidRPr="00740BFC" w:rsidRDefault="0009507F" w:rsidP="001B1928">
            <w:r w:rsidRPr="00740BFC">
              <w:t>A data em que o registo foi criado</w:t>
            </w:r>
          </w:p>
        </w:tc>
        <w:tc>
          <w:tcPr>
            <w:tcW w:w="3410" w:type="dxa"/>
            <w:tcBorders>
              <w:top w:val="single" w:sz="4" w:space="0" w:color="auto"/>
              <w:left w:val="single" w:sz="4" w:space="0" w:color="auto"/>
              <w:bottom w:val="single" w:sz="4" w:space="0" w:color="auto"/>
              <w:right w:val="single" w:sz="4" w:space="0" w:color="auto"/>
            </w:tcBorders>
          </w:tcPr>
          <w:p w14:paraId="5DC30550" w14:textId="77777777" w:rsidR="0009507F" w:rsidRPr="00740BFC" w:rsidRDefault="0009507F" w:rsidP="001B1928"/>
        </w:tc>
      </w:tr>
      <w:tr w:rsidR="0009507F" w:rsidRPr="00740BFC" w14:paraId="05FFE750" w14:textId="77777777" w:rsidTr="538E812A">
        <w:trPr>
          <w:trHeight w:val="300"/>
        </w:trPr>
        <w:tc>
          <w:tcPr>
            <w:tcW w:w="1958" w:type="dxa"/>
            <w:tcBorders>
              <w:top w:val="single" w:sz="4" w:space="0" w:color="auto"/>
              <w:left w:val="single" w:sz="4" w:space="0" w:color="auto"/>
              <w:bottom w:val="single" w:sz="4" w:space="0" w:color="auto"/>
              <w:right w:val="single" w:sz="4" w:space="0" w:color="auto"/>
            </w:tcBorders>
            <w:shd w:val="clear" w:color="auto" w:fill="auto"/>
            <w:vAlign w:val="center"/>
          </w:tcPr>
          <w:p w14:paraId="7A32F346" w14:textId="77777777" w:rsidR="0009507F" w:rsidRPr="00740BFC" w:rsidRDefault="538E812A" w:rsidP="001B1928">
            <w:r>
              <w:lastRenderedPageBreak/>
              <w:t>lastUpdatedBy</w:t>
            </w:r>
          </w:p>
        </w:tc>
        <w:tc>
          <w:tcPr>
            <w:tcW w:w="1708" w:type="dxa"/>
            <w:tcBorders>
              <w:top w:val="single" w:sz="4" w:space="0" w:color="auto"/>
              <w:left w:val="single" w:sz="4" w:space="0" w:color="auto"/>
              <w:bottom w:val="single" w:sz="4" w:space="0" w:color="auto"/>
              <w:right w:val="single" w:sz="4" w:space="0" w:color="auto"/>
            </w:tcBorders>
          </w:tcPr>
          <w:p w14:paraId="0FABAB03" w14:textId="77777777" w:rsidR="0009507F" w:rsidRPr="00740BFC" w:rsidRDefault="0009507F" w:rsidP="001B1928"/>
        </w:tc>
        <w:tc>
          <w:tcPr>
            <w:tcW w:w="1708" w:type="dxa"/>
            <w:tcBorders>
              <w:top w:val="single" w:sz="4" w:space="0" w:color="auto"/>
              <w:left w:val="single" w:sz="4" w:space="0" w:color="auto"/>
              <w:bottom w:val="single" w:sz="4" w:space="0" w:color="auto"/>
              <w:right w:val="single" w:sz="4" w:space="0" w:color="auto"/>
            </w:tcBorders>
            <w:shd w:val="clear" w:color="auto" w:fill="auto"/>
            <w:vAlign w:val="center"/>
          </w:tcPr>
          <w:p w14:paraId="47CC38D4" w14:textId="77777777" w:rsidR="0009507F" w:rsidRPr="00740BFC" w:rsidRDefault="0009507F" w:rsidP="001B1928">
            <w:r w:rsidRPr="00740BFC">
              <w:t>O último utilizador que atualizou o registo</w:t>
            </w:r>
          </w:p>
        </w:tc>
        <w:tc>
          <w:tcPr>
            <w:tcW w:w="3410" w:type="dxa"/>
            <w:tcBorders>
              <w:top w:val="single" w:sz="4" w:space="0" w:color="auto"/>
              <w:left w:val="single" w:sz="4" w:space="0" w:color="auto"/>
              <w:bottom w:val="single" w:sz="4" w:space="0" w:color="auto"/>
              <w:right w:val="single" w:sz="4" w:space="0" w:color="auto"/>
            </w:tcBorders>
          </w:tcPr>
          <w:p w14:paraId="00ACF356" w14:textId="77777777" w:rsidR="0009507F" w:rsidRPr="00740BFC" w:rsidRDefault="0009507F" w:rsidP="001B1928"/>
        </w:tc>
      </w:tr>
      <w:tr w:rsidR="0009507F" w:rsidRPr="00740BFC" w14:paraId="64C41F93" w14:textId="77777777" w:rsidTr="538E812A">
        <w:trPr>
          <w:trHeight w:val="300"/>
        </w:trPr>
        <w:tc>
          <w:tcPr>
            <w:tcW w:w="1958" w:type="dxa"/>
            <w:tcBorders>
              <w:top w:val="single" w:sz="4" w:space="0" w:color="auto"/>
              <w:left w:val="single" w:sz="4" w:space="0" w:color="auto"/>
              <w:bottom w:val="single" w:sz="4" w:space="0" w:color="auto"/>
              <w:right w:val="single" w:sz="4" w:space="0" w:color="auto"/>
            </w:tcBorders>
            <w:shd w:val="clear" w:color="auto" w:fill="auto"/>
            <w:vAlign w:val="center"/>
          </w:tcPr>
          <w:p w14:paraId="45599CF7" w14:textId="77777777" w:rsidR="0009507F" w:rsidRPr="00740BFC" w:rsidRDefault="538E812A" w:rsidP="001B1928">
            <w:r>
              <w:t>lastUpdatedDate</w:t>
            </w:r>
          </w:p>
        </w:tc>
        <w:tc>
          <w:tcPr>
            <w:tcW w:w="1708" w:type="dxa"/>
            <w:tcBorders>
              <w:top w:val="single" w:sz="4" w:space="0" w:color="auto"/>
              <w:left w:val="single" w:sz="4" w:space="0" w:color="auto"/>
              <w:bottom w:val="single" w:sz="4" w:space="0" w:color="auto"/>
              <w:right w:val="single" w:sz="4" w:space="0" w:color="auto"/>
            </w:tcBorders>
          </w:tcPr>
          <w:p w14:paraId="19E777D9" w14:textId="77777777" w:rsidR="0009507F" w:rsidRPr="00740BFC" w:rsidRDefault="0009507F" w:rsidP="001B1928"/>
        </w:tc>
        <w:tc>
          <w:tcPr>
            <w:tcW w:w="1708" w:type="dxa"/>
            <w:tcBorders>
              <w:top w:val="single" w:sz="4" w:space="0" w:color="auto"/>
              <w:left w:val="single" w:sz="4" w:space="0" w:color="auto"/>
              <w:bottom w:val="single" w:sz="4" w:space="0" w:color="auto"/>
              <w:right w:val="single" w:sz="4" w:space="0" w:color="auto"/>
            </w:tcBorders>
            <w:shd w:val="clear" w:color="auto" w:fill="auto"/>
            <w:vAlign w:val="center"/>
          </w:tcPr>
          <w:p w14:paraId="5FED7854" w14:textId="77777777" w:rsidR="0009507F" w:rsidRPr="00740BFC" w:rsidRDefault="0009507F" w:rsidP="001B1928">
            <w:r w:rsidRPr="00740BFC">
              <w:t>Última data em que o registo foi editado</w:t>
            </w:r>
          </w:p>
        </w:tc>
        <w:tc>
          <w:tcPr>
            <w:tcW w:w="3410" w:type="dxa"/>
            <w:tcBorders>
              <w:top w:val="single" w:sz="4" w:space="0" w:color="auto"/>
              <w:left w:val="single" w:sz="4" w:space="0" w:color="auto"/>
              <w:bottom w:val="single" w:sz="4" w:space="0" w:color="auto"/>
              <w:right w:val="single" w:sz="4" w:space="0" w:color="auto"/>
            </w:tcBorders>
          </w:tcPr>
          <w:p w14:paraId="342E06B5" w14:textId="77777777" w:rsidR="0009507F" w:rsidRPr="00740BFC" w:rsidRDefault="0009507F" w:rsidP="001B1928"/>
        </w:tc>
      </w:tr>
      <w:tr w:rsidR="0009507F" w:rsidRPr="00740BFC" w14:paraId="729A45BB" w14:textId="77777777" w:rsidTr="538E812A">
        <w:trPr>
          <w:trHeight w:val="300"/>
        </w:trPr>
        <w:tc>
          <w:tcPr>
            <w:tcW w:w="1958" w:type="dxa"/>
            <w:tcBorders>
              <w:top w:val="single" w:sz="4" w:space="0" w:color="auto"/>
              <w:left w:val="single" w:sz="4" w:space="0" w:color="auto"/>
              <w:bottom w:val="single" w:sz="4" w:space="0" w:color="auto"/>
              <w:right w:val="single" w:sz="4" w:space="0" w:color="auto"/>
            </w:tcBorders>
            <w:shd w:val="clear" w:color="auto" w:fill="auto"/>
            <w:vAlign w:val="center"/>
          </w:tcPr>
          <w:p w14:paraId="52FC31BA" w14:textId="77777777" w:rsidR="0009507F" w:rsidRPr="00740BFC" w:rsidRDefault="538E812A" w:rsidP="001B1928">
            <w:r>
              <w:t>isActive</w:t>
            </w:r>
          </w:p>
        </w:tc>
        <w:tc>
          <w:tcPr>
            <w:tcW w:w="1708" w:type="dxa"/>
            <w:tcBorders>
              <w:top w:val="single" w:sz="4" w:space="0" w:color="auto"/>
              <w:left w:val="single" w:sz="4" w:space="0" w:color="auto"/>
              <w:bottom w:val="single" w:sz="4" w:space="0" w:color="auto"/>
              <w:right w:val="single" w:sz="4" w:space="0" w:color="auto"/>
            </w:tcBorders>
          </w:tcPr>
          <w:p w14:paraId="300C98EB" w14:textId="77777777" w:rsidR="0009507F" w:rsidRPr="00740BFC" w:rsidRDefault="0009507F" w:rsidP="001B1928"/>
        </w:tc>
        <w:tc>
          <w:tcPr>
            <w:tcW w:w="1708" w:type="dxa"/>
            <w:tcBorders>
              <w:top w:val="single" w:sz="4" w:space="0" w:color="auto"/>
              <w:left w:val="single" w:sz="4" w:space="0" w:color="auto"/>
              <w:bottom w:val="single" w:sz="4" w:space="0" w:color="auto"/>
              <w:right w:val="single" w:sz="4" w:space="0" w:color="auto"/>
            </w:tcBorders>
            <w:shd w:val="clear" w:color="auto" w:fill="auto"/>
            <w:vAlign w:val="center"/>
          </w:tcPr>
          <w:p w14:paraId="6E533BDF" w14:textId="77777777" w:rsidR="0009507F" w:rsidRPr="00740BFC" w:rsidRDefault="0009507F" w:rsidP="001B1928">
            <w:r w:rsidRPr="00740BFC">
              <w:t>O registo está ativo</w:t>
            </w:r>
          </w:p>
        </w:tc>
        <w:tc>
          <w:tcPr>
            <w:tcW w:w="3410" w:type="dxa"/>
            <w:tcBorders>
              <w:top w:val="single" w:sz="4" w:space="0" w:color="auto"/>
              <w:left w:val="single" w:sz="4" w:space="0" w:color="auto"/>
              <w:bottom w:val="single" w:sz="4" w:space="0" w:color="auto"/>
              <w:right w:val="single" w:sz="4" w:space="0" w:color="auto"/>
            </w:tcBorders>
          </w:tcPr>
          <w:p w14:paraId="0A2CC550" w14:textId="77777777" w:rsidR="0009507F" w:rsidRPr="00740BFC" w:rsidRDefault="0009507F" w:rsidP="001B1928"/>
        </w:tc>
      </w:tr>
    </w:tbl>
    <w:p w14:paraId="47ACD80B" w14:textId="77777777" w:rsidR="00497074" w:rsidRPr="00740BFC" w:rsidRDefault="00497074" w:rsidP="37A9725F">
      <w:pPr>
        <w:jc w:val="both"/>
        <w:rPr>
          <w:u w:val="single"/>
        </w:rPr>
      </w:pPr>
    </w:p>
    <w:p w14:paraId="1367FA06" w14:textId="765B3803" w:rsidR="00197105" w:rsidRPr="00740BFC" w:rsidRDefault="538E812A" w:rsidP="00197105">
      <w:pPr>
        <w:pStyle w:val="Legenda"/>
        <w:keepNext/>
        <w:jc w:val="center"/>
      </w:pPr>
      <w:bookmarkStart w:id="99" w:name="_Toc199624890"/>
      <w:r>
        <w:t xml:space="preserve">Tabela </w:t>
      </w:r>
      <w:fldSimple w:instr=" SEQ Tabela \* ARABIC ">
        <w:r>
          <w:t>44</w:t>
        </w:r>
      </w:fldSimple>
      <w:r>
        <w:t>. Descrição dos campos da tabela Morada.</w:t>
      </w:r>
      <w:bookmarkEnd w:id="9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8"/>
        <w:gridCol w:w="1708"/>
        <w:gridCol w:w="1708"/>
        <w:gridCol w:w="3410"/>
      </w:tblGrid>
      <w:tr w:rsidR="00497074" w:rsidRPr="00740BFC" w14:paraId="42EBFD40" w14:textId="77777777" w:rsidTr="538E812A">
        <w:trPr>
          <w:trHeight w:val="300"/>
        </w:trPr>
        <w:tc>
          <w:tcPr>
            <w:tcW w:w="1958" w:type="dxa"/>
            <w:shd w:val="clear" w:color="auto" w:fill="4472C4" w:themeFill="accent1"/>
          </w:tcPr>
          <w:p w14:paraId="7DA2B4DA" w14:textId="77777777" w:rsidR="00497074" w:rsidRPr="00740BFC" w:rsidRDefault="538E812A">
            <w:pPr>
              <w:rPr>
                <w:color w:val="FFFFFF" w:themeColor="background1"/>
              </w:rPr>
            </w:pPr>
            <w:r w:rsidRPr="538E812A">
              <w:rPr>
                <w:color w:val="FFFFFF" w:themeColor="background1"/>
              </w:rPr>
              <w:t>Nome do campo</w:t>
            </w:r>
          </w:p>
        </w:tc>
        <w:tc>
          <w:tcPr>
            <w:tcW w:w="1708" w:type="dxa"/>
            <w:shd w:val="clear" w:color="auto" w:fill="4472C4" w:themeFill="accent1"/>
          </w:tcPr>
          <w:p w14:paraId="66011949" w14:textId="77777777" w:rsidR="00497074" w:rsidRPr="00740BFC" w:rsidRDefault="538E812A">
            <w:pPr>
              <w:rPr>
                <w:color w:val="FFFFFF" w:themeColor="background1"/>
              </w:rPr>
            </w:pPr>
            <w:r w:rsidRPr="538E812A">
              <w:rPr>
                <w:color w:val="FFFFFF" w:themeColor="background1"/>
              </w:rPr>
              <w:t xml:space="preserve">Chave </w:t>
            </w:r>
          </w:p>
        </w:tc>
        <w:tc>
          <w:tcPr>
            <w:tcW w:w="1708" w:type="dxa"/>
            <w:shd w:val="clear" w:color="auto" w:fill="4472C4" w:themeFill="accent1"/>
          </w:tcPr>
          <w:p w14:paraId="5333FCBB" w14:textId="77777777" w:rsidR="00497074" w:rsidRPr="00740BFC" w:rsidRDefault="538E812A">
            <w:pPr>
              <w:rPr>
                <w:color w:val="FFFFFF" w:themeColor="background1"/>
              </w:rPr>
            </w:pPr>
            <w:r w:rsidRPr="538E812A">
              <w:rPr>
                <w:color w:val="FFFFFF" w:themeColor="background1"/>
              </w:rPr>
              <w:t>Descrição</w:t>
            </w:r>
          </w:p>
        </w:tc>
        <w:tc>
          <w:tcPr>
            <w:tcW w:w="3410" w:type="dxa"/>
            <w:shd w:val="clear" w:color="auto" w:fill="4472C4" w:themeFill="accent1"/>
          </w:tcPr>
          <w:p w14:paraId="0C736B67" w14:textId="77777777" w:rsidR="00497074" w:rsidRPr="00740BFC" w:rsidRDefault="538E812A">
            <w:pPr>
              <w:rPr>
                <w:color w:val="FFFFFF" w:themeColor="background1"/>
              </w:rPr>
            </w:pPr>
            <w:r w:rsidRPr="538E812A">
              <w:rPr>
                <w:color w:val="FFFFFF" w:themeColor="background1"/>
              </w:rPr>
              <w:t>Validações</w:t>
            </w:r>
          </w:p>
        </w:tc>
      </w:tr>
      <w:tr w:rsidR="00497074" w:rsidRPr="00740BFC" w14:paraId="776617B2" w14:textId="77777777" w:rsidTr="538E812A">
        <w:trPr>
          <w:trHeight w:val="300"/>
        </w:trPr>
        <w:tc>
          <w:tcPr>
            <w:tcW w:w="1958" w:type="dxa"/>
            <w:shd w:val="clear" w:color="auto" w:fill="auto"/>
            <w:vAlign w:val="center"/>
          </w:tcPr>
          <w:p w14:paraId="725F47E1" w14:textId="77777777" w:rsidR="00497074" w:rsidRPr="00740BFC" w:rsidRDefault="00497074">
            <w:r w:rsidRPr="00740BFC">
              <w:rPr>
                <w:rFonts w:asciiTheme="minorHAnsi" w:eastAsiaTheme="minorEastAsia" w:hAnsiTheme="minorHAnsi" w:cstheme="minorBidi"/>
              </w:rPr>
              <w:t>id</w:t>
            </w:r>
          </w:p>
        </w:tc>
        <w:tc>
          <w:tcPr>
            <w:tcW w:w="1708" w:type="dxa"/>
          </w:tcPr>
          <w:p w14:paraId="4C557574" w14:textId="77777777" w:rsidR="00497074" w:rsidRPr="00740BFC" w:rsidRDefault="00497074">
            <w:r w:rsidRPr="00740BFC">
              <w:t>PK</w:t>
            </w:r>
          </w:p>
        </w:tc>
        <w:tc>
          <w:tcPr>
            <w:tcW w:w="1708" w:type="dxa"/>
            <w:shd w:val="clear" w:color="auto" w:fill="auto"/>
            <w:vAlign w:val="center"/>
          </w:tcPr>
          <w:p w14:paraId="0587C095" w14:textId="77777777" w:rsidR="00497074" w:rsidRPr="00740BFC" w:rsidRDefault="00497074">
            <w:pPr>
              <w:spacing w:line="259" w:lineRule="auto"/>
            </w:pPr>
            <w:r w:rsidRPr="00740BFC">
              <w:t>Identificador do registo</w:t>
            </w:r>
          </w:p>
        </w:tc>
        <w:tc>
          <w:tcPr>
            <w:tcW w:w="3410" w:type="dxa"/>
          </w:tcPr>
          <w:p w14:paraId="43F3B4A6" w14:textId="77777777" w:rsidR="00497074" w:rsidRPr="00740BFC" w:rsidRDefault="00497074" w:rsidP="538E812A">
            <w:pPr>
              <w:rPr>
                <w:rFonts w:ascii="Courier New" w:hAnsi="Courier New" w:cs="Courier New"/>
                <w:i/>
                <w:iCs/>
                <w:sz w:val="20"/>
                <w:szCs w:val="20"/>
              </w:rPr>
            </w:pPr>
          </w:p>
        </w:tc>
      </w:tr>
      <w:tr w:rsidR="00497074" w:rsidRPr="00740BFC" w14:paraId="74D48F60" w14:textId="77777777" w:rsidTr="538E812A">
        <w:trPr>
          <w:trHeight w:val="300"/>
        </w:trPr>
        <w:tc>
          <w:tcPr>
            <w:tcW w:w="1958" w:type="dxa"/>
            <w:shd w:val="clear" w:color="auto" w:fill="auto"/>
            <w:vAlign w:val="center"/>
          </w:tcPr>
          <w:p w14:paraId="22A80E3D" w14:textId="6DC54C72" w:rsidR="00497074" w:rsidRPr="00740BFC" w:rsidRDefault="00197105">
            <w:r w:rsidRPr="00740BFC">
              <w:t>localidade</w:t>
            </w:r>
          </w:p>
        </w:tc>
        <w:tc>
          <w:tcPr>
            <w:tcW w:w="1708" w:type="dxa"/>
          </w:tcPr>
          <w:p w14:paraId="2436F654" w14:textId="77777777" w:rsidR="00497074" w:rsidRPr="00740BFC" w:rsidRDefault="00497074"/>
        </w:tc>
        <w:tc>
          <w:tcPr>
            <w:tcW w:w="1708" w:type="dxa"/>
            <w:shd w:val="clear" w:color="auto" w:fill="auto"/>
            <w:vAlign w:val="center"/>
          </w:tcPr>
          <w:p w14:paraId="6B94C8E2" w14:textId="659D3E15" w:rsidR="00497074" w:rsidRPr="00740BFC" w:rsidRDefault="00197105">
            <w:r w:rsidRPr="00740BFC">
              <w:t>Localidade</w:t>
            </w:r>
          </w:p>
        </w:tc>
        <w:tc>
          <w:tcPr>
            <w:tcW w:w="3410" w:type="dxa"/>
          </w:tcPr>
          <w:p w14:paraId="45EB742C" w14:textId="77777777" w:rsidR="00497074" w:rsidRPr="00740BFC" w:rsidRDefault="00497074"/>
        </w:tc>
      </w:tr>
      <w:tr w:rsidR="00497074" w:rsidRPr="00740BFC" w14:paraId="3A412377" w14:textId="77777777" w:rsidTr="538E812A">
        <w:trPr>
          <w:trHeight w:val="300"/>
        </w:trPr>
        <w:tc>
          <w:tcPr>
            <w:tcW w:w="1958" w:type="dxa"/>
            <w:shd w:val="clear" w:color="auto" w:fill="auto"/>
            <w:vAlign w:val="center"/>
          </w:tcPr>
          <w:p w14:paraId="198D5C73" w14:textId="35ECEA5E" w:rsidR="00497074" w:rsidRPr="00740BFC" w:rsidRDefault="538E812A">
            <w:r>
              <w:t>codigoPostal</w:t>
            </w:r>
          </w:p>
        </w:tc>
        <w:tc>
          <w:tcPr>
            <w:tcW w:w="1708" w:type="dxa"/>
          </w:tcPr>
          <w:p w14:paraId="5F2063F1" w14:textId="77777777" w:rsidR="00497074" w:rsidRPr="00740BFC" w:rsidRDefault="00497074"/>
        </w:tc>
        <w:tc>
          <w:tcPr>
            <w:tcW w:w="1708" w:type="dxa"/>
            <w:shd w:val="clear" w:color="auto" w:fill="auto"/>
            <w:vAlign w:val="center"/>
          </w:tcPr>
          <w:p w14:paraId="78A70F48" w14:textId="114A5648" w:rsidR="00497074" w:rsidRPr="00740BFC" w:rsidRDefault="008A25B6">
            <w:r w:rsidRPr="00740BFC">
              <w:t>Código Postal</w:t>
            </w:r>
          </w:p>
        </w:tc>
        <w:tc>
          <w:tcPr>
            <w:tcW w:w="3410" w:type="dxa"/>
          </w:tcPr>
          <w:p w14:paraId="3C022B3A" w14:textId="77777777" w:rsidR="00497074" w:rsidRPr="00740BFC" w:rsidRDefault="00497074"/>
        </w:tc>
      </w:tr>
      <w:tr w:rsidR="00497074" w:rsidRPr="00740BFC" w14:paraId="67C3AD84" w14:textId="77777777" w:rsidTr="538E812A">
        <w:trPr>
          <w:trHeight w:val="300"/>
        </w:trPr>
        <w:tc>
          <w:tcPr>
            <w:tcW w:w="1958" w:type="dxa"/>
            <w:shd w:val="clear" w:color="auto" w:fill="auto"/>
            <w:vAlign w:val="center"/>
          </w:tcPr>
          <w:p w14:paraId="6FFA6C70" w14:textId="1D54C9E4" w:rsidR="00497074" w:rsidRPr="00740BFC" w:rsidRDefault="00197105">
            <w:r w:rsidRPr="00740BFC">
              <w:t>rua</w:t>
            </w:r>
          </w:p>
        </w:tc>
        <w:tc>
          <w:tcPr>
            <w:tcW w:w="1708" w:type="dxa"/>
          </w:tcPr>
          <w:p w14:paraId="751EE737" w14:textId="77777777" w:rsidR="00497074" w:rsidRPr="00740BFC" w:rsidRDefault="00497074"/>
        </w:tc>
        <w:tc>
          <w:tcPr>
            <w:tcW w:w="1708" w:type="dxa"/>
            <w:shd w:val="clear" w:color="auto" w:fill="auto"/>
            <w:vAlign w:val="center"/>
          </w:tcPr>
          <w:p w14:paraId="3D9923CA" w14:textId="68C8FB91" w:rsidR="00497074" w:rsidRPr="00740BFC" w:rsidRDefault="008A25B6">
            <w:r w:rsidRPr="00740BFC">
              <w:t>Rua e Número do prédio</w:t>
            </w:r>
          </w:p>
        </w:tc>
        <w:tc>
          <w:tcPr>
            <w:tcW w:w="3410" w:type="dxa"/>
          </w:tcPr>
          <w:p w14:paraId="36FECB22" w14:textId="77777777" w:rsidR="00497074" w:rsidRPr="00740BFC" w:rsidRDefault="00497074"/>
        </w:tc>
      </w:tr>
      <w:tr w:rsidR="00497074" w:rsidRPr="00740BFC" w14:paraId="28622D1B" w14:textId="77777777" w:rsidTr="538E812A">
        <w:trPr>
          <w:trHeight w:val="300"/>
        </w:trPr>
        <w:tc>
          <w:tcPr>
            <w:tcW w:w="1958" w:type="dxa"/>
            <w:shd w:val="clear" w:color="auto" w:fill="auto"/>
            <w:vAlign w:val="center"/>
          </w:tcPr>
          <w:p w14:paraId="58E49CCF" w14:textId="263533F2" w:rsidR="00497074" w:rsidRPr="00740BFC" w:rsidRDefault="00197105">
            <w:r w:rsidRPr="00740BFC">
              <w:t>andar</w:t>
            </w:r>
          </w:p>
        </w:tc>
        <w:tc>
          <w:tcPr>
            <w:tcW w:w="1708" w:type="dxa"/>
          </w:tcPr>
          <w:p w14:paraId="556094B4" w14:textId="77777777" w:rsidR="00497074" w:rsidRPr="00740BFC" w:rsidRDefault="00497074"/>
        </w:tc>
        <w:tc>
          <w:tcPr>
            <w:tcW w:w="1708" w:type="dxa"/>
            <w:shd w:val="clear" w:color="auto" w:fill="auto"/>
            <w:vAlign w:val="center"/>
          </w:tcPr>
          <w:p w14:paraId="75359F9E" w14:textId="34A2C87E" w:rsidR="00497074" w:rsidRPr="00740BFC" w:rsidRDefault="008A25B6">
            <w:r w:rsidRPr="00740BFC">
              <w:t>Andar</w:t>
            </w:r>
          </w:p>
        </w:tc>
        <w:tc>
          <w:tcPr>
            <w:tcW w:w="3410" w:type="dxa"/>
          </w:tcPr>
          <w:p w14:paraId="2539759F" w14:textId="77777777" w:rsidR="00497074" w:rsidRPr="00740BFC" w:rsidRDefault="00497074"/>
        </w:tc>
      </w:tr>
      <w:tr w:rsidR="00E03972" w:rsidRPr="00740BFC" w14:paraId="579940F5" w14:textId="77777777" w:rsidTr="538E812A">
        <w:trPr>
          <w:trHeight w:val="300"/>
        </w:trPr>
        <w:tc>
          <w:tcPr>
            <w:tcW w:w="1958" w:type="dxa"/>
            <w:shd w:val="clear" w:color="auto" w:fill="auto"/>
            <w:vAlign w:val="center"/>
          </w:tcPr>
          <w:p w14:paraId="2910D7C6" w14:textId="573851A4" w:rsidR="00E03972" w:rsidRPr="00740BFC" w:rsidRDefault="538E812A">
            <w:r>
              <w:t>nomeMorada</w:t>
            </w:r>
          </w:p>
        </w:tc>
        <w:tc>
          <w:tcPr>
            <w:tcW w:w="1708" w:type="dxa"/>
          </w:tcPr>
          <w:p w14:paraId="06329E60" w14:textId="77777777" w:rsidR="00E03972" w:rsidRPr="00740BFC" w:rsidRDefault="00E03972"/>
        </w:tc>
        <w:tc>
          <w:tcPr>
            <w:tcW w:w="1708" w:type="dxa"/>
            <w:shd w:val="clear" w:color="auto" w:fill="auto"/>
            <w:vAlign w:val="center"/>
          </w:tcPr>
          <w:p w14:paraId="5EF27B60" w14:textId="7BA83F8F" w:rsidR="00E03972" w:rsidRPr="00740BFC" w:rsidRDefault="005C0E37">
            <w:r w:rsidRPr="00740BFC">
              <w:t>Nome da Morada</w:t>
            </w:r>
          </w:p>
        </w:tc>
        <w:tc>
          <w:tcPr>
            <w:tcW w:w="3410" w:type="dxa"/>
          </w:tcPr>
          <w:p w14:paraId="1773FC0D" w14:textId="35D76B00" w:rsidR="00E03972" w:rsidRPr="00740BFC" w:rsidRDefault="538E812A">
            <w:r>
              <w:t>Unique</w:t>
            </w:r>
          </w:p>
        </w:tc>
      </w:tr>
      <w:tr w:rsidR="004665D7" w:rsidRPr="00740BFC" w14:paraId="2203F276" w14:textId="77777777" w:rsidTr="538E812A">
        <w:trPr>
          <w:trHeight w:val="300"/>
        </w:trPr>
        <w:tc>
          <w:tcPr>
            <w:tcW w:w="1958" w:type="dxa"/>
            <w:shd w:val="clear" w:color="auto" w:fill="auto"/>
            <w:vAlign w:val="center"/>
          </w:tcPr>
          <w:p w14:paraId="6BAA0B44" w14:textId="707CD45C" w:rsidR="004665D7" w:rsidRPr="00740BFC" w:rsidRDefault="0067705C">
            <w:r w:rsidRPr="00740BFC">
              <w:t>pais</w:t>
            </w:r>
          </w:p>
        </w:tc>
        <w:tc>
          <w:tcPr>
            <w:tcW w:w="1708" w:type="dxa"/>
          </w:tcPr>
          <w:p w14:paraId="757F2F01" w14:textId="77777777" w:rsidR="004665D7" w:rsidRPr="00740BFC" w:rsidRDefault="004665D7"/>
        </w:tc>
        <w:tc>
          <w:tcPr>
            <w:tcW w:w="1708" w:type="dxa"/>
            <w:shd w:val="clear" w:color="auto" w:fill="auto"/>
            <w:vAlign w:val="center"/>
          </w:tcPr>
          <w:p w14:paraId="2B3B2A95" w14:textId="51C81497" w:rsidR="004665D7" w:rsidRPr="00740BFC" w:rsidRDefault="005C0E37">
            <w:r w:rsidRPr="00740BFC">
              <w:t>Pais</w:t>
            </w:r>
          </w:p>
        </w:tc>
        <w:tc>
          <w:tcPr>
            <w:tcW w:w="3410" w:type="dxa"/>
          </w:tcPr>
          <w:p w14:paraId="17DD5B4A" w14:textId="77777777" w:rsidR="004665D7" w:rsidRPr="00740BFC" w:rsidRDefault="004665D7"/>
        </w:tc>
      </w:tr>
      <w:tr w:rsidR="004665D7" w:rsidRPr="00740BFC" w14:paraId="57A589CE" w14:textId="77777777" w:rsidTr="538E812A">
        <w:trPr>
          <w:trHeight w:val="300"/>
        </w:trPr>
        <w:tc>
          <w:tcPr>
            <w:tcW w:w="1958" w:type="dxa"/>
            <w:tcBorders>
              <w:bottom w:val="single" w:sz="4" w:space="0" w:color="auto"/>
            </w:tcBorders>
            <w:shd w:val="clear" w:color="auto" w:fill="auto"/>
            <w:vAlign w:val="center"/>
          </w:tcPr>
          <w:p w14:paraId="04E54CD7" w14:textId="43764609" w:rsidR="004665D7" w:rsidRPr="00740BFC" w:rsidRDefault="538E812A">
            <w:r>
              <w:t>numeroCliente</w:t>
            </w:r>
          </w:p>
        </w:tc>
        <w:tc>
          <w:tcPr>
            <w:tcW w:w="1708" w:type="dxa"/>
            <w:tcBorders>
              <w:bottom w:val="single" w:sz="4" w:space="0" w:color="auto"/>
            </w:tcBorders>
          </w:tcPr>
          <w:p w14:paraId="6BC175F9" w14:textId="48D1AA32" w:rsidR="004665D7" w:rsidRPr="00740BFC" w:rsidRDefault="00886BE6">
            <w:r w:rsidRPr="00740BFC">
              <w:t>FK -&gt; Cliente</w:t>
            </w:r>
          </w:p>
        </w:tc>
        <w:tc>
          <w:tcPr>
            <w:tcW w:w="1708" w:type="dxa"/>
            <w:tcBorders>
              <w:bottom w:val="single" w:sz="4" w:space="0" w:color="auto"/>
            </w:tcBorders>
            <w:shd w:val="clear" w:color="auto" w:fill="auto"/>
            <w:vAlign w:val="center"/>
          </w:tcPr>
          <w:p w14:paraId="77D7AF30" w14:textId="529CE3DC" w:rsidR="004665D7" w:rsidRPr="00740BFC" w:rsidRDefault="005C0E37">
            <w:r w:rsidRPr="00740BFC">
              <w:t>Número único do cliente</w:t>
            </w:r>
          </w:p>
        </w:tc>
        <w:tc>
          <w:tcPr>
            <w:tcW w:w="3410" w:type="dxa"/>
            <w:tcBorders>
              <w:bottom w:val="single" w:sz="4" w:space="0" w:color="auto"/>
            </w:tcBorders>
          </w:tcPr>
          <w:p w14:paraId="2868CDA2" w14:textId="77777777" w:rsidR="004665D7" w:rsidRPr="00740BFC" w:rsidRDefault="004665D7"/>
        </w:tc>
      </w:tr>
      <w:tr w:rsidR="0009507F" w:rsidRPr="00740BFC" w14:paraId="3A1698C6" w14:textId="77777777" w:rsidTr="538E812A">
        <w:trPr>
          <w:trHeight w:val="300"/>
        </w:trPr>
        <w:tc>
          <w:tcPr>
            <w:tcW w:w="1958" w:type="dxa"/>
            <w:tcBorders>
              <w:top w:val="single" w:sz="4" w:space="0" w:color="auto"/>
              <w:left w:val="single" w:sz="4" w:space="0" w:color="auto"/>
              <w:bottom w:val="single" w:sz="4" w:space="0" w:color="auto"/>
              <w:right w:val="single" w:sz="4" w:space="0" w:color="auto"/>
            </w:tcBorders>
            <w:shd w:val="clear" w:color="auto" w:fill="auto"/>
            <w:vAlign w:val="center"/>
          </w:tcPr>
          <w:p w14:paraId="57BCF760" w14:textId="77777777" w:rsidR="0009507F" w:rsidRPr="00740BFC" w:rsidRDefault="538E812A" w:rsidP="001B1928">
            <w:r>
              <w:t>createdBy</w:t>
            </w:r>
          </w:p>
        </w:tc>
        <w:tc>
          <w:tcPr>
            <w:tcW w:w="1708" w:type="dxa"/>
            <w:tcBorders>
              <w:top w:val="single" w:sz="4" w:space="0" w:color="auto"/>
              <w:left w:val="single" w:sz="4" w:space="0" w:color="auto"/>
              <w:bottom w:val="single" w:sz="4" w:space="0" w:color="auto"/>
              <w:right w:val="single" w:sz="4" w:space="0" w:color="auto"/>
            </w:tcBorders>
          </w:tcPr>
          <w:p w14:paraId="076AFD1D" w14:textId="77777777" w:rsidR="0009507F" w:rsidRPr="00740BFC" w:rsidRDefault="0009507F" w:rsidP="001B1928"/>
        </w:tc>
        <w:tc>
          <w:tcPr>
            <w:tcW w:w="1708" w:type="dxa"/>
            <w:tcBorders>
              <w:top w:val="single" w:sz="4" w:space="0" w:color="auto"/>
              <w:left w:val="single" w:sz="4" w:space="0" w:color="auto"/>
              <w:bottom w:val="single" w:sz="4" w:space="0" w:color="auto"/>
              <w:right w:val="single" w:sz="4" w:space="0" w:color="auto"/>
            </w:tcBorders>
            <w:shd w:val="clear" w:color="auto" w:fill="auto"/>
            <w:vAlign w:val="center"/>
          </w:tcPr>
          <w:p w14:paraId="2E7CEFD8" w14:textId="77777777" w:rsidR="0009507F" w:rsidRPr="00740BFC" w:rsidRDefault="0009507F" w:rsidP="001B1928">
            <w:r w:rsidRPr="00740BFC">
              <w:t>O utilizador que criou o registo</w:t>
            </w:r>
          </w:p>
        </w:tc>
        <w:tc>
          <w:tcPr>
            <w:tcW w:w="3410" w:type="dxa"/>
            <w:tcBorders>
              <w:top w:val="single" w:sz="4" w:space="0" w:color="auto"/>
              <w:left w:val="single" w:sz="4" w:space="0" w:color="auto"/>
              <w:bottom w:val="single" w:sz="4" w:space="0" w:color="auto"/>
              <w:right w:val="single" w:sz="4" w:space="0" w:color="auto"/>
            </w:tcBorders>
          </w:tcPr>
          <w:p w14:paraId="0A09EEB0" w14:textId="77777777" w:rsidR="0009507F" w:rsidRPr="00740BFC" w:rsidRDefault="0009507F" w:rsidP="001B1928"/>
        </w:tc>
      </w:tr>
      <w:tr w:rsidR="0009507F" w:rsidRPr="00740BFC" w14:paraId="7B1577E6" w14:textId="77777777" w:rsidTr="538E812A">
        <w:trPr>
          <w:trHeight w:val="300"/>
        </w:trPr>
        <w:tc>
          <w:tcPr>
            <w:tcW w:w="1958" w:type="dxa"/>
            <w:tcBorders>
              <w:top w:val="single" w:sz="4" w:space="0" w:color="auto"/>
              <w:left w:val="single" w:sz="4" w:space="0" w:color="auto"/>
              <w:bottom w:val="single" w:sz="4" w:space="0" w:color="auto"/>
              <w:right w:val="single" w:sz="4" w:space="0" w:color="auto"/>
            </w:tcBorders>
            <w:shd w:val="clear" w:color="auto" w:fill="auto"/>
            <w:vAlign w:val="center"/>
          </w:tcPr>
          <w:p w14:paraId="0FEFBEAC" w14:textId="77777777" w:rsidR="0009507F" w:rsidRPr="00740BFC" w:rsidRDefault="538E812A" w:rsidP="001B1928">
            <w:r>
              <w:t>createdDate</w:t>
            </w:r>
          </w:p>
        </w:tc>
        <w:tc>
          <w:tcPr>
            <w:tcW w:w="1708" w:type="dxa"/>
            <w:tcBorders>
              <w:top w:val="single" w:sz="4" w:space="0" w:color="auto"/>
              <w:left w:val="single" w:sz="4" w:space="0" w:color="auto"/>
              <w:bottom w:val="single" w:sz="4" w:space="0" w:color="auto"/>
              <w:right w:val="single" w:sz="4" w:space="0" w:color="auto"/>
            </w:tcBorders>
          </w:tcPr>
          <w:p w14:paraId="7B727EAF" w14:textId="77777777" w:rsidR="0009507F" w:rsidRPr="00740BFC" w:rsidRDefault="0009507F" w:rsidP="001B1928"/>
        </w:tc>
        <w:tc>
          <w:tcPr>
            <w:tcW w:w="1708" w:type="dxa"/>
            <w:tcBorders>
              <w:top w:val="single" w:sz="4" w:space="0" w:color="auto"/>
              <w:left w:val="single" w:sz="4" w:space="0" w:color="auto"/>
              <w:bottom w:val="single" w:sz="4" w:space="0" w:color="auto"/>
              <w:right w:val="single" w:sz="4" w:space="0" w:color="auto"/>
            </w:tcBorders>
            <w:shd w:val="clear" w:color="auto" w:fill="auto"/>
            <w:vAlign w:val="center"/>
          </w:tcPr>
          <w:p w14:paraId="7272F43C" w14:textId="77777777" w:rsidR="0009507F" w:rsidRPr="00740BFC" w:rsidRDefault="0009507F" w:rsidP="001B1928">
            <w:r w:rsidRPr="00740BFC">
              <w:t>A data em que o registo foi criado</w:t>
            </w:r>
          </w:p>
        </w:tc>
        <w:tc>
          <w:tcPr>
            <w:tcW w:w="3410" w:type="dxa"/>
            <w:tcBorders>
              <w:top w:val="single" w:sz="4" w:space="0" w:color="auto"/>
              <w:left w:val="single" w:sz="4" w:space="0" w:color="auto"/>
              <w:bottom w:val="single" w:sz="4" w:space="0" w:color="auto"/>
              <w:right w:val="single" w:sz="4" w:space="0" w:color="auto"/>
            </w:tcBorders>
          </w:tcPr>
          <w:p w14:paraId="3F109AF5" w14:textId="77777777" w:rsidR="0009507F" w:rsidRPr="00740BFC" w:rsidRDefault="0009507F" w:rsidP="001B1928"/>
        </w:tc>
      </w:tr>
      <w:tr w:rsidR="0009507F" w:rsidRPr="00740BFC" w14:paraId="1A925AD9" w14:textId="77777777" w:rsidTr="538E812A">
        <w:trPr>
          <w:trHeight w:val="300"/>
        </w:trPr>
        <w:tc>
          <w:tcPr>
            <w:tcW w:w="1958" w:type="dxa"/>
            <w:tcBorders>
              <w:top w:val="single" w:sz="4" w:space="0" w:color="auto"/>
              <w:left w:val="single" w:sz="4" w:space="0" w:color="auto"/>
              <w:bottom w:val="single" w:sz="4" w:space="0" w:color="auto"/>
              <w:right w:val="single" w:sz="4" w:space="0" w:color="auto"/>
            </w:tcBorders>
            <w:shd w:val="clear" w:color="auto" w:fill="auto"/>
            <w:vAlign w:val="center"/>
          </w:tcPr>
          <w:p w14:paraId="01A5BD07" w14:textId="77777777" w:rsidR="0009507F" w:rsidRPr="00740BFC" w:rsidRDefault="538E812A" w:rsidP="001B1928">
            <w:r>
              <w:t>lastUpdatedBy</w:t>
            </w:r>
          </w:p>
        </w:tc>
        <w:tc>
          <w:tcPr>
            <w:tcW w:w="1708" w:type="dxa"/>
            <w:tcBorders>
              <w:top w:val="single" w:sz="4" w:space="0" w:color="auto"/>
              <w:left w:val="single" w:sz="4" w:space="0" w:color="auto"/>
              <w:bottom w:val="single" w:sz="4" w:space="0" w:color="auto"/>
              <w:right w:val="single" w:sz="4" w:space="0" w:color="auto"/>
            </w:tcBorders>
          </w:tcPr>
          <w:p w14:paraId="4E515C6E" w14:textId="77777777" w:rsidR="0009507F" w:rsidRPr="00740BFC" w:rsidRDefault="0009507F" w:rsidP="001B1928"/>
        </w:tc>
        <w:tc>
          <w:tcPr>
            <w:tcW w:w="1708" w:type="dxa"/>
            <w:tcBorders>
              <w:top w:val="single" w:sz="4" w:space="0" w:color="auto"/>
              <w:left w:val="single" w:sz="4" w:space="0" w:color="auto"/>
              <w:bottom w:val="single" w:sz="4" w:space="0" w:color="auto"/>
              <w:right w:val="single" w:sz="4" w:space="0" w:color="auto"/>
            </w:tcBorders>
            <w:shd w:val="clear" w:color="auto" w:fill="auto"/>
            <w:vAlign w:val="center"/>
          </w:tcPr>
          <w:p w14:paraId="2253CC38" w14:textId="77777777" w:rsidR="0009507F" w:rsidRPr="00740BFC" w:rsidRDefault="0009507F" w:rsidP="001B1928">
            <w:r w:rsidRPr="00740BFC">
              <w:t>O último utilizador que atualizou o registo</w:t>
            </w:r>
          </w:p>
        </w:tc>
        <w:tc>
          <w:tcPr>
            <w:tcW w:w="3410" w:type="dxa"/>
            <w:tcBorders>
              <w:top w:val="single" w:sz="4" w:space="0" w:color="auto"/>
              <w:left w:val="single" w:sz="4" w:space="0" w:color="auto"/>
              <w:bottom w:val="single" w:sz="4" w:space="0" w:color="auto"/>
              <w:right w:val="single" w:sz="4" w:space="0" w:color="auto"/>
            </w:tcBorders>
          </w:tcPr>
          <w:p w14:paraId="03CE40A3" w14:textId="77777777" w:rsidR="0009507F" w:rsidRPr="00740BFC" w:rsidRDefault="0009507F" w:rsidP="001B1928"/>
        </w:tc>
      </w:tr>
      <w:tr w:rsidR="0009507F" w:rsidRPr="00740BFC" w14:paraId="7E4D7C0D" w14:textId="77777777" w:rsidTr="538E812A">
        <w:trPr>
          <w:trHeight w:val="300"/>
        </w:trPr>
        <w:tc>
          <w:tcPr>
            <w:tcW w:w="1958" w:type="dxa"/>
            <w:tcBorders>
              <w:top w:val="single" w:sz="4" w:space="0" w:color="auto"/>
              <w:left w:val="single" w:sz="4" w:space="0" w:color="auto"/>
              <w:bottom w:val="single" w:sz="4" w:space="0" w:color="auto"/>
              <w:right w:val="single" w:sz="4" w:space="0" w:color="auto"/>
            </w:tcBorders>
            <w:shd w:val="clear" w:color="auto" w:fill="auto"/>
            <w:vAlign w:val="center"/>
          </w:tcPr>
          <w:p w14:paraId="7BB4020F" w14:textId="77777777" w:rsidR="0009507F" w:rsidRPr="00740BFC" w:rsidRDefault="538E812A" w:rsidP="001B1928">
            <w:r>
              <w:t>lastUpdatedDate</w:t>
            </w:r>
          </w:p>
        </w:tc>
        <w:tc>
          <w:tcPr>
            <w:tcW w:w="1708" w:type="dxa"/>
            <w:tcBorders>
              <w:top w:val="single" w:sz="4" w:space="0" w:color="auto"/>
              <w:left w:val="single" w:sz="4" w:space="0" w:color="auto"/>
              <w:bottom w:val="single" w:sz="4" w:space="0" w:color="auto"/>
              <w:right w:val="single" w:sz="4" w:space="0" w:color="auto"/>
            </w:tcBorders>
          </w:tcPr>
          <w:p w14:paraId="43BFE160" w14:textId="77777777" w:rsidR="0009507F" w:rsidRPr="00740BFC" w:rsidRDefault="0009507F" w:rsidP="001B1928"/>
        </w:tc>
        <w:tc>
          <w:tcPr>
            <w:tcW w:w="1708" w:type="dxa"/>
            <w:tcBorders>
              <w:top w:val="single" w:sz="4" w:space="0" w:color="auto"/>
              <w:left w:val="single" w:sz="4" w:space="0" w:color="auto"/>
              <w:bottom w:val="single" w:sz="4" w:space="0" w:color="auto"/>
              <w:right w:val="single" w:sz="4" w:space="0" w:color="auto"/>
            </w:tcBorders>
            <w:shd w:val="clear" w:color="auto" w:fill="auto"/>
            <w:vAlign w:val="center"/>
          </w:tcPr>
          <w:p w14:paraId="3335F751" w14:textId="77777777" w:rsidR="0009507F" w:rsidRPr="00740BFC" w:rsidRDefault="0009507F" w:rsidP="001B1928">
            <w:r w:rsidRPr="00740BFC">
              <w:t>Última data em que o registo foi editado</w:t>
            </w:r>
          </w:p>
        </w:tc>
        <w:tc>
          <w:tcPr>
            <w:tcW w:w="3410" w:type="dxa"/>
            <w:tcBorders>
              <w:top w:val="single" w:sz="4" w:space="0" w:color="auto"/>
              <w:left w:val="single" w:sz="4" w:space="0" w:color="auto"/>
              <w:bottom w:val="single" w:sz="4" w:space="0" w:color="auto"/>
              <w:right w:val="single" w:sz="4" w:space="0" w:color="auto"/>
            </w:tcBorders>
          </w:tcPr>
          <w:p w14:paraId="385DB74B" w14:textId="77777777" w:rsidR="0009507F" w:rsidRPr="00740BFC" w:rsidRDefault="0009507F" w:rsidP="001B1928"/>
        </w:tc>
      </w:tr>
      <w:tr w:rsidR="0009507F" w:rsidRPr="00740BFC" w14:paraId="6C3DEEC4" w14:textId="77777777" w:rsidTr="538E812A">
        <w:trPr>
          <w:trHeight w:val="300"/>
        </w:trPr>
        <w:tc>
          <w:tcPr>
            <w:tcW w:w="1958" w:type="dxa"/>
            <w:tcBorders>
              <w:top w:val="single" w:sz="4" w:space="0" w:color="auto"/>
              <w:left w:val="single" w:sz="4" w:space="0" w:color="auto"/>
              <w:bottom w:val="single" w:sz="4" w:space="0" w:color="auto"/>
              <w:right w:val="single" w:sz="4" w:space="0" w:color="auto"/>
            </w:tcBorders>
            <w:shd w:val="clear" w:color="auto" w:fill="auto"/>
            <w:vAlign w:val="center"/>
          </w:tcPr>
          <w:p w14:paraId="7D9D0DAF" w14:textId="77777777" w:rsidR="0009507F" w:rsidRPr="00740BFC" w:rsidRDefault="538E812A" w:rsidP="001B1928">
            <w:r>
              <w:lastRenderedPageBreak/>
              <w:t>isActive</w:t>
            </w:r>
          </w:p>
        </w:tc>
        <w:tc>
          <w:tcPr>
            <w:tcW w:w="1708" w:type="dxa"/>
            <w:tcBorders>
              <w:top w:val="single" w:sz="4" w:space="0" w:color="auto"/>
              <w:left w:val="single" w:sz="4" w:space="0" w:color="auto"/>
              <w:bottom w:val="single" w:sz="4" w:space="0" w:color="auto"/>
              <w:right w:val="single" w:sz="4" w:space="0" w:color="auto"/>
            </w:tcBorders>
          </w:tcPr>
          <w:p w14:paraId="0D22E24C" w14:textId="77777777" w:rsidR="0009507F" w:rsidRPr="00740BFC" w:rsidRDefault="0009507F" w:rsidP="001B1928"/>
        </w:tc>
        <w:tc>
          <w:tcPr>
            <w:tcW w:w="1708" w:type="dxa"/>
            <w:tcBorders>
              <w:top w:val="single" w:sz="4" w:space="0" w:color="auto"/>
              <w:left w:val="single" w:sz="4" w:space="0" w:color="auto"/>
              <w:bottom w:val="single" w:sz="4" w:space="0" w:color="auto"/>
              <w:right w:val="single" w:sz="4" w:space="0" w:color="auto"/>
            </w:tcBorders>
            <w:shd w:val="clear" w:color="auto" w:fill="auto"/>
            <w:vAlign w:val="center"/>
          </w:tcPr>
          <w:p w14:paraId="0E502A7F" w14:textId="77777777" w:rsidR="0009507F" w:rsidRPr="00740BFC" w:rsidRDefault="0009507F" w:rsidP="001B1928">
            <w:r w:rsidRPr="00740BFC">
              <w:t>O registo está ativo</w:t>
            </w:r>
          </w:p>
        </w:tc>
        <w:tc>
          <w:tcPr>
            <w:tcW w:w="3410" w:type="dxa"/>
            <w:tcBorders>
              <w:top w:val="single" w:sz="4" w:space="0" w:color="auto"/>
              <w:left w:val="single" w:sz="4" w:space="0" w:color="auto"/>
              <w:bottom w:val="single" w:sz="4" w:space="0" w:color="auto"/>
              <w:right w:val="single" w:sz="4" w:space="0" w:color="auto"/>
            </w:tcBorders>
          </w:tcPr>
          <w:p w14:paraId="347AF60C" w14:textId="77777777" w:rsidR="0009507F" w:rsidRPr="00740BFC" w:rsidRDefault="0009507F" w:rsidP="001B1928"/>
        </w:tc>
      </w:tr>
    </w:tbl>
    <w:p w14:paraId="1C7CDFCE" w14:textId="79AC5747" w:rsidR="00497074" w:rsidRPr="00740BFC" w:rsidRDefault="00497074" w:rsidP="37A9725F">
      <w:pPr>
        <w:jc w:val="both"/>
        <w:rPr>
          <w:u w:val="single"/>
        </w:rPr>
      </w:pPr>
    </w:p>
    <w:p w14:paraId="4A6A11C6" w14:textId="1F69F526" w:rsidR="00125182" w:rsidRPr="00740BFC" w:rsidRDefault="538E812A" w:rsidP="00125182">
      <w:pPr>
        <w:pStyle w:val="Legenda"/>
        <w:keepNext/>
        <w:jc w:val="center"/>
      </w:pPr>
      <w:bookmarkStart w:id="100" w:name="_Toc199624891"/>
      <w:r>
        <w:t xml:space="preserve">Tabela </w:t>
      </w:r>
      <w:fldSimple w:instr=" SEQ Tabela \* ARABIC ">
        <w:r>
          <w:t>45</w:t>
        </w:r>
      </w:fldSimple>
      <w:r>
        <w:t>. Descrição dos campos da tabela Transportadora.</w:t>
      </w:r>
      <w:bookmarkEnd w:id="10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9"/>
        <w:gridCol w:w="1580"/>
        <w:gridCol w:w="1707"/>
        <w:gridCol w:w="2988"/>
      </w:tblGrid>
      <w:tr w:rsidR="00497074" w:rsidRPr="00740BFC" w14:paraId="176974AF" w14:textId="77777777" w:rsidTr="538E812A">
        <w:trPr>
          <w:trHeight w:val="300"/>
        </w:trPr>
        <w:tc>
          <w:tcPr>
            <w:tcW w:w="2509" w:type="dxa"/>
            <w:shd w:val="clear" w:color="auto" w:fill="4472C4" w:themeFill="accent1"/>
          </w:tcPr>
          <w:p w14:paraId="5B11056B" w14:textId="77777777" w:rsidR="00497074" w:rsidRPr="00740BFC" w:rsidRDefault="538E812A">
            <w:pPr>
              <w:rPr>
                <w:color w:val="FFFFFF" w:themeColor="background1"/>
              </w:rPr>
            </w:pPr>
            <w:r w:rsidRPr="538E812A">
              <w:rPr>
                <w:color w:val="FFFFFF" w:themeColor="background1"/>
              </w:rPr>
              <w:t>Nome do campo</w:t>
            </w:r>
          </w:p>
        </w:tc>
        <w:tc>
          <w:tcPr>
            <w:tcW w:w="1580" w:type="dxa"/>
            <w:shd w:val="clear" w:color="auto" w:fill="4472C4" w:themeFill="accent1"/>
          </w:tcPr>
          <w:p w14:paraId="3709C1F3" w14:textId="77777777" w:rsidR="00497074" w:rsidRPr="00740BFC" w:rsidRDefault="538E812A">
            <w:pPr>
              <w:rPr>
                <w:color w:val="FFFFFF" w:themeColor="background1"/>
              </w:rPr>
            </w:pPr>
            <w:r w:rsidRPr="538E812A">
              <w:rPr>
                <w:color w:val="FFFFFF" w:themeColor="background1"/>
              </w:rPr>
              <w:t xml:space="preserve">Chave </w:t>
            </w:r>
          </w:p>
        </w:tc>
        <w:tc>
          <w:tcPr>
            <w:tcW w:w="1707" w:type="dxa"/>
            <w:shd w:val="clear" w:color="auto" w:fill="4472C4" w:themeFill="accent1"/>
          </w:tcPr>
          <w:p w14:paraId="0C624638" w14:textId="77777777" w:rsidR="00497074" w:rsidRPr="00740BFC" w:rsidRDefault="538E812A">
            <w:pPr>
              <w:rPr>
                <w:color w:val="FFFFFF" w:themeColor="background1"/>
              </w:rPr>
            </w:pPr>
            <w:r w:rsidRPr="538E812A">
              <w:rPr>
                <w:color w:val="FFFFFF" w:themeColor="background1"/>
              </w:rPr>
              <w:t>Descrição</w:t>
            </w:r>
          </w:p>
        </w:tc>
        <w:tc>
          <w:tcPr>
            <w:tcW w:w="2988" w:type="dxa"/>
            <w:shd w:val="clear" w:color="auto" w:fill="4472C4" w:themeFill="accent1"/>
          </w:tcPr>
          <w:p w14:paraId="312C9C00" w14:textId="77777777" w:rsidR="00497074" w:rsidRPr="00740BFC" w:rsidRDefault="538E812A">
            <w:pPr>
              <w:rPr>
                <w:color w:val="FFFFFF" w:themeColor="background1"/>
              </w:rPr>
            </w:pPr>
            <w:r w:rsidRPr="538E812A">
              <w:rPr>
                <w:color w:val="FFFFFF" w:themeColor="background1"/>
              </w:rPr>
              <w:t>Validações</w:t>
            </w:r>
          </w:p>
        </w:tc>
      </w:tr>
      <w:tr w:rsidR="00497074" w:rsidRPr="00740BFC" w14:paraId="53FEE779" w14:textId="77777777" w:rsidTr="538E812A">
        <w:trPr>
          <w:trHeight w:val="300"/>
        </w:trPr>
        <w:tc>
          <w:tcPr>
            <w:tcW w:w="2509" w:type="dxa"/>
            <w:shd w:val="clear" w:color="auto" w:fill="auto"/>
            <w:vAlign w:val="center"/>
          </w:tcPr>
          <w:p w14:paraId="43AE1865" w14:textId="77777777" w:rsidR="00497074" w:rsidRPr="00740BFC" w:rsidRDefault="00497074">
            <w:r w:rsidRPr="00740BFC">
              <w:rPr>
                <w:rFonts w:asciiTheme="minorHAnsi" w:eastAsiaTheme="minorEastAsia" w:hAnsiTheme="minorHAnsi" w:cstheme="minorBidi"/>
              </w:rPr>
              <w:t>id</w:t>
            </w:r>
          </w:p>
        </w:tc>
        <w:tc>
          <w:tcPr>
            <w:tcW w:w="1580" w:type="dxa"/>
          </w:tcPr>
          <w:p w14:paraId="08EAA4B9" w14:textId="77777777" w:rsidR="00497074" w:rsidRPr="00740BFC" w:rsidRDefault="00497074">
            <w:r w:rsidRPr="00740BFC">
              <w:t>PK</w:t>
            </w:r>
          </w:p>
        </w:tc>
        <w:tc>
          <w:tcPr>
            <w:tcW w:w="1707" w:type="dxa"/>
            <w:shd w:val="clear" w:color="auto" w:fill="auto"/>
            <w:vAlign w:val="center"/>
          </w:tcPr>
          <w:p w14:paraId="2CBE125E" w14:textId="77777777" w:rsidR="00497074" w:rsidRPr="00740BFC" w:rsidRDefault="00497074">
            <w:pPr>
              <w:spacing w:line="259" w:lineRule="auto"/>
            </w:pPr>
            <w:r w:rsidRPr="00740BFC">
              <w:t>Identificador do registo</w:t>
            </w:r>
          </w:p>
        </w:tc>
        <w:tc>
          <w:tcPr>
            <w:tcW w:w="2988" w:type="dxa"/>
          </w:tcPr>
          <w:p w14:paraId="12D36CBA" w14:textId="77777777" w:rsidR="00497074" w:rsidRPr="00740BFC" w:rsidRDefault="00497074" w:rsidP="538E812A">
            <w:pPr>
              <w:rPr>
                <w:rFonts w:ascii="Courier New" w:hAnsi="Courier New" w:cs="Courier New"/>
                <w:i/>
                <w:iCs/>
                <w:sz w:val="20"/>
                <w:szCs w:val="20"/>
              </w:rPr>
            </w:pPr>
          </w:p>
        </w:tc>
      </w:tr>
      <w:tr w:rsidR="00497074" w:rsidRPr="00740BFC" w14:paraId="26F610A8" w14:textId="77777777" w:rsidTr="538E812A">
        <w:trPr>
          <w:trHeight w:val="300"/>
        </w:trPr>
        <w:tc>
          <w:tcPr>
            <w:tcW w:w="2509" w:type="dxa"/>
            <w:shd w:val="clear" w:color="auto" w:fill="auto"/>
            <w:vAlign w:val="center"/>
          </w:tcPr>
          <w:p w14:paraId="7502E6DE" w14:textId="04E65AE9" w:rsidR="00497074" w:rsidRPr="00740BFC" w:rsidRDefault="538E812A">
            <w:r>
              <w:t>nif</w:t>
            </w:r>
          </w:p>
        </w:tc>
        <w:tc>
          <w:tcPr>
            <w:tcW w:w="1580" w:type="dxa"/>
          </w:tcPr>
          <w:p w14:paraId="0B5FD1A8" w14:textId="77777777" w:rsidR="00497074" w:rsidRPr="00740BFC" w:rsidRDefault="00497074"/>
        </w:tc>
        <w:tc>
          <w:tcPr>
            <w:tcW w:w="1707" w:type="dxa"/>
            <w:shd w:val="clear" w:color="auto" w:fill="auto"/>
            <w:vAlign w:val="center"/>
          </w:tcPr>
          <w:p w14:paraId="75FAC902" w14:textId="1AC80085" w:rsidR="00497074" w:rsidRPr="00740BFC" w:rsidRDefault="538E812A">
            <w:r>
              <w:t>Nif do cliente</w:t>
            </w:r>
          </w:p>
        </w:tc>
        <w:tc>
          <w:tcPr>
            <w:tcW w:w="2988" w:type="dxa"/>
          </w:tcPr>
          <w:p w14:paraId="30FE4DA9" w14:textId="2B19ABEE" w:rsidR="00497074" w:rsidRPr="00740BFC" w:rsidRDefault="538E812A">
            <w:r>
              <w:t>Unique</w:t>
            </w:r>
          </w:p>
        </w:tc>
      </w:tr>
      <w:tr w:rsidR="00497074" w:rsidRPr="00740BFC" w14:paraId="790E257E" w14:textId="77777777" w:rsidTr="538E812A">
        <w:trPr>
          <w:trHeight w:val="300"/>
        </w:trPr>
        <w:tc>
          <w:tcPr>
            <w:tcW w:w="2509" w:type="dxa"/>
            <w:shd w:val="clear" w:color="auto" w:fill="auto"/>
            <w:vAlign w:val="center"/>
          </w:tcPr>
          <w:p w14:paraId="48E9C2B7" w14:textId="18A96976" w:rsidR="00497074" w:rsidRPr="00740BFC" w:rsidRDefault="00125182">
            <w:r w:rsidRPr="00740BFC">
              <w:t>nome</w:t>
            </w:r>
          </w:p>
        </w:tc>
        <w:tc>
          <w:tcPr>
            <w:tcW w:w="1580" w:type="dxa"/>
          </w:tcPr>
          <w:p w14:paraId="4ADFBD79" w14:textId="77777777" w:rsidR="00497074" w:rsidRPr="00740BFC" w:rsidRDefault="00497074"/>
        </w:tc>
        <w:tc>
          <w:tcPr>
            <w:tcW w:w="1707" w:type="dxa"/>
            <w:shd w:val="clear" w:color="auto" w:fill="auto"/>
            <w:vAlign w:val="center"/>
          </w:tcPr>
          <w:p w14:paraId="0474A061" w14:textId="6BC300CB" w:rsidR="00497074" w:rsidRPr="00740BFC" w:rsidRDefault="00E219E7">
            <w:r w:rsidRPr="00740BFC">
              <w:t>Nome</w:t>
            </w:r>
            <w:r w:rsidR="00497074" w:rsidRPr="00740BFC">
              <w:t xml:space="preserve"> do cliente</w:t>
            </w:r>
          </w:p>
        </w:tc>
        <w:tc>
          <w:tcPr>
            <w:tcW w:w="2988" w:type="dxa"/>
          </w:tcPr>
          <w:p w14:paraId="09395F6A" w14:textId="77777777" w:rsidR="00497074" w:rsidRPr="00740BFC" w:rsidRDefault="00497074"/>
        </w:tc>
      </w:tr>
      <w:tr w:rsidR="00497074" w:rsidRPr="00740BFC" w14:paraId="7F0C1BE0" w14:textId="77777777" w:rsidTr="538E812A">
        <w:trPr>
          <w:trHeight w:val="300"/>
        </w:trPr>
        <w:tc>
          <w:tcPr>
            <w:tcW w:w="2509" w:type="dxa"/>
            <w:shd w:val="clear" w:color="auto" w:fill="auto"/>
            <w:vAlign w:val="center"/>
          </w:tcPr>
          <w:p w14:paraId="2EC1579F" w14:textId="490816F0" w:rsidR="00497074" w:rsidRPr="00740BFC" w:rsidRDefault="538E812A">
            <w:r>
              <w:t>nomeResponsavel</w:t>
            </w:r>
          </w:p>
        </w:tc>
        <w:tc>
          <w:tcPr>
            <w:tcW w:w="1580" w:type="dxa"/>
          </w:tcPr>
          <w:p w14:paraId="4A4B4A8C" w14:textId="7868923A" w:rsidR="00497074" w:rsidRPr="00740BFC" w:rsidRDefault="00497074"/>
        </w:tc>
        <w:tc>
          <w:tcPr>
            <w:tcW w:w="1707" w:type="dxa"/>
            <w:shd w:val="clear" w:color="auto" w:fill="auto"/>
            <w:vAlign w:val="center"/>
          </w:tcPr>
          <w:p w14:paraId="4577CA41" w14:textId="49F2B5C0" w:rsidR="00497074" w:rsidRPr="00740BFC" w:rsidRDefault="005D407C">
            <w:r w:rsidRPr="00740BFC">
              <w:t xml:space="preserve">Nome do responsável pela </w:t>
            </w:r>
            <w:r w:rsidR="00AE0866" w:rsidRPr="00740BFC">
              <w:t>t</w:t>
            </w:r>
            <w:r w:rsidRPr="00740BFC">
              <w:t>ranspor</w:t>
            </w:r>
            <w:r w:rsidR="00AE0866" w:rsidRPr="00740BFC">
              <w:t>tadora</w:t>
            </w:r>
          </w:p>
        </w:tc>
        <w:tc>
          <w:tcPr>
            <w:tcW w:w="2988" w:type="dxa"/>
          </w:tcPr>
          <w:p w14:paraId="1F9700F3" w14:textId="77777777" w:rsidR="00497074" w:rsidRPr="00740BFC" w:rsidRDefault="00497074"/>
        </w:tc>
      </w:tr>
      <w:tr w:rsidR="00497074" w:rsidRPr="00740BFC" w14:paraId="0CEB043A" w14:textId="77777777" w:rsidTr="538E812A">
        <w:trPr>
          <w:trHeight w:val="300"/>
        </w:trPr>
        <w:tc>
          <w:tcPr>
            <w:tcW w:w="2509" w:type="dxa"/>
            <w:shd w:val="clear" w:color="auto" w:fill="auto"/>
            <w:vAlign w:val="center"/>
          </w:tcPr>
          <w:p w14:paraId="0E966A06" w14:textId="396191EE" w:rsidR="00497074" w:rsidRPr="00740BFC" w:rsidRDefault="538E812A">
            <w:r>
              <w:t>numeroTransportadora</w:t>
            </w:r>
          </w:p>
        </w:tc>
        <w:tc>
          <w:tcPr>
            <w:tcW w:w="1580" w:type="dxa"/>
          </w:tcPr>
          <w:p w14:paraId="3B6E0F38" w14:textId="77777777" w:rsidR="00497074" w:rsidRPr="00740BFC" w:rsidRDefault="00497074"/>
        </w:tc>
        <w:tc>
          <w:tcPr>
            <w:tcW w:w="1707" w:type="dxa"/>
            <w:shd w:val="clear" w:color="auto" w:fill="auto"/>
            <w:vAlign w:val="center"/>
          </w:tcPr>
          <w:p w14:paraId="084AA32D" w14:textId="4273AF5E" w:rsidR="00497074" w:rsidRPr="00740BFC" w:rsidRDefault="00497074">
            <w:r w:rsidRPr="00740BFC">
              <w:t>Número único d</w:t>
            </w:r>
            <w:r w:rsidR="00AE0866" w:rsidRPr="00740BFC">
              <w:t>a transportadora</w:t>
            </w:r>
          </w:p>
        </w:tc>
        <w:tc>
          <w:tcPr>
            <w:tcW w:w="2988" w:type="dxa"/>
          </w:tcPr>
          <w:p w14:paraId="3262A1EE" w14:textId="46CFCE13" w:rsidR="00497074" w:rsidRPr="00740BFC" w:rsidRDefault="538E812A">
            <w:r>
              <w:t>Unique</w:t>
            </w:r>
          </w:p>
        </w:tc>
      </w:tr>
      <w:tr w:rsidR="003F7FC4" w:rsidRPr="00740BFC" w14:paraId="26BE8E4F" w14:textId="77777777" w:rsidTr="538E812A">
        <w:trPr>
          <w:trHeight w:val="300"/>
        </w:trPr>
        <w:tc>
          <w:tcPr>
            <w:tcW w:w="2509" w:type="dxa"/>
            <w:tcBorders>
              <w:bottom w:val="single" w:sz="4" w:space="0" w:color="auto"/>
            </w:tcBorders>
            <w:shd w:val="clear" w:color="auto" w:fill="auto"/>
            <w:vAlign w:val="center"/>
          </w:tcPr>
          <w:p w14:paraId="2DB6E5B0" w14:textId="312DA9C0" w:rsidR="003F7FC4" w:rsidRPr="00740BFC" w:rsidRDefault="003F7FC4">
            <w:r w:rsidRPr="00740BFC">
              <w:t>morada</w:t>
            </w:r>
          </w:p>
        </w:tc>
        <w:tc>
          <w:tcPr>
            <w:tcW w:w="1580" w:type="dxa"/>
            <w:tcBorders>
              <w:bottom w:val="single" w:sz="4" w:space="0" w:color="auto"/>
            </w:tcBorders>
          </w:tcPr>
          <w:p w14:paraId="5C965DBD" w14:textId="5C7427E6" w:rsidR="003F7FC4" w:rsidRPr="00740BFC" w:rsidRDefault="003F7FC4">
            <w:r w:rsidRPr="00740BFC">
              <w:t>FK -&gt; Morada</w:t>
            </w:r>
          </w:p>
        </w:tc>
        <w:tc>
          <w:tcPr>
            <w:tcW w:w="1707" w:type="dxa"/>
            <w:tcBorders>
              <w:bottom w:val="single" w:sz="4" w:space="0" w:color="auto"/>
            </w:tcBorders>
            <w:shd w:val="clear" w:color="auto" w:fill="auto"/>
            <w:vAlign w:val="center"/>
          </w:tcPr>
          <w:p w14:paraId="0F970A1C" w14:textId="018E25C2" w:rsidR="003F7FC4" w:rsidRPr="00740BFC" w:rsidRDefault="003F7FC4">
            <w:r w:rsidRPr="00740BFC">
              <w:t>Morada</w:t>
            </w:r>
          </w:p>
        </w:tc>
        <w:tc>
          <w:tcPr>
            <w:tcW w:w="2988" w:type="dxa"/>
            <w:tcBorders>
              <w:bottom w:val="single" w:sz="4" w:space="0" w:color="auto"/>
            </w:tcBorders>
          </w:tcPr>
          <w:p w14:paraId="306B7D9C" w14:textId="77777777" w:rsidR="003F7FC4" w:rsidRPr="00740BFC" w:rsidRDefault="003F7FC4"/>
        </w:tc>
      </w:tr>
      <w:tr w:rsidR="00952A91" w:rsidRPr="00740BFC" w14:paraId="52121788" w14:textId="77777777" w:rsidTr="538E812A">
        <w:trPr>
          <w:trHeight w:val="300"/>
        </w:trPr>
        <w:tc>
          <w:tcPr>
            <w:tcW w:w="2509" w:type="dxa"/>
            <w:tcBorders>
              <w:top w:val="single" w:sz="4" w:space="0" w:color="auto"/>
              <w:left w:val="single" w:sz="4" w:space="0" w:color="auto"/>
              <w:bottom w:val="single" w:sz="4" w:space="0" w:color="auto"/>
              <w:right w:val="single" w:sz="4" w:space="0" w:color="auto"/>
            </w:tcBorders>
            <w:shd w:val="clear" w:color="auto" w:fill="auto"/>
            <w:vAlign w:val="center"/>
          </w:tcPr>
          <w:p w14:paraId="3202CED9" w14:textId="77777777" w:rsidR="00952A91" w:rsidRPr="00740BFC" w:rsidRDefault="538E812A" w:rsidP="001B1928">
            <w:r>
              <w:t>createdBy</w:t>
            </w:r>
          </w:p>
        </w:tc>
        <w:tc>
          <w:tcPr>
            <w:tcW w:w="1580" w:type="dxa"/>
            <w:tcBorders>
              <w:top w:val="single" w:sz="4" w:space="0" w:color="auto"/>
              <w:left w:val="single" w:sz="4" w:space="0" w:color="auto"/>
              <w:bottom w:val="single" w:sz="4" w:space="0" w:color="auto"/>
              <w:right w:val="single" w:sz="4" w:space="0" w:color="auto"/>
            </w:tcBorders>
          </w:tcPr>
          <w:p w14:paraId="30C618CD" w14:textId="77777777" w:rsidR="00952A91" w:rsidRPr="00740BFC" w:rsidRDefault="00952A91" w:rsidP="001B1928"/>
        </w:tc>
        <w:tc>
          <w:tcPr>
            <w:tcW w:w="1707" w:type="dxa"/>
            <w:tcBorders>
              <w:top w:val="single" w:sz="4" w:space="0" w:color="auto"/>
              <w:left w:val="single" w:sz="4" w:space="0" w:color="auto"/>
              <w:bottom w:val="single" w:sz="4" w:space="0" w:color="auto"/>
              <w:right w:val="single" w:sz="4" w:space="0" w:color="auto"/>
            </w:tcBorders>
            <w:shd w:val="clear" w:color="auto" w:fill="auto"/>
            <w:vAlign w:val="center"/>
          </w:tcPr>
          <w:p w14:paraId="3AB22C44" w14:textId="77777777" w:rsidR="00952A91" w:rsidRPr="00740BFC" w:rsidRDefault="00952A91" w:rsidP="001B1928">
            <w:r w:rsidRPr="00740BFC">
              <w:t>O utilizador que criou o registo</w:t>
            </w:r>
          </w:p>
        </w:tc>
        <w:tc>
          <w:tcPr>
            <w:tcW w:w="2988" w:type="dxa"/>
            <w:tcBorders>
              <w:top w:val="single" w:sz="4" w:space="0" w:color="auto"/>
              <w:left w:val="single" w:sz="4" w:space="0" w:color="auto"/>
              <w:bottom w:val="single" w:sz="4" w:space="0" w:color="auto"/>
              <w:right w:val="single" w:sz="4" w:space="0" w:color="auto"/>
            </w:tcBorders>
          </w:tcPr>
          <w:p w14:paraId="60590498" w14:textId="77777777" w:rsidR="00952A91" w:rsidRPr="00740BFC" w:rsidRDefault="00952A91" w:rsidP="001B1928"/>
        </w:tc>
      </w:tr>
      <w:tr w:rsidR="00952A91" w:rsidRPr="00740BFC" w14:paraId="13F117CF" w14:textId="77777777" w:rsidTr="538E812A">
        <w:trPr>
          <w:trHeight w:val="300"/>
        </w:trPr>
        <w:tc>
          <w:tcPr>
            <w:tcW w:w="2509" w:type="dxa"/>
            <w:tcBorders>
              <w:top w:val="single" w:sz="4" w:space="0" w:color="auto"/>
              <w:left w:val="single" w:sz="4" w:space="0" w:color="auto"/>
              <w:bottom w:val="single" w:sz="4" w:space="0" w:color="auto"/>
              <w:right w:val="single" w:sz="4" w:space="0" w:color="auto"/>
            </w:tcBorders>
            <w:shd w:val="clear" w:color="auto" w:fill="auto"/>
            <w:vAlign w:val="center"/>
          </w:tcPr>
          <w:p w14:paraId="1B1D8DDB" w14:textId="77777777" w:rsidR="00952A91" w:rsidRPr="00740BFC" w:rsidRDefault="538E812A" w:rsidP="001B1928">
            <w:r>
              <w:t>createdDate</w:t>
            </w:r>
          </w:p>
        </w:tc>
        <w:tc>
          <w:tcPr>
            <w:tcW w:w="1580" w:type="dxa"/>
            <w:tcBorders>
              <w:top w:val="single" w:sz="4" w:space="0" w:color="auto"/>
              <w:left w:val="single" w:sz="4" w:space="0" w:color="auto"/>
              <w:bottom w:val="single" w:sz="4" w:space="0" w:color="auto"/>
              <w:right w:val="single" w:sz="4" w:space="0" w:color="auto"/>
            </w:tcBorders>
          </w:tcPr>
          <w:p w14:paraId="57D7CF0B" w14:textId="77777777" w:rsidR="00952A91" w:rsidRPr="00740BFC" w:rsidRDefault="00952A91" w:rsidP="001B1928"/>
        </w:tc>
        <w:tc>
          <w:tcPr>
            <w:tcW w:w="1707" w:type="dxa"/>
            <w:tcBorders>
              <w:top w:val="single" w:sz="4" w:space="0" w:color="auto"/>
              <w:left w:val="single" w:sz="4" w:space="0" w:color="auto"/>
              <w:bottom w:val="single" w:sz="4" w:space="0" w:color="auto"/>
              <w:right w:val="single" w:sz="4" w:space="0" w:color="auto"/>
            </w:tcBorders>
            <w:shd w:val="clear" w:color="auto" w:fill="auto"/>
            <w:vAlign w:val="center"/>
          </w:tcPr>
          <w:p w14:paraId="0D2EB396" w14:textId="77777777" w:rsidR="00952A91" w:rsidRPr="00740BFC" w:rsidRDefault="00952A91" w:rsidP="001B1928">
            <w:r w:rsidRPr="00740BFC">
              <w:t>A data em que o registo foi criado</w:t>
            </w:r>
          </w:p>
        </w:tc>
        <w:tc>
          <w:tcPr>
            <w:tcW w:w="2988" w:type="dxa"/>
            <w:tcBorders>
              <w:top w:val="single" w:sz="4" w:space="0" w:color="auto"/>
              <w:left w:val="single" w:sz="4" w:space="0" w:color="auto"/>
              <w:bottom w:val="single" w:sz="4" w:space="0" w:color="auto"/>
              <w:right w:val="single" w:sz="4" w:space="0" w:color="auto"/>
            </w:tcBorders>
          </w:tcPr>
          <w:p w14:paraId="53AC4C1F" w14:textId="77777777" w:rsidR="00952A91" w:rsidRPr="00740BFC" w:rsidRDefault="00952A91" w:rsidP="001B1928"/>
        </w:tc>
      </w:tr>
      <w:tr w:rsidR="00952A91" w:rsidRPr="00740BFC" w14:paraId="7791A430" w14:textId="77777777" w:rsidTr="538E812A">
        <w:trPr>
          <w:trHeight w:val="300"/>
        </w:trPr>
        <w:tc>
          <w:tcPr>
            <w:tcW w:w="2509" w:type="dxa"/>
            <w:tcBorders>
              <w:top w:val="single" w:sz="4" w:space="0" w:color="auto"/>
              <w:left w:val="single" w:sz="4" w:space="0" w:color="auto"/>
              <w:bottom w:val="single" w:sz="4" w:space="0" w:color="auto"/>
              <w:right w:val="single" w:sz="4" w:space="0" w:color="auto"/>
            </w:tcBorders>
            <w:shd w:val="clear" w:color="auto" w:fill="auto"/>
            <w:vAlign w:val="center"/>
          </w:tcPr>
          <w:p w14:paraId="232B0BCF" w14:textId="77777777" w:rsidR="00952A91" w:rsidRPr="00740BFC" w:rsidRDefault="538E812A" w:rsidP="001B1928">
            <w:r>
              <w:t>lastUpdatedBy</w:t>
            </w:r>
          </w:p>
        </w:tc>
        <w:tc>
          <w:tcPr>
            <w:tcW w:w="1580" w:type="dxa"/>
            <w:tcBorders>
              <w:top w:val="single" w:sz="4" w:space="0" w:color="auto"/>
              <w:left w:val="single" w:sz="4" w:space="0" w:color="auto"/>
              <w:bottom w:val="single" w:sz="4" w:space="0" w:color="auto"/>
              <w:right w:val="single" w:sz="4" w:space="0" w:color="auto"/>
            </w:tcBorders>
          </w:tcPr>
          <w:p w14:paraId="4570D319" w14:textId="77777777" w:rsidR="00952A91" w:rsidRPr="00740BFC" w:rsidRDefault="00952A91" w:rsidP="001B1928"/>
        </w:tc>
        <w:tc>
          <w:tcPr>
            <w:tcW w:w="1707" w:type="dxa"/>
            <w:tcBorders>
              <w:top w:val="single" w:sz="4" w:space="0" w:color="auto"/>
              <w:left w:val="single" w:sz="4" w:space="0" w:color="auto"/>
              <w:bottom w:val="single" w:sz="4" w:space="0" w:color="auto"/>
              <w:right w:val="single" w:sz="4" w:space="0" w:color="auto"/>
            </w:tcBorders>
            <w:shd w:val="clear" w:color="auto" w:fill="auto"/>
            <w:vAlign w:val="center"/>
          </w:tcPr>
          <w:p w14:paraId="145F4A30" w14:textId="77777777" w:rsidR="00952A91" w:rsidRPr="00740BFC" w:rsidRDefault="00952A91" w:rsidP="001B1928">
            <w:r w:rsidRPr="00740BFC">
              <w:t>O último utilizador que atualizou o registo</w:t>
            </w:r>
          </w:p>
        </w:tc>
        <w:tc>
          <w:tcPr>
            <w:tcW w:w="2988" w:type="dxa"/>
            <w:tcBorders>
              <w:top w:val="single" w:sz="4" w:space="0" w:color="auto"/>
              <w:left w:val="single" w:sz="4" w:space="0" w:color="auto"/>
              <w:bottom w:val="single" w:sz="4" w:space="0" w:color="auto"/>
              <w:right w:val="single" w:sz="4" w:space="0" w:color="auto"/>
            </w:tcBorders>
          </w:tcPr>
          <w:p w14:paraId="26ADE0B1" w14:textId="77777777" w:rsidR="00952A91" w:rsidRPr="00740BFC" w:rsidRDefault="00952A91" w:rsidP="001B1928"/>
        </w:tc>
      </w:tr>
      <w:tr w:rsidR="00952A91" w:rsidRPr="00740BFC" w14:paraId="5B2A1A6F" w14:textId="77777777" w:rsidTr="538E812A">
        <w:trPr>
          <w:trHeight w:val="300"/>
        </w:trPr>
        <w:tc>
          <w:tcPr>
            <w:tcW w:w="2509" w:type="dxa"/>
            <w:tcBorders>
              <w:top w:val="single" w:sz="4" w:space="0" w:color="auto"/>
              <w:left w:val="single" w:sz="4" w:space="0" w:color="auto"/>
              <w:bottom w:val="single" w:sz="4" w:space="0" w:color="auto"/>
              <w:right w:val="single" w:sz="4" w:space="0" w:color="auto"/>
            </w:tcBorders>
            <w:shd w:val="clear" w:color="auto" w:fill="auto"/>
            <w:vAlign w:val="center"/>
          </w:tcPr>
          <w:p w14:paraId="2954C6FD" w14:textId="77777777" w:rsidR="00952A91" w:rsidRPr="00740BFC" w:rsidRDefault="538E812A" w:rsidP="001B1928">
            <w:r>
              <w:t>lastUpdatedDate</w:t>
            </w:r>
          </w:p>
        </w:tc>
        <w:tc>
          <w:tcPr>
            <w:tcW w:w="1580" w:type="dxa"/>
            <w:tcBorders>
              <w:top w:val="single" w:sz="4" w:space="0" w:color="auto"/>
              <w:left w:val="single" w:sz="4" w:space="0" w:color="auto"/>
              <w:bottom w:val="single" w:sz="4" w:space="0" w:color="auto"/>
              <w:right w:val="single" w:sz="4" w:space="0" w:color="auto"/>
            </w:tcBorders>
          </w:tcPr>
          <w:p w14:paraId="3462B400" w14:textId="77777777" w:rsidR="00952A91" w:rsidRPr="00740BFC" w:rsidRDefault="00952A91" w:rsidP="001B1928"/>
        </w:tc>
        <w:tc>
          <w:tcPr>
            <w:tcW w:w="1707" w:type="dxa"/>
            <w:tcBorders>
              <w:top w:val="single" w:sz="4" w:space="0" w:color="auto"/>
              <w:left w:val="single" w:sz="4" w:space="0" w:color="auto"/>
              <w:bottom w:val="single" w:sz="4" w:space="0" w:color="auto"/>
              <w:right w:val="single" w:sz="4" w:space="0" w:color="auto"/>
            </w:tcBorders>
            <w:shd w:val="clear" w:color="auto" w:fill="auto"/>
            <w:vAlign w:val="center"/>
          </w:tcPr>
          <w:p w14:paraId="49A0208B" w14:textId="77777777" w:rsidR="00952A91" w:rsidRPr="00740BFC" w:rsidRDefault="00952A91" w:rsidP="001B1928">
            <w:r w:rsidRPr="00740BFC">
              <w:t>Última data em que o registo foi editado</w:t>
            </w:r>
          </w:p>
        </w:tc>
        <w:tc>
          <w:tcPr>
            <w:tcW w:w="2988" w:type="dxa"/>
            <w:tcBorders>
              <w:top w:val="single" w:sz="4" w:space="0" w:color="auto"/>
              <w:left w:val="single" w:sz="4" w:space="0" w:color="auto"/>
              <w:bottom w:val="single" w:sz="4" w:space="0" w:color="auto"/>
              <w:right w:val="single" w:sz="4" w:space="0" w:color="auto"/>
            </w:tcBorders>
          </w:tcPr>
          <w:p w14:paraId="1F0D4559" w14:textId="77777777" w:rsidR="00952A91" w:rsidRPr="00740BFC" w:rsidRDefault="00952A91" w:rsidP="001B1928"/>
        </w:tc>
      </w:tr>
      <w:tr w:rsidR="00952A91" w:rsidRPr="00740BFC" w14:paraId="0CB97C1D" w14:textId="77777777" w:rsidTr="538E812A">
        <w:trPr>
          <w:trHeight w:val="300"/>
        </w:trPr>
        <w:tc>
          <w:tcPr>
            <w:tcW w:w="2509" w:type="dxa"/>
            <w:tcBorders>
              <w:top w:val="single" w:sz="4" w:space="0" w:color="auto"/>
              <w:left w:val="single" w:sz="4" w:space="0" w:color="auto"/>
              <w:bottom w:val="single" w:sz="4" w:space="0" w:color="auto"/>
              <w:right w:val="single" w:sz="4" w:space="0" w:color="auto"/>
            </w:tcBorders>
            <w:shd w:val="clear" w:color="auto" w:fill="auto"/>
            <w:vAlign w:val="center"/>
          </w:tcPr>
          <w:p w14:paraId="7944E984" w14:textId="77777777" w:rsidR="00952A91" w:rsidRPr="00740BFC" w:rsidRDefault="538E812A" w:rsidP="001B1928">
            <w:r>
              <w:t>isActive</w:t>
            </w:r>
          </w:p>
        </w:tc>
        <w:tc>
          <w:tcPr>
            <w:tcW w:w="1580" w:type="dxa"/>
            <w:tcBorders>
              <w:top w:val="single" w:sz="4" w:space="0" w:color="auto"/>
              <w:left w:val="single" w:sz="4" w:space="0" w:color="auto"/>
              <w:bottom w:val="single" w:sz="4" w:space="0" w:color="auto"/>
              <w:right w:val="single" w:sz="4" w:space="0" w:color="auto"/>
            </w:tcBorders>
          </w:tcPr>
          <w:p w14:paraId="63BF5AF2" w14:textId="77777777" w:rsidR="00952A91" w:rsidRPr="00740BFC" w:rsidRDefault="00952A91" w:rsidP="001B1928"/>
        </w:tc>
        <w:tc>
          <w:tcPr>
            <w:tcW w:w="1707" w:type="dxa"/>
            <w:tcBorders>
              <w:top w:val="single" w:sz="4" w:space="0" w:color="auto"/>
              <w:left w:val="single" w:sz="4" w:space="0" w:color="auto"/>
              <w:bottom w:val="single" w:sz="4" w:space="0" w:color="auto"/>
              <w:right w:val="single" w:sz="4" w:space="0" w:color="auto"/>
            </w:tcBorders>
            <w:shd w:val="clear" w:color="auto" w:fill="auto"/>
            <w:vAlign w:val="center"/>
          </w:tcPr>
          <w:p w14:paraId="3F10E8A1" w14:textId="77777777" w:rsidR="00952A91" w:rsidRPr="00740BFC" w:rsidRDefault="00952A91" w:rsidP="001B1928">
            <w:r w:rsidRPr="00740BFC">
              <w:t>O registo está ativo</w:t>
            </w:r>
          </w:p>
        </w:tc>
        <w:tc>
          <w:tcPr>
            <w:tcW w:w="2988" w:type="dxa"/>
            <w:tcBorders>
              <w:top w:val="single" w:sz="4" w:space="0" w:color="auto"/>
              <w:left w:val="single" w:sz="4" w:space="0" w:color="auto"/>
              <w:bottom w:val="single" w:sz="4" w:space="0" w:color="auto"/>
              <w:right w:val="single" w:sz="4" w:space="0" w:color="auto"/>
            </w:tcBorders>
          </w:tcPr>
          <w:p w14:paraId="06B945DA" w14:textId="77777777" w:rsidR="00952A91" w:rsidRPr="00740BFC" w:rsidRDefault="00952A91" w:rsidP="001B1928"/>
        </w:tc>
      </w:tr>
    </w:tbl>
    <w:p w14:paraId="38ACDFC3" w14:textId="77777777" w:rsidR="00497074" w:rsidRPr="00740BFC" w:rsidRDefault="00497074" w:rsidP="37A9725F">
      <w:pPr>
        <w:jc w:val="both"/>
        <w:rPr>
          <w:u w:val="single"/>
        </w:rPr>
      </w:pPr>
    </w:p>
    <w:p w14:paraId="46F48F25" w14:textId="11DF5C3A" w:rsidR="008E29E6" w:rsidRPr="00740BFC" w:rsidRDefault="538E812A" w:rsidP="008E29E6">
      <w:pPr>
        <w:pStyle w:val="Legenda"/>
        <w:keepNext/>
        <w:jc w:val="center"/>
      </w:pPr>
      <w:bookmarkStart w:id="101" w:name="_Toc199624892"/>
      <w:r>
        <w:t xml:space="preserve">Tabela </w:t>
      </w:r>
      <w:fldSimple w:instr=" SEQ Tabela \* ARABIC ">
        <w:r>
          <w:t>46</w:t>
        </w:r>
      </w:fldSimple>
      <w:r>
        <w:t>. Descrição dos campos da tabela DistritoTransportadora.</w:t>
      </w:r>
      <w:bookmarkEnd w:id="10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9"/>
        <w:gridCol w:w="1735"/>
        <w:gridCol w:w="1706"/>
        <w:gridCol w:w="2948"/>
      </w:tblGrid>
      <w:tr w:rsidR="00497074" w:rsidRPr="00740BFC" w14:paraId="73BBBA0A" w14:textId="77777777" w:rsidTr="538E812A">
        <w:trPr>
          <w:trHeight w:val="300"/>
        </w:trPr>
        <w:tc>
          <w:tcPr>
            <w:tcW w:w="2509" w:type="dxa"/>
            <w:shd w:val="clear" w:color="auto" w:fill="4472C4" w:themeFill="accent1"/>
          </w:tcPr>
          <w:p w14:paraId="3C40C455" w14:textId="77777777" w:rsidR="00497074" w:rsidRPr="00740BFC" w:rsidRDefault="538E812A">
            <w:pPr>
              <w:rPr>
                <w:color w:val="FFFFFF" w:themeColor="background1"/>
              </w:rPr>
            </w:pPr>
            <w:r w:rsidRPr="538E812A">
              <w:rPr>
                <w:color w:val="FFFFFF" w:themeColor="background1"/>
              </w:rPr>
              <w:t>Nome do campo</w:t>
            </w:r>
          </w:p>
        </w:tc>
        <w:tc>
          <w:tcPr>
            <w:tcW w:w="1735" w:type="dxa"/>
            <w:shd w:val="clear" w:color="auto" w:fill="4472C4" w:themeFill="accent1"/>
          </w:tcPr>
          <w:p w14:paraId="1BB8B657" w14:textId="77777777" w:rsidR="00497074" w:rsidRPr="00740BFC" w:rsidRDefault="538E812A">
            <w:pPr>
              <w:rPr>
                <w:color w:val="FFFFFF" w:themeColor="background1"/>
              </w:rPr>
            </w:pPr>
            <w:r w:rsidRPr="538E812A">
              <w:rPr>
                <w:color w:val="FFFFFF" w:themeColor="background1"/>
              </w:rPr>
              <w:t xml:space="preserve">Chave </w:t>
            </w:r>
          </w:p>
        </w:tc>
        <w:tc>
          <w:tcPr>
            <w:tcW w:w="1706" w:type="dxa"/>
            <w:shd w:val="clear" w:color="auto" w:fill="4472C4" w:themeFill="accent1"/>
          </w:tcPr>
          <w:p w14:paraId="1837E9B2" w14:textId="77777777" w:rsidR="00497074" w:rsidRPr="00740BFC" w:rsidRDefault="538E812A">
            <w:pPr>
              <w:rPr>
                <w:color w:val="FFFFFF" w:themeColor="background1"/>
              </w:rPr>
            </w:pPr>
            <w:r w:rsidRPr="538E812A">
              <w:rPr>
                <w:color w:val="FFFFFF" w:themeColor="background1"/>
              </w:rPr>
              <w:t>Descrição</w:t>
            </w:r>
          </w:p>
        </w:tc>
        <w:tc>
          <w:tcPr>
            <w:tcW w:w="2948" w:type="dxa"/>
            <w:shd w:val="clear" w:color="auto" w:fill="4472C4" w:themeFill="accent1"/>
          </w:tcPr>
          <w:p w14:paraId="340D0D15" w14:textId="77777777" w:rsidR="00497074" w:rsidRPr="00740BFC" w:rsidRDefault="538E812A">
            <w:pPr>
              <w:rPr>
                <w:color w:val="FFFFFF" w:themeColor="background1"/>
              </w:rPr>
            </w:pPr>
            <w:r w:rsidRPr="538E812A">
              <w:rPr>
                <w:color w:val="FFFFFF" w:themeColor="background1"/>
              </w:rPr>
              <w:t>Validações</w:t>
            </w:r>
          </w:p>
        </w:tc>
      </w:tr>
      <w:tr w:rsidR="00497074" w:rsidRPr="00740BFC" w14:paraId="2ADDA957" w14:textId="77777777" w:rsidTr="538E812A">
        <w:trPr>
          <w:trHeight w:val="300"/>
        </w:trPr>
        <w:tc>
          <w:tcPr>
            <w:tcW w:w="2509" w:type="dxa"/>
            <w:shd w:val="clear" w:color="auto" w:fill="auto"/>
            <w:vAlign w:val="center"/>
          </w:tcPr>
          <w:p w14:paraId="03DD028E" w14:textId="77777777" w:rsidR="00497074" w:rsidRPr="00740BFC" w:rsidRDefault="00497074">
            <w:r w:rsidRPr="00740BFC">
              <w:rPr>
                <w:rFonts w:asciiTheme="minorHAnsi" w:eastAsiaTheme="minorEastAsia" w:hAnsiTheme="minorHAnsi" w:cstheme="minorBidi"/>
              </w:rPr>
              <w:t>id</w:t>
            </w:r>
          </w:p>
        </w:tc>
        <w:tc>
          <w:tcPr>
            <w:tcW w:w="1735" w:type="dxa"/>
          </w:tcPr>
          <w:p w14:paraId="50B7AADF" w14:textId="77777777" w:rsidR="00497074" w:rsidRPr="00740BFC" w:rsidRDefault="00497074">
            <w:r w:rsidRPr="00740BFC">
              <w:t>PK</w:t>
            </w:r>
          </w:p>
        </w:tc>
        <w:tc>
          <w:tcPr>
            <w:tcW w:w="1706" w:type="dxa"/>
            <w:shd w:val="clear" w:color="auto" w:fill="auto"/>
            <w:vAlign w:val="center"/>
          </w:tcPr>
          <w:p w14:paraId="31230A13" w14:textId="77777777" w:rsidR="00497074" w:rsidRPr="00740BFC" w:rsidRDefault="00497074">
            <w:pPr>
              <w:spacing w:line="259" w:lineRule="auto"/>
            </w:pPr>
            <w:r w:rsidRPr="00740BFC">
              <w:t>Identificador do registo</w:t>
            </w:r>
          </w:p>
        </w:tc>
        <w:tc>
          <w:tcPr>
            <w:tcW w:w="2948" w:type="dxa"/>
          </w:tcPr>
          <w:p w14:paraId="2846454F" w14:textId="77777777" w:rsidR="00497074" w:rsidRPr="00740BFC" w:rsidRDefault="00497074" w:rsidP="538E812A">
            <w:pPr>
              <w:rPr>
                <w:rFonts w:ascii="Courier New" w:hAnsi="Courier New" w:cs="Courier New"/>
                <w:i/>
                <w:iCs/>
                <w:sz w:val="20"/>
                <w:szCs w:val="20"/>
              </w:rPr>
            </w:pPr>
          </w:p>
        </w:tc>
      </w:tr>
      <w:tr w:rsidR="007D5918" w:rsidRPr="00740BFC" w14:paraId="3C3EF4F2" w14:textId="77777777" w:rsidTr="538E812A">
        <w:trPr>
          <w:trHeight w:val="300"/>
        </w:trPr>
        <w:tc>
          <w:tcPr>
            <w:tcW w:w="2509" w:type="dxa"/>
            <w:shd w:val="clear" w:color="auto" w:fill="auto"/>
            <w:vAlign w:val="center"/>
          </w:tcPr>
          <w:p w14:paraId="06E3B381" w14:textId="6D83EC5F" w:rsidR="007D5918"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lastRenderedPageBreak/>
              <w:t>numeroTransportadora</w:t>
            </w:r>
          </w:p>
        </w:tc>
        <w:tc>
          <w:tcPr>
            <w:tcW w:w="1735" w:type="dxa"/>
          </w:tcPr>
          <w:p w14:paraId="686A0B24" w14:textId="550B4841" w:rsidR="007D5918" w:rsidRPr="00740BFC" w:rsidRDefault="007D5918">
            <w:r w:rsidRPr="00740BFC">
              <w:t>FK -&gt; Transportadora</w:t>
            </w:r>
          </w:p>
        </w:tc>
        <w:tc>
          <w:tcPr>
            <w:tcW w:w="1706" w:type="dxa"/>
            <w:shd w:val="clear" w:color="auto" w:fill="auto"/>
            <w:vAlign w:val="center"/>
          </w:tcPr>
          <w:p w14:paraId="473A5585" w14:textId="084D9261" w:rsidR="007D5918" w:rsidRPr="00740BFC" w:rsidRDefault="007D5918">
            <w:pPr>
              <w:spacing w:line="259" w:lineRule="auto"/>
            </w:pPr>
            <w:r w:rsidRPr="00740BFC">
              <w:t>Número único da transportadora</w:t>
            </w:r>
          </w:p>
        </w:tc>
        <w:tc>
          <w:tcPr>
            <w:tcW w:w="2948" w:type="dxa"/>
          </w:tcPr>
          <w:p w14:paraId="23EFA94F" w14:textId="77777777" w:rsidR="007D5918" w:rsidRPr="00740BFC" w:rsidRDefault="007D5918" w:rsidP="538E812A">
            <w:pPr>
              <w:rPr>
                <w:rFonts w:ascii="Courier New" w:hAnsi="Courier New" w:cs="Courier New"/>
                <w:i/>
                <w:iCs/>
                <w:sz w:val="20"/>
                <w:szCs w:val="20"/>
              </w:rPr>
            </w:pPr>
          </w:p>
        </w:tc>
      </w:tr>
      <w:tr w:rsidR="007D5918" w:rsidRPr="00740BFC" w14:paraId="6DA75641" w14:textId="77777777" w:rsidTr="538E812A">
        <w:trPr>
          <w:trHeight w:val="300"/>
        </w:trPr>
        <w:tc>
          <w:tcPr>
            <w:tcW w:w="2509" w:type="dxa"/>
            <w:shd w:val="clear" w:color="auto" w:fill="auto"/>
            <w:vAlign w:val="center"/>
          </w:tcPr>
          <w:p w14:paraId="1F9C8D77" w14:textId="4C17CDF8" w:rsidR="007D5918"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distrito</w:t>
            </w:r>
          </w:p>
        </w:tc>
        <w:tc>
          <w:tcPr>
            <w:tcW w:w="1735" w:type="dxa"/>
          </w:tcPr>
          <w:p w14:paraId="53EBBF88" w14:textId="58CDA59E" w:rsidR="007D5918" w:rsidRPr="00740BFC" w:rsidRDefault="00727F65">
            <w:r w:rsidRPr="00740BFC">
              <w:t>FK -&gt; Distrito</w:t>
            </w:r>
          </w:p>
        </w:tc>
        <w:tc>
          <w:tcPr>
            <w:tcW w:w="1706" w:type="dxa"/>
            <w:shd w:val="clear" w:color="auto" w:fill="auto"/>
            <w:vAlign w:val="center"/>
          </w:tcPr>
          <w:p w14:paraId="161FB22E" w14:textId="22C7C08E" w:rsidR="007D5918" w:rsidRPr="00740BFC" w:rsidRDefault="000669AB">
            <w:pPr>
              <w:spacing w:line="259" w:lineRule="auto"/>
            </w:pPr>
            <w:r w:rsidRPr="00740BFC">
              <w:t>Distrito</w:t>
            </w:r>
          </w:p>
        </w:tc>
        <w:tc>
          <w:tcPr>
            <w:tcW w:w="2948" w:type="dxa"/>
          </w:tcPr>
          <w:p w14:paraId="59034628" w14:textId="77777777" w:rsidR="007D5918" w:rsidRPr="00740BFC" w:rsidRDefault="007D5918" w:rsidP="538E812A">
            <w:pPr>
              <w:rPr>
                <w:rFonts w:ascii="Courier New" w:hAnsi="Courier New" w:cs="Courier New"/>
                <w:i/>
                <w:iCs/>
                <w:sz w:val="20"/>
                <w:szCs w:val="20"/>
              </w:rPr>
            </w:pPr>
          </w:p>
        </w:tc>
      </w:tr>
      <w:tr w:rsidR="00EE0A81" w:rsidRPr="00740BFC" w14:paraId="5E80EEA3" w14:textId="77777777" w:rsidTr="538E812A">
        <w:trPr>
          <w:trHeight w:val="300"/>
        </w:trPr>
        <w:tc>
          <w:tcPr>
            <w:tcW w:w="2509" w:type="dxa"/>
            <w:tcBorders>
              <w:top w:val="single" w:sz="4" w:space="0" w:color="auto"/>
              <w:left w:val="single" w:sz="4" w:space="0" w:color="auto"/>
              <w:bottom w:val="single" w:sz="4" w:space="0" w:color="auto"/>
              <w:right w:val="single" w:sz="4" w:space="0" w:color="auto"/>
            </w:tcBorders>
            <w:shd w:val="clear" w:color="auto" w:fill="auto"/>
            <w:vAlign w:val="center"/>
          </w:tcPr>
          <w:p w14:paraId="6299C9EF" w14:textId="77777777" w:rsidR="00952A91"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createdBy</w:t>
            </w:r>
          </w:p>
        </w:tc>
        <w:tc>
          <w:tcPr>
            <w:tcW w:w="1735" w:type="dxa"/>
            <w:tcBorders>
              <w:top w:val="single" w:sz="4" w:space="0" w:color="auto"/>
              <w:left w:val="single" w:sz="4" w:space="0" w:color="auto"/>
              <w:bottom w:val="single" w:sz="4" w:space="0" w:color="auto"/>
              <w:right w:val="single" w:sz="4" w:space="0" w:color="auto"/>
            </w:tcBorders>
          </w:tcPr>
          <w:p w14:paraId="40E4C325" w14:textId="77777777" w:rsidR="00952A91" w:rsidRPr="00740BFC" w:rsidRDefault="00952A91" w:rsidP="001B1928"/>
        </w:tc>
        <w:tc>
          <w:tcPr>
            <w:tcW w:w="1706" w:type="dxa"/>
            <w:tcBorders>
              <w:top w:val="single" w:sz="4" w:space="0" w:color="auto"/>
              <w:left w:val="single" w:sz="4" w:space="0" w:color="auto"/>
              <w:bottom w:val="single" w:sz="4" w:space="0" w:color="auto"/>
              <w:right w:val="single" w:sz="4" w:space="0" w:color="auto"/>
            </w:tcBorders>
            <w:shd w:val="clear" w:color="auto" w:fill="auto"/>
            <w:vAlign w:val="center"/>
          </w:tcPr>
          <w:p w14:paraId="231F3CCF" w14:textId="77777777" w:rsidR="00952A91" w:rsidRPr="00740BFC" w:rsidRDefault="00952A91" w:rsidP="00952A91">
            <w:pPr>
              <w:spacing w:line="259" w:lineRule="auto"/>
            </w:pPr>
            <w:r w:rsidRPr="00740BFC">
              <w:t>O utilizador que criou o registo</w:t>
            </w:r>
          </w:p>
        </w:tc>
        <w:tc>
          <w:tcPr>
            <w:tcW w:w="2948" w:type="dxa"/>
            <w:tcBorders>
              <w:top w:val="single" w:sz="4" w:space="0" w:color="auto"/>
              <w:left w:val="single" w:sz="4" w:space="0" w:color="auto"/>
              <w:bottom w:val="single" w:sz="4" w:space="0" w:color="auto"/>
              <w:right w:val="single" w:sz="4" w:space="0" w:color="auto"/>
            </w:tcBorders>
          </w:tcPr>
          <w:p w14:paraId="006C86ED" w14:textId="77777777" w:rsidR="00952A91" w:rsidRPr="00740BFC" w:rsidRDefault="00952A91" w:rsidP="538E812A">
            <w:pPr>
              <w:rPr>
                <w:rFonts w:ascii="Courier New" w:hAnsi="Courier New" w:cs="Courier New"/>
                <w:i/>
                <w:iCs/>
                <w:sz w:val="20"/>
                <w:szCs w:val="20"/>
              </w:rPr>
            </w:pPr>
          </w:p>
        </w:tc>
      </w:tr>
      <w:tr w:rsidR="00EE0A81" w:rsidRPr="00740BFC" w14:paraId="1129C08B" w14:textId="77777777" w:rsidTr="538E812A">
        <w:trPr>
          <w:trHeight w:val="300"/>
        </w:trPr>
        <w:tc>
          <w:tcPr>
            <w:tcW w:w="2509" w:type="dxa"/>
            <w:tcBorders>
              <w:top w:val="single" w:sz="4" w:space="0" w:color="auto"/>
              <w:left w:val="single" w:sz="4" w:space="0" w:color="auto"/>
              <w:bottom w:val="single" w:sz="4" w:space="0" w:color="auto"/>
              <w:right w:val="single" w:sz="4" w:space="0" w:color="auto"/>
            </w:tcBorders>
            <w:shd w:val="clear" w:color="auto" w:fill="auto"/>
            <w:vAlign w:val="center"/>
          </w:tcPr>
          <w:p w14:paraId="134FDA6E" w14:textId="77777777" w:rsidR="00952A91"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createdDate</w:t>
            </w:r>
          </w:p>
        </w:tc>
        <w:tc>
          <w:tcPr>
            <w:tcW w:w="1735" w:type="dxa"/>
            <w:tcBorders>
              <w:top w:val="single" w:sz="4" w:space="0" w:color="auto"/>
              <w:left w:val="single" w:sz="4" w:space="0" w:color="auto"/>
              <w:bottom w:val="single" w:sz="4" w:space="0" w:color="auto"/>
              <w:right w:val="single" w:sz="4" w:space="0" w:color="auto"/>
            </w:tcBorders>
          </w:tcPr>
          <w:p w14:paraId="797B6C86" w14:textId="77777777" w:rsidR="00952A91" w:rsidRPr="00740BFC" w:rsidRDefault="00952A91" w:rsidP="001B1928"/>
        </w:tc>
        <w:tc>
          <w:tcPr>
            <w:tcW w:w="1706" w:type="dxa"/>
            <w:tcBorders>
              <w:top w:val="single" w:sz="4" w:space="0" w:color="auto"/>
              <w:left w:val="single" w:sz="4" w:space="0" w:color="auto"/>
              <w:bottom w:val="single" w:sz="4" w:space="0" w:color="auto"/>
              <w:right w:val="single" w:sz="4" w:space="0" w:color="auto"/>
            </w:tcBorders>
            <w:shd w:val="clear" w:color="auto" w:fill="auto"/>
            <w:vAlign w:val="center"/>
          </w:tcPr>
          <w:p w14:paraId="0EFF4439" w14:textId="77777777" w:rsidR="00952A91" w:rsidRPr="00740BFC" w:rsidRDefault="00952A91" w:rsidP="00952A91">
            <w:pPr>
              <w:spacing w:line="259" w:lineRule="auto"/>
            </w:pPr>
            <w:r w:rsidRPr="00740BFC">
              <w:t>A data em que o registo foi criado</w:t>
            </w:r>
          </w:p>
        </w:tc>
        <w:tc>
          <w:tcPr>
            <w:tcW w:w="2948" w:type="dxa"/>
            <w:tcBorders>
              <w:top w:val="single" w:sz="4" w:space="0" w:color="auto"/>
              <w:left w:val="single" w:sz="4" w:space="0" w:color="auto"/>
              <w:bottom w:val="single" w:sz="4" w:space="0" w:color="auto"/>
              <w:right w:val="single" w:sz="4" w:space="0" w:color="auto"/>
            </w:tcBorders>
          </w:tcPr>
          <w:p w14:paraId="71E8F5C7" w14:textId="77777777" w:rsidR="00952A91" w:rsidRPr="00740BFC" w:rsidRDefault="00952A91" w:rsidP="538E812A">
            <w:pPr>
              <w:rPr>
                <w:rFonts w:ascii="Courier New" w:hAnsi="Courier New" w:cs="Courier New"/>
                <w:i/>
                <w:iCs/>
                <w:sz w:val="20"/>
                <w:szCs w:val="20"/>
              </w:rPr>
            </w:pPr>
          </w:p>
        </w:tc>
      </w:tr>
      <w:tr w:rsidR="00952A91" w:rsidRPr="00740BFC" w14:paraId="77EC74DB" w14:textId="77777777" w:rsidTr="538E812A">
        <w:trPr>
          <w:trHeight w:val="300"/>
        </w:trPr>
        <w:tc>
          <w:tcPr>
            <w:tcW w:w="2509" w:type="dxa"/>
            <w:tcBorders>
              <w:top w:val="single" w:sz="4" w:space="0" w:color="auto"/>
              <w:left w:val="single" w:sz="4" w:space="0" w:color="auto"/>
              <w:bottom w:val="single" w:sz="4" w:space="0" w:color="auto"/>
              <w:right w:val="single" w:sz="4" w:space="0" w:color="auto"/>
            </w:tcBorders>
            <w:shd w:val="clear" w:color="auto" w:fill="auto"/>
            <w:vAlign w:val="center"/>
          </w:tcPr>
          <w:p w14:paraId="09CC41AE" w14:textId="77777777" w:rsidR="00952A91"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lastUpdatedBy</w:t>
            </w:r>
          </w:p>
        </w:tc>
        <w:tc>
          <w:tcPr>
            <w:tcW w:w="1735" w:type="dxa"/>
            <w:tcBorders>
              <w:top w:val="single" w:sz="4" w:space="0" w:color="auto"/>
              <w:left w:val="single" w:sz="4" w:space="0" w:color="auto"/>
              <w:bottom w:val="single" w:sz="4" w:space="0" w:color="auto"/>
              <w:right w:val="single" w:sz="4" w:space="0" w:color="auto"/>
            </w:tcBorders>
          </w:tcPr>
          <w:p w14:paraId="7C0077FD" w14:textId="77777777" w:rsidR="00952A91" w:rsidRPr="00740BFC" w:rsidRDefault="00952A91" w:rsidP="001B1928"/>
        </w:tc>
        <w:tc>
          <w:tcPr>
            <w:tcW w:w="1706" w:type="dxa"/>
            <w:tcBorders>
              <w:top w:val="single" w:sz="4" w:space="0" w:color="auto"/>
              <w:left w:val="single" w:sz="4" w:space="0" w:color="auto"/>
              <w:bottom w:val="single" w:sz="4" w:space="0" w:color="auto"/>
              <w:right w:val="single" w:sz="4" w:space="0" w:color="auto"/>
            </w:tcBorders>
            <w:shd w:val="clear" w:color="auto" w:fill="auto"/>
            <w:vAlign w:val="center"/>
          </w:tcPr>
          <w:p w14:paraId="39082590" w14:textId="77777777" w:rsidR="00952A91" w:rsidRPr="00740BFC" w:rsidRDefault="00952A91" w:rsidP="00952A91">
            <w:pPr>
              <w:spacing w:line="259" w:lineRule="auto"/>
            </w:pPr>
            <w:r w:rsidRPr="00740BFC">
              <w:t>O último utilizador que atualizou o registo</w:t>
            </w:r>
          </w:p>
        </w:tc>
        <w:tc>
          <w:tcPr>
            <w:tcW w:w="2948" w:type="dxa"/>
            <w:tcBorders>
              <w:top w:val="single" w:sz="4" w:space="0" w:color="auto"/>
              <w:left w:val="single" w:sz="4" w:space="0" w:color="auto"/>
              <w:bottom w:val="single" w:sz="4" w:space="0" w:color="auto"/>
              <w:right w:val="single" w:sz="4" w:space="0" w:color="auto"/>
            </w:tcBorders>
          </w:tcPr>
          <w:p w14:paraId="0895DA82" w14:textId="77777777" w:rsidR="00952A91" w:rsidRPr="00740BFC" w:rsidRDefault="00952A91" w:rsidP="538E812A">
            <w:pPr>
              <w:rPr>
                <w:rFonts w:ascii="Courier New" w:hAnsi="Courier New" w:cs="Courier New"/>
                <w:i/>
                <w:iCs/>
                <w:sz w:val="20"/>
                <w:szCs w:val="20"/>
              </w:rPr>
            </w:pPr>
          </w:p>
        </w:tc>
      </w:tr>
      <w:tr w:rsidR="00952A91" w:rsidRPr="00740BFC" w14:paraId="7F4E49C1" w14:textId="77777777" w:rsidTr="538E812A">
        <w:trPr>
          <w:trHeight w:val="300"/>
        </w:trPr>
        <w:tc>
          <w:tcPr>
            <w:tcW w:w="2509" w:type="dxa"/>
            <w:tcBorders>
              <w:top w:val="single" w:sz="4" w:space="0" w:color="auto"/>
              <w:left w:val="single" w:sz="4" w:space="0" w:color="auto"/>
              <w:bottom w:val="single" w:sz="4" w:space="0" w:color="auto"/>
              <w:right w:val="single" w:sz="4" w:space="0" w:color="auto"/>
            </w:tcBorders>
            <w:shd w:val="clear" w:color="auto" w:fill="auto"/>
            <w:vAlign w:val="center"/>
          </w:tcPr>
          <w:p w14:paraId="454BE846" w14:textId="77777777" w:rsidR="00952A91"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lastUpdatedDate</w:t>
            </w:r>
          </w:p>
        </w:tc>
        <w:tc>
          <w:tcPr>
            <w:tcW w:w="1735" w:type="dxa"/>
            <w:tcBorders>
              <w:top w:val="single" w:sz="4" w:space="0" w:color="auto"/>
              <w:left w:val="single" w:sz="4" w:space="0" w:color="auto"/>
              <w:bottom w:val="single" w:sz="4" w:space="0" w:color="auto"/>
              <w:right w:val="single" w:sz="4" w:space="0" w:color="auto"/>
            </w:tcBorders>
          </w:tcPr>
          <w:p w14:paraId="0C1AA2DE" w14:textId="77777777" w:rsidR="00952A91" w:rsidRPr="00740BFC" w:rsidRDefault="00952A91" w:rsidP="001B1928"/>
        </w:tc>
        <w:tc>
          <w:tcPr>
            <w:tcW w:w="1706" w:type="dxa"/>
            <w:tcBorders>
              <w:top w:val="single" w:sz="4" w:space="0" w:color="auto"/>
              <w:left w:val="single" w:sz="4" w:space="0" w:color="auto"/>
              <w:bottom w:val="single" w:sz="4" w:space="0" w:color="auto"/>
              <w:right w:val="single" w:sz="4" w:space="0" w:color="auto"/>
            </w:tcBorders>
            <w:shd w:val="clear" w:color="auto" w:fill="auto"/>
            <w:vAlign w:val="center"/>
          </w:tcPr>
          <w:p w14:paraId="74E6E587" w14:textId="77777777" w:rsidR="00952A91" w:rsidRPr="00740BFC" w:rsidRDefault="00952A91" w:rsidP="00952A91">
            <w:pPr>
              <w:spacing w:line="259" w:lineRule="auto"/>
            </w:pPr>
            <w:r w:rsidRPr="00740BFC">
              <w:t>Última data em que o registo foi editado</w:t>
            </w:r>
          </w:p>
        </w:tc>
        <w:tc>
          <w:tcPr>
            <w:tcW w:w="2948" w:type="dxa"/>
            <w:tcBorders>
              <w:top w:val="single" w:sz="4" w:space="0" w:color="auto"/>
              <w:left w:val="single" w:sz="4" w:space="0" w:color="auto"/>
              <w:bottom w:val="single" w:sz="4" w:space="0" w:color="auto"/>
              <w:right w:val="single" w:sz="4" w:space="0" w:color="auto"/>
            </w:tcBorders>
          </w:tcPr>
          <w:p w14:paraId="590065CD" w14:textId="77777777" w:rsidR="00952A91" w:rsidRPr="00740BFC" w:rsidRDefault="00952A91" w:rsidP="538E812A">
            <w:pPr>
              <w:rPr>
                <w:rFonts w:ascii="Courier New" w:hAnsi="Courier New" w:cs="Courier New"/>
                <w:i/>
                <w:iCs/>
                <w:sz w:val="20"/>
                <w:szCs w:val="20"/>
              </w:rPr>
            </w:pPr>
          </w:p>
        </w:tc>
      </w:tr>
      <w:tr w:rsidR="00952A91" w:rsidRPr="00740BFC" w14:paraId="033FE9EA" w14:textId="77777777" w:rsidTr="538E812A">
        <w:trPr>
          <w:trHeight w:val="300"/>
        </w:trPr>
        <w:tc>
          <w:tcPr>
            <w:tcW w:w="2509" w:type="dxa"/>
            <w:tcBorders>
              <w:top w:val="single" w:sz="4" w:space="0" w:color="auto"/>
              <w:left w:val="single" w:sz="4" w:space="0" w:color="auto"/>
              <w:bottom w:val="single" w:sz="4" w:space="0" w:color="auto"/>
              <w:right w:val="single" w:sz="4" w:space="0" w:color="auto"/>
            </w:tcBorders>
            <w:shd w:val="clear" w:color="auto" w:fill="auto"/>
            <w:vAlign w:val="center"/>
          </w:tcPr>
          <w:p w14:paraId="79705A9C" w14:textId="77777777" w:rsidR="00952A91"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isActive</w:t>
            </w:r>
          </w:p>
        </w:tc>
        <w:tc>
          <w:tcPr>
            <w:tcW w:w="1735" w:type="dxa"/>
            <w:tcBorders>
              <w:top w:val="single" w:sz="4" w:space="0" w:color="auto"/>
              <w:left w:val="single" w:sz="4" w:space="0" w:color="auto"/>
              <w:bottom w:val="single" w:sz="4" w:space="0" w:color="auto"/>
              <w:right w:val="single" w:sz="4" w:space="0" w:color="auto"/>
            </w:tcBorders>
          </w:tcPr>
          <w:p w14:paraId="66510948" w14:textId="77777777" w:rsidR="00952A91" w:rsidRPr="00740BFC" w:rsidRDefault="00952A91" w:rsidP="001B1928"/>
        </w:tc>
        <w:tc>
          <w:tcPr>
            <w:tcW w:w="1706" w:type="dxa"/>
            <w:tcBorders>
              <w:top w:val="single" w:sz="4" w:space="0" w:color="auto"/>
              <w:left w:val="single" w:sz="4" w:space="0" w:color="auto"/>
              <w:bottom w:val="single" w:sz="4" w:space="0" w:color="auto"/>
              <w:right w:val="single" w:sz="4" w:space="0" w:color="auto"/>
            </w:tcBorders>
            <w:shd w:val="clear" w:color="auto" w:fill="auto"/>
            <w:vAlign w:val="center"/>
          </w:tcPr>
          <w:p w14:paraId="4DDDFDAD" w14:textId="77777777" w:rsidR="00952A91" w:rsidRPr="00740BFC" w:rsidRDefault="00952A91" w:rsidP="00952A91">
            <w:pPr>
              <w:spacing w:line="259" w:lineRule="auto"/>
            </w:pPr>
            <w:r w:rsidRPr="00740BFC">
              <w:t>O registo está ativo</w:t>
            </w:r>
          </w:p>
        </w:tc>
        <w:tc>
          <w:tcPr>
            <w:tcW w:w="2948" w:type="dxa"/>
            <w:tcBorders>
              <w:top w:val="single" w:sz="4" w:space="0" w:color="auto"/>
              <w:left w:val="single" w:sz="4" w:space="0" w:color="auto"/>
              <w:bottom w:val="single" w:sz="4" w:space="0" w:color="auto"/>
              <w:right w:val="single" w:sz="4" w:space="0" w:color="auto"/>
            </w:tcBorders>
          </w:tcPr>
          <w:p w14:paraId="5859AC9D" w14:textId="77777777" w:rsidR="00952A91" w:rsidRPr="00740BFC" w:rsidRDefault="00952A91" w:rsidP="538E812A">
            <w:pPr>
              <w:rPr>
                <w:rFonts w:ascii="Courier New" w:hAnsi="Courier New" w:cs="Courier New"/>
                <w:i/>
                <w:iCs/>
                <w:sz w:val="20"/>
                <w:szCs w:val="20"/>
              </w:rPr>
            </w:pPr>
          </w:p>
        </w:tc>
      </w:tr>
    </w:tbl>
    <w:p w14:paraId="7F81DFB0" w14:textId="155A3749" w:rsidR="00DA5502" w:rsidRPr="00740BFC" w:rsidRDefault="00DA5502" w:rsidP="538E812A">
      <w:pPr>
        <w:rPr>
          <w:b/>
          <w:bCs/>
          <w:i/>
          <w:iCs/>
          <w:color w:val="1F497D"/>
        </w:rPr>
      </w:pPr>
      <w:r>
        <w:br w:type="page"/>
      </w:r>
    </w:p>
    <w:p w14:paraId="3C377098" w14:textId="4756B1EF" w:rsidR="00242C9E" w:rsidRPr="00740BFC" w:rsidRDefault="538E812A" w:rsidP="00242C9E">
      <w:pPr>
        <w:pStyle w:val="Ttulo2"/>
        <w:rPr>
          <w:lang w:val="pt-PT"/>
        </w:rPr>
      </w:pPr>
      <w:bookmarkStart w:id="102" w:name="_Toc881586952"/>
      <w:bookmarkStart w:id="103" w:name="_Toc199624724"/>
      <w:bookmarkStart w:id="104" w:name="_Ref129159534"/>
      <w:r w:rsidRPr="00BF303B">
        <w:rPr>
          <w:lang w:val="pt-PT"/>
        </w:rPr>
        <w:lastRenderedPageBreak/>
        <w:t>Diagrama(s) de transição de estados dos principais conceitos</w:t>
      </w:r>
      <w:bookmarkEnd w:id="102"/>
      <w:bookmarkEnd w:id="103"/>
    </w:p>
    <w:p w14:paraId="70750AF4" w14:textId="625FE51E" w:rsidR="430E8E9C" w:rsidRPr="00740BFC" w:rsidRDefault="538E812A">
      <w:r>
        <w:t>Para representar os principais conceitos em diagramas de transição de estado decidimos criar os seguintes diagramas em BPMN com os seus respetivos objetivos:</w:t>
      </w:r>
    </w:p>
    <w:p w14:paraId="7E4A873B" w14:textId="1B5552DA" w:rsidR="55704A9B" w:rsidRPr="00740BFC" w:rsidRDefault="538E812A" w:rsidP="00382DBF">
      <w:pPr>
        <w:pStyle w:val="PargrafodaLista"/>
        <w:numPr>
          <w:ilvl w:val="0"/>
          <w:numId w:val="4"/>
        </w:numPr>
        <w:rPr>
          <w:lang w:val="pt-PT"/>
        </w:rPr>
      </w:pPr>
      <w:r w:rsidRPr="00BF303B">
        <w:rPr>
          <w:lang w:val="pt-PT"/>
        </w:rPr>
        <w:t>Encomenda Cliente – onde é mostrado o ciclo de vida das encomendas dos clientes, que passam por vários estados desde a sua iniciação até à sua finalização;</w:t>
      </w:r>
    </w:p>
    <w:p w14:paraId="4BBF357A" w14:textId="5178633B" w:rsidR="55704A9B" w:rsidRPr="00740BFC" w:rsidRDefault="538E812A" w:rsidP="00382DBF">
      <w:pPr>
        <w:pStyle w:val="PargrafodaLista"/>
        <w:numPr>
          <w:ilvl w:val="0"/>
          <w:numId w:val="4"/>
        </w:numPr>
        <w:rPr>
          <w:lang w:val="pt-PT"/>
        </w:rPr>
      </w:pPr>
      <w:r w:rsidRPr="00BF303B">
        <w:rPr>
          <w:lang w:val="pt-PT"/>
        </w:rPr>
        <w:t>Encomenda Fornecedor – onde é mostrado o ciclo de vida das encomendas dos fornecedores, que passam por vários estados desde a sua iniciação até à sua finalização;</w:t>
      </w:r>
    </w:p>
    <w:p w14:paraId="470DBE38" w14:textId="5721E779" w:rsidR="227A22C0" w:rsidRPr="00740BFC" w:rsidRDefault="538E812A" w:rsidP="00382DBF">
      <w:pPr>
        <w:pStyle w:val="PargrafodaLista"/>
        <w:numPr>
          <w:ilvl w:val="0"/>
          <w:numId w:val="4"/>
        </w:numPr>
        <w:rPr>
          <w:lang w:val="pt-PT"/>
        </w:rPr>
      </w:pPr>
      <w:r w:rsidRPr="00BF303B">
        <w:rPr>
          <w:rFonts w:asciiTheme="minorHAnsi" w:eastAsiaTheme="minorEastAsia" w:hAnsiTheme="minorHAnsi" w:cstheme="minorBidi"/>
          <w:lang w:val="pt-PT"/>
        </w:rPr>
        <w:t xml:space="preserve">Fatura de Cliente - </w:t>
      </w:r>
      <w:r w:rsidRPr="00BF303B">
        <w:rPr>
          <w:lang w:val="pt-PT"/>
        </w:rPr>
        <w:t>onde é mostrado o ciclo de vida das faturas dos clientes, que passam por vários estados desde a sua criação até ao seu termino;</w:t>
      </w:r>
    </w:p>
    <w:p w14:paraId="32A0B1F0" w14:textId="00908C82" w:rsidR="55704A9B" w:rsidRPr="00740BFC" w:rsidRDefault="538E812A" w:rsidP="00382DBF">
      <w:pPr>
        <w:pStyle w:val="PargrafodaLista"/>
        <w:numPr>
          <w:ilvl w:val="0"/>
          <w:numId w:val="4"/>
        </w:numPr>
        <w:rPr>
          <w:lang w:val="pt-PT"/>
        </w:rPr>
      </w:pPr>
      <w:r w:rsidRPr="00BF303B">
        <w:rPr>
          <w:rFonts w:asciiTheme="minorHAnsi" w:eastAsiaTheme="minorEastAsia" w:hAnsiTheme="minorHAnsi" w:cstheme="minorBidi"/>
          <w:lang w:val="pt-PT"/>
        </w:rPr>
        <w:t xml:space="preserve">Fatura de Fornecedor - </w:t>
      </w:r>
      <w:r w:rsidRPr="00BF303B">
        <w:rPr>
          <w:lang w:val="pt-PT"/>
        </w:rPr>
        <w:t>onde é mostrado o ciclo de vida das faturas dos fornecedores, que passam por vários estados desde a sua criação até ao seu termino;</w:t>
      </w:r>
    </w:p>
    <w:p w14:paraId="09733B3A" w14:textId="32DAA6B8" w:rsidR="55704A9B" w:rsidRPr="00740BFC" w:rsidRDefault="538E812A" w:rsidP="00382DBF">
      <w:pPr>
        <w:pStyle w:val="PargrafodaLista"/>
        <w:numPr>
          <w:ilvl w:val="0"/>
          <w:numId w:val="4"/>
        </w:numPr>
        <w:rPr>
          <w:lang w:val="pt-PT"/>
        </w:rPr>
      </w:pPr>
      <w:r w:rsidRPr="00BF303B">
        <w:rPr>
          <w:rFonts w:asciiTheme="minorHAnsi" w:eastAsiaTheme="minorEastAsia" w:hAnsiTheme="minorHAnsi" w:cstheme="minorBidi"/>
          <w:lang w:val="pt-PT"/>
        </w:rPr>
        <w:t xml:space="preserve">Ocorrência - </w:t>
      </w:r>
      <w:r w:rsidRPr="00BF303B">
        <w:rPr>
          <w:lang w:val="pt-PT"/>
        </w:rPr>
        <w:t>onde é mostrado o ciclo de vida das ocorrências, que passam por vários estados desde a sua realização até à sua conclusão;</w:t>
      </w:r>
    </w:p>
    <w:p w14:paraId="2597288D" w14:textId="19534BB5" w:rsidR="57AB3D4D" w:rsidRPr="00740BFC" w:rsidRDefault="538E812A" w:rsidP="00382DBF">
      <w:pPr>
        <w:pStyle w:val="PargrafodaLista"/>
        <w:numPr>
          <w:ilvl w:val="0"/>
          <w:numId w:val="4"/>
        </w:numPr>
        <w:rPr>
          <w:lang w:val="pt-PT"/>
        </w:rPr>
      </w:pPr>
      <w:r w:rsidRPr="00BF303B">
        <w:rPr>
          <w:rFonts w:asciiTheme="minorHAnsi" w:eastAsiaTheme="minorEastAsia" w:hAnsiTheme="minorHAnsi" w:cstheme="minorBidi"/>
          <w:lang w:val="pt-PT"/>
        </w:rPr>
        <w:t xml:space="preserve">Promoção - </w:t>
      </w:r>
      <w:r w:rsidRPr="00BF303B">
        <w:rPr>
          <w:lang w:val="pt-PT"/>
        </w:rPr>
        <w:t>onde é mostrado o ciclo de vida das promoções, que passam por vários estados desde a sua execução até à sua cessação;</w:t>
      </w:r>
    </w:p>
    <w:p w14:paraId="0ECB0A2A" w14:textId="52DE1862" w:rsidR="55704A9B" w:rsidRPr="00740BFC" w:rsidRDefault="538E812A" w:rsidP="00382DBF">
      <w:pPr>
        <w:pStyle w:val="PargrafodaLista"/>
        <w:numPr>
          <w:ilvl w:val="0"/>
          <w:numId w:val="4"/>
        </w:numPr>
        <w:rPr>
          <w:lang w:val="pt-PT"/>
        </w:rPr>
      </w:pPr>
      <w:r w:rsidRPr="00BF303B">
        <w:rPr>
          <w:lang w:val="pt-PT"/>
        </w:rPr>
        <w:t xml:space="preserve">Transporte </w:t>
      </w:r>
      <w:r w:rsidRPr="00BF303B">
        <w:rPr>
          <w:rFonts w:asciiTheme="minorHAnsi" w:eastAsiaTheme="minorEastAsia" w:hAnsiTheme="minorHAnsi" w:cstheme="minorBidi"/>
          <w:lang w:val="pt-PT"/>
        </w:rPr>
        <w:t xml:space="preserve">- </w:t>
      </w:r>
      <w:r w:rsidRPr="00BF303B">
        <w:rPr>
          <w:lang w:val="pt-PT"/>
        </w:rPr>
        <w:t>onde é mostrado o ciclo de vida do transporte, que passam por vários estados desde o seu início até ao seu final;</w:t>
      </w:r>
    </w:p>
    <w:p w14:paraId="609A7E84" w14:textId="669B3F60" w:rsidR="6EC8AE98" w:rsidRPr="00740BFC" w:rsidRDefault="538E812A" w:rsidP="006F1966">
      <w:pPr>
        <w:pStyle w:val="Ttulo3"/>
        <w:rPr>
          <w:u w:val="single"/>
        </w:rPr>
      </w:pPr>
      <w:bookmarkStart w:id="105" w:name="_Toc194276159"/>
      <w:bookmarkStart w:id="106" w:name="_Toc126575420"/>
      <w:bookmarkStart w:id="107" w:name="_Toc199624725"/>
      <w:r>
        <w:t>Diagrama de transição de estados do conceito "Encomenda Cliente”</w:t>
      </w:r>
      <w:bookmarkEnd w:id="105"/>
      <w:bookmarkEnd w:id="106"/>
      <w:bookmarkEnd w:id="107"/>
    </w:p>
    <w:p w14:paraId="32F0D4CF" w14:textId="529272DD" w:rsidR="3E439A39" w:rsidRPr="00740BFC" w:rsidRDefault="3E439A39" w:rsidP="00A34BFB">
      <w:pPr>
        <w:keepNext/>
      </w:pPr>
      <w:r>
        <w:rPr>
          <w:noProof/>
        </w:rPr>
        <w:drawing>
          <wp:inline distT="0" distB="0" distL="0" distR="0" wp14:anchorId="2095EED9" wp14:editId="1A1CB4B7">
            <wp:extent cx="5763644" cy="1123950"/>
            <wp:effectExtent l="0" t="0" r="8890" b="0"/>
            <wp:docPr id="1029920164" name="Picture 1029920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920164" name="Picture 102992016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70015" cy="1125192"/>
                    </a:xfrm>
                    <a:prstGeom prst="rect">
                      <a:avLst/>
                    </a:prstGeom>
                  </pic:spPr>
                </pic:pic>
              </a:graphicData>
            </a:graphic>
          </wp:inline>
        </w:drawing>
      </w:r>
    </w:p>
    <w:p w14:paraId="54EB777E" w14:textId="047657F2" w:rsidR="1F25F9F0" w:rsidRPr="00740BFC" w:rsidRDefault="538E812A" w:rsidP="00986B28">
      <w:pPr>
        <w:pStyle w:val="Legenda"/>
        <w:jc w:val="center"/>
      </w:pPr>
      <w:bookmarkStart w:id="108" w:name="_Toc194761334"/>
      <w:r>
        <w:t xml:space="preserve">Figura </w:t>
      </w:r>
      <w:fldSimple w:instr=" SEQ Figura \* ARABIC ">
        <w:r>
          <w:t>2</w:t>
        </w:r>
      </w:fldSimple>
      <w:r>
        <w:t>. Diagrama de transição de estados do conceito “Encomenda Cliente”.</w:t>
      </w:r>
      <w:bookmarkEnd w:id="108"/>
    </w:p>
    <w:p w14:paraId="6C13E160" w14:textId="39A6CDA8" w:rsidR="0002446A" w:rsidRPr="00740BFC" w:rsidRDefault="538E812A" w:rsidP="00F9CABD">
      <w:pPr>
        <w:spacing w:line="259" w:lineRule="auto"/>
      </w:pPr>
      <w:r>
        <w:t>Neste diagrama temos representado o ciclo de vida de qualquer encomenda realizada por um cliente. No início, a encomenda irá estar no estado “Pendente”, isto porque a mesma ainda não foi paga pelo cliente dentro dos 5 dias uteis e porque não foi cancelada.</w:t>
      </w:r>
    </w:p>
    <w:p w14:paraId="71B2A16B" w14:textId="24BBA6B5" w:rsidR="00C93033" w:rsidRPr="00740BFC" w:rsidRDefault="538E812A" w:rsidP="00F9CABD">
      <w:pPr>
        <w:spacing w:line="259" w:lineRule="auto"/>
      </w:pPr>
      <w:r>
        <w:t>No estado “Pendente” o cliente tem 5 dias uteis para pagar a fatura associada à encomenda, ou para a cancelar, caso seja cancelada ou não seja paga dentro do tempo estipulado, irá passar para o estado “Cancelado” onde irá terminar o processo de vida desta encomenda.</w:t>
      </w:r>
    </w:p>
    <w:p w14:paraId="64C7280E" w14:textId="4101840F" w:rsidR="00DA1857" w:rsidRPr="00740BFC" w:rsidRDefault="538E812A" w:rsidP="00F9CABD">
      <w:pPr>
        <w:spacing w:line="259" w:lineRule="auto"/>
      </w:pPr>
      <w:r>
        <w:t>Se não for cancelada e for paga dentro do tempo estipulado, esta irá então passar para o estado “Em preparação” a partir deste momento a encomenda irá começar a ser preparada para ser entregue à transportadora, no entanto o cliente continua a poder cancelar a encomenda.</w:t>
      </w:r>
    </w:p>
    <w:p w14:paraId="668C74C9" w14:textId="60C20E8A" w:rsidR="0060777B" w:rsidRPr="00740BFC" w:rsidRDefault="538E812A" w:rsidP="00F9CABD">
      <w:pPr>
        <w:spacing w:line="259" w:lineRule="auto"/>
      </w:pPr>
      <w:r>
        <w:lastRenderedPageBreak/>
        <w:t>Caso o cliente não cancele, após terminada a preparação passa então para o estado Confirmada, isto significa que a encomenda já está pronta para ser entregue à transportadora.</w:t>
      </w:r>
    </w:p>
    <w:p w14:paraId="1366872F" w14:textId="7F817929" w:rsidR="00CA0C1B" w:rsidRPr="00740BFC" w:rsidRDefault="00CA0C1B" w:rsidP="00F9CABD">
      <w:pPr>
        <w:spacing w:line="259" w:lineRule="auto"/>
      </w:pPr>
      <w:r w:rsidRPr="00740BFC">
        <w:t>Quando a transportadora comunicar o resultado do processo de entrega, o estado da encomenda passará para “Entregue” ou “Não Entregue”, dependendo do resultado recebido.</w:t>
      </w:r>
    </w:p>
    <w:p w14:paraId="298A1EBC" w14:textId="5415AB34" w:rsidR="1EB205FD" w:rsidRPr="00740BFC" w:rsidRDefault="538E812A" w:rsidP="007B1215">
      <w:pPr>
        <w:pStyle w:val="Ttulo3"/>
      </w:pPr>
      <w:bookmarkStart w:id="109" w:name="_Toc199624726"/>
      <w:r>
        <w:t>Diagrama de transição de estados do conceito "Encomenda Fornecedor”</w:t>
      </w:r>
      <w:bookmarkEnd w:id="109"/>
    </w:p>
    <w:p w14:paraId="66FC28F4" w14:textId="0CEE1F99" w:rsidR="20C875BD" w:rsidRPr="00740BFC" w:rsidRDefault="20C875BD" w:rsidP="007B1215">
      <w:pPr>
        <w:keepNext/>
        <w:jc w:val="center"/>
      </w:pPr>
      <w:r>
        <w:rPr>
          <w:noProof/>
        </w:rPr>
        <w:drawing>
          <wp:inline distT="0" distB="0" distL="0" distR="0" wp14:anchorId="5D61E2D3" wp14:editId="4943DACB">
            <wp:extent cx="5768045" cy="1099782"/>
            <wp:effectExtent l="0" t="0" r="4445" b="5715"/>
            <wp:docPr id="900737611" name="Picture 900737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737611" name="Picture 90073761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68045" cy="1099782"/>
                    </a:xfrm>
                    <a:prstGeom prst="rect">
                      <a:avLst/>
                    </a:prstGeom>
                  </pic:spPr>
                </pic:pic>
              </a:graphicData>
            </a:graphic>
          </wp:inline>
        </w:drawing>
      </w:r>
    </w:p>
    <w:p w14:paraId="3A70A51E" w14:textId="07DF0A36" w:rsidR="53D2303E" w:rsidRPr="00740BFC" w:rsidRDefault="538E812A" w:rsidP="007B1215">
      <w:pPr>
        <w:pStyle w:val="Legenda"/>
        <w:jc w:val="center"/>
      </w:pPr>
      <w:bookmarkStart w:id="110" w:name="_Toc194761335"/>
      <w:r>
        <w:t xml:space="preserve">Figura </w:t>
      </w:r>
      <w:fldSimple w:instr=" SEQ Figura \* ARABIC ">
        <w:r>
          <w:t>3</w:t>
        </w:r>
      </w:fldSimple>
      <w:r>
        <w:t>. Diagrama de transição de estados do conceito “Encomenda Fornecedor”.</w:t>
      </w:r>
      <w:bookmarkEnd w:id="110"/>
    </w:p>
    <w:p w14:paraId="21E67428" w14:textId="01631887" w:rsidR="000D08B3" w:rsidRPr="00740BFC" w:rsidRDefault="000D08B3" w:rsidP="007B1215">
      <w:pPr>
        <w:spacing w:line="259" w:lineRule="auto"/>
      </w:pPr>
      <w:r w:rsidRPr="00740BFC">
        <w:t>Neste diagrama temos representado o ciclo de vida de qualquer encomenda realizada por um gestor de stock</w:t>
      </w:r>
      <w:r w:rsidR="00EA1660" w:rsidRPr="00740BFC">
        <w:t xml:space="preserve"> a um fornecedor</w:t>
      </w:r>
      <w:r w:rsidRPr="00740BFC">
        <w:t xml:space="preserve">. No início, a encomenda irá estar no estado “Pendente”, </w:t>
      </w:r>
      <w:r w:rsidR="0B75347A" w:rsidRPr="00740BFC">
        <w:t>já que a mesma</w:t>
      </w:r>
      <w:r w:rsidRPr="00740BFC">
        <w:t xml:space="preserve"> ainda não foi paga e não foi cancelada.</w:t>
      </w:r>
    </w:p>
    <w:p w14:paraId="2102F927" w14:textId="3437CAA4" w:rsidR="000D08B3" w:rsidRPr="00740BFC" w:rsidRDefault="538E812A" w:rsidP="007B1215">
      <w:pPr>
        <w:spacing w:line="259" w:lineRule="auto"/>
      </w:pPr>
      <w:r>
        <w:t>Caso a encomenda não seja cancelada e seja paga, esta irá então passar para o estado “Em preparação” a partir deste momento a encomenda irá começar a ser preparada pelo fornecedor.</w:t>
      </w:r>
    </w:p>
    <w:p w14:paraId="0A1CFFC0" w14:textId="1E889C1C" w:rsidR="000D08B3" w:rsidRPr="00740BFC" w:rsidRDefault="538E812A" w:rsidP="007B1215">
      <w:pPr>
        <w:spacing w:line="259" w:lineRule="auto"/>
      </w:pPr>
      <w:r>
        <w:t>Se a encomenda não seja cancelada, após terminada a preparação da encomenda passa então para o estado Confirmada, isto significa que o fornecedor está pronto para entregar a encomenda.</w:t>
      </w:r>
    </w:p>
    <w:p w14:paraId="33335C5B" w14:textId="77777777" w:rsidR="007B1215" w:rsidRPr="00740BFC" w:rsidRDefault="538E812A" w:rsidP="007B1215">
      <w:pPr>
        <w:spacing w:line="259" w:lineRule="auto"/>
      </w:pPr>
      <w:r>
        <w:t>Caso não seja criada nenhuma irregularidade associada à encomenda, e a encomenda tenha sido recebida pelo responsável de armazém, o estado passa então para “Entregue”, senão passa para Não Entregue.</w:t>
      </w:r>
    </w:p>
    <w:p w14:paraId="6E24D876" w14:textId="77777777" w:rsidR="007B1215" w:rsidRPr="00740BFC" w:rsidRDefault="007B1215" w:rsidP="007B1215">
      <w:pPr>
        <w:spacing w:line="259" w:lineRule="auto"/>
      </w:pPr>
    </w:p>
    <w:p w14:paraId="169115C4" w14:textId="77777777" w:rsidR="007B1215" w:rsidRPr="00740BFC" w:rsidRDefault="538E812A" w:rsidP="007B1215">
      <w:pPr>
        <w:pStyle w:val="Ttulo3"/>
      </w:pPr>
      <w:bookmarkStart w:id="111" w:name="_Toc199624727"/>
      <w:r>
        <w:t>Diagrama de transição de estados do conceito "Fatura de Cliente”</w:t>
      </w:r>
      <w:bookmarkEnd w:id="111"/>
    </w:p>
    <w:p w14:paraId="786BE398" w14:textId="2569FD3D" w:rsidR="00654F87" w:rsidRPr="00740BFC" w:rsidRDefault="00026A64" w:rsidP="007B1215">
      <w:pPr>
        <w:spacing w:line="259" w:lineRule="auto"/>
      </w:pPr>
      <w:r>
        <w:rPr>
          <w:noProof/>
        </w:rPr>
        <w:drawing>
          <wp:inline distT="0" distB="0" distL="0" distR="0" wp14:anchorId="59A85FCE" wp14:editId="7B4D1326">
            <wp:extent cx="5376379" cy="1390650"/>
            <wp:effectExtent l="0" t="0" r="0" b="0"/>
            <wp:docPr id="427514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514675" name="Picture 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390841" cy="1394391"/>
                    </a:xfrm>
                    <a:prstGeom prst="rect">
                      <a:avLst/>
                    </a:prstGeom>
                  </pic:spPr>
                </pic:pic>
              </a:graphicData>
            </a:graphic>
          </wp:inline>
        </w:drawing>
      </w:r>
    </w:p>
    <w:p w14:paraId="5B8DD586" w14:textId="47C33089" w:rsidR="00665816" w:rsidRPr="00740BFC" w:rsidRDefault="538E812A" w:rsidP="007B1215">
      <w:pPr>
        <w:pStyle w:val="Legenda"/>
        <w:jc w:val="center"/>
      </w:pPr>
      <w:bookmarkStart w:id="112" w:name="_Toc194761336"/>
      <w:r>
        <w:t xml:space="preserve">Figura </w:t>
      </w:r>
      <w:fldSimple w:instr=" SEQ Figura \* ARABIC ">
        <w:r>
          <w:t>4</w:t>
        </w:r>
      </w:fldSimple>
      <w:r>
        <w:t>. Diagrama de transição de estados do conceito “Fatura de Cliente”.</w:t>
      </w:r>
      <w:bookmarkEnd w:id="112"/>
    </w:p>
    <w:p w14:paraId="4F127D6C" w14:textId="35EA9C44" w:rsidR="0005177D" w:rsidRPr="00740BFC" w:rsidRDefault="538E812A" w:rsidP="007B1215">
      <w:pPr>
        <w:spacing w:line="259" w:lineRule="auto"/>
      </w:pPr>
      <w:r>
        <w:t xml:space="preserve">No diagrama acima temos representado o ciclo de vida de qualquer fatura de uma encomenda de cliente. Quando a fatura é criada a mesma é iniciada no estado “Ativa” e é enviada ao cliente para pagamento. </w:t>
      </w:r>
    </w:p>
    <w:p w14:paraId="6E6B5AA1" w14:textId="77777777" w:rsidR="003B3FF0" w:rsidRPr="00740BFC" w:rsidRDefault="00AC5D62" w:rsidP="007B1215">
      <w:pPr>
        <w:spacing w:line="259" w:lineRule="auto"/>
      </w:pPr>
      <w:r w:rsidRPr="00740BFC">
        <w:t>De seguida</w:t>
      </w:r>
      <w:r w:rsidR="333B5865" w:rsidRPr="00740BFC">
        <w:t xml:space="preserve"> é feita a verificação do estado da encomenda, caso a mesma tenha sido cancelada a fatura transita para o estado “can</w:t>
      </w:r>
      <w:r w:rsidR="647E3890" w:rsidRPr="00740BFC">
        <w:t xml:space="preserve">celado” e </w:t>
      </w:r>
      <w:r w:rsidR="00F43E74" w:rsidRPr="00740BFC">
        <w:t>irá</w:t>
      </w:r>
      <w:r w:rsidR="647E3890" w:rsidRPr="00740BFC">
        <w:t xml:space="preserve"> termin</w:t>
      </w:r>
      <w:r w:rsidR="00F43E74" w:rsidRPr="00740BFC">
        <w:t>ar</w:t>
      </w:r>
      <w:r w:rsidR="647E3890" w:rsidRPr="00740BFC">
        <w:t xml:space="preserve"> o seu ciclo de vida, se </w:t>
      </w:r>
      <w:r w:rsidR="647E3890" w:rsidRPr="00740BFC">
        <w:lastRenderedPageBreak/>
        <w:t xml:space="preserve">não for este o caso, ou seja, o cliente não pretendeu cancelar a encomenda </w:t>
      </w:r>
      <w:r w:rsidR="00BD429E" w:rsidRPr="00740BFC">
        <w:t>a fatura passa</w:t>
      </w:r>
      <w:r w:rsidR="691115C7" w:rsidRPr="00740BFC">
        <w:t xml:space="preserve"> para o estado</w:t>
      </w:r>
      <w:r w:rsidR="6A935998" w:rsidRPr="00740BFC">
        <w:t xml:space="preserve"> “por pagar” </w:t>
      </w:r>
      <w:r w:rsidR="001A1AFB" w:rsidRPr="00740BFC">
        <w:t xml:space="preserve">e fica à </w:t>
      </w:r>
      <w:r w:rsidR="6A935998" w:rsidRPr="00740BFC">
        <w:t xml:space="preserve">espera o pagamento por parte do cliente. </w:t>
      </w:r>
    </w:p>
    <w:p w14:paraId="0DD8C208" w14:textId="5CAB3502" w:rsidR="6B81D2C7" w:rsidRPr="00740BFC" w:rsidRDefault="6A935998" w:rsidP="007B1215">
      <w:pPr>
        <w:spacing w:line="259" w:lineRule="auto"/>
      </w:pPr>
      <w:r w:rsidRPr="00740BFC">
        <w:t>Com a realização do pagamento a fatura irá para o estado “</w:t>
      </w:r>
      <w:r w:rsidR="003B3FF0" w:rsidRPr="00740BFC">
        <w:t>P</w:t>
      </w:r>
      <w:r w:rsidRPr="00740BFC">
        <w:t>aga</w:t>
      </w:r>
      <w:r w:rsidR="4FDE0589" w:rsidRPr="00740BFC">
        <w:t>” até que a mesma seja arquivada. Quando a fatura for arquivada atingirá o estado “arquivada”</w:t>
      </w:r>
      <w:r w:rsidR="19699289" w:rsidRPr="00740BFC">
        <w:t xml:space="preserve"> e terá terminado o seu ciclo de vida.</w:t>
      </w:r>
    </w:p>
    <w:p w14:paraId="5CC6DC4E" w14:textId="4A9F937D" w:rsidR="00654F87" w:rsidRPr="00740BFC" w:rsidRDefault="538E812A" w:rsidP="007B1215">
      <w:pPr>
        <w:pStyle w:val="Ttulo3"/>
      </w:pPr>
      <w:bookmarkStart w:id="113" w:name="_Toc199624728"/>
      <w:r>
        <w:t>Diagrama de transição de estados do conceito "Fatura de Fornecedor”</w:t>
      </w:r>
      <w:bookmarkEnd w:id="113"/>
    </w:p>
    <w:p w14:paraId="25446DDA" w14:textId="77777777" w:rsidR="00654F87" w:rsidRPr="00740BFC" w:rsidRDefault="00B97872" w:rsidP="007B1215">
      <w:pPr>
        <w:keepNext/>
      </w:pPr>
      <w:r>
        <w:rPr>
          <w:noProof/>
        </w:rPr>
        <w:drawing>
          <wp:inline distT="0" distB="0" distL="0" distR="0" wp14:anchorId="7F7D2090" wp14:editId="5E2705F7">
            <wp:extent cx="5656580" cy="1407160"/>
            <wp:effectExtent l="0" t="0" r="1270" b="2540"/>
            <wp:docPr id="657040941"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656580" cy="1407160"/>
                    </a:xfrm>
                    <a:prstGeom prst="rect">
                      <a:avLst/>
                    </a:prstGeom>
                  </pic:spPr>
                </pic:pic>
              </a:graphicData>
            </a:graphic>
          </wp:inline>
        </w:drawing>
      </w:r>
    </w:p>
    <w:p w14:paraId="65BD3938" w14:textId="24E760FF" w:rsidR="0E82A985" w:rsidRPr="00740BFC" w:rsidRDefault="538E812A" w:rsidP="007B1215">
      <w:pPr>
        <w:pStyle w:val="Legenda"/>
        <w:jc w:val="center"/>
      </w:pPr>
      <w:bookmarkStart w:id="114" w:name="_Toc194761337"/>
      <w:r>
        <w:t xml:space="preserve">Figura </w:t>
      </w:r>
      <w:fldSimple w:instr=" SEQ Figura \* ARABIC ">
        <w:r>
          <w:t>5</w:t>
        </w:r>
      </w:fldSimple>
      <w:r>
        <w:t>. Diagrama de transição de estados do conceito “Fatura de Fornecedor”.</w:t>
      </w:r>
      <w:bookmarkEnd w:id="114"/>
    </w:p>
    <w:p w14:paraId="7A697975" w14:textId="0BDABEAE" w:rsidR="00044101" w:rsidRPr="00740BFC" w:rsidRDefault="538E812A" w:rsidP="007B1215">
      <w:pPr>
        <w:spacing w:line="259" w:lineRule="auto"/>
      </w:pPr>
      <w:r>
        <w:t xml:space="preserve">No diagrama acima temos representado o ciclo de vida de qualquer fatura de uma encomenda de fornecedor. Este ciclo inicia-se com a criação da fatura que é então iniciada no estado “Ativa” e é recebida pelo gestor de stock. </w:t>
      </w:r>
    </w:p>
    <w:p w14:paraId="42334E09" w14:textId="27AEE84B" w:rsidR="003D1FA9" w:rsidRPr="00740BFC" w:rsidRDefault="538E812A" w:rsidP="007B1215">
      <w:pPr>
        <w:spacing w:line="259" w:lineRule="auto"/>
      </w:pPr>
      <w:r>
        <w:t>É então que é feita a verificação do estado da encomenda, caso a mesma tenha sido cancelada a fatura transita para o estado “Cancelado” e terá terminado o seu ciclo de vida, se não for este o caso, ou seja, se a encomenda não tiver sido cancelada, ela continuará o seu ciclo de vida.</w:t>
      </w:r>
    </w:p>
    <w:p w14:paraId="7EECECCB" w14:textId="248DFFF8" w:rsidR="717D70B9" w:rsidRPr="00740BFC" w:rsidRDefault="538E812A" w:rsidP="007B1215">
      <w:pPr>
        <w:spacing w:line="259" w:lineRule="auto"/>
      </w:pPr>
      <w:r>
        <w:t>Após esta verificação, a fatura passará para o estado “Por Pagar” e fica a aguardar o pagamento da encomenda por parte do gestor de stock. Com a realização do pagamento a fatura irá para o estado “Paga” até que a mesma seja arquivada. Quando a fatura for arquivada atingirá o estado “Arquivada” e terá terminado o seu ciclo de vida.</w:t>
      </w:r>
    </w:p>
    <w:p w14:paraId="25941E51" w14:textId="79E99E43" w:rsidR="4826715A" w:rsidRPr="00740BFC" w:rsidRDefault="538E812A" w:rsidP="007B1215">
      <w:pPr>
        <w:pStyle w:val="Ttulo3"/>
      </w:pPr>
      <w:bookmarkStart w:id="115" w:name="_Toc194276161"/>
      <w:bookmarkStart w:id="116" w:name="_Toc1277804651"/>
      <w:bookmarkStart w:id="117" w:name="_Toc199624729"/>
      <w:r>
        <w:t>Diagrama de transição de estados do conceito “Ocorrência”</w:t>
      </w:r>
      <w:bookmarkEnd w:id="115"/>
      <w:bookmarkEnd w:id="116"/>
      <w:bookmarkEnd w:id="117"/>
    </w:p>
    <w:p w14:paraId="1B2011CA" w14:textId="536F6B2C" w:rsidR="717373B7" w:rsidRPr="00740BFC" w:rsidRDefault="63FD5D0C" w:rsidP="007B1215">
      <w:pPr>
        <w:keepNext/>
        <w:jc w:val="center"/>
      </w:pPr>
      <w:r>
        <w:rPr>
          <w:noProof/>
        </w:rPr>
        <w:drawing>
          <wp:inline distT="0" distB="0" distL="0" distR="0" wp14:anchorId="5053D7C5" wp14:editId="348E9CED">
            <wp:extent cx="5657850" cy="609600"/>
            <wp:effectExtent l="0" t="0" r="0" b="0"/>
            <wp:docPr id="1919089901" name="Picture 1919089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908990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657850" cy="609600"/>
                    </a:xfrm>
                    <a:prstGeom prst="rect">
                      <a:avLst/>
                    </a:prstGeom>
                  </pic:spPr>
                </pic:pic>
              </a:graphicData>
            </a:graphic>
          </wp:inline>
        </w:drawing>
      </w:r>
    </w:p>
    <w:p w14:paraId="1C4E0025" w14:textId="336B5E5A" w:rsidR="00D54597" w:rsidRPr="00740BFC" w:rsidRDefault="538E812A" w:rsidP="007B1215">
      <w:pPr>
        <w:pStyle w:val="Legenda"/>
        <w:jc w:val="center"/>
      </w:pPr>
      <w:bookmarkStart w:id="118" w:name="_Toc194761338"/>
      <w:r>
        <w:t xml:space="preserve">Figura </w:t>
      </w:r>
      <w:fldSimple w:instr=" SEQ Figura \* ARABIC ">
        <w:r>
          <w:t>6</w:t>
        </w:r>
      </w:fldSimple>
      <w:r>
        <w:t>. Diagrama de transição de estados do conceito “Ocorrência”.</w:t>
      </w:r>
      <w:bookmarkEnd w:id="118"/>
    </w:p>
    <w:p w14:paraId="3BDEC270" w14:textId="3C7E90C1" w:rsidR="0001186A" w:rsidRPr="00740BFC" w:rsidRDefault="538E812A" w:rsidP="007B1215">
      <w:r>
        <w:t xml:space="preserve">Este diagrama corresponde ao ciclo de vida de qualquer ocorrência. Este ciclo começa em “Aguarda Análise” com a criação de uma ocorrência por parte de um cliente. Quando o gestor pós-venda ou o gestor comercial iniciarem a analise da ocorrência a mesma passa para o estado “Em Análise”. </w:t>
      </w:r>
    </w:p>
    <w:p w14:paraId="6972CD59" w14:textId="77777777" w:rsidR="00E7304B" w:rsidRPr="00740BFC" w:rsidRDefault="538E812A" w:rsidP="007B1215">
      <w:r>
        <w:t>Com a conclusão da análise por parte do gestor a ocorrência passará para o estado “Análise Concluída” sendo o cliente notificado sobre as atualizações da ocorrência. Quando o cliente for ver a ocorrência irá ter disponível a opção de enviar feedback sobre a resolução da ocorrência, o que faz com que a ocorrência passe para o estado “Feedback Recebido”</w:t>
      </w:r>
    </w:p>
    <w:p w14:paraId="713F6CF3" w14:textId="2CA6ADFE" w:rsidR="719056EF" w:rsidRPr="00740BFC" w:rsidRDefault="00E84043" w:rsidP="007B1215">
      <w:r w:rsidRPr="00740BFC">
        <w:t>Após os gestores receberem o feedback por parte do cliente e realizem a analise do mesmo, a ocorrência passa para o estado “</w:t>
      </w:r>
      <w:r w:rsidR="00BD105B" w:rsidRPr="00740BFC">
        <w:t>Concluído”, terminando assim o seu ciclo de vida.</w:t>
      </w:r>
    </w:p>
    <w:p w14:paraId="6C8C7D34" w14:textId="7F7B2BFC" w:rsidR="4826715A" w:rsidRPr="00740BFC" w:rsidRDefault="538E812A" w:rsidP="007B1215">
      <w:pPr>
        <w:pStyle w:val="Ttulo3"/>
      </w:pPr>
      <w:bookmarkStart w:id="119" w:name="_Toc194276162"/>
      <w:bookmarkStart w:id="120" w:name="_Toc641339935"/>
      <w:bookmarkStart w:id="121" w:name="_Toc199624730"/>
      <w:r>
        <w:lastRenderedPageBreak/>
        <w:t>Diagrama de transição de estados do conceito “Promoção”</w:t>
      </w:r>
      <w:bookmarkEnd w:id="119"/>
      <w:bookmarkEnd w:id="120"/>
      <w:bookmarkEnd w:id="121"/>
    </w:p>
    <w:p w14:paraId="12B9D885" w14:textId="6F02ABE2" w:rsidR="17944EB6" w:rsidRPr="00740BFC" w:rsidRDefault="17944EB6" w:rsidP="007B1215">
      <w:pPr>
        <w:keepNext/>
      </w:pPr>
      <w:r>
        <w:rPr>
          <w:noProof/>
        </w:rPr>
        <w:drawing>
          <wp:inline distT="0" distB="0" distL="0" distR="0" wp14:anchorId="4648A536" wp14:editId="381C6655">
            <wp:extent cx="5657850" cy="1066800"/>
            <wp:effectExtent l="0" t="0" r="0" b="0"/>
            <wp:docPr id="1600001922" name="Picture 1600001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0001922"/>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657850" cy="1066800"/>
                    </a:xfrm>
                    <a:prstGeom prst="rect">
                      <a:avLst/>
                    </a:prstGeom>
                  </pic:spPr>
                </pic:pic>
              </a:graphicData>
            </a:graphic>
          </wp:inline>
        </w:drawing>
      </w:r>
    </w:p>
    <w:p w14:paraId="5A661138" w14:textId="0E739115" w:rsidR="00D54597" w:rsidRPr="00740BFC" w:rsidRDefault="538E812A" w:rsidP="007B1215">
      <w:pPr>
        <w:pStyle w:val="Legenda"/>
        <w:jc w:val="center"/>
      </w:pPr>
      <w:bookmarkStart w:id="122" w:name="_Toc194761339"/>
      <w:r>
        <w:t xml:space="preserve">Figura </w:t>
      </w:r>
      <w:fldSimple w:instr=" SEQ Figura \* ARABIC ">
        <w:r>
          <w:t>7</w:t>
        </w:r>
      </w:fldSimple>
      <w:r>
        <w:t>. Diagrama de transição de estados do conceito “Promoção”.</w:t>
      </w:r>
      <w:bookmarkEnd w:id="122"/>
    </w:p>
    <w:p w14:paraId="0D0EF09F" w14:textId="77777777" w:rsidR="001B1191" w:rsidRPr="00740BFC" w:rsidRDefault="000F0ED9" w:rsidP="007B1215">
      <w:pPr>
        <w:spacing w:line="259" w:lineRule="auto"/>
      </w:pPr>
      <w:r w:rsidRPr="00740BFC">
        <w:t>O</w:t>
      </w:r>
      <w:r w:rsidR="7C588A15" w:rsidRPr="00740BFC">
        <w:t xml:space="preserve"> diagrama representa</w:t>
      </w:r>
      <w:r w:rsidRPr="00740BFC">
        <w:t>do exemplifica</w:t>
      </w:r>
      <w:r w:rsidR="7C588A15" w:rsidRPr="00740BFC">
        <w:t xml:space="preserve"> o ciclo de vida de qualquer promoção</w:t>
      </w:r>
      <w:r w:rsidRPr="00740BFC">
        <w:t xml:space="preserve">. Aqui verifica-se que </w:t>
      </w:r>
      <w:r w:rsidR="0059205A" w:rsidRPr="00740BFC">
        <w:t>quando a campanha/</w:t>
      </w:r>
      <w:r w:rsidR="2B45B383" w:rsidRPr="00740BFC">
        <w:t>promoção é criada</w:t>
      </w:r>
      <w:r w:rsidR="0059205A" w:rsidRPr="00740BFC">
        <w:t>, a mesma é colocada</w:t>
      </w:r>
      <w:r w:rsidR="2B45B383" w:rsidRPr="00740BFC">
        <w:t xml:space="preserve"> no estado “</w:t>
      </w:r>
      <w:r w:rsidR="005A6292" w:rsidRPr="00740BFC">
        <w:t>Ativa”</w:t>
      </w:r>
      <w:r w:rsidR="008D3409" w:rsidRPr="00740BFC">
        <w:t>, enquanto a</w:t>
      </w:r>
      <w:r w:rsidR="7C588A15" w:rsidRPr="00740BFC">
        <w:t xml:space="preserve"> campanha</w:t>
      </w:r>
      <w:r w:rsidR="008D3409" w:rsidRPr="00740BFC">
        <w:t xml:space="preserve"> estiver neste estado, todas as condições representadas na mesma irão ser representadas nos devidos produtos.</w:t>
      </w:r>
    </w:p>
    <w:p w14:paraId="2CD49285" w14:textId="70BD01AA" w:rsidR="7C588A15" w:rsidRPr="00740BFC" w:rsidRDefault="538E812A" w:rsidP="007B1215">
      <w:pPr>
        <w:spacing w:line="259" w:lineRule="auto"/>
      </w:pPr>
      <w:r>
        <w:t>A campanha apenas sai deste estado se a data de termino da mesma for alcançada ou se o gestor de marketing decidir terminar mais cedo a campanha. Em qualquer dos casos a promoção sai do estado “Ativa” para o estado “Terminada” e terá terminado o seu ciclo de vida.</w:t>
      </w:r>
    </w:p>
    <w:p w14:paraId="7F2CA3FC" w14:textId="2E86DECD" w:rsidR="0060407D" w:rsidRPr="00740BFC" w:rsidRDefault="538E812A" w:rsidP="007B1215">
      <w:pPr>
        <w:pStyle w:val="Ttulo3"/>
        <w:rPr>
          <w:u w:val="single"/>
        </w:rPr>
      </w:pPr>
      <w:bookmarkStart w:id="123" w:name="_Toc6622672"/>
      <w:bookmarkStart w:id="124" w:name="_Toc199624731"/>
      <w:r>
        <w:t>Diagrama de transição de estados do conceito “Transporte”</w:t>
      </w:r>
      <w:bookmarkEnd w:id="123"/>
      <w:bookmarkEnd w:id="124"/>
    </w:p>
    <w:p w14:paraId="6E9BF859" w14:textId="337291D4" w:rsidR="0060407D" w:rsidRPr="00740BFC" w:rsidRDefault="310531AA" w:rsidP="00A34BFB">
      <w:pPr>
        <w:keepNext/>
        <w:spacing w:line="276" w:lineRule="auto"/>
        <w:jc w:val="both"/>
      </w:pPr>
      <w:r>
        <w:rPr>
          <w:noProof/>
        </w:rPr>
        <w:drawing>
          <wp:inline distT="0" distB="0" distL="0" distR="0" wp14:anchorId="113434CB" wp14:editId="4AED3284">
            <wp:extent cx="5657850" cy="1285875"/>
            <wp:effectExtent l="0" t="0" r="0" b="0"/>
            <wp:docPr id="1987465554" name="Picture 1987465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7465554"/>
                    <pic:cNvPicPr/>
                  </pic:nvPicPr>
                  <pic:blipFill>
                    <a:blip r:embed="rId32">
                      <a:extLst>
                        <a:ext uri="{28A0092B-C50C-407E-A947-70E740481C1C}">
                          <a14:useLocalDpi xmlns:a14="http://schemas.microsoft.com/office/drawing/2010/main" val="0"/>
                        </a:ext>
                      </a:extLst>
                    </a:blip>
                    <a:stretch>
                      <a:fillRect/>
                    </a:stretch>
                  </pic:blipFill>
                  <pic:spPr>
                    <a:xfrm>
                      <a:off x="0" y="0"/>
                      <a:ext cx="5657850" cy="1285875"/>
                    </a:xfrm>
                    <a:prstGeom prst="rect">
                      <a:avLst/>
                    </a:prstGeom>
                  </pic:spPr>
                </pic:pic>
              </a:graphicData>
            </a:graphic>
          </wp:inline>
        </w:drawing>
      </w:r>
    </w:p>
    <w:p w14:paraId="3B029E5C" w14:textId="6C9C1208" w:rsidR="00EA63FC" w:rsidRPr="00740BFC" w:rsidRDefault="538E812A" w:rsidP="007478E3">
      <w:pPr>
        <w:pStyle w:val="Legenda"/>
        <w:jc w:val="center"/>
      </w:pPr>
      <w:bookmarkStart w:id="125" w:name="_Toc194761340"/>
      <w:r>
        <w:t xml:space="preserve">Figura </w:t>
      </w:r>
      <w:fldSimple w:instr=" SEQ Figura \* ARABIC ">
        <w:r>
          <w:t>8</w:t>
        </w:r>
      </w:fldSimple>
      <w:r>
        <w:t>. Diagrama de transição de estados do conceito “Transporte”.</w:t>
      </w:r>
      <w:bookmarkEnd w:id="125"/>
    </w:p>
    <w:p w14:paraId="12B2B5B5" w14:textId="77777777" w:rsidR="00033BAC" w:rsidRPr="00740BFC" w:rsidRDefault="538E812A">
      <w:r>
        <w:t xml:space="preserve">Este diagrama de transição de estados é representa o ciclo de vida de qualquer transporte de encomendas. Este ciclo inicializa-se com a criação do transporte sendo colocada no estado “Iniciado”. </w:t>
      </w:r>
    </w:p>
    <w:p w14:paraId="3888971F" w14:textId="54000CAA" w:rsidR="4C4FF8D1" w:rsidRPr="00740BFC" w:rsidRDefault="538E812A">
      <w:r>
        <w:t>Quando a encomenda é entregue à devida transportadora o estado do transporte transitará para “Em Transito” e fica a aguardar resposta da transportadora relativamente à entrega da encomenda. Caso a encomenda tenha sido entregue o transporte passará para o estado “Entregue”, caso contrário o transporte passará para o estado “cancelado”. De ambas as formas após o transporte ir para o seu estado correspondente terá alcançado o fim do seu ciclo de vida.</w:t>
      </w:r>
    </w:p>
    <w:p w14:paraId="1FA450A3" w14:textId="464F7AF4" w:rsidR="6B81D2C7" w:rsidRPr="00740BFC" w:rsidRDefault="6B81D2C7"/>
    <w:p w14:paraId="058BD536" w14:textId="394A668C" w:rsidR="0060407D" w:rsidRPr="00740BFC" w:rsidRDefault="538E812A" w:rsidP="0060407D">
      <w:pPr>
        <w:pStyle w:val="Ttulo2"/>
        <w:rPr>
          <w:lang w:val="pt-PT"/>
        </w:rPr>
      </w:pPr>
      <w:bookmarkStart w:id="126" w:name="_Toc1290817100"/>
      <w:bookmarkStart w:id="127" w:name="_Toc199624732"/>
      <w:r w:rsidRPr="00BF303B">
        <w:rPr>
          <w:lang w:val="pt-PT"/>
        </w:rPr>
        <w:lastRenderedPageBreak/>
        <w:t>Diagrama(s) de casos de uso</w:t>
      </w:r>
      <w:bookmarkEnd w:id="104"/>
      <w:bookmarkEnd w:id="126"/>
      <w:bookmarkEnd w:id="127"/>
    </w:p>
    <w:p w14:paraId="2F4C6F48" w14:textId="58102B21" w:rsidR="0067612A" w:rsidRPr="00740BFC" w:rsidRDefault="538E812A" w:rsidP="006F1966">
      <w:pPr>
        <w:pStyle w:val="Ttulo3"/>
      </w:pPr>
      <w:bookmarkStart w:id="128" w:name="_Toc698499075"/>
      <w:bookmarkStart w:id="129" w:name="_Toc199624733"/>
      <w:r>
        <w:t>Diagrama de casos de uso FrontOffice</w:t>
      </w:r>
      <w:bookmarkEnd w:id="128"/>
      <w:bookmarkEnd w:id="129"/>
    </w:p>
    <w:p w14:paraId="09D12623" w14:textId="62A3A74B" w:rsidR="0060407D" w:rsidRPr="00740BFC" w:rsidRDefault="5E2995B1" w:rsidP="008D0FC6">
      <w:pPr>
        <w:keepNext/>
        <w:spacing w:line="276" w:lineRule="auto"/>
        <w:jc w:val="center"/>
      </w:pPr>
      <w:r>
        <w:rPr>
          <w:noProof/>
        </w:rPr>
        <w:drawing>
          <wp:inline distT="0" distB="0" distL="0" distR="0" wp14:anchorId="522C5BDD" wp14:editId="2156077E">
            <wp:extent cx="4874795" cy="4086225"/>
            <wp:effectExtent l="0" t="0" r="2540" b="0"/>
            <wp:docPr id="1383349026" name="Picture 1383349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3349026"/>
                    <pic:cNvPicPr/>
                  </pic:nvPicPr>
                  <pic:blipFill>
                    <a:blip r:embed="rId33">
                      <a:extLst>
                        <a:ext uri="{28A0092B-C50C-407E-A947-70E740481C1C}">
                          <a14:useLocalDpi xmlns:a14="http://schemas.microsoft.com/office/drawing/2010/main" val="0"/>
                        </a:ext>
                      </a:extLst>
                    </a:blip>
                    <a:stretch>
                      <a:fillRect/>
                    </a:stretch>
                  </pic:blipFill>
                  <pic:spPr>
                    <a:xfrm>
                      <a:off x="0" y="0"/>
                      <a:ext cx="4874795" cy="4086225"/>
                    </a:xfrm>
                    <a:prstGeom prst="rect">
                      <a:avLst/>
                    </a:prstGeom>
                  </pic:spPr>
                </pic:pic>
              </a:graphicData>
            </a:graphic>
          </wp:inline>
        </w:drawing>
      </w:r>
    </w:p>
    <w:p w14:paraId="6922855C" w14:textId="76C68E7B" w:rsidR="00840276" w:rsidRPr="00740BFC" w:rsidRDefault="538E812A" w:rsidP="007478E3">
      <w:pPr>
        <w:pStyle w:val="Legenda"/>
        <w:jc w:val="center"/>
      </w:pPr>
      <w:bookmarkStart w:id="130" w:name="_Toc194761341"/>
      <w:r>
        <w:t xml:space="preserve">Figura </w:t>
      </w:r>
      <w:fldSimple w:instr=" SEQ Figura \* ARABIC ">
        <w:r>
          <w:t>9</w:t>
        </w:r>
      </w:fldSimple>
      <w:r>
        <w:t>. Diagrama de casos de uso FrontOffice.</w:t>
      </w:r>
      <w:bookmarkEnd w:id="130"/>
    </w:p>
    <w:p w14:paraId="4253C8F6" w14:textId="6AE031BB" w:rsidR="529E24E4" w:rsidRPr="00740BFC" w:rsidRDefault="538E812A" w:rsidP="7B3BF9F4">
      <w:pPr>
        <w:spacing w:line="259" w:lineRule="auto"/>
      </w:pPr>
      <w:r>
        <w:t>O cenário representado pelo diagrama acima tem como ator o Cliente e como sistema tem o FrontOffice. O cliente é retratado pelo ícone de uma pessoa e cada elipse no diagrama representa um caso de uso, ou seja, uma funcionalidade do FrontOffice. Os casos de uso aqui representados são os seguintes:</w:t>
      </w:r>
    </w:p>
    <w:p w14:paraId="674ECF57" w14:textId="6142A51F" w:rsidR="3CBC5B1A" w:rsidRPr="00740BFC" w:rsidRDefault="538E812A" w:rsidP="00382DBF">
      <w:pPr>
        <w:pStyle w:val="PargrafodaLista"/>
        <w:numPr>
          <w:ilvl w:val="0"/>
          <w:numId w:val="6"/>
        </w:numPr>
        <w:rPr>
          <w:lang w:val="pt-PT"/>
        </w:rPr>
      </w:pPr>
      <w:r w:rsidRPr="00BF303B">
        <w:rPr>
          <w:lang w:val="pt-PT"/>
        </w:rPr>
        <w:t>“Verifica Estado da Encomenda” -&gt; que simboliza o facto de que o cliente pode consultar o estado da sua encomenda;</w:t>
      </w:r>
    </w:p>
    <w:p w14:paraId="5629D2CE" w14:textId="51F5C072" w:rsidR="3CBC5B1A" w:rsidRPr="00740BFC" w:rsidRDefault="538E812A" w:rsidP="00382DBF">
      <w:pPr>
        <w:pStyle w:val="PargrafodaLista"/>
        <w:numPr>
          <w:ilvl w:val="0"/>
          <w:numId w:val="6"/>
        </w:numPr>
        <w:rPr>
          <w:lang w:val="pt-PT"/>
        </w:rPr>
      </w:pPr>
      <w:r w:rsidRPr="00BF303B">
        <w:rPr>
          <w:lang w:val="pt-PT"/>
        </w:rPr>
        <w:t>“Regista Ocorrência” -&gt; que traduz que caso haja algum problema com a encomenda, o cliente pode registar uma ocorrência sobre a mesma;</w:t>
      </w:r>
    </w:p>
    <w:p w14:paraId="62E16A78" w14:textId="7CEC9A7C" w:rsidR="3CBC5B1A" w:rsidRPr="00740BFC" w:rsidRDefault="538E812A" w:rsidP="00382DBF">
      <w:pPr>
        <w:pStyle w:val="PargrafodaLista"/>
        <w:numPr>
          <w:ilvl w:val="0"/>
          <w:numId w:val="6"/>
        </w:numPr>
        <w:rPr>
          <w:lang w:val="pt-PT"/>
        </w:rPr>
      </w:pPr>
      <w:r w:rsidRPr="00BF303B">
        <w:rPr>
          <w:lang w:val="pt-PT"/>
        </w:rPr>
        <w:t>“Visualiza Ocorrências” -&gt; onde é simbolizado que o cliente pode visualizar as ocorrências das suas encomendas.</w:t>
      </w:r>
    </w:p>
    <w:p w14:paraId="5C729B0C" w14:textId="13CBC668" w:rsidR="54285789" w:rsidRPr="00740BFC" w:rsidRDefault="538E812A" w:rsidP="00382DBF">
      <w:pPr>
        <w:pStyle w:val="PargrafodaLista"/>
        <w:numPr>
          <w:ilvl w:val="0"/>
          <w:numId w:val="6"/>
        </w:numPr>
        <w:rPr>
          <w:lang w:val="pt-PT"/>
        </w:rPr>
      </w:pPr>
      <w:r w:rsidRPr="00BF303B">
        <w:rPr>
          <w:lang w:val="pt-PT"/>
        </w:rPr>
        <w:t>“Visualiza lista de vinhos” -&gt; que corresponde ao acontecimento em que o sistema permite ao cliente visualizar os vinhos disponíveis no momento.</w:t>
      </w:r>
    </w:p>
    <w:p w14:paraId="5B6AC4EA" w14:textId="2CB4171C" w:rsidR="267FD504" w:rsidRPr="00740BFC" w:rsidRDefault="538E812A" w:rsidP="00382DBF">
      <w:pPr>
        <w:pStyle w:val="PargrafodaLista"/>
        <w:numPr>
          <w:ilvl w:val="0"/>
          <w:numId w:val="6"/>
        </w:numPr>
        <w:rPr>
          <w:lang w:val="pt-PT"/>
        </w:rPr>
      </w:pPr>
      <w:r w:rsidRPr="00BF303B">
        <w:rPr>
          <w:lang w:val="pt-PT"/>
        </w:rPr>
        <w:t>“Faz Encomenda” -&gt; ação esta que o cliente pode efetuar fazendo um pedido de um ou vários vinhos.</w:t>
      </w:r>
    </w:p>
    <w:p w14:paraId="64AB2A25" w14:textId="60943141" w:rsidR="7F38549D" w:rsidRPr="00740BFC" w:rsidRDefault="538E812A" w:rsidP="00382DBF">
      <w:pPr>
        <w:pStyle w:val="PargrafodaLista"/>
        <w:numPr>
          <w:ilvl w:val="0"/>
          <w:numId w:val="6"/>
        </w:numPr>
        <w:rPr>
          <w:lang w:val="pt-PT"/>
        </w:rPr>
      </w:pPr>
      <w:r w:rsidRPr="00BF303B">
        <w:rPr>
          <w:lang w:val="pt-PT"/>
        </w:rPr>
        <w:t>“Edita dados Perfil” -&gt; ato em que no cliente tem a possibilidade de modificar as suas informações pessoais no sistema.</w:t>
      </w:r>
    </w:p>
    <w:p w14:paraId="541E4C25" w14:textId="73CE54D5" w:rsidR="00B41B5D" w:rsidRPr="00740BFC" w:rsidRDefault="538E812A" w:rsidP="538E812A">
      <w:pPr>
        <w:pStyle w:val="Ttulo3"/>
        <w:rPr>
          <w:i/>
        </w:rPr>
      </w:pPr>
      <w:bookmarkStart w:id="131" w:name="_Toc1662915391"/>
      <w:bookmarkStart w:id="132" w:name="_Toc199624734"/>
      <w:r>
        <w:lastRenderedPageBreak/>
        <w:t xml:space="preserve">Diagrama de casos de uso </w:t>
      </w:r>
      <w:r w:rsidRPr="538E812A">
        <w:rPr>
          <w:i/>
        </w:rPr>
        <w:t>BackOffice</w:t>
      </w:r>
      <w:bookmarkEnd w:id="131"/>
      <w:bookmarkEnd w:id="132"/>
    </w:p>
    <w:p w14:paraId="7FC2B319" w14:textId="2B119289" w:rsidR="00B41B5D" w:rsidRPr="00740BFC" w:rsidRDefault="421CE603" w:rsidP="00CC30FF">
      <w:pPr>
        <w:keepNext/>
        <w:jc w:val="center"/>
      </w:pPr>
      <w:r>
        <w:rPr>
          <w:noProof/>
        </w:rPr>
        <w:drawing>
          <wp:inline distT="0" distB="0" distL="0" distR="0" wp14:anchorId="090AC3BC" wp14:editId="0E143345">
            <wp:extent cx="5252334" cy="5182891"/>
            <wp:effectExtent l="0" t="0" r="5715" b="0"/>
            <wp:docPr id="996235140" name="Picture 996235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235140" name="Picture 996235140"/>
                    <pic:cNvPicPr/>
                  </pic:nvPicPr>
                  <pic:blipFill>
                    <a:blip r:embed="rId34">
                      <a:extLst>
                        <a:ext uri="{28A0092B-C50C-407E-A947-70E740481C1C}">
                          <a14:useLocalDpi xmlns:a14="http://schemas.microsoft.com/office/drawing/2010/main" val="0"/>
                        </a:ext>
                      </a:extLst>
                    </a:blip>
                    <a:stretch>
                      <a:fillRect/>
                    </a:stretch>
                  </pic:blipFill>
                  <pic:spPr>
                    <a:xfrm>
                      <a:off x="0" y="0"/>
                      <a:ext cx="5252334" cy="5182891"/>
                    </a:xfrm>
                    <a:prstGeom prst="rect">
                      <a:avLst/>
                    </a:prstGeom>
                  </pic:spPr>
                </pic:pic>
              </a:graphicData>
            </a:graphic>
          </wp:inline>
        </w:drawing>
      </w:r>
    </w:p>
    <w:p w14:paraId="3D92D69D" w14:textId="059FB655" w:rsidR="00B41B5D" w:rsidRPr="00740BFC" w:rsidRDefault="538E812A" w:rsidP="37A9725F">
      <w:pPr>
        <w:pStyle w:val="Legenda"/>
        <w:jc w:val="center"/>
      </w:pPr>
      <w:bookmarkStart w:id="133" w:name="_Toc194761342"/>
      <w:r>
        <w:t xml:space="preserve">Figura </w:t>
      </w:r>
      <w:fldSimple w:instr=" SEQ Figura \* ARABIC ">
        <w:r>
          <w:t>10</w:t>
        </w:r>
      </w:fldSimple>
      <w:r>
        <w:t>. Diagrama de casos de uso BackOffice.</w:t>
      </w:r>
      <w:bookmarkEnd w:id="133"/>
    </w:p>
    <w:p w14:paraId="29425F70" w14:textId="6B7A0630" w:rsidR="002B4A87" w:rsidRPr="00740BFC" w:rsidRDefault="538E812A" w:rsidP="0F192C18">
      <w:pPr>
        <w:spacing w:line="259" w:lineRule="auto"/>
        <w:jc w:val="both"/>
        <w:rPr>
          <w:rFonts w:ascii="Courier New" w:hAnsi="Courier New" w:cs="Courier New"/>
          <w:sz w:val="20"/>
          <w:szCs w:val="20"/>
          <w:highlight w:val="lightGray"/>
        </w:rPr>
      </w:pPr>
      <w:r>
        <w:t>O cenário descrito pelo diagrama acima tem atores que são representados pelo ícone de uma pessoa e representam os perfis dos usuários que interagem com o sistema. Mais concretamente temos como atores: Gestor de Marketing, Responsável de armazém, Gestor de compras, Gestor de logística, Gestor Pós-Venda, Gestor Comercial; e como sistema temos o BackOffice. Este diagrama é necessário para modelar os requisitos funcionais do sistema, onde cada elipse nele interpreta uma ação que pode ser realizada pelos atores e as relações entre uma.</w:t>
      </w:r>
    </w:p>
    <w:p w14:paraId="1C6578A4" w14:textId="4C7ECC0B" w:rsidR="535DCC29" w:rsidRPr="00740BFC" w:rsidRDefault="538E812A" w:rsidP="535DCC29">
      <w:pPr>
        <w:spacing w:line="259" w:lineRule="auto"/>
        <w:jc w:val="both"/>
      </w:pPr>
      <w:r>
        <w:t>Tal como é mostrado na figura cada um destes perfis tem as suas respetivas permissões e responsabilidades atribuídas, ou seja:</w:t>
      </w:r>
    </w:p>
    <w:p w14:paraId="698612EE" w14:textId="7650A3E4" w:rsidR="2E842A7A" w:rsidRPr="00740BFC" w:rsidRDefault="538E812A" w:rsidP="00382DBF">
      <w:pPr>
        <w:pStyle w:val="PargrafodaLista"/>
        <w:numPr>
          <w:ilvl w:val="0"/>
          <w:numId w:val="7"/>
        </w:numPr>
        <w:rPr>
          <w:lang w:val="pt-PT"/>
        </w:rPr>
      </w:pPr>
      <w:r w:rsidRPr="00BF303B">
        <w:rPr>
          <w:lang w:val="pt-PT"/>
        </w:rPr>
        <w:t>“Gestor de Compras” -&gt; que é o responsável por criar encomendas e resolver ocorrências. Para além de ter permissões para fazer pesquisas sobre o stock sendo esta uma ação necessária para a criação de novas encomendas;</w:t>
      </w:r>
    </w:p>
    <w:p w14:paraId="281BB1A2" w14:textId="4BE7A127" w:rsidR="2E842A7A" w:rsidRPr="00740BFC" w:rsidRDefault="538E812A" w:rsidP="00382DBF">
      <w:pPr>
        <w:pStyle w:val="PargrafodaLista"/>
        <w:numPr>
          <w:ilvl w:val="0"/>
          <w:numId w:val="7"/>
        </w:numPr>
        <w:rPr>
          <w:lang w:val="pt-PT"/>
        </w:rPr>
      </w:pPr>
      <w:r w:rsidRPr="00BF303B">
        <w:rPr>
          <w:lang w:val="pt-PT"/>
        </w:rPr>
        <w:t>“Responsável de Armazém” -&gt; que gerência não só a receção de produtos como regista irregularidades;</w:t>
      </w:r>
    </w:p>
    <w:p w14:paraId="0B99733C" w14:textId="401EB0F3" w:rsidR="2E842A7A" w:rsidRPr="00740BFC" w:rsidRDefault="538E812A" w:rsidP="00382DBF">
      <w:pPr>
        <w:pStyle w:val="PargrafodaLista"/>
        <w:numPr>
          <w:ilvl w:val="0"/>
          <w:numId w:val="7"/>
        </w:numPr>
        <w:rPr>
          <w:lang w:val="pt-PT"/>
        </w:rPr>
      </w:pPr>
      <w:r w:rsidRPr="00BF303B">
        <w:rPr>
          <w:lang w:val="pt-PT"/>
        </w:rPr>
        <w:lastRenderedPageBreak/>
        <w:t xml:space="preserve">“Gestor de Marketing” -&gt; que cria, altera, pesquisa e remove campanhas. Antes de alterar ou remover campanhas, é necessário pesquisá-las havendo assim uma relação "include" entre "Pesquisar Campanhas" e "Alterar/Remover Campanha"; </w:t>
      </w:r>
    </w:p>
    <w:p w14:paraId="28FE49D4" w14:textId="30D80388" w:rsidR="2E842A7A" w:rsidRPr="00740BFC" w:rsidRDefault="538E812A" w:rsidP="00382DBF">
      <w:pPr>
        <w:pStyle w:val="PargrafodaLista"/>
        <w:numPr>
          <w:ilvl w:val="0"/>
          <w:numId w:val="7"/>
        </w:numPr>
        <w:rPr>
          <w:lang w:val="pt-PT"/>
        </w:rPr>
      </w:pPr>
      <w:r w:rsidRPr="00BF303B">
        <w:rPr>
          <w:lang w:val="pt-PT"/>
        </w:rPr>
        <w:t>“Gestor de Logística” -&gt; que fica encarregado do processamento e da verificação do estado das encomendas. Havendo uma relação "extend" entre "Processar Encomenda" e "Verificar Estado Encomenda", pois algumas ações como verificar o estado da encomenda, podem ser necessárias dentro doutro processo, mas não são sempre obrigatórias;</w:t>
      </w:r>
    </w:p>
    <w:p w14:paraId="29B37268" w14:textId="393B78E4" w:rsidR="28853412" w:rsidRPr="00740BFC" w:rsidRDefault="538E812A" w:rsidP="00382DBF">
      <w:pPr>
        <w:pStyle w:val="PargrafodaLista"/>
        <w:numPr>
          <w:ilvl w:val="0"/>
          <w:numId w:val="7"/>
        </w:numPr>
        <w:rPr>
          <w:lang w:val="pt-PT"/>
        </w:rPr>
      </w:pPr>
      <w:r w:rsidRPr="00BF303B">
        <w:rPr>
          <w:lang w:val="pt-PT"/>
        </w:rPr>
        <w:t>“Gestor Pós-Venda” e “Gestor Comercial” -&gt; que estão encarregues de acompanhar o estado das entregas e têm acesso às ocorrências, conseguindo assim verificá-las e analisá-las.</w:t>
      </w:r>
    </w:p>
    <w:p w14:paraId="76287BBD" w14:textId="77777777" w:rsidR="00441175" w:rsidRPr="00740BFC" w:rsidRDefault="00441175" w:rsidP="538E812A">
      <w:pPr>
        <w:spacing w:before="0" w:after="0"/>
        <w:rPr>
          <w:b/>
          <w:bCs/>
          <w:i/>
          <w:iCs/>
          <w:color w:val="1F497D"/>
        </w:rPr>
      </w:pPr>
      <w:bookmarkStart w:id="134" w:name="_Toc737699537"/>
      <w:r>
        <w:br w:type="page"/>
      </w:r>
    </w:p>
    <w:p w14:paraId="2F9C0D3A" w14:textId="601C5A8D" w:rsidR="00323181" w:rsidRPr="00740BFC" w:rsidRDefault="538E812A" w:rsidP="00323181">
      <w:pPr>
        <w:pStyle w:val="Ttulo2"/>
        <w:rPr>
          <w:lang w:val="pt-PT"/>
        </w:rPr>
      </w:pPr>
      <w:bookmarkStart w:id="135" w:name="_Toc199624735"/>
      <w:r w:rsidRPr="00BF303B">
        <w:rPr>
          <w:lang w:val="pt-PT"/>
        </w:rPr>
        <w:lastRenderedPageBreak/>
        <w:t>Diagrama(s) de modelização do(s) processo(s)</w:t>
      </w:r>
      <w:bookmarkEnd w:id="134"/>
      <w:bookmarkEnd w:id="135"/>
    </w:p>
    <w:p w14:paraId="52FFBC9F" w14:textId="0BF7120F" w:rsidR="00EB71E7" w:rsidRPr="00740BFC" w:rsidRDefault="538E812A" w:rsidP="009F118E">
      <w:r>
        <w:t>Para não repetirmos algumas descrições e comportamentos, vamos explicar alguns conceitos que são mencionados:</w:t>
      </w:r>
    </w:p>
    <w:p w14:paraId="0C08F112" w14:textId="39EBC262" w:rsidR="00077D15" w:rsidRPr="00740BFC" w:rsidRDefault="538E812A" w:rsidP="00382DBF">
      <w:pPr>
        <w:pStyle w:val="PargrafodaLista"/>
        <w:numPr>
          <w:ilvl w:val="0"/>
          <w:numId w:val="15"/>
        </w:numPr>
        <w:rPr>
          <w:lang w:val="pt-PT"/>
        </w:rPr>
      </w:pPr>
      <w:r w:rsidRPr="538E812A">
        <w:rPr>
          <w:b/>
          <w:bCs/>
        </w:rPr>
        <w:t>“Pool”</w:t>
      </w:r>
      <w:r>
        <w:t xml:space="preserve"> – Representa um processo;</w:t>
      </w:r>
    </w:p>
    <w:p w14:paraId="4E14E4A1" w14:textId="1B0327A5" w:rsidR="00077D15" w:rsidRPr="00740BFC" w:rsidRDefault="538E812A" w:rsidP="00382DBF">
      <w:pPr>
        <w:pStyle w:val="PargrafodaLista"/>
        <w:numPr>
          <w:ilvl w:val="0"/>
          <w:numId w:val="15"/>
        </w:numPr>
        <w:rPr>
          <w:lang w:val="pt-PT"/>
        </w:rPr>
      </w:pPr>
      <w:r w:rsidRPr="00BF303B">
        <w:rPr>
          <w:b/>
          <w:bCs/>
          <w:lang w:val="pt-PT"/>
        </w:rPr>
        <w:t>“Lane”</w:t>
      </w:r>
      <w:r w:rsidRPr="00BF303B">
        <w:rPr>
          <w:lang w:val="pt-PT"/>
        </w:rPr>
        <w:t xml:space="preserve"> – Representa um utilizador ou tipos de utilizadores;</w:t>
      </w:r>
    </w:p>
    <w:p w14:paraId="0AB5BEA3" w14:textId="3963DEE4" w:rsidR="00077D15" w:rsidRPr="00740BFC" w:rsidRDefault="538E812A" w:rsidP="00382DBF">
      <w:pPr>
        <w:pStyle w:val="PargrafodaLista"/>
        <w:numPr>
          <w:ilvl w:val="0"/>
          <w:numId w:val="15"/>
        </w:numPr>
        <w:rPr>
          <w:lang w:val="pt-PT"/>
        </w:rPr>
      </w:pPr>
      <w:r w:rsidRPr="00BF303B">
        <w:rPr>
          <w:b/>
          <w:bCs/>
          <w:lang w:val="pt-PT"/>
        </w:rPr>
        <w:t>“Task”</w:t>
      </w:r>
      <w:r w:rsidRPr="00BF303B">
        <w:rPr>
          <w:lang w:val="pt-PT"/>
        </w:rPr>
        <w:t xml:space="preserve"> – Tarefa a ser realizada;</w:t>
      </w:r>
    </w:p>
    <w:p w14:paraId="3991F1D3" w14:textId="7FC086E5" w:rsidR="009E3D61" w:rsidRPr="00740BFC" w:rsidRDefault="538E812A" w:rsidP="00382DBF">
      <w:pPr>
        <w:pStyle w:val="PargrafodaLista"/>
        <w:numPr>
          <w:ilvl w:val="0"/>
          <w:numId w:val="15"/>
        </w:numPr>
        <w:rPr>
          <w:lang w:val="pt-PT"/>
        </w:rPr>
      </w:pPr>
      <w:r w:rsidRPr="00BF303B">
        <w:rPr>
          <w:b/>
          <w:bCs/>
          <w:lang w:val="pt-PT"/>
        </w:rPr>
        <w:t xml:space="preserve">“Exclusive Gateway” – </w:t>
      </w:r>
      <w:r w:rsidRPr="00BF303B">
        <w:rPr>
          <w:lang w:val="pt-PT"/>
        </w:rPr>
        <w:t>É representado por um losango com um “X” no seu interior, e serve para controlar o fluxo do processo baseado em condições, em resumo, serve para tomar decisões de sim ou não por exemplo.</w:t>
      </w:r>
    </w:p>
    <w:p w14:paraId="03C945A5" w14:textId="3BB5D59F" w:rsidR="009F118E" w:rsidRPr="00740BFC" w:rsidRDefault="538E812A" w:rsidP="538E812A">
      <w:pPr>
        <w:pStyle w:val="PargrafodaLista"/>
        <w:numPr>
          <w:ilvl w:val="0"/>
          <w:numId w:val="15"/>
        </w:numPr>
        <w:rPr>
          <w:b/>
          <w:bCs/>
          <w:lang w:val="pt-PT"/>
        </w:rPr>
      </w:pPr>
      <w:r w:rsidRPr="538E812A">
        <w:rPr>
          <w:b/>
          <w:bCs/>
        </w:rPr>
        <w:t>Tipos de “Task”:</w:t>
      </w:r>
    </w:p>
    <w:p w14:paraId="71FF3493" w14:textId="541C97A1" w:rsidR="009F118E" w:rsidRPr="00740BFC" w:rsidRDefault="538E812A" w:rsidP="00382DBF">
      <w:pPr>
        <w:pStyle w:val="PargrafodaLista"/>
        <w:numPr>
          <w:ilvl w:val="1"/>
          <w:numId w:val="15"/>
        </w:numPr>
        <w:rPr>
          <w:lang w:val="pt-PT"/>
        </w:rPr>
      </w:pPr>
      <w:r w:rsidRPr="00BF303B">
        <w:rPr>
          <w:b/>
          <w:bCs/>
          <w:lang w:val="pt-PT"/>
        </w:rPr>
        <w:t>“Script” –</w:t>
      </w:r>
      <w:r w:rsidRPr="00BF303B">
        <w:rPr>
          <w:lang w:val="pt-PT"/>
        </w:rPr>
        <w:t xml:space="preserve"> São tarefas que executam no “background”, sem a necessidade de o utilizador realizar alguma ação;</w:t>
      </w:r>
    </w:p>
    <w:p w14:paraId="2B69DC65" w14:textId="7A1D661C" w:rsidR="009F118E" w:rsidRPr="00740BFC" w:rsidRDefault="538E812A" w:rsidP="00382DBF">
      <w:pPr>
        <w:pStyle w:val="PargrafodaLista"/>
        <w:numPr>
          <w:ilvl w:val="1"/>
          <w:numId w:val="15"/>
        </w:numPr>
        <w:rPr>
          <w:lang w:val="pt-PT"/>
        </w:rPr>
      </w:pPr>
      <w:r w:rsidRPr="00BF303B">
        <w:rPr>
          <w:b/>
          <w:bCs/>
          <w:lang w:val="pt-PT"/>
        </w:rPr>
        <w:t>“User” –</w:t>
      </w:r>
      <w:r w:rsidRPr="00BF303B">
        <w:rPr>
          <w:lang w:val="pt-PT"/>
        </w:rPr>
        <w:t xml:space="preserve"> Estas dependem de alguma ação ou comportamento do utilizador, como tal precisam de um ecrã próprio para tal;</w:t>
      </w:r>
    </w:p>
    <w:p w14:paraId="353E5C5B" w14:textId="7027C75E" w:rsidR="009F118E" w:rsidRPr="00740BFC" w:rsidRDefault="538E812A" w:rsidP="00382DBF">
      <w:pPr>
        <w:pStyle w:val="PargrafodaLista"/>
        <w:numPr>
          <w:ilvl w:val="1"/>
          <w:numId w:val="15"/>
        </w:numPr>
        <w:rPr>
          <w:lang w:val="pt-PT"/>
        </w:rPr>
      </w:pPr>
      <w:r w:rsidRPr="00BF303B">
        <w:rPr>
          <w:b/>
          <w:bCs/>
          <w:lang w:val="pt-PT"/>
        </w:rPr>
        <w:t xml:space="preserve">“Manual” – </w:t>
      </w:r>
      <w:r w:rsidRPr="00BF303B">
        <w:rPr>
          <w:lang w:val="pt-PT"/>
        </w:rPr>
        <w:t>Tarefas executadas manualmente pelo utilizador fora da Plataforma;</w:t>
      </w:r>
    </w:p>
    <w:p w14:paraId="16C02A9A" w14:textId="65AC0C1A" w:rsidR="009F118E" w:rsidRPr="00740BFC" w:rsidRDefault="538E812A" w:rsidP="00382DBF">
      <w:pPr>
        <w:pStyle w:val="PargrafodaLista"/>
        <w:numPr>
          <w:ilvl w:val="1"/>
          <w:numId w:val="15"/>
        </w:numPr>
        <w:rPr>
          <w:lang w:val="pt-PT"/>
        </w:rPr>
      </w:pPr>
      <w:r w:rsidRPr="00BF303B">
        <w:rPr>
          <w:b/>
          <w:bCs/>
          <w:lang w:val="pt-PT"/>
        </w:rPr>
        <w:t>“Service” –</w:t>
      </w:r>
      <w:r w:rsidRPr="00BF303B">
        <w:rPr>
          <w:lang w:val="pt-PT"/>
        </w:rPr>
        <w:t xml:space="preserve"> Estas tarefas representam a utilização de serviços externos, tal como API’s REST;</w:t>
      </w:r>
    </w:p>
    <w:p w14:paraId="5E853B09" w14:textId="36CE5E36" w:rsidR="00953334" w:rsidRPr="00740BFC" w:rsidRDefault="538E812A" w:rsidP="00382DBF">
      <w:pPr>
        <w:pStyle w:val="PargrafodaLista"/>
        <w:numPr>
          <w:ilvl w:val="1"/>
          <w:numId w:val="15"/>
        </w:numPr>
        <w:rPr>
          <w:lang w:val="pt-PT"/>
        </w:rPr>
      </w:pPr>
      <w:r w:rsidRPr="00BF303B">
        <w:rPr>
          <w:b/>
          <w:bCs/>
          <w:lang w:val="pt-PT"/>
        </w:rPr>
        <w:t>“Send” –</w:t>
      </w:r>
      <w:r w:rsidRPr="00BF303B">
        <w:rPr>
          <w:lang w:val="pt-PT"/>
        </w:rPr>
        <w:t xml:space="preserve"> Realiza o envio de uma mensagem;</w:t>
      </w:r>
    </w:p>
    <w:p w14:paraId="0B8E68DB" w14:textId="5CF3B345" w:rsidR="00121B4D" w:rsidRPr="00740BFC" w:rsidRDefault="538E812A" w:rsidP="00382DBF">
      <w:pPr>
        <w:pStyle w:val="PargrafodaLista"/>
        <w:numPr>
          <w:ilvl w:val="1"/>
          <w:numId w:val="15"/>
        </w:numPr>
        <w:rPr>
          <w:lang w:val="pt-PT"/>
        </w:rPr>
      </w:pPr>
      <w:r w:rsidRPr="538E812A">
        <w:rPr>
          <w:b/>
          <w:bCs/>
        </w:rPr>
        <w:t>“Receive”</w:t>
      </w:r>
      <w:r>
        <w:t xml:space="preserve"> – Recebe uma mensagem.</w:t>
      </w:r>
    </w:p>
    <w:p w14:paraId="7FDC7026" w14:textId="41BC5FDB" w:rsidR="00323181" w:rsidRPr="00740BFC" w:rsidRDefault="538E812A" w:rsidP="004F0FB6">
      <w:pPr>
        <w:pStyle w:val="Ttulo3"/>
      </w:pPr>
      <w:bookmarkStart w:id="136" w:name="_Toc453802002"/>
      <w:bookmarkStart w:id="137" w:name="_Toc199624736"/>
      <w:r>
        <w:t>Diagrama do processo “Processamento dos Pedidos dos Clientes”</w:t>
      </w:r>
      <w:bookmarkEnd w:id="136"/>
      <w:bookmarkEnd w:id="137"/>
    </w:p>
    <w:p w14:paraId="4CB16D6C" w14:textId="737E7C6F" w:rsidR="00323181" w:rsidRPr="00740BFC" w:rsidRDefault="0116B19E" w:rsidP="008D0FC6">
      <w:pPr>
        <w:keepNext/>
      </w:pPr>
      <w:r>
        <w:rPr>
          <w:noProof/>
        </w:rPr>
        <w:drawing>
          <wp:inline distT="0" distB="0" distL="0" distR="0" wp14:anchorId="6A543AEC" wp14:editId="18C00F22">
            <wp:extent cx="6502300" cy="1550194"/>
            <wp:effectExtent l="0" t="0" r="0" b="0"/>
            <wp:docPr id="491101497" name="Picture 491101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1101497"/>
                    <pic:cNvPicPr/>
                  </pic:nvPicPr>
                  <pic:blipFill>
                    <a:blip r:embed="rId35">
                      <a:extLst>
                        <a:ext uri="{28A0092B-C50C-407E-A947-70E740481C1C}">
                          <a14:useLocalDpi xmlns:a14="http://schemas.microsoft.com/office/drawing/2010/main"/>
                        </a:ext>
                      </a:extLst>
                    </a:blip>
                    <a:stretch>
                      <a:fillRect/>
                    </a:stretch>
                  </pic:blipFill>
                  <pic:spPr>
                    <a:xfrm>
                      <a:off x="0" y="0"/>
                      <a:ext cx="6502300" cy="1550194"/>
                    </a:xfrm>
                    <a:prstGeom prst="rect">
                      <a:avLst/>
                    </a:prstGeom>
                  </pic:spPr>
                </pic:pic>
              </a:graphicData>
            </a:graphic>
          </wp:inline>
        </w:drawing>
      </w:r>
    </w:p>
    <w:p w14:paraId="06B733D7" w14:textId="3D1FBB07" w:rsidR="001E22C8" w:rsidRPr="00740BFC" w:rsidRDefault="538E812A" w:rsidP="007478E3">
      <w:pPr>
        <w:pStyle w:val="Legenda"/>
        <w:jc w:val="center"/>
      </w:pPr>
      <w:bookmarkStart w:id="138" w:name="_Toc194761343"/>
      <w:r>
        <w:t xml:space="preserve">Figura </w:t>
      </w:r>
      <w:fldSimple w:instr=" SEQ Figura \* ARABIC ">
        <w:r>
          <w:t>11</w:t>
        </w:r>
      </w:fldSimple>
      <w:r>
        <w:t>. Diagrama do processo “Processamento dos Pedidos dos Clientes”.</w:t>
      </w:r>
      <w:bookmarkEnd w:id="138"/>
    </w:p>
    <w:p w14:paraId="25D0E74E" w14:textId="77777777" w:rsidR="00BF4175" w:rsidRPr="00740BFC" w:rsidRDefault="538E812A" w:rsidP="000B5E0E">
      <w:r>
        <w:t>Este Diagrama representa o processo “Processamento dos Pedidos dos Clientes”, que é o processo responsável pelos pedidos/encomendas realizados pelos clientes.</w:t>
      </w:r>
    </w:p>
    <w:p w14:paraId="70D8C87E" w14:textId="58C6FB23" w:rsidR="000B5E0E" w:rsidRPr="00740BFC" w:rsidRDefault="538E812A" w:rsidP="000B5E0E">
      <w:r>
        <w:t>Para facilitar a leitura decidimos segmentar o diagrama principal, utilizando assim o subdiagrama “Inicio Pedido, processo este que é responsável por entregar a encomenda ao cliente.”</w:t>
      </w:r>
    </w:p>
    <w:p w14:paraId="080BDF66" w14:textId="12EFB8F4" w:rsidR="005C5B26" w:rsidRPr="00740BFC" w:rsidRDefault="538E812A" w:rsidP="000B5E0E">
      <w:r>
        <w:lastRenderedPageBreak/>
        <w:t>O processo inicia quando o cliente clica em “Checkout” para iniciar um novo pedido, de seguida o sistema vai verificar a disponibilidade das quantidades dos vinhos selecionados, caso exista stock suficiente, passa para o cálculo do preço final. Se não houver stock suficiente, o pedido é reajustado para o stock máximo disponível e o cliente é alertado através de um popup. Após o cálculo, o cliente visualiza o pedido com as quantidades e com os preços finais, depois seleciona a morada e o método de pagamento. O cliente agora tem a opção de confirmar a encomenda, para que a mesma possa ser criada, se o cliente cancelar o processo acaba, se confirmar segue para o subprocesso que cria a encomenda. Agora a encomenda é criada e colocada no estado pendente, visto que está à espera de pagamento por parte do cliente. O cliente recebe então os dados de pagamento, e tem o prazo de 5 dias uteis para realizar o mesmo, se não a encomenda é automaticamente cancelada, se pagar dentro do prazo, o processo passa para a “Logística e Entrega de Pedidos”.</w:t>
      </w:r>
    </w:p>
    <w:p w14:paraId="7697F61C" w14:textId="177FA89C" w:rsidR="000A56D1" w:rsidRPr="00740BFC" w:rsidRDefault="538E812A" w:rsidP="000B5E0E">
      <w:r>
        <w:t xml:space="preserve">Em termos de opções de modelação, utilizamos diversos elementos, existe uma “Pool”, "Processamento de Pedidos dos Clientes” e uma “Lane”, “Cliente”. Utilizamos também um evento de início e um evento de fim para controlar o início e o fim do processo, colocamos “Exclusive Gateways” para gerir as decisões e por último utilizamos “Tasks” com diversos tipos, tais como: “Script”, “User” e “Manual”. </w:t>
      </w:r>
    </w:p>
    <w:p w14:paraId="6D58EE5C" w14:textId="42A141E9" w:rsidR="000E7DC1" w:rsidRPr="00740BFC" w:rsidRDefault="00204AFB" w:rsidP="00917724">
      <w:pPr>
        <w:keepNext/>
        <w:jc w:val="center"/>
      </w:pPr>
      <w:r>
        <w:rPr>
          <w:noProof/>
        </w:rPr>
        <w:drawing>
          <wp:inline distT="0" distB="0" distL="0" distR="0" wp14:anchorId="65094051" wp14:editId="02727A3D">
            <wp:extent cx="5729018" cy="1314450"/>
            <wp:effectExtent l="0" t="0" r="5080" b="0"/>
            <wp:docPr id="133280411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pic:nvPicPr>
                  <pic:blipFill>
                    <a:blip r:embed="rId36">
                      <a:extLst>
                        <a:ext uri="{28A0092B-C50C-407E-A947-70E740481C1C}">
                          <a14:useLocalDpi xmlns:a14="http://schemas.microsoft.com/office/drawing/2010/main" val="0"/>
                        </a:ext>
                      </a:extLst>
                    </a:blip>
                    <a:stretch>
                      <a:fillRect/>
                    </a:stretch>
                  </pic:blipFill>
                  <pic:spPr>
                    <a:xfrm>
                      <a:off x="0" y="0"/>
                      <a:ext cx="5729018" cy="1314450"/>
                    </a:xfrm>
                    <a:prstGeom prst="rect">
                      <a:avLst/>
                    </a:prstGeom>
                  </pic:spPr>
                </pic:pic>
              </a:graphicData>
            </a:graphic>
          </wp:inline>
        </w:drawing>
      </w:r>
    </w:p>
    <w:p w14:paraId="541D8631" w14:textId="2597ACCD" w:rsidR="00323181" w:rsidRPr="00740BFC" w:rsidRDefault="538E812A" w:rsidP="007478E3">
      <w:pPr>
        <w:pStyle w:val="Legenda"/>
        <w:jc w:val="center"/>
      </w:pPr>
      <w:bookmarkStart w:id="139" w:name="_Toc194761344"/>
      <w:r>
        <w:t xml:space="preserve">Figura </w:t>
      </w:r>
      <w:fldSimple w:instr=" SEQ Figura \* ARABIC ">
        <w:r>
          <w:t>12</w:t>
        </w:r>
      </w:fldSimple>
      <w:r>
        <w:t>. Subprocesso “Inicio Pedido”.</w:t>
      </w:r>
      <w:bookmarkEnd w:id="139"/>
    </w:p>
    <w:p w14:paraId="2A84F71D" w14:textId="7A45F6D3" w:rsidR="00B026D8" w:rsidRPr="00740BFC" w:rsidRDefault="538E812A" w:rsidP="37A9725F">
      <w:r>
        <w:t>O subdiagrama “Inicia Pedido” é onde está representada a parte encarregue da criação da encomenda, do cancelamento e da realização do pagamento, no prazo de até 5 dias uteis. Este também inclui um subdiagrama, “Logística de Entrega”, este é responsável por toda a logística de preparar e entregar a encomenda ao cliente que está representado no próximo ponto.</w:t>
      </w:r>
    </w:p>
    <w:p w14:paraId="76CAA59B" w14:textId="27341262" w:rsidR="00323181" w:rsidRPr="00740BFC" w:rsidRDefault="538E812A" w:rsidP="004F0FB6">
      <w:pPr>
        <w:pStyle w:val="Ttulo3"/>
      </w:pPr>
      <w:bookmarkStart w:id="140" w:name="_Toc1544246954"/>
      <w:bookmarkStart w:id="141" w:name="_Toc199624737"/>
      <w:r>
        <w:t>Diagrama do processo “Logística e Entrega de Pedidos”</w:t>
      </w:r>
      <w:bookmarkEnd w:id="140"/>
      <w:bookmarkEnd w:id="141"/>
    </w:p>
    <w:p w14:paraId="69D58B42" w14:textId="67B176CB" w:rsidR="00323181" w:rsidRPr="00740BFC" w:rsidRDefault="2E73B74A" w:rsidP="00917724">
      <w:pPr>
        <w:keepNext/>
        <w:jc w:val="center"/>
      </w:pPr>
      <w:r>
        <w:rPr>
          <w:noProof/>
        </w:rPr>
        <w:drawing>
          <wp:inline distT="0" distB="0" distL="0" distR="0" wp14:anchorId="4C09541E" wp14:editId="14DDFE10">
            <wp:extent cx="5518281" cy="1369265"/>
            <wp:effectExtent l="0" t="0" r="0" b="0"/>
            <wp:docPr id="990779244" name="Picture 990779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779244" name="Picture 990779244"/>
                    <pic:cNvPicPr/>
                  </pic:nvPicPr>
                  <pic:blipFill>
                    <a:blip r:embed="rId37" cstate="print">
                      <a:extLst>
                        <a:ext uri="{28A0092B-C50C-407E-A947-70E740481C1C}">
                          <a14:useLocalDpi xmlns:a14="http://schemas.microsoft.com/office/drawing/2010/main"/>
                        </a:ext>
                      </a:extLst>
                    </a:blip>
                    <a:stretch>
                      <a:fillRect/>
                    </a:stretch>
                  </pic:blipFill>
                  <pic:spPr>
                    <a:xfrm>
                      <a:off x="0" y="0"/>
                      <a:ext cx="5518281" cy="1369265"/>
                    </a:xfrm>
                    <a:prstGeom prst="rect">
                      <a:avLst/>
                    </a:prstGeom>
                  </pic:spPr>
                </pic:pic>
              </a:graphicData>
            </a:graphic>
          </wp:inline>
        </w:drawing>
      </w:r>
    </w:p>
    <w:p w14:paraId="5618FECF" w14:textId="0FCEDD10" w:rsidR="00323181" w:rsidRPr="00740BFC" w:rsidRDefault="538E812A" w:rsidP="008D0FC6">
      <w:pPr>
        <w:pStyle w:val="Legenda"/>
        <w:jc w:val="center"/>
      </w:pPr>
      <w:bookmarkStart w:id="142" w:name="_Toc194761345"/>
      <w:r>
        <w:t xml:space="preserve">Figura </w:t>
      </w:r>
      <w:fldSimple w:instr=" SEQ Figura \* ARABIC ">
        <w:r>
          <w:t>13</w:t>
        </w:r>
      </w:fldSimple>
      <w:r>
        <w:t>. Diagrama do processo “Logística e Entrega de Pedidos”.</w:t>
      </w:r>
      <w:bookmarkEnd w:id="142"/>
    </w:p>
    <w:p w14:paraId="4A76B9C9" w14:textId="21139799" w:rsidR="004C37EE" w:rsidRPr="00740BFC" w:rsidRDefault="003E707B" w:rsidP="004C37EE">
      <w:r w:rsidRPr="00740BFC">
        <w:t>Este diagrama representa o processo de “Logística e Entrega</w:t>
      </w:r>
      <w:r w:rsidR="0064393E" w:rsidRPr="00740BFC">
        <w:t xml:space="preserve"> de Pedidos”, </w:t>
      </w:r>
      <w:r w:rsidR="004C22AA" w:rsidRPr="00740BFC">
        <w:t xml:space="preserve">este é responsável </w:t>
      </w:r>
      <w:r w:rsidR="000A48F8" w:rsidRPr="00740BFC">
        <w:t xml:space="preserve">por </w:t>
      </w:r>
      <w:r w:rsidR="00870DA4" w:rsidRPr="00740BFC">
        <w:t xml:space="preserve">tratar de todo o processo de preparação </w:t>
      </w:r>
      <w:r w:rsidR="008745CE" w:rsidRPr="00740BFC">
        <w:t>e</w:t>
      </w:r>
      <w:r w:rsidR="00870DA4" w:rsidRPr="00740BFC">
        <w:t xml:space="preserve"> entrega </w:t>
      </w:r>
      <w:r w:rsidR="008745CE" w:rsidRPr="00740BFC">
        <w:t>da encomenda.</w:t>
      </w:r>
    </w:p>
    <w:p w14:paraId="6F8AD4FD" w14:textId="44315EE4" w:rsidR="003E4B5C" w:rsidRPr="00740BFC" w:rsidRDefault="00DF1B9C" w:rsidP="003E4B5C">
      <w:r w:rsidRPr="00740BFC">
        <w:t xml:space="preserve">O processo começa </w:t>
      </w:r>
      <w:r w:rsidR="00442B45" w:rsidRPr="00740BFC">
        <w:t>quando a encomenda entra no estado “Confirmada”, a partir daqui os dados da entrega vão ser consultados e validados</w:t>
      </w:r>
      <w:r w:rsidR="0012786E" w:rsidRPr="00740BFC">
        <w:t xml:space="preserve">, quando este processo acabar a mercadoria é preparada manualmente para ser </w:t>
      </w:r>
      <w:r w:rsidR="00A4255B" w:rsidRPr="00740BFC">
        <w:t>entregue à transportadora</w:t>
      </w:r>
      <w:r w:rsidR="004A6705" w:rsidRPr="00740BFC">
        <w:t>, a partir daqui a responsabilidade da entrega passa para a transportadora</w:t>
      </w:r>
      <w:r w:rsidR="00B34113" w:rsidRPr="00740BFC">
        <w:t xml:space="preserve">, a mesma vai comunicar o estado </w:t>
      </w:r>
      <w:r w:rsidR="00B34113" w:rsidRPr="00740BFC">
        <w:lastRenderedPageBreak/>
        <w:t>da entrega através de uma API</w:t>
      </w:r>
      <w:r w:rsidR="00B709A1" w:rsidRPr="00740BFC">
        <w:t>, caso seja entregue o processo chega ao fim</w:t>
      </w:r>
      <w:r w:rsidR="005F7F27" w:rsidRPr="00740BFC">
        <w:t xml:space="preserve"> e o cliente </w:t>
      </w:r>
      <w:r w:rsidR="001E0A69" w:rsidRPr="00740BFC">
        <w:t>tem a oportunidade de abrir ocorrência caso exista algum problema</w:t>
      </w:r>
      <w:r w:rsidR="00B709A1" w:rsidRPr="00740BFC">
        <w:t>, caso não seja entregue</w:t>
      </w:r>
      <w:r w:rsidR="001E0A69" w:rsidRPr="00740BFC">
        <w:t xml:space="preserve"> uma ocorrência é automaticamente aberta e o processo termina.</w:t>
      </w:r>
    </w:p>
    <w:p w14:paraId="7344D3B9" w14:textId="716054B3" w:rsidR="001E0A69" w:rsidRPr="00740BFC" w:rsidRDefault="538E812A" w:rsidP="003E4B5C">
      <w:r>
        <w:t xml:space="preserve">Em termos de opções de modelação, utilizamos diversos elementos, existe uma “Pool”, "Logística e Entrega de Pedidos” e uma “Lane”, “Gestor de Logística”. Utilizamos também um evento de início e um evento de fim para controlar o início e o fim do processo, colocamos “Exclusive Gateways” para gerir as decisões e por último utilizamos “Tasks” com diversos tipos, tais como: “User”, “Manual” e “Service”. </w:t>
      </w:r>
    </w:p>
    <w:p w14:paraId="315A1740" w14:textId="6917DB5B" w:rsidR="00323181" w:rsidRPr="00740BFC" w:rsidRDefault="538E812A" w:rsidP="004F0FB6">
      <w:pPr>
        <w:pStyle w:val="Ttulo3"/>
      </w:pPr>
      <w:bookmarkStart w:id="143" w:name="_Toc1497371604"/>
      <w:bookmarkStart w:id="144" w:name="_Toc199624738"/>
      <w:r>
        <w:t>Diagrama do processo “Gestão de Ocorrências”</w:t>
      </w:r>
      <w:bookmarkEnd w:id="143"/>
      <w:bookmarkEnd w:id="144"/>
    </w:p>
    <w:p w14:paraId="4BF05C98" w14:textId="75CA38BF" w:rsidR="00323181" w:rsidRPr="00740BFC" w:rsidRDefault="36C095BA" w:rsidP="00917724">
      <w:pPr>
        <w:keepNext/>
        <w:jc w:val="center"/>
      </w:pPr>
      <w:r>
        <w:rPr>
          <w:noProof/>
        </w:rPr>
        <w:drawing>
          <wp:inline distT="0" distB="0" distL="0" distR="0" wp14:anchorId="71AD5D4F" wp14:editId="3CA8F06D">
            <wp:extent cx="5791200" cy="3294600"/>
            <wp:effectExtent l="0" t="0" r="0" b="1270"/>
            <wp:docPr id="794629548" name="Picture 794629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629548" name="Picture 794629548"/>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824431" cy="3313505"/>
                    </a:xfrm>
                    <a:prstGeom prst="rect">
                      <a:avLst/>
                    </a:prstGeom>
                  </pic:spPr>
                </pic:pic>
              </a:graphicData>
            </a:graphic>
          </wp:inline>
        </w:drawing>
      </w:r>
    </w:p>
    <w:p w14:paraId="2C5F9B41" w14:textId="72806959" w:rsidR="00323181" w:rsidRPr="00740BFC" w:rsidRDefault="538E812A" w:rsidP="008D0FC6">
      <w:pPr>
        <w:pStyle w:val="Legenda"/>
        <w:jc w:val="center"/>
      </w:pPr>
      <w:bookmarkStart w:id="145" w:name="_Toc194761346"/>
      <w:r>
        <w:t xml:space="preserve">Figura </w:t>
      </w:r>
      <w:fldSimple w:instr=" SEQ Figura \* ARABIC ">
        <w:r>
          <w:t>14</w:t>
        </w:r>
      </w:fldSimple>
      <w:r>
        <w:t>. Diagrama do processo “Gestão de Ocorrências”.</w:t>
      </w:r>
      <w:bookmarkEnd w:id="145"/>
    </w:p>
    <w:p w14:paraId="7DAA9374" w14:textId="34178855" w:rsidR="0087625A" w:rsidRPr="00740BFC" w:rsidRDefault="538E812A" w:rsidP="0087625A">
      <w:r>
        <w:t>Este diagrama representa o processo de “Gestão de Ocorrências”, este é responsável por tratar de todo o processo de uma ocorrência, desde a criação até ficar resolvida.</w:t>
      </w:r>
    </w:p>
    <w:p w14:paraId="5DEF2D59" w14:textId="534AABA4" w:rsidR="00AC0FB1" w:rsidRPr="00740BFC" w:rsidRDefault="538E812A" w:rsidP="00AC0FB1">
      <w:r>
        <w:t>O processo inicia quando a ocorrência é aberta pelo cliente e neste momento é colocada no estado “Aguarda Análise”, é aqui que ela é recebida pelo gestor pós-venda e pelo gestor comercial para que eles a possam analisar, quando a analise for iniciada a ocorrência passa para o estado “Em Análise”, aqui a ocorrência é analisada por um dos gestores. Durante a análise o gestor precisa de verificar se a reposição do/s produto/s é economicamente viável, caso seja são enviados novos produtos ao cliente, se não é emitida uma nota de crédito e a equipa financeira é notificada. Por fim a solução é então aplicada à ocorrência e o estado da ocorrência passa para “Análise Resolvida”. Quando o cliente voltar à ocorrência para verificar a solução aplicada, será pedido para o mesmo realizar uma avaliação sobre todo o processo da ocorrência, caso faça o envio do feedback, o mesmo será analisado pelo gestor responsável pela ocorrência.</w:t>
      </w:r>
    </w:p>
    <w:p w14:paraId="78ED3143" w14:textId="0B3E216E" w:rsidR="00323181" w:rsidRPr="00740BFC" w:rsidRDefault="538E812A" w:rsidP="37A9725F">
      <w:r>
        <w:t xml:space="preserve">Em termos de opções de modelação, utilizamos diversos elementos, existe uma “Pool”, "Gestão de Ocorrências e duas “Lanes”, “Gestor pós-venda ou Gestor Comercial” e “Cliente”. Utilizamos também um evento de início e um evento de fim para controlar o início e o fim do processo, colocamos “Exclusive Gateways” para gerir as decisões e por </w:t>
      </w:r>
      <w:r>
        <w:lastRenderedPageBreak/>
        <w:t xml:space="preserve">último utilizamos “Tasks” com diversos tipos, tais como: “User”, “Manual”, “Send” e “Receive”. </w:t>
      </w:r>
    </w:p>
    <w:p w14:paraId="54BC54F3" w14:textId="789AD19A" w:rsidR="0099786C" w:rsidRPr="00740BFC" w:rsidRDefault="538E812A" w:rsidP="37A9725F">
      <w:pPr>
        <w:pStyle w:val="Ttulo3"/>
      </w:pPr>
      <w:bookmarkStart w:id="146" w:name="_Toc1702508569"/>
      <w:bookmarkStart w:id="147" w:name="_Toc199624739"/>
      <w:r>
        <w:t>Diagrama do processo “Gestão de Promoções e Campanhas de Marketing”</w:t>
      </w:r>
      <w:bookmarkEnd w:id="146"/>
      <w:bookmarkEnd w:id="147"/>
    </w:p>
    <w:p w14:paraId="465894EF" w14:textId="35FF84B5" w:rsidR="0099786C" w:rsidRPr="00740BFC" w:rsidRDefault="3AC46D2F" w:rsidP="008D0FC6">
      <w:pPr>
        <w:keepNext/>
        <w:jc w:val="center"/>
      </w:pPr>
      <w:r>
        <w:rPr>
          <w:noProof/>
        </w:rPr>
        <w:drawing>
          <wp:inline distT="0" distB="0" distL="0" distR="0" wp14:anchorId="4E67CD76" wp14:editId="48A37C65">
            <wp:extent cx="5605308" cy="1364691"/>
            <wp:effectExtent l="0" t="0" r="0" b="6985"/>
            <wp:docPr id="2131874405" name="Picture 2131874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874405" name="Picture 2131874405"/>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605308" cy="1364691"/>
                    </a:xfrm>
                    <a:prstGeom prst="rect">
                      <a:avLst/>
                    </a:prstGeom>
                  </pic:spPr>
                </pic:pic>
              </a:graphicData>
            </a:graphic>
          </wp:inline>
        </w:drawing>
      </w:r>
    </w:p>
    <w:p w14:paraId="76CE91F6" w14:textId="5D24AF6C" w:rsidR="00B41B5D" w:rsidRPr="00740BFC" w:rsidRDefault="538E812A" w:rsidP="008D0FC6">
      <w:pPr>
        <w:pStyle w:val="Legenda"/>
        <w:jc w:val="center"/>
      </w:pPr>
      <w:bookmarkStart w:id="148" w:name="_Toc194761347"/>
      <w:r>
        <w:t xml:space="preserve">Figura </w:t>
      </w:r>
      <w:fldSimple w:instr=" SEQ Figura \* ARABIC ">
        <w:r>
          <w:t>15</w:t>
        </w:r>
      </w:fldSimple>
      <w:r>
        <w:t>. Diagrama do processo "Gestão de Promoções e Campanhas de Marketing”.</w:t>
      </w:r>
      <w:bookmarkEnd w:id="148"/>
    </w:p>
    <w:p w14:paraId="3A69B3C8" w14:textId="79C3DA6C" w:rsidR="007C2B61" w:rsidRPr="00740BFC" w:rsidRDefault="538E812A" w:rsidP="007C2B61">
      <w:r>
        <w:t>O diagrama acima representa o processo de “Gestão de Promoções e Campanhas de Marketing”, o qual é responsável por tratar de todo o processo de uma campanha/promoção desde a sua criação até ao seu fim.</w:t>
      </w:r>
    </w:p>
    <w:p w14:paraId="389D803D" w14:textId="54C5D434" w:rsidR="007C2B61" w:rsidRPr="00740BFC" w:rsidRDefault="538E812A" w:rsidP="004E1272">
      <w:r>
        <w:t>O Processo inicia-se no ecrã de criação de campanha/promoção, aqui é onde ela é configurada com produtos, descontos, datas de início e fim e outros detalhes, logo de seguida é verificado o stock dos produtos que se está a colocar em promoção/campanha, visto que os mesmos precisam de estar em stock, caso não estejam o gestor de compras é contactado para repor os produtos em falta. Quando se verifica que já se tem stock suficiente para prosseguir, as datas da campanha são verificadas, para se ter a certeza de que não entram em conflito com outras campanhas que já possam estar a ativas. Não havendo conflitos o novo preço de venda dos produtos é calculado com base na promoção (mantendo a referência para o preço base). A campanha é então registada no sistema e colocada no estado” Ativa”, os produtos são atualizados e destacados no portal. A campanha pode terminar em 2 ocasiões, a primeira é caso chegue à data de fim e a outra é caso o gestor de marketing termine a campanha mais cedo manualmente, passando então para o estado “Terminada”</w:t>
      </w:r>
      <w:r w:rsidRPr="538E812A">
        <w:rPr>
          <w:b/>
          <w:bCs/>
        </w:rPr>
        <w:t>.</w:t>
      </w:r>
    </w:p>
    <w:p w14:paraId="24D73C33" w14:textId="10EB3DC1" w:rsidR="007C2B61" w:rsidRPr="00740BFC" w:rsidRDefault="538E812A" w:rsidP="007C2B61">
      <w:r>
        <w:t xml:space="preserve">Em termos de opções de modelação, utilizamos diversos elementos, existe uma “Pool”, “Gestão de Promoções e Campanhas de Marketing” e uma “Lane”, “Gestor de Marketing”. Utilizamos também um evento de início e um evento de fim para controlar o início e o fim do processo, colocamos “Exclusive Gateways” para gerir as decisões e por último utilizamos “Tasks” com diversos tipos, tais como: “User” e “Script”. </w:t>
      </w:r>
    </w:p>
    <w:p w14:paraId="381CDBA8" w14:textId="7910376C" w:rsidR="00F84EB5" w:rsidRPr="00740BFC" w:rsidRDefault="538E812A" w:rsidP="00F84EB5">
      <w:pPr>
        <w:pStyle w:val="Ttulo3"/>
      </w:pPr>
      <w:bookmarkStart w:id="149" w:name="_Toc1742370035"/>
      <w:bookmarkStart w:id="150" w:name="_Toc199624740"/>
      <w:r>
        <w:t>Diagrama do processo “Gestão de Stocks”</w:t>
      </w:r>
      <w:bookmarkEnd w:id="149"/>
      <w:bookmarkEnd w:id="150"/>
    </w:p>
    <w:p w14:paraId="4623A0CF" w14:textId="6ECE8B38" w:rsidR="00F84EB5" w:rsidRPr="00740BFC" w:rsidRDefault="00F84EB5" w:rsidP="00F84EB5">
      <w:pPr>
        <w:keepNext/>
      </w:pPr>
      <w:r>
        <w:rPr>
          <w:noProof/>
        </w:rPr>
        <w:drawing>
          <wp:inline distT="0" distB="0" distL="0" distR="0" wp14:anchorId="3DF44000" wp14:editId="28A987A3">
            <wp:extent cx="5919511" cy="1343195"/>
            <wp:effectExtent l="0" t="0" r="5080" b="9525"/>
            <wp:docPr id="1648145599" name="Picture 1648145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145599" name="Picture 1648145599"/>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919511" cy="1343195"/>
                    </a:xfrm>
                    <a:prstGeom prst="rect">
                      <a:avLst/>
                    </a:prstGeom>
                  </pic:spPr>
                </pic:pic>
              </a:graphicData>
            </a:graphic>
          </wp:inline>
        </w:drawing>
      </w:r>
    </w:p>
    <w:p w14:paraId="2D6CB52C" w14:textId="4C084213" w:rsidR="00F84EB5" w:rsidRPr="00740BFC" w:rsidRDefault="538E812A" w:rsidP="00F84EB5">
      <w:pPr>
        <w:pStyle w:val="Legenda"/>
        <w:jc w:val="center"/>
      </w:pPr>
      <w:bookmarkStart w:id="151" w:name="_Toc194761348"/>
      <w:r>
        <w:t xml:space="preserve">Figura </w:t>
      </w:r>
      <w:fldSimple w:instr=" SEQ Figura \* ARABIC ">
        <w:r>
          <w:t>16</w:t>
        </w:r>
      </w:fldSimple>
      <w:r>
        <w:t>. Diagrama do processo “Gestão de Stocks”.</w:t>
      </w:r>
      <w:bookmarkEnd w:id="151"/>
    </w:p>
    <w:p w14:paraId="583B05DE" w14:textId="6B0BAE7C" w:rsidR="00B85CFB" w:rsidRPr="00740BFC" w:rsidRDefault="00B85CFB" w:rsidP="00B85CFB">
      <w:r w:rsidRPr="00740BFC">
        <w:t xml:space="preserve">O último diagrama representa o processo de “Gestão de Stocks”, este é responsável por tratar de todo o processo de compra </w:t>
      </w:r>
      <w:r w:rsidR="000C3701" w:rsidRPr="00740BFC">
        <w:t>de vinhos</w:t>
      </w:r>
      <w:r w:rsidR="003702A2" w:rsidRPr="00740BFC">
        <w:t xml:space="preserve"> aos fornecedores.</w:t>
      </w:r>
    </w:p>
    <w:p w14:paraId="0526EAB3" w14:textId="37274642" w:rsidR="00D43CA2" w:rsidRPr="00740BFC" w:rsidRDefault="538E812A" w:rsidP="00B85CFB">
      <w:r>
        <w:t xml:space="preserve">O processo é iniciado em 3 casos diferentes: todos os dias à meia-noite, quando o gestor é contactado por faltar stock de algum vinho e quando se quer encomendar um vinho novo. </w:t>
      </w:r>
      <w:r>
        <w:lastRenderedPageBreak/>
        <w:t>Se o gestor de compras não estiver a comprar um vinho novo, o mesmo faz uma análise do stock para verificar a necessidade de reposição, se não houver necessidade o processo é terminado aqui, caso contrário prossegue e o mesmo regista os vinhos e as quantidades a pedir, é aqui que é selecionado o fornecedor e o mesmo é contactado para dar uma previsão da entrega dos produtos. O fornecedor tem 2 dias uteis para responder com uma data prevista de entrega, caso não responda, o gestor de compras procura um fornecedor diferente, se responder dentro do prazo o gestor de compras analisa a resposta, se concordar, o processo continua, se não cancela o pedido ao fornecedor. Ao concordar com a data estimada enviada pelo fornecedor, a encomenda é então criada em sistema e é enviada para o fornecedor. Após a submissão da encomenda para o fornecedor, o responsável de armazém espera até 2 dias uteis a seguir à data estimada de entrega, se passar deste prazo, a encomenda fica classificada como não entregue e o responsável de armazém vai declarar a irregularidade na encomenda. Se chegar dentro do prazo, ao momento da chegada é realizada uma verificação dos documentos do fornecedor e dos produtos entregues, isto é feito para se ter a certeza de que correu tudo bem com a entrega da encomenda, se existir alguma irregularidade a mesma é registada na encomenda pelo responsável de armazém, se estiver tudo em conformidade, os produtos são registados no sistema, e armazenados no armazém. Com isto, o gestor de compras é contactado pelo responsável de armazém, se não tiver sido registada nenhuma irregularidade o stock dos produtos é atualizado, se existir irregularidade o gestor de compras contacta o fornecedor para resolver a mesma e aplicar a solução acordada entre ambas as partes e em ambos os casos, o processo chega ao seu fim.</w:t>
      </w:r>
    </w:p>
    <w:p w14:paraId="65F54CA0" w14:textId="6BC24D32" w:rsidR="00A53F8A" w:rsidRPr="00740BFC" w:rsidRDefault="538E812A" w:rsidP="00B85CFB">
      <w:r>
        <w:t xml:space="preserve">Em termos de opções de modelação, utilizamos diversos elementos, existe uma “Pool”, “Gestão de Stocks”, e duas “Lanes”, “Gestor de Compras” e “Responsável de Armazém”. Utilizamos também um evento de início e vários eventos de fim para controlar o início e o fim do processo, colocamos “Exclusive Gateways” para gerir as decisões e por último utilizamos “Tasks” com diversos tipos, tais como: “User”, “Manual”, “Send”, “Receive” e “Script”. </w:t>
      </w:r>
    </w:p>
    <w:p w14:paraId="47CFBD4B" w14:textId="6C00FCD4" w:rsidR="003A5B86" w:rsidRPr="00740BFC" w:rsidRDefault="538E812A" w:rsidP="00C573C9">
      <w:pPr>
        <w:pStyle w:val="Ttulo2"/>
        <w:rPr>
          <w:rFonts w:cs="Calibri"/>
          <w:lang w:val="pt-PT"/>
        </w:rPr>
      </w:pPr>
      <w:bookmarkStart w:id="152" w:name="_Toc1556500937"/>
      <w:bookmarkStart w:id="153" w:name="_Toc199624741"/>
      <w:r>
        <w:lastRenderedPageBreak/>
        <w:t>Especificação de requisitos</w:t>
      </w:r>
      <w:bookmarkEnd w:id="152"/>
      <w:bookmarkEnd w:id="153"/>
    </w:p>
    <w:p w14:paraId="152E6518" w14:textId="64E4B033" w:rsidR="003A5B86" w:rsidRPr="00740BFC" w:rsidRDefault="538E812A" w:rsidP="538E812A">
      <w:pPr>
        <w:pStyle w:val="Ttulo3"/>
        <w:rPr>
          <w:rFonts w:eastAsia="Calibri" w:cs="Calibri"/>
          <w:i/>
        </w:rPr>
      </w:pPr>
      <w:bookmarkStart w:id="154" w:name="_Toc752994670"/>
      <w:bookmarkStart w:id="155" w:name="_Toc199624742"/>
      <w:r>
        <w:t>Funcionalidades Online de FrontOffice</w:t>
      </w:r>
      <w:bookmarkEnd w:id="154"/>
      <w:bookmarkEnd w:id="155"/>
      <w:r w:rsidR="2124CC3B">
        <w:br/>
      </w:r>
    </w:p>
    <w:p w14:paraId="3EAC6EAB" w14:textId="223A5114" w:rsidR="00F311E4" w:rsidRPr="00740BFC" w:rsidRDefault="538E812A" w:rsidP="00F311E4">
      <w:pPr>
        <w:keepNext/>
        <w:jc w:val="center"/>
      </w:pPr>
      <w:r>
        <w:t xml:space="preserve"> </w:t>
      </w:r>
      <w:r w:rsidR="00755C2B">
        <w:rPr>
          <w:noProof/>
        </w:rPr>
        <w:drawing>
          <wp:inline distT="0" distB="0" distL="0" distR="0" wp14:anchorId="167F5248" wp14:editId="68F6CE05">
            <wp:extent cx="2940050" cy="8064424"/>
            <wp:effectExtent l="0" t="0" r="0" b="0"/>
            <wp:docPr id="1129522992" name="Picture 3"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522992" name="Picture 3" descr="A screenshot of a cell phone&#10;&#10;AI-generated content may be incorrect."/>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948930" cy="8088783"/>
                    </a:xfrm>
                    <a:prstGeom prst="rect">
                      <a:avLst/>
                    </a:prstGeom>
                    <a:noFill/>
                    <a:ln>
                      <a:noFill/>
                    </a:ln>
                  </pic:spPr>
                </pic:pic>
              </a:graphicData>
            </a:graphic>
          </wp:inline>
        </w:drawing>
      </w:r>
    </w:p>
    <w:p w14:paraId="35BCB413" w14:textId="124F0CE6" w:rsidR="5E834D7E" w:rsidRPr="00740BFC" w:rsidRDefault="538E812A" w:rsidP="009549A3">
      <w:pPr>
        <w:pStyle w:val="Legenda"/>
        <w:jc w:val="center"/>
      </w:pPr>
      <w:bookmarkStart w:id="156" w:name="_Toc194761349"/>
      <w:r>
        <w:t xml:space="preserve">Figura </w:t>
      </w:r>
      <w:fldSimple w:instr=" SEQ Figura \* ARABIC ">
        <w:r>
          <w:t>17</w:t>
        </w:r>
      </w:fldSimple>
      <w:r>
        <w:t>. FrontOffice - Diagrama de navegação.</w:t>
      </w:r>
      <w:bookmarkEnd w:id="156"/>
    </w:p>
    <w:p w14:paraId="6C3B45E5" w14:textId="6ADF8132" w:rsidR="009A7E9E" w:rsidRPr="00740BFC" w:rsidRDefault="538E812A" w:rsidP="0009518F">
      <w:pPr>
        <w:keepNext/>
        <w:jc w:val="center"/>
      </w:pPr>
      <w:r>
        <w:lastRenderedPageBreak/>
        <w:t xml:space="preserve"> </w:t>
      </w:r>
      <w:r w:rsidR="00B01FE9">
        <w:rPr>
          <w:noProof/>
        </w:rPr>
        <w:drawing>
          <wp:inline distT="0" distB="0" distL="0" distR="0" wp14:anchorId="3F167048" wp14:editId="01A54732">
            <wp:extent cx="4585184" cy="8185150"/>
            <wp:effectExtent l="0" t="0" r="6350" b="6350"/>
            <wp:docPr id="1094919187"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919187" name="Picture 4" descr="A screenshot of a computer&#10;&#10;AI-generated content may be incorrect."/>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588244" cy="8190613"/>
                    </a:xfrm>
                    <a:prstGeom prst="rect">
                      <a:avLst/>
                    </a:prstGeom>
                    <a:noFill/>
                    <a:ln>
                      <a:noFill/>
                    </a:ln>
                  </pic:spPr>
                </pic:pic>
              </a:graphicData>
            </a:graphic>
          </wp:inline>
        </w:drawing>
      </w:r>
    </w:p>
    <w:p w14:paraId="38F55E59" w14:textId="7714A886" w:rsidR="0009518F" w:rsidRPr="00740BFC" w:rsidRDefault="538E812A" w:rsidP="0009518F">
      <w:pPr>
        <w:pStyle w:val="Legenda"/>
        <w:jc w:val="center"/>
      </w:pPr>
      <w:bookmarkStart w:id="157" w:name="_Toc194761350"/>
      <w:r>
        <w:t xml:space="preserve">Figura </w:t>
      </w:r>
      <w:fldSimple w:instr=" SEQ Figura \* ARABIC ">
        <w:r>
          <w:t>18</w:t>
        </w:r>
      </w:fldSimple>
      <w:r>
        <w:t>. FrontOffice - Diagrama de navegação.</w:t>
      </w:r>
      <w:bookmarkEnd w:id="157"/>
    </w:p>
    <w:p w14:paraId="49ACECEF" w14:textId="28E820B3" w:rsidR="0009518F" w:rsidRPr="00740BFC" w:rsidRDefault="0009518F" w:rsidP="0009518F">
      <w:pPr>
        <w:jc w:val="center"/>
      </w:pPr>
      <w:r>
        <w:rPr>
          <w:noProof/>
        </w:rPr>
        <w:lastRenderedPageBreak/>
        <w:drawing>
          <wp:inline distT="0" distB="0" distL="0" distR="0" wp14:anchorId="6AD53898" wp14:editId="7A2FD669">
            <wp:extent cx="4191000" cy="5657850"/>
            <wp:effectExtent l="0" t="0" r="0" b="0"/>
            <wp:docPr id="800769194" name="Picture 800769194" descr="Uma imagem com texto, garrafa, beber, captura de ecrã&#10;&#10;Os conteúdos gerados por IA poderão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769194" name="Picture 800769194" descr="Uma imagem com texto, garrafa, beber, captura de ecrã&#10;&#10;Os conteúdos gerados por IA poderão estar incorretos."/>
                    <pic:cNvPicPr/>
                  </pic:nvPicPr>
                  <pic:blipFill>
                    <a:blip r:embed="rId43">
                      <a:extLst>
                        <a:ext uri="{28A0092B-C50C-407E-A947-70E740481C1C}">
                          <a14:useLocalDpi xmlns:a14="http://schemas.microsoft.com/office/drawing/2010/main" val="0"/>
                        </a:ext>
                      </a:extLst>
                    </a:blip>
                    <a:stretch>
                      <a:fillRect/>
                    </a:stretch>
                  </pic:blipFill>
                  <pic:spPr>
                    <a:xfrm>
                      <a:off x="0" y="0"/>
                      <a:ext cx="4191000" cy="5657850"/>
                    </a:xfrm>
                    <a:prstGeom prst="rect">
                      <a:avLst/>
                    </a:prstGeom>
                  </pic:spPr>
                </pic:pic>
              </a:graphicData>
            </a:graphic>
          </wp:inline>
        </w:drawing>
      </w:r>
    </w:p>
    <w:p w14:paraId="0A0A7B59" w14:textId="1FA20871" w:rsidR="0009518F" w:rsidRPr="00740BFC" w:rsidRDefault="538E812A" w:rsidP="538E812A">
      <w:pPr>
        <w:pStyle w:val="Legenda"/>
        <w:jc w:val="center"/>
        <w:rPr>
          <w:rFonts w:eastAsia="Calibri"/>
        </w:rPr>
      </w:pPr>
      <w:bookmarkStart w:id="158" w:name="_Toc194761351"/>
      <w:r w:rsidRPr="538E812A">
        <w:rPr>
          <w:rFonts w:eastAsia="Calibri"/>
        </w:rPr>
        <w:t xml:space="preserve">Figura </w:t>
      </w:r>
      <w:fldSimple w:instr=" SEQ Figura \* ARABIC ">
        <w:r>
          <w:t>19</w:t>
        </w:r>
      </w:fldSimple>
      <w:r>
        <w:t>.</w:t>
      </w:r>
      <w:r w:rsidRPr="538E812A">
        <w:rPr>
          <w:rFonts w:eastAsia="Calibri"/>
        </w:rPr>
        <w:t xml:space="preserve"> FrontOffice - Diagrama de navegação.</w:t>
      </w:r>
      <w:bookmarkEnd w:id="158"/>
    </w:p>
    <w:p w14:paraId="471ABFEE" w14:textId="41D9555F" w:rsidR="009A7E9E" w:rsidRPr="00740BFC" w:rsidRDefault="009A7E9E" w:rsidP="283BC1ED">
      <w:pPr>
        <w:pStyle w:val="Legenda"/>
        <w:keepNext/>
        <w:jc w:val="center"/>
        <w:rPr>
          <w:rFonts w:eastAsia="Calibri"/>
        </w:rPr>
      </w:pPr>
      <w:r>
        <w:lastRenderedPageBreak/>
        <w:br/>
      </w:r>
      <w:r>
        <w:br/>
      </w:r>
      <w:r>
        <w:rPr>
          <w:noProof/>
        </w:rPr>
        <w:drawing>
          <wp:inline distT="0" distB="0" distL="0" distR="0" wp14:anchorId="15AAC5EF" wp14:editId="6238F915">
            <wp:extent cx="4933950" cy="2790921"/>
            <wp:effectExtent l="0" t="0" r="0" b="0"/>
            <wp:docPr id="1762527235" name="Picture 1762527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933950" cy="2790921"/>
                    </a:xfrm>
                    <a:prstGeom prst="rect">
                      <a:avLst/>
                    </a:prstGeom>
                  </pic:spPr>
                </pic:pic>
              </a:graphicData>
            </a:graphic>
          </wp:inline>
        </w:drawing>
      </w:r>
    </w:p>
    <w:p w14:paraId="0A6C23CB" w14:textId="619250C5" w:rsidR="008C0C6E" w:rsidRPr="00740BFC" w:rsidRDefault="538E812A" w:rsidP="538E812A">
      <w:pPr>
        <w:pStyle w:val="Legenda"/>
        <w:jc w:val="center"/>
        <w:rPr>
          <w:rFonts w:eastAsia="Calibri"/>
        </w:rPr>
      </w:pPr>
      <w:bookmarkStart w:id="159" w:name="_Toc194761352"/>
      <w:r w:rsidRPr="538E812A">
        <w:rPr>
          <w:rFonts w:eastAsia="Calibri"/>
        </w:rPr>
        <w:t xml:space="preserve">Figura </w:t>
      </w:r>
      <w:fldSimple w:instr=" SEQ Figura \* ARABIC ">
        <w:r>
          <w:t>20</w:t>
        </w:r>
      </w:fldSimple>
      <w:r>
        <w:t>.</w:t>
      </w:r>
      <w:r w:rsidRPr="538E812A">
        <w:rPr>
          <w:rFonts w:eastAsia="Calibri"/>
        </w:rPr>
        <w:t xml:space="preserve"> FrontOffice - Diagrama de navegação.</w:t>
      </w:r>
      <w:bookmarkEnd w:id="159"/>
    </w:p>
    <w:p w14:paraId="3E5587FC" w14:textId="5CC22461" w:rsidR="008C0C6E" w:rsidRPr="00740BFC" w:rsidRDefault="447B6B44" w:rsidP="008C0C6E">
      <w:pPr>
        <w:pStyle w:val="Legenda"/>
        <w:keepNext/>
        <w:jc w:val="center"/>
        <w:rPr>
          <w:rFonts w:eastAsia="Calibri"/>
        </w:rPr>
      </w:pPr>
      <w:r>
        <w:br/>
      </w:r>
      <w:r>
        <w:br/>
      </w:r>
      <w:r>
        <w:rPr>
          <w:noProof/>
        </w:rPr>
        <w:drawing>
          <wp:inline distT="0" distB="0" distL="0" distR="0" wp14:anchorId="4CACF09C" wp14:editId="2130B4FB">
            <wp:extent cx="3924848" cy="2162477"/>
            <wp:effectExtent l="0" t="0" r="0" b="0"/>
            <wp:docPr id="1579900419" name="Picture 1579900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9900419"/>
                    <pic:cNvPicPr/>
                  </pic:nvPicPr>
                  <pic:blipFill>
                    <a:blip r:embed="rId45">
                      <a:extLst>
                        <a:ext uri="{28A0092B-C50C-407E-A947-70E740481C1C}">
                          <a14:useLocalDpi xmlns:a14="http://schemas.microsoft.com/office/drawing/2010/main" val="0"/>
                        </a:ext>
                      </a:extLst>
                    </a:blip>
                    <a:stretch>
                      <a:fillRect/>
                    </a:stretch>
                  </pic:blipFill>
                  <pic:spPr>
                    <a:xfrm>
                      <a:off x="0" y="0"/>
                      <a:ext cx="3924848" cy="2162477"/>
                    </a:xfrm>
                    <a:prstGeom prst="rect">
                      <a:avLst/>
                    </a:prstGeom>
                  </pic:spPr>
                </pic:pic>
              </a:graphicData>
            </a:graphic>
          </wp:inline>
        </w:drawing>
      </w:r>
    </w:p>
    <w:p w14:paraId="6154C099" w14:textId="7915EF2C" w:rsidR="009A7E9E" w:rsidRPr="00740BFC" w:rsidRDefault="538E812A" w:rsidP="008C0C6E">
      <w:pPr>
        <w:pStyle w:val="Legenda"/>
        <w:jc w:val="center"/>
      </w:pPr>
      <w:bookmarkStart w:id="160" w:name="_Toc194761353"/>
      <w:r>
        <w:t xml:space="preserve">Figura </w:t>
      </w:r>
      <w:fldSimple w:instr=" SEQ Figura \* ARABIC ">
        <w:r>
          <w:t>21</w:t>
        </w:r>
      </w:fldSimple>
      <w:r>
        <w:t>.FrontOffice - Diagrama de navegação.</w:t>
      </w:r>
      <w:bookmarkEnd w:id="160"/>
    </w:p>
    <w:p w14:paraId="5839142E" w14:textId="77777777" w:rsidR="00853664" w:rsidRDefault="45404AD8" w:rsidP="00853664">
      <w:pPr>
        <w:keepNext/>
        <w:jc w:val="center"/>
      </w:pPr>
      <w:r>
        <w:rPr>
          <w:noProof/>
        </w:rPr>
        <w:drawing>
          <wp:inline distT="0" distB="0" distL="0" distR="0" wp14:anchorId="0C9D4B88" wp14:editId="1B3F5055">
            <wp:extent cx="3896268" cy="2238688"/>
            <wp:effectExtent l="0" t="0" r="0" b="0"/>
            <wp:docPr id="1981667673" name="Picture 1981667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1667673"/>
                    <pic:cNvPicPr/>
                  </pic:nvPicPr>
                  <pic:blipFill>
                    <a:blip r:embed="rId46">
                      <a:extLst>
                        <a:ext uri="{28A0092B-C50C-407E-A947-70E740481C1C}">
                          <a14:useLocalDpi xmlns:a14="http://schemas.microsoft.com/office/drawing/2010/main" val="0"/>
                        </a:ext>
                      </a:extLst>
                    </a:blip>
                    <a:stretch>
                      <a:fillRect/>
                    </a:stretch>
                  </pic:blipFill>
                  <pic:spPr>
                    <a:xfrm>
                      <a:off x="0" y="0"/>
                      <a:ext cx="3896268" cy="2238688"/>
                    </a:xfrm>
                    <a:prstGeom prst="rect">
                      <a:avLst/>
                    </a:prstGeom>
                  </pic:spPr>
                </pic:pic>
              </a:graphicData>
            </a:graphic>
          </wp:inline>
        </w:drawing>
      </w:r>
    </w:p>
    <w:p w14:paraId="26636F23" w14:textId="03D81D42" w:rsidR="00262E19" w:rsidRDefault="538E812A" w:rsidP="00853664">
      <w:pPr>
        <w:pStyle w:val="Legenda"/>
        <w:jc w:val="center"/>
      </w:pPr>
      <w:r>
        <w:t xml:space="preserve">Figura </w:t>
      </w:r>
      <w:fldSimple w:instr=" SEQ Figura \* ARABIC ">
        <w:r>
          <w:t>22</w:t>
        </w:r>
      </w:fldSimple>
      <w:r>
        <w:t>. FrontOffice - Diagrama de navegação.</w:t>
      </w:r>
    </w:p>
    <w:p w14:paraId="07066339" w14:textId="4F8B1B3A" w:rsidR="009A7E9E" w:rsidRPr="00740BFC" w:rsidRDefault="009A7E9E" w:rsidP="008C0C6E">
      <w:pPr>
        <w:pStyle w:val="Legenda"/>
        <w:jc w:val="center"/>
      </w:pPr>
    </w:p>
    <w:p w14:paraId="0834A07E" w14:textId="77777777" w:rsidR="00853664" w:rsidRDefault="0FBF2CAE" w:rsidP="00853664">
      <w:pPr>
        <w:keepNext/>
      </w:pPr>
      <w:r>
        <w:rPr>
          <w:noProof/>
        </w:rPr>
        <w:lastRenderedPageBreak/>
        <w:drawing>
          <wp:inline distT="0" distB="0" distL="0" distR="0" wp14:anchorId="46949508" wp14:editId="69904BE9">
            <wp:extent cx="5657850" cy="3200400"/>
            <wp:effectExtent l="0" t="0" r="0" b="0"/>
            <wp:docPr id="590988656" name="Picture 590988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657850" cy="3200400"/>
                    </a:xfrm>
                    <a:prstGeom prst="rect">
                      <a:avLst/>
                    </a:prstGeom>
                  </pic:spPr>
                </pic:pic>
              </a:graphicData>
            </a:graphic>
          </wp:inline>
        </w:drawing>
      </w:r>
    </w:p>
    <w:p w14:paraId="1DA0D54B" w14:textId="0F0FD7BB" w:rsidR="0F720F25" w:rsidRPr="00740BFC" w:rsidRDefault="538E812A" w:rsidP="00145333">
      <w:pPr>
        <w:pStyle w:val="Legenda"/>
        <w:jc w:val="center"/>
      </w:pPr>
      <w:r>
        <w:t xml:space="preserve">Figura </w:t>
      </w:r>
      <w:fldSimple w:instr=" SEQ Figura \* ARABIC ">
        <w:r>
          <w:t>23</w:t>
        </w:r>
      </w:fldSimple>
      <w:r>
        <w:t>. FrontOffice - Diagrama de navegação.</w:t>
      </w:r>
    </w:p>
    <w:p w14:paraId="48D4EFC2" w14:textId="77777777" w:rsidR="00145333" w:rsidRDefault="0F720F25" w:rsidP="00145333">
      <w:pPr>
        <w:keepNext/>
      </w:pPr>
      <w:r>
        <w:br/>
      </w:r>
      <w:r>
        <w:rPr>
          <w:noProof/>
        </w:rPr>
        <w:drawing>
          <wp:inline distT="0" distB="0" distL="0" distR="0" wp14:anchorId="2D96303A" wp14:editId="13126CCF">
            <wp:extent cx="5657850" cy="3200400"/>
            <wp:effectExtent l="0" t="0" r="0" b="0"/>
            <wp:docPr id="985058703" name="Picture 985058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extLst>
                        <a:ext uri="{28A0092B-C50C-407E-A947-70E740481C1C}">
                          <a14:useLocalDpi xmlns:a14="http://schemas.microsoft.com/office/drawing/2010/main" val="0"/>
                        </a:ext>
                      </a:extLst>
                    </a:blip>
                    <a:stretch>
                      <a:fillRect/>
                    </a:stretch>
                  </pic:blipFill>
                  <pic:spPr>
                    <a:xfrm>
                      <a:off x="0" y="0"/>
                      <a:ext cx="5657850" cy="3200400"/>
                    </a:xfrm>
                    <a:prstGeom prst="rect">
                      <a:avLst/>
                    </a:prstGeom>
                  </pic:spPr>
                </pic:pic>
              </a:graphicData>
            </a:graphic>
          </wp:inline>
        </w:drawing>
      </w:r>
    </w:p>
    <w:p w14:paraId="790097C5" w14:textId="68932865" w:rsidR="0F720F25" w:rsidRPr="00740BFC" w:rsidRDefault="538E812A" w:rsidP="00145333">
      <w:pPr>
        <w:pStyle w:val="Legenda"/>
        <w:jc w:val="center"/>
      </w:pPr>
      <w:r>
        <w:t xml:space="preserve">Figura </w:t>
      </w:r>
      <w:fldSimple w:instr=" SEQ Figura \* ARABIC ">
        <w:r>
          <w:t>24</w:t>
        </w:r>
      </w:fldSimple>
      <w:r>
        <w:t>. FrontOffice - Diagrama de navegação.</w:t>
      </w:r>
    </w:p>
    <w:p w14:paraId="5D82C465" w14:textId="70CC1716" w:rsidR="00B73F2C" w:rsidRPr="00740BFC" w:rsidRDefault="0F720F25" w:rsidP="00145333">
      <w:pPr>
        <w:pStyle w:val="Legenda"/>
      </w:pPr>
      <w:r>
        <w:br/>
      </w:r>
      <w:bookmarkStart w:id="161" w:name="_Ref129158212"/>
    </w:p>
    <w:p w14:paraId="766375B7" w14:textId="036CD6DB" w:rsidR="00641B0E" w:rsidRPr="00740BFC" w:rsidRDefault="538E812A" w:rsidP="00641B0E">
      <w:pPr>
        <w:pStyle w:val="Legenda"/>
        <w:keepNext/>
        <w:jc w:val="center"/>
      </w:pPr>
      <w:bookmarkStart w:id="162" w:name="_Toc199624893"/>
      <w:r>
        <w:t xml:space="preserve">Tabela </w:t>
      </w:r>
      <w:fldSimple w:instr=" SEQ Tabela \* ARABIC ">
        <w:r>
          <w:t>47</w:t>
        </w:r>
      </w:fldSimple>
      <w:bookmarkEnd w:id="161"/>
      <w:r>
        <w:t xml:space="preserve">. </w:t>
      </w:r>
      <w:bookmarkStart w:id="163" w:name="_Ref129208534"/>
      <w:r w:rsidRPr="538E812A">
        <w:rPr>
          <w:i/>
          <w:iCs/>
        </w:rPr>
        <w:t>FrontOffice</w:t>
      </w:r>
      <w:r>
        <w:t xml:space="preserve"> – Lista de funcionalidades.</w:t>
      </w:r>
      <w:bookmarkEnd w:id="162"/>
      <w:r>
        <w:t xml:space="preserve"> </w:t>
      </w:r>
      <w:bookmarkEnd w:id="163"/>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43"/>
        <w:gridCol w:w="2547"/>
        <w:gridCol w:w="1701"/>
        <w:gridCol w:w="2693"/>
      </w:tblGrid>
      <w:tr w:rsidR="00641B0E" w:rsidRPr="00740BFC" w14:paraId="70FE605E" w14:textId="77777777" w:rsidTr="538E812A">
        <w:tc>
          <w:tcPr>
            <w:tcW w:w="1843" w:type="dxa"/>
            <w:shd w:val="clear" w:color="auto" w:fill="4472C4" w:themeFill="accent1"/>
            <w:vAlign w:val="center"/>
          </w:tcPr>
          <w:p w14:paraId="024AB4D0" w14:textId="77777777" w:rsidR="00641B0E" w:rsidRPr="00740BFC" w:rsidRDefault="538E812A">
            <w:pPr>
              <w:rPr>
                <w:color w:val="FFFFFF"/>
                <w:lang w:eastAsia="x-none"/>
              </w:rPr>
            </w:pPr>
            <w:r w:rsidRPr="538E812A">
              <w:rPr>
                <w:color w:val="FFFFFF" w:themeColor="background1"/>
              </w:rPr>
              <w:t>Nome da funcionalidade</w:t>
            </w:r>
          </w:p>
        </w:tc>
        <w:tc>
          <w:tcPr>
            <w:tcW w:w="2547" w:type="dxa"/>
            <w:shd w:val="clear" w:color="auto" w:fill="4472C4" w:themeFill="accent1"/>
            <w:vAlign w:val="center"/>
          </w:tcPr>
          <w:p w14:paraId="07073AA6" w14:textId="77777777" w:rsidR="00641B0E" w:rsidRPr="00740BFC" w:rsidRDefault="538E812A">
            <w:pPr>
              <w:rPr>
                <w:color w:val="FFFFFF"/>
                <w:lang w:eastAsia="x-none"/>
              </w:rPr>
            </w:pPr>
            <w:r w:rsidRPr="538E812A">
              <w:rPr>
                <w:color w:val="FFFFFF" w:themeColor="background1"/>
              </w:rPr>
              <w:t>Tabelas que utiliza</w:t>
            </w:r>
          </w:p>
        </w:tc>
        <w:tc>
          <w:tcPr>
            <w:tcW w:w="1701" w:type="dxa"/>
            <w:shd w:val="clear" w:color="auto" w:fill="4472C4" w:themeFill="accent1"/>
            <w:vAlign w:val="center"/>
          </w:tcPr>
          <w:p w14:paraId="3B61B6CB" w14:textId="77777777" w:rsidR="00641B0E" w:rsidRPr="00740BFC" w:rsidRDefault="538E812A">
            <w:pPr>
              <w:rPr>
                <w:color w:val="FFFFFF"/>
                <w:lang w:eastAsia="x-none"/>
              </w:rPr>
            </w:pPr>
            <w:r w:rsidRPr="538E812A">
              <w:rPr>
                <w:color w:val="FFFFFF" w:themeColor="background1"/>
              </w:rPr>
              <w:t xml:space="preserve">Complexidade </w:t>
            </w:r>
          </w:p>
        </w:tc>
        <w:tc>
          <w:tcPr>
            <w:tcW w:w="2693" w:type="dxa"/>
            <w:shd w:val="clear" w:color="auto" w:fill="4472C4" w:themeFill="accent1"/>
            <w:vAlign w:val="center"/>
          </w:tcPr>
          <w:p w14:paraId="2EAE54F7" w14:textId="77777777" w:rsidR="00641B0E" w:rsidRPr="00740BFC" w:rsidRDefault="538E812A">
            <w:pPr>
              <w:rPr>
                <w:color w:val="FFFFFF"/>
                <w:lang w:eastAsia="x-none"/>
              </w:rPr>
            </w:pPr>
            <w:r w:rsidRPr="538E812A">
              <w:rPr>
                <w:color w:val="FFFFFF" w:themeColor="background1"/>
              </w:rPr>
              <w:t xml:space="preserve">Serviços externos </w:t>
            </w:r>
          </w:p>
        </w:tc>
      </w:tr>
      <w:tr w:rsidR="00641B0E" w:rsidRPr="00740BFC" w14:paraId="2CE00B7D" w14:textId="77777777" w:rsidTr="538E812A">
        <w:tc>
          <w:tcPr>
            <w:tcW w:w="1843" w:type="dxa"/>
            <w:shd w:val="clear" w:color="auto" w:fill="auto"/>
          </w:tcPr>
          <w:p w14:paraId="063516E8" w14:textId="1A0F6336" w:rsidR="00641B0E" w:rsidRPr="00740BFC" w:rsidRDefault="5CAC6C7B" w:rsidP="5C25B772">
            <w:pPr>
              <w:spacing w:line="259" w:lineRule="auto"/>
            </w:pPr>
            <w:r w:rsidRPr="00740BFC">
              <w:t>Página principal</w:t>
            </w:r>
          </w:p>
        </w:tc>
        <w:tc>
          <w:tcPr>
            <w:tcW w:w="2547" w:type="dxa"/>
            <w:shd w:val="clear" w:color="auto" w:fill="auto"/>
          </w:tcPr>
          <w:p w14:paraId="3DBC88A4" w14:textId="0F17BE5F" w:rsidR="00641B0E" w:rsidRPr="00740BFC" w:rsidRDefault="538E812A">
            <w:r>
              <w:t>Produto, Promocao, Regiao, StockProduto, Casta</w:t>
            </w:r>
          </w:p>
        </w:tc>
        <w:tc>
          <w:tcPr>
            <w:tcW w:w="1701" w:type="dxa"/>
            <w:shd w:val="clear" w:color="auto" w:fill="auto"/>
          </w:tcPr>
          <w:p w14:paraId="04D2C490" w14:textId="623CBCC3" w:rsidR="00641B0E" w:rsidRPr="00740BFC" w:rsidRDefault="679E817A" w:rsidP="5C25B772">
            <w:pPr>
              <w:spacing w:line="259" w:lineRule="auto"/>
            </w:pPr>
            <w:r w:rsidRPr="00740BFC">
              <w:t>M</w:t>
            </w:r>
            <w:r w:rsidR="73BF2BCD" w:rsidRPr="00740BFC">
              <w:t>éd</w:t>
            </w:r>
            <w:r w:rsidRPr="00740BFC">
              <w:t>io</w:t>
            </w:r>
          </w:p>
        </w:tc>
        <w:tc>
          <w:tcPr>
            <w:tcW w:w="2693" w:type="dxa"/>
          </w:tcPr>
          <w:p w14:paraId="24CB78A5" w14:textId="4E708F11" w:rsidR="00641B0E" w:rsidRPr="00740BFC" w:rsidRDefault="00BE6E20">
            <w:pPr>
              <w:rPr>
                <w:lang w:eastAsia="x-none"/>
              </w:rPr>
            </w:pPr>
            <w:r>
              <w:t>Não</w:t>
            </w:r>
          </w:p>
        </w:tc>
      </w:tr>
      <w:tr w:rsidR="5C25B772" w:rsidRPr="00740BFC" w14:paraId="7603C941" w14:textId="77777777" w:rsidTr="538E812A">
        <w:trPr>
          <w:trHeight w:val="300"/>
        </w:trPr>
        <w:tc>
          <w:tcPr>
            <w:tcW w:w="1843" w:type="dxa"/>
            <w:shd w:val="clear" w:color="auto" w:fill="auto"/>
          </w:tcPr>
          <w:p w14:paraId="74349AB5" w14:textId="4CCFFB41" w:rsidR="73B6C2D9" w:rsidRPr="00740BFC" w:rsidRDefault="73B6C2D9" w:rsidP="5C25B772">
            <w:r w:rsidRPr="00740BFC">
              <w:lastRenderedPageBreak/>
              <w:t>Catálogo de tipos de vinho</w:t>
            </w:r>
          </w:p>
        </w:tc>
        <w:tc>
          <w:tcPr>
            <w:tcW w:w="2547" w:type="dxa"/>
            <w:shd w:val="clear" w:color="auto" w:fill="auto"/>
          </w:tcPr>
          <w:p w14:paraId="4034555E" w14:textId="180369B4" w:rsidR="65D862A0" w:rsidRPr="00740BFC" w:rsidRDefault="538E812A" w:rsidP="538E812A">
            <w:pPr>
              <w:rPr>
                <w:u w:val="single"/>
              </w:rPr>
            </w:pPr>
            <w:r>
              <w:t xml:space="preserve">Produto, Promocao, Regiao, StockProduto, </w:t>
            </w:r>
            <w:r w:rsidRPr="538E812A">
              <w:rPr>
                <w:u w:val="single"/>
              </w:rPr>
              <w:t>Casta</w:t>
            </w:r>
          </w:p>
        </w:tc>
        <w:tc>
          <w:tcPr>
            <w:tcW w:w="1701" w:type="dxa"/>
            <w:shd w:val="clear" w:color="auto" w:fill="auto"/>
          </w:tcPr>
          <w:p w14:paraId="1C3FE9BE" w14:textId="778DAFA9" w:rsidR="73B6C2D9" w:rsidRPr="00740BFC" w:rsidRDefault="73B6C2D9" w:rsidP="5C25B772">
            <w:pPr>
              <w:spacing w:line="259" w:lineRule="auto"/>
            </w:pPr>
            <w:r w:rsidRPr="00740BFC">
              <w:t>Médio</w:t>
            </w:r>
          </w:p>
        </w:tc>
        <w:tc>
          <w:tcPr>
            <w:tcW w:w="2693" w:type="dxa"/>
          </w:tcPr>
          <w:p w14:paraId="10A98C91" w14:textId="2B0AC67C" w:rsidR="5C25B772" w:rsidRPr="00740BFC" w:rsidRDefault="00BE6E20" w:rsidP="5C25B772">
            <w:r>
              <w:t>Não</w:t>
            </w:r>
          </w:p>
        </w:tc>
      </w:tr>
      <w:tr w:rsidR="5C25B772" w:rsidRPr="00740BFC" w14:paraId="598DD240" w14:textId="77777777" w:rsidTr="538E812A">
        <w:trPr>
          <w:trHeight w:val="300"/>
        </w:trPr>
        <w:tc>
          <w:tcPr>
            <w:tcW w:w="1843" w:type="dxa"/>
            <w:shd w:val="clear" w:color="auto" w:fill="auto"/>
          </w:tcPr>
          <w:p w14:paraId="593E9BC1" w14:textId="4E3D03C1" w:rsidR="33DDC1FD" w:rsidRPr="00740BFC" w:rsidRDefault="33DDC1FD" w:rsidP="5C25B772">
            <w:r w:rsidRPr="00740BFC">
              <w:t>Vinho</w:t>
            </w:r>
          </w:p>
        </w:tc>
        <w:tc>
          <w:tcPr>
            <w:tcW w:w="2547" w:type="dxa"/>
            <w:shd w:val="clear" w:color="auto" w:fill="auto"/>
          </w:tcPr>
          <w:p w14:paraId="25D14B89" w14:textId="176C6175" w:rsidR="209A256A" w:rsidRPr="00740BFC" w:rsidRDefault="538E812A" w:rsidP="5C25B772">
            <w:r>
              <w:t>Produto, Promocao, StockProduto, Casta</w:t>
            </w:r>
          </w:p>
        </w:tc>
        <w:tc>
          <w:tcPr>
            <w:tcW w:w="1701" w:type="dxa"/>
            <w:shd w:val="clear" w:color="auto" w:fill="auto"/>
          </w:tcPr>
          <w:p w14:paraId="2B6A5002" w14:textId="31B80C10" w:rsidR="33DDC1FD" w:rsidRPr="00740BFC" w:rsidRDefault="33DDC1FD" w:rsidP="5C25B772">
            <w:pPr>
              <w:spacing w:line="259" w:lineRule="auto"/>
            </w:pPr>
            <w:r w:rsidRPr="00740BFC">
              <w:t>Médio</w:t>
            </w:r>
          </w:p>
        </w:tc>
        <w:tc>
          <w:tcPr>
            <w:tcW w:w="2693" w:type="dxa"/>
          </w:tcPr>
          <w:p w14:paraId="5D9F2AC8" w14:textId="3421C894" w:rsidR="5C25B772" w:rsidRPr="00740BFC" w:rsidRDefault="00BE6E20" w:rsidP="5C25B772">
            <w:r>
              <w:t>Não</w:t>
            </w:r>
          </w:p>
        </w:tc>
      </w:tr>
      <w:tr w:rsidR="5C25B772" w:rsidRPr="00740BFC" w14:paraId="2B2CC62F" w14:textId="77777777" w:rsidTr="538E812A">
        <w:trPr>
          <w:trHeight w:val="300"/>
        </w:trPr>
        <w:tc>
          <w:tcPr>
            <w:tcW w:w="1843" w:type="dxa"/>
            <w:shd w:val="clear" w:color="auto" w:fill="auto"/>
          </w:tcPr>
          <w:p w14:paraId="3387E56E" w14:textId="34B0A3FC" w:rsidR="7A05CE41" w:rsidRPr="00740BFC" w:rsidRDefault="7A05CE41" w:rsidP="5C25B772">
            <w:r w:rsidRPr="00740BFC">
              <w:t>Checkout</w:t>
            </w:r>
          </w:p>
        </w:tc>
        <w:tc>
          <w:tcPr>
            <w:tcW w:w="2547" w:type="dxa"/>
            <w:shd w:val="clear" w:color="auto" w:fill="auto"/>
          </w:tcPr>
          <w:p w14:paraId="04E74287" w14:textId="0BA74134" w:rsidR="7A05CE41" w:rsidRPr="00740BFC" w:rsidRDefault="538E812A" w:rsidP="5C25B772">
            <w:r>
              <w:t>Produto, Promocao, StockProduto, Transportadora, Transporte, DistritoTransportadora, Distrito, Pais, Morada EncomendaCliente, Cliente, FaturaVenda</w:t>
            </w:r>
          </w:p>
        </w:tc>
        <w:tc>
          <w:tcPr>
            <w:tcW w:w="1701" w:type="dxa"/>
            <w:shd w:val="clear" w:color="auto" w:fill="auto"/>
          </w:tcPr>
          <w:p w14:paraId="299ED165" w14:textId="0CD2D3D8" w:rsidR="5B3567FB" w:rsidRPr="00740BFC" w:rsidRDefault="5B3567FB" w:rsidP="5C25B772">
            <w:pPr>
              <w:spacing w:line="259" w:lineRule="auto"/>
            </w:pPr>
            <w:r w:rsidRPr="00740BFC">
              <w:t>Alt</w:t>
            </w:r>
            <w:r w:rsidR="43544D72" w:rsidRPr="00740BFC">
              <w:t>o</w:t>
            </w:r>
          </w:p>
        </w:tc>
        <w:tc>
          <w:tcPr>
            <w:tcW w:w="2693" w:type="dxa"/>
          </w:tcPr>
          <w:p w14:paraId="55D11BE8" w14:textId="0FDB3B1B" w:rsidR="5B3567FB" w:rsidRPr="00740BFC" w:rsidRDefault="5B3567FB" w:rsidP="5C25B772">
            <w:r w:rsidRPr="00740BFC">
              <w:t>Sim</w:t>
            </w:r>
          </w:p>
        </w:tc>
      </w:tr>
      <w:tr w:rsidR="5C25B772" w:rsidRPr="00740BFC" w14:paraId="57AD3307" w14:textId="77777777" w:rsidTr="538E812A">
        <w:trPr>
          <w:trHeight w:val="300"/>
        </w:trPr>
        <w:tc>
          <w:tcPr>
            <w:tcW w:w="1843" w:type="dxa"/>
            <w:shd w:val="clear" w:color="auto" w:fill="auto"/>
          </w:tcPr>
          <w:p w14:paraId="180F2D92" w14:textId="6E013235" w:rsidR="769E3A21" w:rsidRPr="00740BFC" w:rsidRDefault="769E3A21" w:rsidP="5C25B772">
            <w:r w:rsidRPr="00740BFC">
              <w:t>Perfil</w:t>
            </w:r>
          </w:p>
        </w:tc>
        <w:tc>
          <w:tcPr>
            <w:tcW w:w="2547" w:type="dxa"/>
            <w:shd w:val="clear" w:color="auto" w:fill="auto"/>
          </w:tcPr>
          <w:p w14:paraId="435037F3" w14:textId="5692F90C" w:rsidR="2150973D" w:rsidRPr="00740BFC" w:rsidRDefault="538E812A" w:rsidP="5C25B772">
            <w:r>
              <w:t>Cliente, Distrito, Morada, Pais, EncomendaCliente, EstadoEncomendaCliente, Transporte, EstadoTransporte, FaturaVenda, EstadoFaturaVenda</w:t>
            </w:r>
          </w:p>
        </w:tc>
        <w:tc>
          <w:tcPr>
            <w:tcW w:w="1701" w:type="dxa"/>
            <w:shd w:val="clear" w:color="auto" w:fill="auto"/>
          </w:tcPr>
          <w:p w14:paraId="5365FCC9" w14:textId="0CD3AF5F" w:rsidR="4ADAEE00" w:rsidRPr="00740BFC" w:rsidRDefault="4ADAEE00" w:rsidP="5C25B772">
            <w:pPr>
              <w:spacing w:line="259" w:lineRule="auto"/>
            </w:pPr>
            <w:r w:rsidRPr="00740BFC">
              <w:t>Alt</w:t>
            </w:r>
            <w:r w:rsidR="2290FE42" w:rsidRPr="00740BFC">
              <w:t>o</w:t>
            </w:r>
          </w:p>
        </w:tc>
        <w:tc>
          <w:tcPr>
            <w:tcW w:w="2693" w:type="dxa"/>
          </w:tcPr>
          <w:p w14:paraId="2A01CFFE" w14:textId="2B1ECB95" w:rsidR="6D5D41C0" w:rsidRPr="00740BFC" w:rsidRDefault="6D5D41C0" w:rsidP="5C25B772">
            <w:r w:rsidRPr="00740BFC">
              <w:t>Sim</w:t>
            </w:r>
          </w:p>
        </w:tc>
      </w:tr>
      <w:tr w:rsidR="5C25B772" w:rsidRPr="00740BFC" w14:paraId="642C74D5" w14:textId="77777777" w:rsidTr="538E812A">
        <w:trPr>
          <w:trHeight w:val="300"/>
        </w:trPr>
        <w:tc>
          <w:tcPr>
            <w:tcW w:w="1843" w:type="dxa"/>
            <w:shd w:val="clear" w:color="auto" w:fill="auto"/>
          </w:tcPr>
          <w:p w14:paraId="32BA1CA7" w14:textId="3DBE74EB" w:rsidR="0E2BABD6" w:rsidRPr="00740BFC" w:rsidRDefault="0E2BABD6" w:rsidP="5C25B772">
            <w:pPr>
              <w:spacing w:line="259" w:lineRule="auto"/>
            </w:pPr>
            <w:r w:rsidRPr="00740BFC">
              <w:t>Iniciar / criar conta</w:t>
            </w:r>
          </w:p>
        </w:tc>
        <w:tc>
          <w:tcPr>
            <w:tcW w:w="2547" w:type="dxa"/>
            <w:shd w:val="clear" w:color="auto" w:fill="auto"/>
          </w:tcPr>
          <w:p w14:paraId="12C7BEF7" w14:textId="283BE093" w:rsidR="0E2BABD6" w:rsidRPr="00740BFC" w:rsidRDefault="009C6700" w:rsidP="5C25B772">
            <w:r w:rsidRPr="00740BFC">
              <w:t>C</w:t>
            </w:r>
            <w:r w:rsidR="0E2BABD6" w:rsidRPr="00740BFC">
              <w:t>liente</w:t>
            </w:r>
          </w:p>
        </w:tc>
        <w:tc>
          <w:tcPr>
            <w:tcW w:w="1701" w:type="dxa"/>
            <w:shd w:val="clear" w:color="auto" w:fill="auto"/>
          </w:tcPr>
          <w:p w14:paraId="35207B51" w14:textId="64932850" w:rsidR="46DAB3B7" w:rsidRPr="00740BFC" w:rsidRDefault="46DAB3B7" w:rsidP="5C25B772">
            <w:pPr>
              <w:spacing w:line="259" w:lineRule="auto"/>
            </w:pPr>
            <w:r w:rsidRPr="00740BFC">
              <w:t>Médio</w:t>
            </w:r>
          </w:p>
        </w:tc>
        <w:tc>
          <w:tcPr>
            <w:tcW w:w="2693" w:type="dxa"/>
          </w:tcPr>
          <w:p w14:paraId="773B6F88" w14:textId="12B0EF74" w:rsidR="5C25B772" w:rsidRPr="00740BFC" w:rsidRDefault="00BE6E20" w:rsidP="62559CA3">
            <w:r>
              <w:t>Não</w:t>
            </w:r>
          </w:p>
        </w:tc>
      </w:tr>
      <w:tr w:rsidR="250AE2C8" w14:paraId="759F8101" w14:textId="77777777" w:rsidTr="538E812A">
        <w:trPr>
          <w:trHeight w:val="300"/>
        </w:trPr>
        <w:tc>
          <w:tcPr>
            <w:tcW w:w="1843" w:type="dxa"/>
            <w:shd w:val="clear" w:color="auto" w:fill="auto"/>
          </w:tcPr>
          <w:p w14:paraId="3CF48778" w14:textId="6B3849A0" w:rsidR="798D9F47" w:rsidRDefault="798D9F47" w:rsidP="250AE2C8">
            <w:pPr>
              <w:spacing w:line="259" w:lineRule="auto"/>
            </w:pPr>
            <w:r>
              <w:t>Seguir encomenda</w:t>
            </w:r>
          </w:p>
        </w:tc>
        <w:tc>
          <w:tcPr>
            <w:tcW w:w="2547" w:type="dxa"/>
            <w:shd w:val="clear" w:color="auto" w:fill="auto"/>
          </w:tcPr>
          <w:p w14:paraId="261888AE" w14:textId="2B8B2416" w:rsidR="250AE2C8" w:rsidRDefault="538E812A" w:rsidP="250AE2C8">
            <w:r>
              <w:t xml:space="preserve">EncomendaCliente, EstadoEncomendaCliente, </w:t>
            </w:r>
          </w:p>
        </w:tc>
        <w:tc>
          <w:tcPr>
            <w:tcW w:w="1701" w:type="dxa"/>
            <w:shd w:val="clear" w:color="auto" w:fill="auto"/>
          </w:tcPr>
          <w:p w14:paraId="206EFF6D" w14:textId="5C6988DE" w:rsidR="250AE2C8" w:rsidRDefault="009E0F19" w:rsidP="250AE2C8">
            <w:pPr>
              <w:spacing w:line="259" w:lineRule="auto"/>
            </w:pPr>
            <w:r>
              <w:t>Medio</w:t>
            </w:r>
          </w:p>
        </w:tc>
        <w:tc>
          <w:tcPr>
            <w:tcW w:w="2693" w:type="dxa"/>
          </w:tcPr>
          <w:p w14:paraId="25A4C163" w14:textId="27724154" w:rsidR="250AE2C8" w:rsidRDefault="009E0F19" w:rsidP="250AE2C8">
            <w:r>
              <w:t>Sim</w:t>
            </w:r>
          </w:p>
        </w:tc>
      </w:tr>
      <w:tr w:rsidR="4DC23B93" w14:paraId="2A2D320E" w14:textId="77777777" w:rsidTr="538E812A">
        <w:trPr>
          <w:trHeight w:val="300"/>
        </w:trPr>
        <w:tc>
          <w:tcPr>
            <w:tcW w:w="1843" w:type="dxa"/>
            <w:shd w:val="clear" w:color="auto" w:fill="auto"/>
          </w:tcPr>
          <w:p w14:paraId="17BBCC3A" w14:textId="61E4FBB2" w:rsidR="041DCF62" w:rsidRDefault="041DCF62" w:rsidP="4DC23B93">
            <w:pPr>
              <w:spacing w:line="259" w:lineRule="auto"/>
            </w:pPr>
            <w:r>
              <w:t>Ajuda</w:t>
            </w:r>
          </w:p>
        </w:tc>
        <w:tc>
          <w:tcPr>
            <w:tcW w:w="2547" w:type="dxa"/>
            <w:shd w:val="clear" w:color="auto" w:fill="auto"/>
          </w:tcPr>
          <w:p w14:paraId="55D61BE4" w14:textId="5F106166" w:rsidR="4DC23B93" w:rsidRDefault="538E812A" w:rsidP="4DC23B93">
            <w:r>
              <w:t>Ocorrência, EstadoOcorrência</w:t>
            </w:r>
          </w:p>
        </w:tc>
        <w:tc>
          <w:tcPr>
            <w:tcW w:w="1701" w:type="dxa"/>
            <w:shd w:val="clear" w:color="auto" w:fill="auto"/>
          </w:tcPr>
          <w:p w14:paraId="27AF394F" w14:textId="3DC36202" w:rsidR="4DC23B93" w:rsidRDefault="041DCF62" w:rsidP="4DC23B93">
            <w:pPr>
              <w:spacing w:line="259" w:lineRule="auto"/>
            </w:pPr>
            <w:r>
              <w:t>Baixo</w:t>
            </w:r>
          </w:p>
        </w:tc>
        <w:tc>
          <w:tcPr>
            <w:tcW w:w="2693" w:type="dxa"/>
          </w:tcPr>
          <w:p w14:paraId="401FB199" w14:textId="20B121D0" w:rsidR="4DC23B93" w:rsidRDefault="00BE6E20" w:rsidP="4DC23B93">
            <w:r>
              <w:t>Não</w:t>
            </w:r>
          </w:p>
        </w:tc>
      </w:tr>
    </w:tbl>
    <w:p w14:paraId="5439061C" w14:textId="47762686" w:rsidR="00F31151" w:rsidRPr="00740BFC" w:rsidRDefault="538E812A" w:rsidP="00641B0E">
      <w:pPr>
        <w:pStyle w:val="Ttulo4"/>
      </w:pPr>
      <w:bookmarkStart w:id="164" w:name="_Toc229990061"/>
      <w:bookmarkStart w:id="165" w:name="_Toc199624743"/>
      <w:r>
        <w:lastRenderedPageBreak/>
        <w:t>Funcionalidades da página principal</w:t>
      </w:r>
      <w:bookmarkEnd w:id="164"/>
      <w:bookmarkEnd w:id="165"/>
    </w:p>
    <w:p w14:paraId="4520ED13" w14:textId="77777777" w:rsidR="009A7E9E" w:rsidRPr="00740BFC" w:rsidRDefault="22D4DB77" w:rsidP="5C25B772">
      <w:pPr>
        <w:keepNext/>
        <w:spacing w:line="259" w:lineRule="auto"/>
        <w:jc w:val="center"/>
      </w:pPr>
      <w:r>
        <w:rPr>
          <w:noProof/>
        </w:rPr>
        <w:drawing>
          <wp:inline distT="0" distB="0" distL="0" distR="0" wp14:anchorId="52BADEB8" wp14:editId="458DDAE2">
            <wp:extent cx="4271578" cy="6143625"/>
            <wp:effectExtent l="0" t="0" r="0" b="0"/>
            <wp:docPr id="452948333" name="Picture 452948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948333" name="Picture 452948333"/>
                    <pic:cNvPicPr/>
                  </pic:nvPicPr>
                  <pic:blipFill>
                    <a:blip r:embed="rId49">
                      <a:extLst>
                        <a:ext uri="{28A0092B-C50C-407E-A947-70E740481C1C}">
                          <a14:useLocalDpi xmlns:a14="http://schemas.microsoft.com/office/drawing/2010/main" val="0"/>
                        </a:ext>
                      </a:extLst>
                    </a:blip>
                    <a:stretch>
                      <a:fillRect/>
                    </a:stretch>
                  </pic:blipFill>
                  <pic:spPr>
                    <a:xfrm>
                      <a:off x="0" y="0"/>
                      <a:ext cx="4289329" cy="6169156"/>
                    </a:xfrm>
                    <a:prstGeom prst="rect">
                      <a:avLst/>
                    </a:prstGeom>
                  </pic:spPr>
                </pic:pic>
              </a:graphicData>
            </a:graphic>
          </wp:inline>
        </w:drawing>
      </w:r>
    </w:p>
    <w:p w14:paraId="6342FAEA" w14:textId="7A28BAE1" w:rsidR="00145333" w:rsidRDefault="538E812A" w:rsidP="00145333">
      <w:pPr>
        <w:pStyle w:val="Legenda"/>
        <w:jc w:val="center"/>
      </w:pPr>
      <w:r>
        <w:t xml:space="preserve">Figura </w:t>
      </w:r>
      <w:fldSimple w:instr=" SEQ Figura \* ARABIC ">
        <w:r>
          <w:t>25</w:t>
        </w:r>
      </w:fldSimple>
      <w:r>
        <w:t>. FrontOffice - Mockup das funcionalidades da página principal.</w:t>
      </w:r>
    </w:p>
    <w:p w14:paraId="21BE285A" w14:textId="7823AD2A" w:rsidR="002B4A87" w:rsidRPr="00740BFC" w:rsidRDefault="002B4A87" w:rsidP="00F5270E">
      <w:pPr>
        <w:pStyle w:val="Legenda"/>
        <w:jc w:val="center"/>
        <w:rPr>
          <w:sz w:val="24"/>
          <w:szCs w:val="24"/>
        </w:rPr>
      </w:pPr>
    </w:p>
    <w:p w14:paraId="7DC60F42" w14:textId="0020E770" w:rsidR="003A5B86" w:rsidRPr="00740BFC" w:rsidRDefault="538E812A" w:rsidP="003A5B86">
      <w:pPr>
        <w:jc w:val="both"/>
        <w:rPr>
          <w:sz w:val="22"/>
          <w:szCs w:val="22"/>
        </w:rPr>
      </w:pPr>
      <w:r w:rsidRPr="538E812A">
        <w:rPr>
          <w:sz w:val="22"/>
          <w:szCs w:val="22"/>
        </w:rPr>
        <w:t xml:space="preserve">Esta funcionalidade compreende um conjunto de subfuncionalidades associadas, especificadas na tabela seguinte. </w:t>
      </w:r>
    </w:p>
    <w:p w14:paraId="720CDF67" w14:textId="77777777" w:rsidR="00E13C68" w:rsidRPr="00740BFC" w:rsidRDefault="00E13C68" w:rsidP="003A5B86">
      <w:pPr>
        <w:jc w:val="both"/>
        <w:rPr>
          <w:sz w:val="22"/>
          <w:szCs w:val="22"/>
        </w:rPr>
      </w:pPr>
    </w:p>
    <w:p w14:paraId="32446185" w14:textId="5E63E71F" w:rsidR="003A5B86" w:rsidRPr="00740BFC" w:rsidRDefault="538E812A" w:rsidP="008A5988">
      <w:pPr>
        <w:pStyle w:val="Legenda"/>
        <w:keepNext/>
        <w:jc w:val="center"/>
      </w:pPr>
      <w:bookmarkStart w:id="166" w:name="_Ref129162434"/>
      <w:bookmarkStart w:id="167" w:name="_Toc199624894"/>
      <w:r>
        <w:t xml:space="preserve">Tabela </w:t>
      </w:r>
      <w:fldSimple w:instr=" SEQ Tabela \* ARABIC ">
        <w:r>
          <w:t>48</w:t>
        </w:r>
      </w:fldSimple>
      <w:bookmarkEnd w:id="166"/>
      <w:r>
        <w:t xml:space="preserve">. </w:t>
      </w:r>
      <w:r w:rsidRPr="538E812A">
        <w:rPr>
          <w:i/>
          <w:iCs/>
        </w:rPr>
        <w:t>FrontOffice</w:t>
      </w:r>
      <w:r>
        <w:t xml:space="preserve"> - Regras de negócio da funcionalidade página principal</w:t>
      </w:r>
      <w:bookmarkEnd w:id="16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7"/>
        <w:gridCol w:w="4689"/>
        <w:gridCol w:w="1832"/>
      </w:tblGrid>
      <w:tr w:rsidR="003A5B86" w:rsidRPr="00740BFC" w14:paraId="0BF36661" w14:textId="77777777" w:rsidTr="538E812A">
        <w:tc>
          <w:tcPr>
            <w:tcW w:w="2377" w:type="dxa"/>
            <w:shd w:val="clear" w:color="auto" w:fill="4472C4" w:themeFill="accent1"/>
            <w:vAlign w:val="center"/>
          </w:tcPr>
          <w:p w14:paraId="045DFF9D" w14:textId="1C4C396A" w:rsidR="003A5B86" w:rsidRPr="00740BFC" w:rsidRDefault="538E812A" w:rsidP="0020366D">
            <w:pPr>
              <w:rPr>
                <w:color w:val="FFFFFF"/>
                <w:lang w:eastAsia="x-none"/>
              </w:rPr>
            </w:pPr>
            <w:r w:rsidRPr="538E812A">
              <w:rPr>
                <w:color w:val="FFFFFF" w:themeColor="background1"/>
              </w:rPr>
              <w:t>Sub-funcionalidade</w:t>
            </w:r>
          </w:p>
        </w:tc>
        <w:tc>
          <w:tcPr>
            <w:tcW w:w="4689" w:type="dxa"/>
            <w:shd w:val="clear" w:color="auto" w:fill="4472C4" w:themeFill="accent1"/>
            <w:vAlign w:val="center"/>
          </w:tcPr>
          <w:p w14:paraId="2523EAC6" w14:textId="7A484051" w:rsidR="003A5B86" w:rsidRPr="00740BFC" w:rsidRDefault="538E812A" w:rsidP="0020366D">
            <w:pPr>
              <w:rPr>
                <w:color w:val="FFFFFF"/>
                <w:lang w:eastAsia="x-none"/>
              </w:rPr>
            </w:pPr>
            <w:r w:rsidRPr="538E812A">
              <w:rPr>
                <w:color w:val="FFFFFF" w:themeColor="background1"/>
              </w:rPr>
              <w:t>Regra a ser implementada</w:t>
            </w:r>
          </w:p>
        </w:tc>
        <w:tc>
          <w:tcPr>
            <w:tcW w:w="1832" w:type="dxa"/>
            <w:shd w:val="clear" w:color="auto" w:fill="4472C4" w:themeFill="accent1"/>
            <w:vAlign w:val="center"/>
          </w:tcPr>
          <w:p w14:paraId="6DF2855E" w14:textId="3639F886" w:rsidR="003A5B86" w:rsidRPr="00740BFC" w:rsidRDefault="538E812A" w:rsidP="0020366D">
            <w:pPr>
              <w:rPr>
                <w:color w:val="FFFFFF"/>
                <w:lang w:eastAsia="x-none"/>
              </w:rPr>
            </w:pPr>
            <w:r w:rsidRPr="538E812A">
              <w:rPr>
                <w:color w:val="FFFFFF" w:themeColor="background1"/>
              </w:rPr>
              <w:t>Serviço Externo</w:t>
            </w:r>
          </w:p>
        </w:tc>
      </w:tr>
      <w:tr w:rsidR="34050016" w:rsidRPr="00740BFC" w14:paraId="1CEA9F78" w14:textId="77777777" w:rsidTr="538E812A">
        <w:trPr>
          <w:trHeight w:val="300"/>
        </w:trPr>
        <w:tc>
          <w:tcPr>
            <w:tcW w:w="2377" w:type="dxa"/>
            <w:shd w:val="clear" w:color="auto" w:fill="auto"/>
          </w:tcPr>
          <w:p w14:paraId="64E0534E" w14:textId="5F6913B4" w:rsidR="4C61F10D" w:rsidRPr="00740BFC" w:rsidRDefault="538E812A" w:rsidP="34050016">
            <w:r>
              <w:t>Abrir aba “vinhos”</w:t>
            </w:r>
          </w:p>
        </w:tc>
        <w:tc>
          <w:tcPr>
            <w:tcW w:w="4689" w:type="dxa"/>
            <w:shd w:val="clear" w:color="auto" w:fill="auto"/>
          </w:tcPr>
          <w:p w14:paraId="6A60F99E" w14:textId="0F3800F6" w:rsidR="34050016" w:rsidRPr="00740BFC" w:rsidRDefault="34F69892" w:rsidP="34050016">
            <w:r w:rsidRPr="00740BFC">
              <w:t>Clicando em “vinhos” é aberta</w:t>
            </w:r>
            <w:r w:rsidR="4E9277D3" w:rsidRPr="00740BFC">
              <w:t xml:space="preserve"> uma caixa de seleção onde estão as opções “tipo”, “região” e “casta”</w:t>
            </w:r>
          </w:p>
        </w:tc>
        <w:tc>
          <w:tcPr>
            <w:tcW w:w="1832" w:type="dxa"/>
            <w:shd w:val="clear" w:color="auto" w:fill="auto"/>
          </w:tcPr>
          <w:p w14:paraId="419CF359" w14:textId="3708A8AE" w:rsidR="34050016" w:rsidRPr="00740BFC" w:rsidRDefault="002D24B9" w:rsidP="34050016">
            <w:r>
              <w:t>Não</w:t>
            </w:r>
          </w:p>
        </w:tc>
      </w:tr>
      <w:tr w:rsidR="003A5B86" w:rsidRPr="00740BFC" w14:paraId="7F04627F" w14:textId="77777777" w:rsidTr="538E812A">
        <w:tc>
          <w:tcPr>
            <w:tcW w:w="2377" w:type="dxa"/>
            <w:shd w:val="clear" w:color="auto" w:fill="auto"/>
          </w:tcPr>
          <w:p w14:paraId="26D50448" w14:textId="7BD512F7" w:rsidR="003A5B86" w:rsidRPr="00740BFC" w:rsidRDefault="52A0E356" w:rsidP="0020366D">
            <w:r w:rsidRPr="00740BFC">
              <w:t>Filtrar tipo</w:t>
            </w:r>
          </w:p>
        </w:tc>
        <w:tc>
          <w:tcPr>
            <w:tcW w:w="4689" w:type="dxa"/>
            <w:shd w:val="clear" w:color="auto" w:fill="auto"/>
          </w:tcPr>
          <w:p w14:paraId="551203D7" w14:textId="081FF03A" w:rsidR="003A5B86" w:rsidRPr="00740BFC" w:rsidRDefault="538E812A" w:rsidP="0020366D">
            <w:r>
              <w:t xml:space="preserve">O usuário é redirecionado para uma página com os vinhos do mesmo tipo de vinho </w:t>
            </w:r>
            <w:r>
              <w:lastRenderedPageBreak/>
              <w:t>selecionado, clicando numa das opções do tipo</w:t>
            </w:r>
          </w:p>
        </w:tc>
        <w:tc>
          <w:tcPr>
            <w:tcW w:w="1832" w:type="dxa"/>
            <w:shd w:val="clear" w:color="auto" w:fill="auto"/>
          </w:tcPr>
          <w:p w14:paraId="2F2A2619" w14:textId="3F678882" w:rsidR="003A5B86" w:rsidRPr="00740BFC" w:rsidRDefault="002D24B9" w:rsidP="0020366D">
            <w:pPr>
              <w:rPr>
                <w:lang w:eastAsia="x-none"/>
              </w:rPr>
            </w:pPr>
            <w:r>
              <w:lastRenderedPageBreak/>
              <w:t>Não</w:t>
            </w:r>
          </w:p>
        </w:tc>
      </w:tr>
      <w:tr w:rsidR="003A5B86" w:rsidRPr="00740BFC" w14:paraId="730A107D" w14:textId="77777777" w:rsidTr="538E812A">
        <w:tc>
          <w:tcPr>
            <w:tcW w:w="2377" w:type="dxa"/>
            <w:shd w:val="clear" w:color="auto" w:fill="auto"/>
          </w:tcPr>
          <w:p w14:paraId="6643A509" w14:textId="16F1B175" w:rsidR="003A5B86" w:rsidRPr="00740BFC" w:rsidRDefault="52A0E356" w:rsidP="0020366D">
            <w:r w:rsidRPr="00740BFC">
              <w:t>Filtrar região</w:t>
            </w:r>
          </w:p>
        </w:tc>
        <w:tc>
          <w:tcPr>
            <w:tcW w:w="4689" w:type="dxa"/>
            <w:shd w:val="clear" w:color="auto" w:fill="auto"/>
          </w:tcPr>
          <w:p w14:paraId="4C1F30B2" w14:textId="309EE9D2" w:rsidR="003A5B86" w:rsidRPr="00740BFC" w:rsidRDefault="49D0CB08" w:rsidP="0020366D">
            <w:r w:rsidRPr="00740BFC">
              <w:t>O usuário é redirecionado para uma página com os vinhos da região selecionad</w:t>
            </w:r>
            <w:r w:rsidR="7A944B87" w:rsidRPr="00740BFC">
              <w:t>a</w:t>
            </w:r>
            <w:r w:rsidRPr="00740BFC">
              <w:t>, clicando numa das opções da região</w:t>
            </w:r>
          </w:p>
        </w:tc>
        <w:tc>
          <w:tcPr>
            <w:tcW w:w="1832" w:type="dxa"/>
            <w:shd w:val="clear" w:color="auto" w:fill="auto"/>
          </w:tcPr>
          <w:p w14:paraId="639C021D" w14:textId="46E5A2DD" w:rsidR="003A5B86" w:rsidRPr="00740BFC" w:rsidRDefault="002D24B9" w:rsidP="0020366D">
            <w:pPr>
              <w:rPr>
                <w:lang w:eastAsia="x-none"/>
              </w:rPr>
            </w:pPr>
            <w:r>
              <w:t>Não</w:t>
            </w:r>
          </w:p>
        </w:tc>
      </w:tr>
      <w:tr w:rsidR="36594E64" w:rsidRPr="00740BFC" w14:paraId="1F78DF0E" w14:textId="77777777" w:rsidTr="538E812A">
        <w:trPr>
          <w:trHeight w:val="300"/>
        </w:trPr>
        <w:tc>
          <w:tcPr>
            <w:tcW w:w="2377" w:type="dxa"/>
            <w:shd w:val="clear" w:color="auto" w:fill="auto"/>
          </w:tcPr>
          <w:p w14:paraId="7FEDF25E" w14:textId="04907735" w:rsidR="52A0E356" w:rsidRPr="00740BFC" w:rsidRDefault="52A0E356" w:rsidP="36594E64">
            <w:r w:rsidRPr="00740BFC">
              <w:t>Filtrar casta</w:t>
            </w:r>
          </w:p>
        </w:tc>
        <w:tc>
          <w:tcPr>
            <w:tcW w:w="4689" w:type="dxa"/>
            <w:shd w:val="clear" w:color="auto" w:fill="auto"/>
          </w:tcPr>
          <w:p w14:paraId="1F076969" w14:textId="3B00C5FA" w:rsidR="36594E64" w:rsidRPr="00740BFC" w:rsidRDefault="1957E652" w:rsidP="36594E64">
            <w:r w:rsidRPr="00740BFC">
              <w:t>O usuário é redirecionado para uma página com os vinhos do tipo de casta selecionado, clicando numa das opções da casta</w:t>
            </w:r>
          </w:p>
        </w:tc>
        <w:tc>
          <w:tcPr>
            <w:tcW w:w="1832" w:type="dxa"/>
            <w:shd w:val="clear" w:color="auto" w:fill="auto"/>
          </w:tcPr>
          <w:p w14:paraId="13286E8D" w14:textId="1D393A0A" w:rsidR="36594E64" w:rsidRPr="00740BFC" w:rsidRDefault="002D24B9" w:rsidP="36594E64">
            <w:r>
              <w:t>Não</w:t>
            </w:r>
          </w:p>
        </w:tc>
      </w:tr>
      <w:tr w:rsidR="36594E64" w:rsidRPr="00740BFC" w14:paraId="0DFB80CE" w14:textId="77777777" w:rsidTr="538E812A">
        <w:trPr>
          <w:trHeight w:val="300"/>
        </w:trPr>
        <w:tc>
          <w:tcPr>
            <w:tcW w:w="2377" w:type="dxa"/>
            <w:shd w:val="clear" w:color="auto" w:fill="auto"/>
          </w:tcPr>
          <w:p w14:paraId="28DBCAF9" w14:textId="7F36595C" w:rsidR="36594E64" w:rsidRPr="00740BFC" w:rsidRDefault="251AA7D0" w:rsidP="36594E64">
            <w:r w:rsidRPr="00740BFC">
              <w:t>Redirecionar para ajuda</w:t>
            </w:r>
          </w:p>
        </w:tc>
        <w:tc>
          <w:tcPr>
            <w:tcW w:w="4689" w:type="dxa"/>
            <w:shd w:val="clear" w:color="auto" w:fill="auto"/>
          </w:tcPr>
          <w:p w14:paraId="7F6DAF45" w14:textId="415DEFFC" w:rsidR="36594E64" w:rsidRPr="00740BFC" w:rsidRDefault="3596E99D" w:rsidP="36594E64">
            <w:r w:rsidRPr="00740BFC">
              <w:t>O usuário é redirecionado para a página</w:t>
            </w:r>
            <w:r w:rsidR="2B203EF8" w:rsidRPr="00740BFC">
              <w:t xml:space="preserve"> de apoio ao cliente</w:t>
            </w:r>
            <w:r w:rsidR="79EC0F4B" w:rsidRPr="00740BFC">
              <w:t>, clicando em “ajuda”</w:t>
            </w:r>
          </w:p>
        </w:tc>
        <w:tc>
          <w:tcPr>
            <w:tcW w:w="1832" w:type="dxa"/>
            <w:shd w:val="clear" w:color="auto" w:fill="auto"/>
          </w:tcPr>
          <w:p w14:paraId="7124BED0" w14:textId="1E4BA317" w:rsidR="36594E64" w:rsidRPr="00740BFC" w:rsidRDefault="002D24B9" w:rsidP="36594E64">
            <w:r>
              <w:t>Não</w:t>
            </w:r>
          </w:p>
        </w:tc>
      </w:tr>
      <w:tr w:rsidR="36594E64" w:rsidRPr="00740BFC" w14:paraId="5C24926D" w14:textId="77777777" w:rsidTr="538E812A">
        <w:trPr>
          <w:trHeight w:val="300"/>
        </w:trPr>
        <w:tc>
          <w:tcPr>
            <w:tcW w:w="2377" w:type="dxa"/>
            <w:shd w:val="clear" w:color="auto" w:fill="auto"/>
          </w:tcPr>
          <w:p w14:paraId="7BA7E1B8" w14:textId="611C7918" w:rsidR="36594E64" w:rsidRPr="00740BFC" w:rsidRDefault="251AA7D0" w:rsidP="36594E64">
            <w:r w:rsidRPr="00740BFC">
              <w:t>Redirecionar para conta</w:t>
            </w:r>
          </w:p>
        </w:tc>
        <w:tc>
          <w:tcPr>
            <w:tcW w:w="4689" w:type="dxa"/>
            <w:shd w:val="clear" w:color="auto" w:fill="auto"/>
          </w:tcPr>
          <w:p w14:paraId="233589E5" w14:textId="18816197" w:rsidR="36594E64" w:rsidRPr="00740BFC" w:rsidRDefault="538E812A" w:rsidP="36594E64">
            <w:r>
              <w:t>Ao clicar em “conta”, o usuário é redirecionado para a página da sua conta caso esteja com a sua sessão inciada. Caso contrário será redirecionado para a página de iniciar sessão.</w:t>
            </w:r>
          </w:p>
        </w:tc>
        <w:tc>
          <w:tcPr>
            <w:tcW w:w="1832" w:type="dxa"/>
            <w:shd w:val="clear" w:color="auto" w:fill="auto"/>
          </w:tcPr>
          <w:p w14:paraId="6AE17E61" w14:textId="2E08CE25" w:rsidR="36594E64" w:rsidRPr="00740BFC" w:rsidRDefault="002D24B9" w:rsidP="36594E64">
            <w:r>
              <w:t>Não</w:t>
            </w:r>
          </w:p>
        </w:tc>
      </w:tr>
      <w:tr w:rsidR="36594E64" w:rsidRPr="00740BFC" w14:paraId="424B024B" w14:textId="77777777" w:rsidTr="538E812A">
        <w:trPr>
          <w:trHeight w:val="300"/>
        </w:trPr>
        <w:tc>
          <w:tcPr>
            <w:tcW w:w="2377" w:type="dxa"/>
            <w:shd w:val="clear" w:color="auto" w:fill="auto"/>
          </w:tcPr>
          <w:p w14:paraId="73E9A2E8" w14:textId="3DC45CE0" w:rsidR="36594E64" w:rsidRPr="00740BFC" w:rsidRDefault="538E812A" w:rsidP="36594E64">
            <w:r>
              <w:t>Abrir aba “carrinho”</w:t>
            </w:r>
          </w:p>
        </w:tc>
        <w:tc>
          <w:tcPr>
            <w:tcW w:w="4689" w:type="dxa"/>
            <w:shd w:val="clear" w:color="auto" w:fill="auto"/>
          </w:tcPr>
          <w:p w14:paraId="72594F3C" w14:textId="69ED7402" w:rsidR="36594E64" w:rsidRPr="00740BFC" w:rsidRDefault="538E812A" w:rsidP="36594E64">
            <w:pPr>
              <w:rPr>
                <w:rFonts w:eastAsia="Calibri" w:cs="Calibri"/>
              </w:rPr>
            </w:pPr>
            <w:r w:rsidRPr="538E812A">
              <w:rPr>
                <w:rFonts w:eastAsia="Calibri" w:cs="Calibri"/>
              </w:rPr>
              <w:t>Ao clicar em "carrinho", é aberta uma tab com os vinhos que o usuário escolheu (não será possível abri-la se nenhum vinho foi adicionado).</w:t>
            </w:r>
            <w:r w:rsidR="4D2AD166">
              <w:br/>
            </w:r>
            <w:r w:rsidRPr="538E812A">
              <w:rPr>
                <w:rFonts w:eastAsia="Calibri" w:cs="Calibri"/>
              </w:rPr>
              <w:t>Nessa aba será possível modificar a quantidade de vinho alterado o seu número. Se o botão “checkout” for pressionado o utilizador será redirecionado para a página de checkout (apenas é possível ser levado para a página caso o carrinho não esteja vazio)</w:t>
            </w:r>
          </w:p>
        </w:tc>
        <w:tc>
          <w:tcPr>
            <w:tcW w:w="1832" w:type="dxa"/>
            <w:shd w:val="clear" w:color="auto" w:fill="auto"/>
          </w:tcPr>
          <w:p w14:paraId="4BC4B391" w14:textId="56C9F136" w:rsidR="36594E64" w:rsidRPr="00740BFC" w:rsidRDefault="002D24B9" w:rsidP="36594E64">
            <w:r>
              <w:t>Não</w:t>
            </w:r>
          </w:p>
        </w:tc>
      </w:tr>
      <w:tr w:rsidR="06D2686B" w:rsidRPr="00740BFC" w14:paraId="50CEDD64" w14:textId="77777777" w:rsidTr="538E812A">
        <w:trPr>
          <w:trHeight w:val="300"/>
        </w:trPr>
        <w:tc>
          <w:tcPr>
            <w:tcW w:w="2377" w:type="dxa"/>
            <w:shd w:val="clear" w:color="auto" w:fill="auto"/>
          </w:tcPr>
          <w:p w14:paraId="5E7ED0AD" w14:textId="51FE2CE0" w:rsidR="251AA7D0" w:rsidRPr="00740BFC" w:rsidRDefault="538E812A" w:rsidP="06D2686B">
            <w:r>
              <w:t>Abrir aba menu</w:t>
            </w:r>
          </w:p>
        </w:tc>
        <w:tc>
          <w:tcPr>
            <w:tcW w:w="4689" w:type="dxa"/>
            <w:shd w:val="clear" w:color="auto" w:fill="auto"/>
          </w:tcPr>
          <w:p w14:paraId="35F29D22" w14:textId="766F2822" w:rsidR="06D2686B" w:rsidRPr="00740BFC" w:rsidRDefault="538E812A" w:rsidP="06D2686B">
            <w:r>
              <w:t>Abre uma caixa de seleção ao clicar nas quatro linhas, no canto superior esquerdo, onde se tem as opções: “destaques” (que tem a mesma funcionalidade do que “Filtrar destaques”), “promoções” (que tem a funcionalidade igual a “Filtrar promoções”) e “vinhos” (que tem como funcionalidade que “Abrir tab “vinhos””).</w:t>
            </w:r>
          </w:p>
        </w:tc>
        <w:tc>
          <w:tcPr>
            <w:tcW w:w="1832" w:type="dxa"/>
            <w:shd w:val="clear" w:color="auto" w:fill="auto"/>
          </w:tcPr>
          <w:p w14:paraId="4C3A6B20" w14:textId="4F24DE80" w:rsidR="06D2686B" w:rsidRPr="00740BFC" w:rsidRDefault="002D24B9" w:rsidP="06D2686B">
            <w:r>
              <w:t>Não</w:t>
            </w:r>
          </w:p>
        </w:tc>
      </w:tr>
      <w:tr w:rsidR="4A817E3D" w:rsidRPr="00740BFC" w14:paraId="62F6A17B" w14:textId="77777777" w:rsidTr="538E812A">
        <w:trPr>
          <w:trHeight w:val="300"/>
        </w:trPr>
        <w:tc>
          <w:tcPr>
            <w:tcW w:w="2377" w:type="dxa"/>
            <w:shd w:val="clear" w:color="auto" w:fill="auto"/>
          </w:tcPr>
          <w:p w14:paraId="73D4F630" w14:textId="68DEFA34" w:rsidR="4A817E3D" w:rsidRPr="00740BFC" w:rsidRDefault="49ED32F4" w:rsidP="4A817E3D">
            <w:r w:rsidRPr="00740BFC">
              <w:t>Redirecionar para pedidos</w:t>
            </w:r>
          </w:p>
        </w:tc>
        <w:tc>
          <w:tcPr>
            <w:tcW w:w="4689" w:type="dxa"/>
            <w:shd w:val="clear" w:color="auto" w:fill="auto"/>
          </w:tcPr>
          <w:p w14:paraId="57505E84" w14:textId="5BBFB94E" w:rsidR="4A817E3D" w:rsidRPr="00740BFC" w:rsidRDefault="538E812A" w:rsidP="4A817E3D">
            <w:r>
              <w:t xml:space="preserve">Redireciona o utilizador, ao clicar em “pedidos”, para a página “seguir a encomenda” caso não tenha a sua sessão iniciada ou para a página “pedidos” caso tenha a sua sessão iniciada </w:t>
            </w:r>
          </w:p>
        </w:tc>
        <w:tc>
          <w:tcPr>
            <w:tcW w:w="1832" w:type="dxa"/>
            <w:shd w:val="clear" w:color="auto" w:fill="auto"/>
          </w:tcPr>
          <w:p w14:paraId="4FF92DDF" w14:textId="37113683" w:rsidR="4A817E3D" w:rsidRPr="00740BFC" w:rsidRDefault="002D24B9" w:rsidP="4A817E3D">
            <w:r>
              <w:t>Não</w:t>
            </w:r>
          </w:p>
        </w:tc>
      </w:tr>
      <w:tr w:rsidR="65D0891E" w:rsidRPr="00740BFC" w14:paraId="33EBBE51" w14:textId="77777777" w:rsidTr="538E812A">
        <w:trPr>
          <w:trHeight w:val="300"/>
        </w:trPr>
        <w:tc>
          <w:tcPr>
            <w:tcW w:w="2377" w:type="dxa"/>
            <w:shd w:val="clear" w:color="auto" w:fill="auto"/>
          </w:tcPr>
          <w:p w14:paraId="2F93A99E" w14:textId="149ED627" w:rsidR="65D0891E" w:rsidRPr="00740BFC" w:rsidRDefault="251AA7D0" w:rsidP="65D0891E">
            <w:r w:rsidRPr="00740BFC">
              <w:t>Barra de pesquisa</w:t>
            </w:r>
          </w:p>
        </w:tc>
        <w:tc>
          <w:tcPr>
            <w:tcW w:w="4689" w:type="dxa"/>
            <w:shd w:val="clear" w:color="auto" w:fill="auto"/>
          </w:tcPr>
          <w:p w14:paraId="57DF44B6" w14:textId="3D2E855F" w:rsidR="65D0891E" w:rsidRPr="00740BFC" w:rsidRDefault="2C0E2352" w:rsidP="65D0891E">
            <w:r w:rsidRPr="00740BFC">
              <w:t xml:space="preserve">Permite ao usuário pesquisar por uma palavra-chave como o nome do vinho </w:t>
            </w:r>
            <w:r w:rsidR="2849C671" w:rsidRPr="00740BFC">
              <w:t>ou alguma característica</w:t>
            </w:r>
            <w:r w:rsidRPr="00740BFC">
              <w:t xml:space="preserve"> do mesmo</w:t>
            </w:r>
          </w:p>
        </w:tc>
        <w:tc>
          <w:tcPr>
            <w:tcW w:w="1832" w:type="dxa"/>
            <w:shd w:val="clear" w:color="auto" w:fill="auto"/>
          </w:tcPr>
          <w:p w14:paraId="65A6D845" w14:textId="5149FC01" w:rsidR="65D0891E" w:rsidRPr="00740BFC" w:rsidRDefault="002D24B9" w:rsidP="65D0891E">
            <w:r>
              <w:t>Não</w:t>
            </w:r>
          </w:p>
        </w:tc>
      </w:tr>
      <w:tr w:rsidR="5C25B772" w:rsidRPr="00740BFC" w14:paraId="22AA0625" w14:textId="77777777" w:rsidTr="538E812A">
        <w:trPr>
          <w:trHeight w:val="300"/>
        </w:trPr>
        <w:tc>
          <w:tcPr>
            <w:tcW w:w="2377" w:type="dxa"/>
            <w:shd w:val="clear" w:color="auto" w:fill="auto"/>
          </w:tcPr>
          <w:p w14:paraId="18FB5C9D" w14:textId="25FB4C45" w:rsidR="738B8951" w:rsidRPr="00740BFC" w:rsidRDefault="738B8951" w:rsidP="5C25B772">
            <w:r w:rsidRPr="00740BFC">
              <w:lastRenderedPageBreak/>
              <w:t>Filtrar destaques</w:t>
            </w:r>
          </w:p>
        </w:tc>
        <w:tc>
          <w:tcPr>
            <w:tcW w:w="4689" w:type="dxa"/>
            <w:shd w:val="clear" w:color="auto" w:fill="auto"/>
          </w:tcPr>
          <w:p w14:paraId="73BEA21B" w14:textId="5FD16220" w:rsidR="0C6CF3CC" w:rsidRPr="00740BFC" w:rsidRDefault="0C6CF3CC" w:rsidP="5C25B772">
            <w:r w:rsidRPr="00740BFC">
              <w:t>Redireciona o usuário para a página de vinhos destacados, quando este clica em “destaques”</w:t>
            </w:r>
          </w:p>
        </w:tc>
        <w:tc>
          <w:tcPr>
            <w:tcW w:w="1832" w:type="dxa"/>
            <w:shd w:val="clear" w:color="auto" w:fill="auto"/>
          </w:tcPr>
          <w:p w14:paraId="1788DD28" w14:textId="11B0BC8B" w:rsidR="5C25B772" w:rsidRPr="00740BFC" w:rsidRDefault="002D24B9" w:rsidP="5C25B772">
            <w:r>
              <w:t>Não</w:t>
            </w:r>
          </w:p>
        </w:tc>
      </w:tr>
      <w:tr w:rsidR="463A8006" w:rsidRPr="00740BFC" w14:paraId="416B51C6" w14:textId="77777777" w:rsidTr="538E812A">
        <w:trPr>
          <w:trHeight w:val="300"/>
        </w:trPr>
        <w:tc>
          <w:tcPr>
            <w:tcW w:w="2377" w:type="dxa"/>
            <w:shd w:val="clear" w:color="auto" w:fill="auto"/>
          </w:tcPr>
          <w:p w14:paraId="23F87727" w14:textId="1467AC6F" w:rsidR="463A8006" w:rsidRPr="00740BFC" w:rsidRDefault="73367E17" w:rsidP="463A8006">
            <w:r w:rsidRPr="00740BFC">
              <w:t>Filtrar promoções</w:t>
            </w:r>
          </w:p>
        </w:tc>
        <w:tc>
          <w:tcPr>
            <w:tcW w:w="4689" w:type="dxa"/>
            <w:shd w:val="clear" w:color="auto" w:fill="auto"/>
          </w:tcPr>
          <w:p w14:paraId="0235CAB8" w14:textId="7CADAD58" w:rsidR="463A8006" w:rsidRPr="00740BFC" w:rsidRDefault="261CA8B4" w:rsidP="463A8006">
            <w:r w:rsidRPr="00740BFC">
              <w:t>Assim que o us</w:t>
            </w:r>
            <w:r w:rsidR="6F09CEDF" w:rsidRPr="00740BFC">
              <w:t>u</w:t>
            </w:r>
            <w:r w:rsidRPr="00740BFC">
              <w:t>ário clica em “promoções”, este é encaminhado para a página de</w:t>
            </w:r>
            <w:r w:rsidR="15905DC1" w:rsidRPr="00740BFC">
              <w:t xml:space="preserve"> vinhos em</w:t>
            </w:r>
            <w:r w:rsidRPr="00740BFC">
              <w:t xml:space="preserve"> promoç</w:t>
            </w:r>
            <w:r w:rsidR="79807F26" w:rsidRPr="00740BFC">
              <w:t>ão</w:t>
            </w:r>
          </w:p>
        </w:tc>
        <w:tc>
          <w:tcPr>
            <w:tcW w:w="1832" w:type="dxa"/>
            <w:shd w:val="clear" w:color="auto" w:fill="auto"/>
          </w:tcPr>
          <w:p w14:paraId="215FC19C" w14:textId="1DA608E2" w:rsidR="463A8006" w:rsidRPr="00740BFC" w:rsidRDefault="002D24B9" w:rsidP="463A8006">
            <w:r>
              <w:t>Não</w:t>
            </w:r>
          </w:p>
        </w:tc>
      </w:tr>
      <w:tr w:rsidR="4F752E3C" w:rsidRPr="00740BFC" w14:paraId="49F07579" w14:textId="77777777" w:rsidTr="538E812A">
        <w:trPr>
          <w:trHeight w:val="300"/>
        </w:trPr>
        <w:tc>
          <w:tcPr>
            <w:tcW w:w="2377" w:type="dxa"/>
            <w:shd w:val="clear" w:color="auto" w:fill="auto"/>
          </w:tcPr>
          <w:p w14:paraId="5F7BD89F" w14:textId="74952850" w:rsidR="73367E17" w:rsidRPr="00740BFC" w:rsidRDefault="73367E17" w:rsidP="4F752E3C">
            <w:r w:rsidRPr="00740BFC">
              <w:t>Filtrar outros</w:t>
            </w:r>
          </w:p>
        </w:tc>
        <w:tc>
          <w:tcPr>
            <w:tcW w:w="4689" w:type="dxa"/>
            <w:shd w:val="clear" w:color="auto" w:fill="auto"/>
          </w:tcPr>
          <w:p w14:paraId="43F2894C" w14:textId="6A03C5DA" w:rsidR="4F752E3C" w:rsidRPr="00740BFC" w:rsidRDefault="6395155D" w:rsidP="4F752E3C">
            <w:r w:rsidRPr="00740BFC">
              <w:t xml:space="preserve">O usuário, ao clicar em “outros” é redirecionado </w:t>
            </w:r>
            <w:r w:rsidR="124021CD" w:rsidRPr="00740BFC">
              <w:t>para vinhos de edição limitada</w:t>
            </w:r>
          </w:p>
        </w:tc>
        <w:tc>
          <w:tcPr>
            <w:tcW w:w="1832" w:type="dxa"/>
            <w:shd w:val="clear" w:color="auto" w:fill="auto"/>
          </w:tcPr>
          <w:p w14:paraId="64D2E12C" w14:textId="2ECC74C5" w:rsidR="4F752E3C" w:rsidRPr="00740BFC" w:rsidRDefault="002D24B9" w:rsidP="4F752E3C">
            <w:r>
              <w:t>Não</w:t>
            </w:r>
          </w:p>
        </w:tc>
      </w:tr>
      <w:tr w:rsidR="3B0496E8" w:rsidRPr="00740BFC" w14:paraId="2BA0F26D" w14:textId="77777777" w:rsidTr="538E812A">
        <w:trPr>
          <w:trHeight w:val="300"/>
        </w:trPr>
        <w:tc>
          <w:tcPr>
            <w:tcW w:w="2377" w:type="dxa"/>
            <w:shd w:val="clear" w:color="auto" w:fill="auto"/>
          </w:tcPr>
          <w:p w14:paraId="371605B2" w14:textId="5C12E041" w:rsidR="3B0496E8" w:rsidRPr="00740BFC" w:rsidRDefault="538E812A" w:rsidP="3B0496E8">
            <w:r>
              <w:t>Redirecionar em "ver mais” destacados</w:t>
            </w:r>
          </w:p>
        </w:tc>
        <w:tc>
          <w:tcPr>
            <w:tcW w:w="4689" w:type="dxa"/>
            <w:shd w:val="clear" w:color="auto" w:fill="auto"/>
          </w:tcPr>
          <w:p w14:paraId="656E03E2" w14:textId="258A0DC5" w:rsidR="3B0496E8" w:rsidRPr="00740BFC" w:rsidRDefault="06066C47" w:rsidP="3B0496E8">
            <w:r w:rsidRPr="00740BFC">
              <w:t xml:space="preserve">Faz o mesmo que </w:t>
            </w:r>
            <w:r w:rsidR="56475EBC" w:rsidRPr="00740BFC">
              <w:t>“Filtrar destaques”</w:t>
            </w:r>
            <w:r w:rsidR="5EFC8692" w:rsidRPr="00740BFC">
              <w:t xml:space="preserve"> clicando em “ver mais”</w:t>
            </w:r>
          </w:p>
        </w:tc>
        <w:tc>
          <w:tcPr>
            <w:tcW w:w="1832" w:type="dxa"/>
            <w:shd w:val="clear" w:color="auto" w:fill="auto"/>
          </w:tcPr>
          <w:p w14:paraId="1CC27E45" w14:textId="50B58297" w:rsidR="3B0496E8" w:rsidRPr="00740BFC" w:rsidRDefault="002D24B9" w:rsidP="3B0496E8">
            <w:r>
              <w:t>Não</w:t>
            </w:r>
          </w:p>
        </w:tc>
      </w:tr>
      <w:tr w:rsidR="452D02D6" w:rsidRPr="00740BFC" w14:paraId="4E5E3692" w14:textId="77777777" w:rsidTr="538E812A">
        <w:trPr>
          <w:trHeight w:val="300"/>
        </w:trPr>
        <w:tc>
          <w:tcPr>
            <w:tcW w:w="2377" w:type="dxa"/>
            <w:shd w:val="clear" w:color="auto" w:fill="auto"/>
          </w:tcPr>
          <w:p w14:paraId="7F9637A2" w14:textId="73744B7F" w:rsidR="452D02D6" w:rsidRPr="00740BFC" w:rsidRDefault="538E812A" w:rsidP="452D02D6">
            <w:r>
              <w:t>Redirecionar em “ver mais” vinhos brancos</w:t>
            </w:r>
          </w:p>
        </w:tc>
        <w:tc>
          <w:tcPr>
            <w:tcW w:w="4689" w:type="dxa"/>
            <w:shd w:val="clear" w:color="auto" w:fill="auto"/>
          </w:tcPr>
          <w:p w14:paraId="19CB4D32" w14:textId="325C664A" w:rsidR="452D02D6" w:rsidRPr="00740BFC" w:rsidRDefault="1D015FE0" w:rsidP="452D02D6">
            <w:r w:rsidRPr="00740BFC">
              <w:t>O usuário é redirecionado para uma página com os vinhos do que tenha</w:t>
            </w:r>
            <w:r w:rsidR="67400890" w:rsidRPr="00740BFC">
              <w:t xml:space="preserve">m como </w:t>
            </w:r>
            <w:r w:rsidRPr="00740BFC">
              <w:t xml:space="preserve">tipo </w:t>
            </w:r>
            <w:r w:rsidR="33AF2EDF" w:rsidRPr="00740BFC">
              <w:t>“branco”</w:t>
            </w:r>
          </w:p>
        </w:tc>
        <w:tc>
          <w:tcPr>
            <w:tcW w:w="1832" w:type="dxa"/>
            <w:shd w:val="clear" w:color="auto" w:fill="auto"/>
          </w:tcPr>
          <w:p w14:paraId="3B46EA2F" w14:textId="1255062F" w:rsidR="452D02D6" w:rsidRPr="00740BFC" w:rsidRDefault="002D24B9" w:rsidP="452D02D6">
            <w:r>
              <w:t>Não</w:t>
            </w:r>
          </w:p>
        </w:tc>
      </w:tr>
      <w:tr w:rsidR="38DEC584" w:rsidRPr="00740BFC" w14:paraId="04E8B458" w14:textId="77777777" w:rsidTr="538E812A">
        <w:trPr>
          <w:trHeight w:val="300"/>
        </w:trPr>
        <w:tc>
          <w:tcPr>
            <w:tcW w:w="2377" w:type="dxa"/>
            <w:shd w:val="clear" w:color="auto" w:fill="auto"/>
          </w:tcPr>
          <w:p w14:paraId="3E0794A1" w14:textId="0CF0F1FA" w:rsidR="38DEC584" w:rsidRPr="00740BFC" w:rsidRDefault="538E812A" w:rsidP="38DEC584">
            <w:r>
              <w:t>Redirecionar em “ver mais” vinhos tintos</w:t>
            </w:r>
          </w:p>
        </w:tc>
        <w:tc>
          <w:tcPr>
            <w:tcW w:w="4689" w:type="dxa"/>
            <w:shd w:val="clear" w:color="auto" w:fill="auto"/>
          </w:tcPr>
          <w:p w14:paraId="333C8332" w14:textId="0B2D7C45" w:rsidR="38DEC584" w:rsidRPr="00740BFC" w:rsidRDefault="6515B104" w:rsidP="38DEC584">
            <w:r w:rsidRPr="00740BFC">
              <w:t>O usuário é direcionado para uma página com os vinhos do que tenham como tipo “tinto”</w:t>
            </w:r>
          </w:p>
        </w:tc>
        <w:tc>
          <w:tcPr>
            <w:tcW w:w="1832" w:type="dxa"/>
            <w:shd w:val="clear" w:color="auto" w:fill="auto"/>
          </w:tcPr>
          <w:p w14:paraId="30BDD330" w14:textId="751A5555" w:rsidR="38DEC584" w:rsidRPr="00740BFC" w:rsidRDefault="002D24B9" w:rsidP="38DEC584">
            <w:r>
              <w:t>Não</w:t>
            </w:r>
          </w:p>
        </w:tc>
      </w:tr>
      <w:tr w:rsidR="62559CA3" w:rsidRPr="00740BFC" w14:paraId="13386C51" w14:textId="77777777" w:rsidTr="538E812A">
        <w:trPr>
          <w:trHeight w:val="300"/>
        </w:trPr>
        <w:tc>
          <w:tcPr>
            <w:tcW w:w="2377" w:type="dxa"/>
            <w:shd w:val="clear" w:color="auto" w:fill="auto"/>
          </w:tcPr>
          <w:p w14:paraId="1F345C46" w14:textId="579DEC82" w:rsidR="2B62A4F9" w:rsidRPr="00740BFC" w:rsidRDefault="2B62A4F9" w:rsidP="62559CA3">
            <w:r w:rsidRPr="00740BFC">
              <w:t>Subir página</w:t>
            </w:r>
          </w:p>
        </w:tc>
        <w:tc>
          <w:tcPr>
            <w:tcW w:w="4689" w:type="dxa"/>
            <w:shd w:val="clear" w:color="auto" w:fill="auto"/>
          </w:tcPr>
          <w:p w14:paraId="54E29C82" w14:textId="01A82F4B" w:rsidR="18BB87AD" w:rsidRPr="00740BFC" w:rsidRDefault="18BB87AD" w:rsidP="62559CA3">
            <w:r w:rsidRPr="00740BFC">
              <w:t>Clicando na seta ao lado do barril com os copos de vinho em cima a página subirá para o topo automaticamente</w:t>
            </w:r>
          </w:p>
        </w:tc>
        <w:tc>
          <w:tcPr>
            <w:tcW w:w="1832" w:type="dxa"/>
            <w:shd w:val="clear" w:color="auto" w:fill="auto"/>
          </w:tcPr>
          <w:p w14:paraId="14BB6832" w14:textId="5B18526E" w:rsidR="62559CA3" w:rsidRPr="00740BFC" w:rsidRDefault="002D24B9" w:rsidP="62559CA3">
            <w:r>
              <w:t>Não</w:t>
            </w:r>
          </w:p>
        </w:tc>
      </w:tr>
      <w:tr w:rsidR="62559CA3" w:rsidRPr="00740BFC" w14:paraId="0C451FA8" w14:textId="77777777" w:rsidTr="538E812A">
        <w:trPr>
          <w:trHeight w:val="300"/>
        </w:trPr>
        <w:tc>
          <w:tcPr>
            <w:tcW w:w="2377" w:type="dxa"/>
            <w:shd w:val="clear" w:color="auto" w:fill="auto"/>
          </w:tcPr>
          <w:p w14:paraId="632BE735" w14:textId="2D92CA19" w:rsidR="4B4A91DA" w:rsidRPr="00740BFC" w:rsidRDefault="4B4A91DA" w:rsidP="62559CA3">
            <w:r w:rsidRPr="00740BFC">
              <w:t xml:space="preserve">Clicar num </w:t>
            </w:r>
            <w:r w:rsidR="4C5ADDB9" w:rsidRPr="00740BFC">
              <w:t>produt</w:t>
            </w:r>
            <w:r w:rsidRPr="00740BFC">
              <w:t>o</w:t>
            </w:r>
          </w:p>
        </w:tc>
        <w:tc>
          <w:tcPr>
            <w:tcW w:w="4689" w:type="dxa"/>
            <w:shd w:val="clear" w:color="auto" w:fill="auto"/>
          </w:tcPr>
          <w:p w14:paraId="7EF58AE5" w14:textId="024B6E6D" w:rsidR="3EDED08F" w:rsidRPr="00740BFC" w:rsidRDefault="3EDED08F" w:rsidP="62559CA3">
            <w:r w:rsidRPr="00740BFC">
              <w:t>Ao clicar num dos vinhos o usuário é levado para a página de compra desse vinho</w:t>
            </w:r>
          </w:p>
        </w:tc>
        <w:tc>
          <w:tcPr>
            <w:tcW w:w="1832" w:type="dxa"/>
            <w:shd w:val="clear" w:color="auto" w:fill="auto"/>
          </w:tcPr>
          <w:p w14:paraId="69D022F3" w14:textId="15DF1397" w:rsidR="62559CA3" w:rsidRPr="00740BFC" w:rsidRDefault="002D24B9" w:rsidP="62559CA3">
            <w:r>
              <w:t>Não</w:t>
            </w:r>
          </w:p>
        </w:tc>
      </w:tr>
    </w:tbl>
    <w:p w14:paraId="014ADA15" w14:textId="55BD44DD" w:rsidR="62559CA3" w:rsidRPr="00740BFC" w:rsidRDefault="62559CA3">
      <w:r>
        <w:br w:type="page"/>
      </w:r>
    </w:p>
    <w:p w14:paraId="1CB3A2B7" w14:textId="47768C5E" w:rsidR="00B41B5D" w:rsidRPr="00740BFC" w:rsidRDefault="538E812A" w:rsidP="007478E3">
      <w:pPr>
        <w:pStyle w:val="Ttulo4"/>
      </w:pPr>
      <w:bookmarkStart w:id="168" w:name="_Toc199624744"/>
      <w:r>
        <w:lastRenderedPageBreak/>
        <w:t>Funcionalidades do catálogo de tipos de vinho</w:t>
      </w:r>
      <w:bookmarkEnd w:id="168"/>
    </w:p>
    <w:p w14:paraId="0D14AB7C" w14:textId="77777777" w:rsidR="00145333" w:rsidRDefault="1BFC8337" w:rsidP="00145333">
      <w:pPr>
        <w:keepNext/>
        <w:jc w:val="center"/>
      </w:pPr>
      <w:r>
        <w:rPr>
          <w:noProof/>
        </w:rPr>
        <w:drawing>
          <wp:inline distT="0" distB="0" distL="0" distR="0" wp14:anchorId="6DDB8A86" wp14:editId="3B87C5EF">
            <wp:extent cx="3219450" cy="5657850"/>
            <wp:effectExtent l="0" t="0" r="0" b="0"/>
            <wp:docPr id="181628267" name="Picture 181628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extLst>
                        <a:ext uri="{28A0092B-C50C-407E-A947-70E740481C1C}">
                          <a14:useLocalDpi xmlns:a14="http://schemas.microsoft.com/office/drawing/2010/main" val="0"/>
                        </a:ext>
                      </a:extLst>
                    </a:blip>
                    <a:stretch>
                      <a:fillRect/>
                    </a:stretch>
                  </pic:blipFill>
                  <pic:spPr>
                    <a:xfrm>
                      <a:off x="0" y="0"/>
                      <a:ext cx="3219450" cy="5657850"/>
                    </a:xfrm>
                    <a:prstGeom prst="rect">
                      <a:avLst/>
                    </a:prstGeom>
                  </pic:spPr>
                </pic:pic>
              </a:graphicData>
            </a:graphic>
          </wp:inline>
        </w:drawing>
      </w:r>
    </w:p>
    <w:p w14:paraId="2F29EDC3" w14:textId="5254FAC6" w:rsidR="5C25B772" w:rsidRPr="00740BFC" w:rsidRDefault="538E812A" w:rsidP="00145333">
      <w:pPr>
        <w:pStyle w:val="Legenda"/>
        <w:jc w:val="center"/>
      </w:pPr>
      <w:r>
        <w:t xml:space="preserve">Figura </w:t>
      </w:r>
      <w:fldSimple w:instr=" SEQ Figura \* ARABIC ">
        <w:r>
          <w:t>26</w:t>
        </w:r>
      </w:fldSimple>
      <w:r>
        <w:t>. FrontOffice - Mockup da funcionalidade catálogo de vinhos.</w:t>
      </w:r>
    </w:p>
    <w:p w14:paraId="0C104BBE" w14:textId="5B575E61" w:rsidR="5C25B772" w:rsidRPr="00740BFC" w:rsidRDefault="5C25B772" w:rsidP="5C25B772"/>
    <w:p w14:paraId="6C5A4C0D" w14:textId="1231CB90" w:rsidR="5C25B772" w:rsidRPr="00740BFC" w:rsidRDefault="538E812A" w:rsidP="00F5270E">
      <w:pPr>
        <w:jc w:val="both"/>
        <w:rPr>
          <w:sz w:val="22"/>
          <w:szCs w:val="22"/>
        </w:rPr>
      </w:pPr>
      <w:r w:rsidRPr="538E812A">
        <w:rPr>
          <w:sz w:val="22"/>
          <w:szCs w:val="22"/>
        </w:rPr>
        <w:t xml:space="preserve">Esta funcionalidade compreende um conjunto de subfuncionalidades associadas, especificadas na tabela seguinte. </w:t>
      </w:r>
      <w:r w:rsidR="09611083">
        <w:br w:type="page"/>
      </w:r>
    </w:p>
    <w:p w14:paraId="6CF714A9" w14:textId="01622A5F" w:rsidR="00F5270E" w:rsidRPr="00740BFC" w:rsidRDefault="538E812A" w:rsidP="00F5270E">
      <w:pPr>
        <w:pStyle w:val="Legenda"/>
        <w:keepNext/>
        <w:jc w:val="center"/>
      </w:pPr>
      <w:bookmarkStart w:id="169" w:name="_Toc199624895"/>
      <w:r>
        <w:lastRenderedPageBreak/>
        <w:t xml:space="preserve">Tabela </w:t>
      </w:r>
      <w:fldSimple w:instr=" SEQ Tabela \* ARABIC ">
        <w:r>
          <w:t>49</w:t>
        </w:r>
      </w:fldSimple>
      <w:r>
        <w:t>. FrontOffice - Regras de negócio das funcionalidades catálogo de vinhos</w:t>
      </w:r>
      <w:bookmarkEnd w:id="16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7"/>
        <w:gridCol w:w="4689"/>
        <w:gridCol w:w="1832"/>
      </w:tblGrid>
      <w:tr w:rsidR="62559CA3" w:rsidRPr="00740BFC" w14:paraId="4AEA2B00" w14:textId="77777777" w:rsidTr="538E812A">
        <w:trPr>
          <w:trHeight w:val="300"/>
        </w:trPr>
        <w:tc>
          <w:tcPr>
            <w:tcW w:w="2377" w:type="dxa"/>
            <w:shd w:val="clear" w:color="auto" w:fill="4472C4" w:themeFill="accent1"/>
            <w:vAlign w:val="center"/>
          </w:tcPr>
          <w:p w14:paraId="7640F1A7" w14:textId="1C4C396A" w:rsidR="62559CA3" w:rsidRPr="00740BFC" w:rsidRDefault="538E812A" w:rsidP="62559CA3">
            <w:pPr>
              <w:rPr>
                <w:color w:val="FFFFFF" w:themeColor="background1"/>
              </w:rPr>
            </w:pPr>
            <w:r w:rsidRPr="538E812A">
              <w:rPr>
                <w:color w:val="FFFFFF" w:themeColor="background1"/>
              </w:rPr>
              <w:t>Sub-funcionalidade</w:t>
            </w:r>
          </w:p>
        </w:tc>
        <w:tc>
          <w:tcPr>
            <w:tcW w:w="4689" w:type="dxa"/>
            <w:shd w:val="clear" w:color="auto" w:fill="4472C4" w:themeFill="accent1"/>
            <w:vAlign w:val="center"/>
          </w:tcPr>
          <w:p w14:paraId="342A8367" w14:textId="7A484051" w:rsidR="62559CA3" w:rsidRPr="00740BFC" w:rsidRDefault="538E812A" w:rsidP="62559CA3">
            <w:pPr>
              <w:rPr>
                <w:color w:val="FFFFFF" w:themeColor="background1"/>
              </w:rPr>
            </w:pPr>
            <w:r w:rsidRPr="538E812A">
              <w:rPr>
                <w:color w:val="FFFFFF" w:themeColor="background1"/>
              </w:rPr>
              <w:t>Regra a ser implementada</w:t>
            </w:r>
          </w:p>
        </w:tc>
        <w:tc>
          <w:tcPr>
            <w:tcW w:w="1832" w:type="dxa"/>
            <w:shd w:val="clear" w:color="auto" w:fill="4472C4" w:themeFill="accent1"/>
            <w:vAlign w:val="center"/>
          </w:tcPr>
          <w:p w14:paraId="537EFC3C" w14:textId="3639F886" w:rsidR="62559CA3" w:rsidRPr="00740BFC" w:rsidRDefault="538E812A" w:rsidP="62559CA3">
            <w:pPr>
              <w:rPr>
                <w:color w:val="FFFFFF" w:themeColor="background1"/>
              </w:rPr>
            </w:pPr>
            <w:r w:rsidRPr="538E812A">
              <w:rPr>
                <w:color w:val="FFFFFF" w:themeColor="background1"/>
              </w:rPr>
              <w:t>Serviço Externo</w:t>
            </w:r>
          </w:p>
        </w:tc>
      </w:tr>
      <w:tr w:rsidR="62559CA3" w:rsidRPr="00740BFC" w14:paraId="585E16A2" w14:textId="77777777" w:rsidTr="538E812A">
        <w:trPr>
          <w:trHeight w:val="300"/>
        </w:trPr>
        <w:tc>
          <w:tcPr>
            <w:tcW w:w="2377" w:type="dxa"/>
            <w:shd w:val="clear" w:color="auto" w:fill="auto"/>
          </w:tcPr>
          <w:p w14:paraId="56AAB062" w14:textId="2D92CA19" w:rsidR="62559CA3" w:rsidRPr="00740BFC" w:rsidRDefault="62559CA3" w:rsidP="62559CA3">
            <w:r w:rsidRPr="00740BFC">
              <w:t>Clicar num produto</w:t>
            </w:r>
          </w:p>
        </w:tc>
        <w:tc>
          <w:tcPr>
            <w:tcW w:w="4689" w:type="dxa"/>
            <w:shd w:val="clear" w:color="auto" w:fill="auto"/>
          </w:tcPr>
          <w:p w14:paraId="26EF8D2E" w14:textId="024B6E6D" w:rsidR="62559CA3" w:rsidRPr="00740BFC" w:rsidRDefault="62559CA3" w:rsidP="62559CA3">
            <w:r w:rsidRPr="00740BFC">
              <w:t>Ao clicar num dos vinhos o usuário é levado para a página de compra desse vinho</w:t>
            </w:r>
          </w:p>
        </w:tc>
        <w:tc>
          <w:tcPr>
            <w:tcW w:w="1832" w:type="dxa"/>
            <w:shd w:val="clear" w:color="auto" w:fill="auto"/>
          </w:tcPr>
          <w:p w14:paraId="04F4F121" w14:textId="4A7BB0E9" w:rsidR="62559CA3" w:rsidRPr="00740BFC" w:rsidRDefault="002D24B9" w:rsidP="62559CA3">
            <w:r>
              <w:t>Não</w:t>
            </w:r>
          </w:p>
        </w:tc>
      </w:tr>
      <w:tr w:rsidR="62559CA3" w:rsidRPr="00740BFC" w14:paraId="50D9903D" w14:textId="77777777" w:rsidTr="538E812A">
        <w:trPr>
          <w:trHeight w:val="300"/>
        </w:trPr>
        <w:tc>
          <w:tcPr>
            <w:tcW w:w="2377" w:type="dxa"/>
            <w:shd w:val="clear" w:color="auto" w:fill="auto"/>
          </w:tcPr>
          <w:p w14:paraId="3521008B" w14:textId="5FF820F6" w:rsidR="2FD33286" w:rsidRPr="00740BFC" w:rsidRDefault="2FD33286" w:rsidP="62559CA3">
            <w:r w:rsidRPr="00740BFC">
              <w:t>Redirecionar “ver mais”</w:t>
            </w:r>
          </w:p>
        </w:tc>
        <w:tc>
          <w:tcPr>
            <w:tcW w:w="4689" w:type="dxa"/>
            <w:shd w:val="clear" w:color="auto" w:fill="auto"/>
          </w:tcPr>
          <w:p w14:paraId="63C866D7" w14:textId="67943C2D" w:rsidR="2FD33286" w:rsidRPr="00740BFC" w:rsidRDefault="2FD33286" w:rsidP="62559CA3">
            <w:r w:rsidRPr="00740BFC">
              <w:t xml:space="preserve">O usuário ao clicar em “ver mais” é enviado para a página de </w:t>
            </w:r>
            <w:r w:rsidR="009C6700" w:rsidRPr="00740BFC">
              <w:t>Wikipédia</w:t>
            </w:r>
            <w:r w:rsidRPr="00740BFC">
              <w:t xml:space="preserve"> sobre vinhos tintos</w:t>
            </w:r>
          </w:p>
        </w:tc>
        <w:tc>
          <w:tcPr>
            <w:tcW w:w="1832" w:type="dxa"/>
            <w:shd w:val="clear" w:color="auto" w:fill="auto"/>
          </w:tcPr>
          <w:p w14:paraId="45097BB9" w14:textId="10FD55C6" w:rsidR="62559CA3" w:rsidRPr="00740BFC" w:rsidRDefault="002D24B9" w:rsidP="62559CA3">
            <w:r>
              <w:t>Não</w:t>
            </w:r>
          </w:p>
        </w:tc>
      </w:tr>
      <w:tr w:rsidR="62559CA3" w:rsidRPr="00740BFC" w14:paraId="7A7BF4B8" w14:textId="77777777" w:rsidTr="538E812A">
        <w:trPr>
          <w:trHeight w:val="300"/>
        </w:trPr>
        <w:tc>
          <w:tcPr>
            <w:tcW w:w="2377" w:type="dxa"/>
            <w:shd w:val="clear" w:color="auto" w:fill="auto"/>
          </w:tcPr>
          <w:p w14:paraId="2AF007EB" w14:textId="731DE8BC" w:rsidR="2FD33286" w:rsidRPr="00740BFC" w:rsidRDefault="2FD33286" w:rsidP="62559CA3">
            <w:r w:rsidRPr="00740BFC">
              <w:t>Página anterior</w:t>
            </w:r>
          </w:p>
        </w:tc>
        <w:tc>
          <w:tcPr>
            <w:tcW w:w="4689" w:type="dxa"/>
            <w:shd w:val="clear" w:color="auto" w:fill="auto"/>
          </w:tcPr>
          <w:p w14:paraId="630AFEA8" w14:textId="79C01B52" w:rsidR="2FD33286" w:rsidRPr="00740BFC" w:rsidRDefault="2FD33286" w:rsidP="62559CA3">
            <w:r w:rsidRPr="00740BFC">
              <w:t>Assim que o usuário clicar em “voltar” o mesmo é enviado para a página principal</w:t>
            </w:r>
          </w:p>
        </w:tc>
        <w:tc>
          <w:tcPr>
            <w:tcW w:w="1832" w:type="dxa"/>
            <w:shd w:val="clear" w:color="auto" w:fill="auto"/>
          </w:tcPr>
          <w:p w14:paraId="229BBE9C" w14:textId="55B32B09" w:rsidR="62559CA3" w:rsidRPr="00740BFC" w:rsidRDefault="002D24B9" w:rsidP="62559CA3">
            <w:r>
              <w:t>Não</w:t>
            </w:r>
          </w:p>
        </w:tc>
      </w:tr>
      <w:tr w:rsidR="62559CA3" w:rsidRPr="00740BFC" w14:paraId="24F6E5BA" w14:textId="77777777" w:rsidTr="538E812A">
        <w:trPr>
          <w:trHeight w:val="300"/>
        </w:trPr>
        <w:tc>
          <w:tcPr>
            <w:tcW w:w="2377" w:type="dxa"/>
            <w:shd w:val="clear" w:color="auto" w:fill="auto"/>
          </w:tcPr>
          <w:p w14:paraId="5A9E65B3" w14:textId="42FE1B3F" w:rsidR="2FD33286" w:rsidRPr="00740BFC" w:rsidRDefault="62742714" w:rsidP="62559CA3">
            <w:r>
              <w:t>Abrir aba “filtros”</w:t>
            </w:r>
          </w:p>
        </w:tc>
        <w:tc>
          <w:tcPr>
            <w:tcW w:w="4689" w:type="dxa"/>
            <w:shd w:val="clear" w:color="auto" w:fill="auto"/>
          </w:tcPr>
          <w:p w14:paraId="5C4D0444" w14:textId="238547CE" w:rsidR="62559CA3" w:rsidRPr="00740BFC" w:rsidRDefault="62742714" w:rsidP="62559CA3">
            <w:r>
              <w:t>Clicando em “filtros” será aberta uma aba on</w:t>
            </w:r>
            <w:r w:rsidR="4FCF6EF6">
              <w:t>de o cliente poderá escolher a região e castas tal como em “</w:t>
            </w:r>
            <w:r w:rsidR="271EB741">
              <w:t xml:space="preserve">filtrar casta” e “filtrar região” na página principal e poderá usar uma barra de </w:t>
            </w:r>
            <w:r w:rsidR="7E9918AF">
              <w:t xml:space="preserve">pesquisa também com a mesma funcionalidade do que na página principal. </w:t>
            </w:r>
          </w:p>
          <w:p w14:paraId="462CADB0" w14:textId="117BB2A9" w:rsidR="62559CA3" w:rsidRPr="00740BFC" w:rsidRDefault="538E812A" w:rsidP="62559CA3">
            <w:r>
              <w:t>Nesta aba poderá também escolher o tipo de pesquisa (apenas sendo possível ou parcial ou exata).</w:t>
            </w:r>
            <w:r w:rsidR="7E9918AF">
              <w:br/>
            </w:r>
            <w:r>
              <w:t xml:space="preserve">No campo de seleção da “ordem” existem as seguintes possibilidades: Preço Ascendente/Descendente, Nome Ascendente/Descendente e/ou “Mais Recente” </w:t>
            </w:r>
          </w:p>
          <w:p w14:paraId="3DC2D677" w14:textId="6145CE13" w:rsidR="62559CA3" w:rsidRPr="00740BFC" w:rsidRDefault="538E812A" w:rsidP="62559CA3">
            <w:r>
              <w:t>No intervalo de preços será possível ver vinhos com preços desde 0 euros a 3000 euros e no intervalo de teor alcoólico de 0% a 30%.</w:t>
            </w:r>
            <w:r w:rsidR="24039EA4">
              <w:br/>
            </w:r>
            <w:r>
              <w:t>No final o utilizador ao clicar em “procurar” filtrará os vinhos do tipo da página atual consoante todos os campos escolhidos.</w:t>
            </w:r>
          </w:p>
        </w:tc>
        <w:tc>
          <w:tcPr>
            <w:tcW w:w="1832" w:type="dxa"/>
            <w:shd w:val="clear" w:color="auto" w:fill="auto"/>
          </w:tcPr>
          <w:p w14:paraId="44FB7955" w14:textId="14989D97" w:rsidR="62559CA3" w:rsidRPr="00740BFC" w:rsidRDefault="002D24B9" w:rsidP="62559CA3">
            <w:r>
              <w:t>Não</w:t>
            </w:r>
          </w:p>
        </w:tc>
      </w:tr>
    </w:tbl>
    <w:p w14:paraId="5231A6DE" w14:textId="1E774115" w:rsidR="0C0900E0" w:rsidRDefault="0C0900E0"/>
    <w:p w14:paraId="4222D750" w14:textId="09921715" w:rsidR="32F4A1B8" w:rsidRPr="00740BFC" w:rsidRDefault="538E812A" w:rsidP="7A45BE2C">
      <w:pPr>
        <w:pStyle w:val="Ttulo4"/>
      </w:pPr>
      <w:bookmarkStart w:id="170" w:name="_Toc199624745"/>
      <w:r>
        <w:lastRenderedPageBreak/>
        <w:t>Funcionalidades de Vinho</w:t>
      </w:r>
      <w:bookmarkEnd w:id="170"/>
    </w:p>
    <w:p w14:paraId="5DD489C2" w14:textId="77777777" w:rsidR="00A17EA6" w:rsidRDefault="670204C4" w:rsidP="00A17EA6">
      <w:pPr>
        <w:keepNext/>
        <w:jc w:val="center"/>
      </w:pPr>
      <w:r>
        <w:rPr>
          <w:noProof/>
        </w:rPr>
        <w:drawing>
          <wp:inline distT="0" distB="0" distL="0" distR="0" wp14:anchorId="1F398523" wp14:editId="6DF364EC">
            <wp:extent cx="3819525" cy="5657850"/>
            <wp:effectExtent l="0" t="0" r="0" b="0"/>
            <wp:docPr id="1225258721" name="Picture 1225258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extLst>
                        <a:ext uri="{28A0092B-C50C-407E-A947-70E740481C1C}">
                          <a14:useLocalDpi xmlns:a14="http://schemas.microsoft.com/office/drawing/2010/main" val="0"/>
                        </a:ext>
                      </a:extLst>
                    </a:blip>
                    <a:stretch>
                      <a:fillRect/>
                    </a:stretch>
                  </pic:blipFill>
                  <pic:spPr>
                    <a:xfrm>
                      <a:off x="0" y="0"/>
                      <a:ext cx="3819525" cy="5657850"/>
                    </a:xfrm>
                    <a:prstGeom prst="rect">
                      <a:avLst/>
                    </a:prstGeom>
                  </pic:spPr>
                </pic:pic>
              </a:graphicData>
            </a:graphic>
          </wp:inline>
        </w:drawing>
      </w:r>
    </w:p>
    <w:p w14:paraId="1B516B17" w14:textId="46FE3ADF" w:rsidR="002A6DF9" w:rsidRDefault="538E812A" w:rsidP="00A17EA6">
      <w:pPr>
        <w:pStyle w:val="Legenda"/>
        <w:jc w:val="center"/>
      </w:pPr>
      <w:r>
        <w:t xml:space="preserve">Figura </w:t>
      </w:r>
      <w:fldSimple w:instr=" SEQ Figura \* ARABIC ">
        <w:r>
          <w:t>27</w:t>
        </w:r>
      </w:fldSimple>
      <w:r>
        <w:t>. FrontOffice - Mockup da funcionalidade vinhos.</w:t>
      </w:r>
    </w:p>
    <w:p w14:paraId="7625242C" w14:textId="048EBA29" w:rsidR="6CEA967D" w:rsidRPr="00740BFC" w:rsidRDefault="6CEA967D" w:rsidP="002A6DF9">
      <w:pPr>
        <w:pStyle w:val="Legenda"/>
        <w:jc w:val="center"/>
      </w:pPr>
    </w:p>
    <w:p w14:paraId="66281FAC" w14:textId="3DB0AEE9" w:rsidR="6CEA967D" w:rsidRPr="00740BFC" w:rsidRDefault="538E812A" w:rsidP="0808A4BA">
      <w:pPr>
        <w:jc w:val="both"/>
        <w:rPr>
          <w:sz w:val="22"/>
          <w:szCs w:val="22"/>
        </w:rPr>
      </w:pPr>
      <w:r w:rsidRPr="538E812A">
        <w:rPr>
          <w:sz w:val="22"/>
          <w:szCs w:val="22"/>
        </w:rPr>
        <w:t xml:space="preserve">Esta funcionalidade compreende um conjunto de subfuncionalidades associadas, especificadas na tabela seguinte. </w:t>
      </w:r>
    </w:p>
    <w:p w14:paraId="0A992F35" w14:textId="5206D5F0" w:rsidR="6CEA967D" w:rsidRPr="00740BFC" w:rsidRDefault="6CEA967D" w:rsidP="0808A4BA">
      <w:pPr>
        <w:jc w:val="both"/>
        <w:rPr>
          <w:sz w:val="22"/>
          <w:szCs w:val="22"/>
        </w:rPr>
      </w:pPr>
    </w:p>
    <w:p w14:paraId="121F1A4A" w14:textId="10EA7BBD" w:rsidR="6CEA967D" w:rsidRPr="00740BFC" w:rsidRDefault="538E812A" w:rsidP="08F25576">
      <w:pPr>
        <w:pStyle w:val="Legenda"/>
        <w:keepNext/>
        <w:jc w:val="center"/>
      </w:pPr>
      <w:bookmarkStart w:id="171" w:name="_Toc199624896"/>
      <w:r>
        <w:t xml:space="preserve">Tabela </w:t>
      </w:r>
      <w:fldSimple w:instr=" SEQ Tabela \* ARABIC ">
        <w:r>
          <w:t>50</w:t>
        </w:r>
      </w:fldSimple>
      <w:r>
        <w:t>. FrontOffice - Regras de negócio da funcionalidade vinhos</w:t>
      </w:r>
      <w:bookmarkEnd w:id="17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7"/>
        <w:gridCol w:w="4689"/>
        <w:gridCol w:w="1832"/>
      </w:tblGrid>
      <w:tr w:rsidR="6CEA967D" w:rsidRPr="00740BFC" w14:paraId="460498D5" w14:textId="77777777" w:rsidTr="538E812A">
        <w:trPr>
          <w:trHeight w:val="300"/>
        </w:trPr>
        <w:tc>
          <w:tcPr>
            <w:tcW w:w="2377" w:type="dxa"/>
            <w:shd w:val="clear" w:color="auto" w:fill="4472C4" w:themeFill="accent1"/>
            <w:vAlign w:val="center"/>
          </w:tcPr>
          <w:p w14:paraId="11EE503A" w14:textId="1C4C396A" w:rsidR="6CEA967D" w:rsidRPr="00740BFC" w:rsidRDefault="538E812A" w:rsidP="6CEA967D">
            <w:pPr>
              <w:rPr>
                <w:color w:val="FFFFFF" w:themeColor="background1"/>
              </w:rPr>
            </w:pPr>
            <w:r w:rsidRPr="538E812A">
              <w:rPr>
                <w:color w:val="FFFFFF" w:themeColor="background1"/>
              </w:rPr>
              <w:t>Sub-funcionalidade</w:t>
            </w:r>
          </w:p>
        </w:tc>
        <w:tc>
          <w:tcPr>
            <w:tcW w:w="4689" w:type="dxa"/>
            <w:shd w:val="clear" w:color="auto" w:fill="4472C4" w:themeFill="accent1"/>
            <w:vAlign w:val="center"/>
          </w:tcPr>
          <w:p w14:paraId="6797DBB6" w14:textId="7A484051" w:rsidR="6CEA967D" w:rsidRPr="00740BFC" w:rsidRDefault="538E812A" w:rsidP="6CEA967D">
            <w:pPr>
              <w:rPr>
                <w:color w:val="FFFFFF" w:themeColor="background1"/>
              </w:rPr>
            </w:pPr>
            <w:r w:rsidRPr="538E812A">
              <w:rPr>
                <w:color w:val="FFFFFF" w:themeColor="background1"/>
              </w:rPr>
              <w:t>Regra a ser implementada</w:t>
            </w:r>
          </w:p>
        </w:tc>
        <w:tc>
          <w:tcPr>
            <w:tcW w:w="1832" w:type="dxa"/>
            <w:shd w:val="clear" w:color="auto" w:fill="4472C4" w:themeFill="accent1"/>
            <w:vAlign w:val="center"/>
          </w:tcPr>
          <w:p w14:paraId="2EEB338C" w14:textId="3639F886" w:rsidR="6CEA967D" w:rsidRPr="00740BFC" w:rsidRDefault="538E812A" w:rsidP="6CEA967D">
            <w:pPr>
              <w:rPr>
                <w:color w:val="FFFFFF" w:themeColor="background1"/>
              </w:rPr>
            </w:pPr>
            <w:r w:rsidRPr="538E812A">
              <w:rPr>
                <w:color w:val="FFFFFF" w:themeColor="background1"/>
              </w:rPr>
              <w:t>Serviço Externo</w:t>
            </w:r>
          </w:p>
        </w:tc>
      </w:tr>
      <w:tr w:rsidR="6CEA967D" w:rsidRPr="00740BFC" w14:paraId="069835B8" w14:textId="77777777" w:rsidTr="538E812A">
        <w:trPr>
          <w:trHeight w:val="300"/>
        </w:trPr>
        <w:tc>
          <w:tcPr>
            <w:tcW w:w="2377" w:type="dxa"/>
            <w:shd w:val="clear" w:color="auto" w:fill="auto"/>
          </w:tcPr>
          <w:p w14:paraId="1BDFD63F" w14:textId="2D92CA19" w:rsidR="6CEA967D" w:rsidRPr="00740BFC" w:rsidRDefault="6CEA967D">
            <w:r w:rsidRPr="00740BFC">
              <w:t>Clicar num produto</w:t>
            </w:r>
          </w:p>
        </w:tc>
        <w:tc>
          <w:tcPr>
            <w:tcW w:w="4689" w:type="dxa"/>
            <w:shd w:val="clear" w:color="auto" w:fill="auto"/>
          </w:tcPr>
          <w:p w14:paraId="64D94D35" w14:textId="024B6E6D" w:rsidR="6CEA967D" w:rsidRPr="00740BFC" w:rsidRDefault="6CEA967D">
            <w:r w:rsidRPr="00740BFC">
              <w:t>Ao clicar num dos vinhos o usuário é levado para a página de compra desse vinho</w:t>
            </w:r>
          </w:p>
        </w:tc>
        <w:tc>
          <w:tcPr>
            <w:tcW w:w="1832" w:type="dxa"/>
            <w:shd w:val="clear" w:color="auto" w:fill="auto"/>
          </w:tcPr>
          <w:p w14:paraId="4EBD9EDE" w14:textId="4BD18F1E" w:rsidR="6CEA967D" w:rsidRPr="00740BFC" w:rsidRDefault="002D24B9">
            <w:r>
              <w:t>Não</w:t>
            </w:r>
          </w:p>
        </w:tc>
      </w:tr>
      <w:tr w:rsidR="6CEA967D" w:rsidRPr="00740BFC" w14:paraId="195515A1" w14:textId="77777777" w:rsidTr="538E812A">
        <w:trPr>
          <w:trHeight w:val="300"/>
        </w:trPr>
        <w:tc>
          <w:tcPr>
            <w:tcW w:w="2377" w:type="dxa"/>
            <w:shd w:val="clear" w:color="auto" w:fill="auto"/>
          </w:tcPr>
          <w:p w14:paraId="7AF47769" w14:textId="731DE8BC" w:rsidR="6CEA967D" w:rsidRPr="00740BFC" w:rsidRDefault="6CEA967D">
            <w:r w:rsidRPr="00740BFC">
              <w:t>Página anterior</w:t>
            </w:r>
          </w:p>
        </w:tc>
        <w:tc>
          <w:tcPr>
            <w:tcW w:w="4689" w:type="dxa"/>
            <w:shd w:val="clear" w:color="auto" w:fill="auto"/>
          </w:tcPr>
          <w:p w14:paraId="70B00EEE" w14:textId="6C590B2A" w:rsidR="6CEA967D" w:rsidRPr="00740BFC" w:rsidRDefault="6CEA967D">
            <w:r w:rsidRPr="00740BFC">
              <w:t>Assim que o usuário clicar em “voltar” o mesmo é enviado para a página principal</w:t>
            </w:r>
            <w:r w:rsidR="2EAB36AD" w:rsidRPr="00740BFC">
              <w:t xml:space="preserve"> ou</w:t>
            </w:r>
            <w:r w:rsidR="21FCA6BD" w:rsidRPr="00740BFC">
              <w:t xml:space="preserve"> para a</w:t>
            </w:r>
            <w:r w:rsidR="2EAB36AD" w:rsidRPr="00740BFC">
              <w:t xml:space="preserve"> página</w:t>
            </w:r>
            <w:r w:rsidR="2AA4DDC4" w:rsidRPr="00740BFC">
              <w:t xml:space="preserve"> de catálogo de vinho</w:t>
            </w:r>
            <w:r w:rsidR="3E180A07" w:rsidRPr="00740BFC">
              <w:t>, dependendo que qual das páginas era a anterior</w:t>
            </w:r>
          </w:p>
        </w:tc>
        <w:tc>
          <w:tcPr>
            <w:tcW w:w="1832" w:type="dxa"/>
            <w:shd w:val="clear" w:color="auto" w:fill="auto"/>
          </w:tcPr>
          <w:p w14:paraId="6FEC7F2C" w14:textId="65FE522C" w:rsidR="6CEA967D" w:rsidRPr="00740BFC" w:rsidRDefault="002D24B9">
            <w:r>
              <w:t>Não</w:t>
            </w:r>
          </w:p>
        </w:tc>
      </w:tr>
      <w:tr w:rsidR="0687C48B" w14:paraId="67C89ADB" w14:textId="77777777" w:rsidTr="538E812A">
        <w:trPr>
          <w:trHeight w:val="300"/>
        </w:trPr>
        <w:tc>
          <w:tcPr>
            <w:tcW w:w="2377" w:type="dxa"/>
            <w:shd w:val="clear" w:color="auto" w:fill="auto"/>
          </w:tcPr>
          <w:p w14:paraId="5F2740A0" w14:textId="23862E75" w:rsidR="0687C48B" w:rsidRDefault="1318C8F9" w:rsidP="0687C48B">
            <w:r>
              <w:lastRenderedPageBreak/>
              <w:t>Aumentar quantidade</w:t>
            </w:r>
          </w:p>
        </w:tc>
        <w:tc>
          <w:tcPr>
            <w:tcW w:w="4689" w:type="dxa"/>
            <w:shd w:val="clear" w:color="auto" w:fill="auto"/>
          </w:tcPr>
          <w:p w14:paraId="281AD854" w14:textId="1C61E781" w:rsidR="0687C48B" w:rsidRDefault="1318C8F9" w:rsidP="0687C48B">
            <w:r>
              <w:t>Clicando no botão “+” a quantidade será aumentada unitariamente afetando o preço</w:t>
            </w:r>
          </w:p>
        </w:tc>
        <w:tc>
          <w:tcPr>
            <w:tcW w:w="1832" w:type="dxa"/>
            <w:shd w:val="clear" w:color="auto" w:fill="auto"/>
          </w:tcPr>
          <w:p w14:paraId="3AF0FC91" w14:textId="5B61995E" w:rsidR="0687C48B" w:rsidRDefault="004E3C7B" w:rsidP="0687C48B">
            <w:r>
              <w:t>Não</w:t>
            </w:r>
          </w:p>
        </w:tc>
      </w:tr>
      <w:tr w:rsidR="6CEA967D" w:rsidRPr="00740BFC" w14:paraId="6483C68B" w14:textId="77777777" w:rsidTr="538E812A">
        <w:trPr>
          <w:trHeight w:val="300"/>
        </w:trPr>
        <w:tc>
          <w:tcPr>
            <w:tcW w:w="2377" w:type="dxa"/>
            <w:shd w:val="clear" w:color="auto" w:fill="auto"/>
          </w:tcPr>
          <w:p w14:paraId="2E2C8CF2" w14:textId="1BE3C433" w:rsidR="6CEA967D" w:rsidRPr="00740BFC" w:rsidRDefault="3E180A07">
            <w:r w:rsidRPr="00740BFC">
              <w:t>Adicionar ao carrinho</w:t>
            </w:r>
          </w:p>
        </w:tc>
        <w:tc>
          <w:tcPr>
            <w:tcW w:w="4689" w:type="dxa"/>
            <w:shd w:val="clear" w:color="auto" w:fill="auto"/>
          </w:tcPr>
          <w:p w14:paraId="4EB1CDD3" w14:textId="389824EF" w:rsidR="6CEA967D" w:rsidRPr="00740BFC" w:rsidRDefault="538E812A" w:rsidP="214EC1F9">
            <w:pPr>
              <w:spacing w:line="259" w:lineRule="auto"/>
            </w:pPr>
            <w:r>
              <w:t>Quando o utilizador clicar em “add to cart” a quantidade do vinho exposta na página será adicionada à aba “carrinho”</w:t>
            </w:r>
          </w:p>
        </w:tc>
        <w:tc>
          <w:tcPr>
            <w:tcW w:w="1832" w:type="dxa"/>
            <w:shd w:val="clear" w:color="auto" w:fill="auto"/>
          </w:tcPr>
          <w:p w14:paraId="72930109" w14:textId="7BE97EFB" w:rsidR="6CEA967D" w:rsidRPr="00740BFC" w:rsidRDefault="004E3C7B">
            <w:r>
              <w:t>Não</w:t>
            </w:r>
          </w:p>
        </w:tc>
      </w:tr>
    </w:tbl>
    <w:p w14:paraId="3AC47628" w14:textId="1B46C5C6" w:rsidR="6806AC5A" w:rsidRDefault="6806AC5A"/>
    <w:p w14:paraId="70AF15BA" w14:textId="25AFA5ED" w:rsidR="04A049D6" w:rsidRDefault="538E812A" w:rsidP="00F546CF">
      <w:pPr>
        <w:pStyle w:val="Ttulo4"/>
      </w:pPr>
      <w:bookmarkStart w:id="172" w:name="_Toc199624746"/>
      <w:r>
        <w:lastRenderedPageBreak/>
        <w:t>Funcionalidades de Checkout</w:t>
      </w:r>
      <w:bookmarkEnd w:id="172"/>
    </w:p>
    <w:p w14:paraId="24894790" w14:textId="77777777" w:rsidR="00A25E69" w:rsidRDefault="00367DFA" w:rsidP="00A25E69">
      <w:pPr>
        <w:keepNext/>
        <w:jc w:val="center"/>
      </w:pPr>
      <w:r>
        <w:rPr>
          <w:noProof/>
        </w:rPr>
        <w:drawing>
          <wp:inline distT="0" distB="0" distL="0" distR="0" wp14:anchorId="3BA4DC9F" wp14:editId="580817D8">
            <wp:extent cx="4650082" cy="8356922"/>
            <wp:effectExtent l="0" t="0" r="3175" b="5080"/>
            <wp:docPr id="16331283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128335" name="Picture 1633128335"/>
                    <pic:cNvPicPr/>
                  </pic:nvPicPr>
                  <pic:blipFill>
                    <a:blip r:embed="rId52" cstate="print">
                      <a:extLst>
                        <a:ext uri="{28A0092B-C50C-407E-A947-70E740481C1C}">
                          <a14:useLocalDpi xmlns:a14="http://schemas.microsoft.com/office/drawing/2010/main" val="0"/>
                        </a:ext>
                      </a:extLst>
                    </a:blip>
                    <a:stretch>
                      <a:fillRect/>
                    </a:stretch>
                  </pic:blipFill>
                  <pic:spPr>
                    <a:xfrm>
                      <a:off x="0" y="0"/>
                      <a:ext cx="4650082" cy="8356922"/>
                    </a:xfrm>
                    <a:prstGeom prst="rect">
                      <a:avLst/>
                    </a:prstGeom>
                  </pic:spPr>
                </pic:pic>
              </a:graphicData>
            </a:graphic>
          </wp:inline>
        </w:drawing>
      </w:r>
    </w:p>
    <w:p w14:paraId="20C913A7" w14:textId="478BE256" w:rsidR="49523CF7" w:rsidRDefault="538E812A" w:rsidP="00A25E69">
      <w:pPr>
        <w:pStyle w:val="Legenda"/>
        <w:jc w:val="center"/>
      </w:pPr>
      <w:r>
        <w:t xml:space="preserve">Figura </w:t>
      </w:r>
      <w:fldSimple w:instr=" SEQ Figura \* ARABIC ">
        <w:r>
          <w:t>28</w:t>
        </w:r>
      </w:fldSimple>
      <w:r>
        <w:t>. FrontOffice - Mockup da funcionalidade Checkout</w:t>
      </w:r>
    </w:p>
    <w:p w14:paraId="4F27AF70" w14:textId="3DB0AEE9" w:rsidR="35B35647" w:rsidRDefault="538E812A" w:rsidP="0758A574">
      <w:pPr>
        <w:jc w:val="both"/>
        <w:rPr>
          <w:sz w:val="22"/>
          <w:szCs w:val="22"/>
        </w:rPr>
      </w:pPr>
      <w:r w:rsidRPr="538E812A">
        <w:rPr>
          <w:sz w:val="22"/>
          <w:szCs w:val="22"/>
        </w:rPr>
        <w:lastRenderedPageBreak/>
        <w:t xml:space="preserve">Esta funcionalidade compreende um conjunto de subfuncionalidades associadas, especificadas na tabela seguinte. </w:t>
      </w:r>
    </w:p>
    <w:p w14:paraId="536CDEC2" w14:textId="5206D5F0" w:rsidR="0758A574" w:rsidRDefault="0758A574" w:rsidP="0758A574">
      <w:pPr>
        <w:jc w:val="both"/>
        <w:rPr>
          <w:sz w:val="22"/>
          <w:szCs w:val="22"/>
        </w:rPr>
      </w:pPr>
    </w:p>
    <w:p w14:paraId="62345623" w14:textId="432C82D2" w:rsidR="3FD9FC26" w:rsidRDefault="3FD9FC26" w:rsidP="5B5C4B17">
      <w:pPr>
        <w:pStyle w:val="Legenda"/>
        <w:keepNext/>
        <w:jc w:val="center"/>
      </w:pPr>
    </w:p>
    <w:p w14:paraId="54023664" w14:textId="64494849" w:rsidR="00065CEE" w:rsidRDefault="538E812A" w:rsidP="00065CEE">
      <w:pPr>
        <w:pStyle w:val="Legenda"/>
        <w:keepNext/>
      </w:pPr>
      <w:bookmarkStart w:id="173" w:name="_Toc199624897"/>
      <w:r>
        <w:t xml:space="preserve">Tabela </w:t>
      </w:r>
      <w:fldSimple w:instr=" SEQ Tabela \* ARABIC ">
        <w:r>
          <w:t>51</w:t>
        </w:r>
      </w:fldSimple>
      <w:r>
        <w:t>. FrontOffice - Regras de negócio da funcionalidade Checkout</w:t>
      </w:r>
      <w:bookmarkEnd w:id="17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6"/>
        <w:gridCol w:w="5548"/>
        <w:gridCol w:w="974"/>
      </w:tblGrid>
      <w:tr w:rsidR="0758A574" w14:paraId="2D430C4D" w14:textId="77777777" w:rsidTr="538E812A">
        <w:trPr>
          <w:trHeight w:val="300"/>
        </w:trPr>
        <w:tc>
          <w:tcPr>
            <w:tcW w:w="2377" w:type="dxa"/>
            <w:shd w:val="clear" w:color="auto" w:fill="4472C4" w:themeFill="accent1"/>
            <w:vAlign w:val="center"/>
          </w:tcPr>
          <w:p w14:paraId="502D8574" w14:textId="1C4C396A" w:rsidR="0758A574" w:rsidRDefault="538E812A" w:rsidP="0758A574">
            <w:pPr>
              <w:rPr>
                <w:color w:val="FFFFFF" w:themeColor="background1"/>
              </w:rPr>
            </w:pPr>
            <w:r w:rsidRPr="538E812A">
              <w:rPr>
                <w:color w:val="FFFFFF" w:themeColor="background1"/>
              </w:rPr>
              <w:t>Sub-funcionalidade</w:t>
            </w:r>
          </w:p>
        </w:tc>
        <w:tc>
          <w:tcPr>
            <w:tcW w:w="5556" w:type="dxa"/>
            <w:shd w:val="clear" w:color="auto" w:fill="4472C4" w:themeFill="accent1"/>
            <w:vAlign w:val="center"/>
          </w:tcPr>
          <w:p w14:paraId="5F6F95F4" w14:textId="7A484051" w:rsidR="0758A574" w:rsidRDefault="538E812A" w:rsidP="0758A574">
            <w:pPr>
              <w:rPr>
                <w:color w:val="FFFFFF" w:themeColor="background1"/>
              </w:rPr>
            </w:pPr>
            <w:r w:rsidRPr="538E812A">
              <w:rPr>
                <w:color w:val="FFFFFF" w:themeColor="background1"/>
              </w:rPr>
              <w:t>Regra a ser implementada</w:t>
            </w:r>
          </w:p>
        </w:tc>
        <w:tc>
          <w:tcPr>
            <w:tcW w:w="965" w:type="dxa"/>
            <w:shd w:val="clear" w:color="auto" w:fill="4472C4" w:themeFill="accent1"/>
            <w:vAlign w:val="center"/>
          </w:tcPr>
          <w:p w14:paraId="08C276A3" w14:textId="3639F886" w:rsidR="0758A574" w:rsidRDefault="538E812A" w:rsidP="0758A574">
            <w:pPr>
              <w:rPr>
                <w:color w:val="FFFFFF" w:themeColor="background1"/>
              </w:rPr>
            </w:pPr>
            <w:r w:rsidRPr="538E812A">
              <w:rPr>
                <w:color w:val="FFFFFF" w:themeColor="background1"/>
              </w:rPr>
              <w:t>Serviço Externo</w:t>
            </w:r>
          </w:p>
        </w:tc>
      </w:tr>
      <w:tr w:rsidR="0758A574" w14:paraId="332B77B2" w14:textId="77777777" w:rsidTr="538E812A">
        <w:trPr>
          <w:trHeight w:val="300"/>
        </w:trPr>
        <w:tc>
          <w:tcPr>
            <w:tcW w:w="2377" w:type="dxa"/>
            <w:shd w:val="clear" w:color="auto" w:fill="auto"/>
          </w:tcPr>
          <w:p w14:paraId="036E3458" w14:textId="65E7EEC5" w:rsidR="0758A574" w:rsidRDefault="00D419D6" w:rsidP="00D419D6">
            <w:pPr>
              <w:jc w:val="right"/>
            </w:pPr>
            <w:r>
              <w:t>Preenchimento dos campos</w:t>
            </w:r>
          </w:p>
        </w:tc>
        <w:tc>
          <w:tcPr>
            <w:tcW w:w="5556" w:type="dxa"/>
            <w:shd w:val="clear" w:color="auto" w:fill="auto"/>
          </w:tcPr>
          <w:p w14:paraId="6E2B8F38" w14:textId="0DBFF9E6" w:rsidR="0758A574" w:rsidRDefault="538E812A">
            <w:r>
              <w:t>O cliente terá de preencher todos os campos com informação válida para que o botão “próximo passo” funcione.</w:t>
            </w:r>
            <w:r w:rsidR="00D419D6">
              <w:br/>
            </w:r>
            <w:r>
              <w:t xml:space="preserve">O campo “localidade”, “nome próprio” e “apelido” recebem até 30 caracteres. O campo “rua” recebe até 200 caracteres. O campo “telemóvel” recebe até 12 caracteres.  O campo “andar” recebe até 3 algarismos. O “nif” e “código postal” recebem até 9 algarismos. O “email” recebe até 254 caracteres. </w:t>
            </w:r>
            <w:r w:rsidR="00D419D6">
              <w:br/>
            </w:r>
            <w:r>
              <w:t>No campo de seleção “país” e “distrito” terá de ser escolhido uma das opções apresentadas ao abrir a sua aba.</w:t>
            </w:r>
          </w:p>
        </w:tc>
        <w:tc>
          <w:tcPr>
            <w:tcW w:w="965" w:type="dxa"/>
            <w:shd w:val="clear" w:color="auto" w:fill="auto"/>
          </w:tcPr>
          <w:p w14:paraId="1279ABB3" w14:textId="21E4AEE7" w:rsidR="0758A574" w:rsidRDefault="004E3C7B">
            <w:r>
              <w:t>Não</w:t>
            </w:r>
          </w:p>
        </w:tc>
      </w:tr>
      <w:tr w:rsidR="00D419D6" w14:paraId="11A0E260" w14:textId="77777777" w:rsidTr="538E812A">
        <w:trPr>
          <w:trHeight w:val="300"/>
        </w:trPr>
        <w:tc>
          <w:tcPr>
            <w:tcW w:w="2377" w:type="dxa"/>
            <w:shd w:val="clear" w:color="auto" w:fill="auto"/>
          </w:tcPr>
          <w:p w14:paraId="27E62DB9" w14:textId="641943FB" w:rsidR="00D419D6" w:rsidRDefault="00D419D6" w:rsidP="00D419D6">
            <w:pPr>
              <w:jc w:val="right"/>
            </w:pPr>
            <w:r>
              <w:t>Página anterior</w:t>
            </w:r>
          </w:p>
        </w:tc>
        <w:tc>
          <w:tcPr>
            <w:tcW w:w="5556" w:type="dxa"/>
            <w:shd w:val="clear" w:color="auto" w:fill="auto"/>
          </w:tcPr>
          <w:p w14:paraId="4474EA9F" w14:textId="3851DC7C" w:rsidR="00D419D6" w:rsidRDefault="00D419D6" w:rsidP="00D419D6">
            <w:r>
              <w:t>Volta para a página anterior com a aba do carrinho aberta ao clicar em “voltar para o carrinho”</w:t>
            </w:r>
          </w:p>
        </w:tc>
        <w:tc>
          <w:tcPr>
            <w:tcW w:w="965" w:type="dxa"/>
            <w:shd w:val="clear" w:color="auto" w:fill="auto"/>
          </w:tcPr>
          <w:p w14:paraId="5459BC7D" w14:textId="11E929DA" w:rsidR="00D419D6" w:rsidRDefault="004E3C7B" w:rsidP="00D419D6">
            <w:r>
              <w:t>Não</w:t>
            </w:r>
          </w:p>
        </w:tc>
      </w:tr>
      <w:tr w:rsidR="00D419D6" w14:paraId="470B4C0F" w14:textId="77777777" w:rsidTr="538E812A">
        <w:trPr>
          <w:trHeight w:val="300"/>
        </w:trPr>
        <w:tc>
          <w:tcPr>
            <w:tcW w:w="2377" w:type="dxa"/>
            <w:shd w:val="clear" w:color="auto" w:fill="auto"/>
          </w:tcPr>
          <w:p w14:paraId="580449D0" w14:textId="1771A52E" w:rsidR="00D419D6" w:rsidRDefault="00D419D6" w:rsidP="00D419D6">
            <w:pPr>
              <w:jc w:val="right"/>
            </w:pPr>
            <w:r>
              <w:t>Entrar na conta</w:t>
            </w:r>
          </w:p>
        </w:tc>
        <w:tc>
          <w:tcPr>
            <w:tcW w:w="5556" w:type="dxa"/>
            <w:shd w:val="clear" w:color="auto" w:fill="auto"/>
          </w:tcPr>
          <w:p w14:paraId="37908981" w14:textId="7DDAA55B" w:rsidR="00D419D6" w:rsidRDefault="00D419D6" w:rsidP="00D419D6">
            <w:r>
              <w:t>Caso o utilizador não esteja com a sessão iniciada aparece uma hiperligação, “Já tens conta? Entrar”, clicando nela o mesmo será enviado para a página “iniciar / criar conta” e após o início de sessão / criação de conta será novamente redirecionado para esta página com os mesmos artigos para finalizar o seu pedido.</w:t>
            </w:r>
          </w:p>
        </w:tc>
        <w:tc>
          <w:tcPr>
            <w:tcW w:w="965" w:type="dxa"/>
            <w:shd w:val="clear" w:color="auto" w:fill="auto"/>
          </w:tcPr>
          <w:p w14:paraId="3EF7E4A4" w14:textId="7091C9E5" w:rsidR="00D419D6" w:rsidRDefault="004E3C7B" w:rsidP="00D419D6">
            <w:r>
              <w:t>Não</w:t>
            </w:r>
          </w:p>
        </w:tc>
      </w:tr>
      <w:tr w:rsidR="00D419D6" w14:paraId="3505BF3E" w14:textId="77777777" w:rsidTr="538E812A">
        <w:trPr>
          <w:trHeight w:val="300"/>
        </w:trPr>
        <w:tc>
          <w:tcPr>
            <w:tcW w:w="2377" w:type="dxa"/>
            <w:shd w:val="clear" w:color="auto" w:fill="auto"/>
          </w:tcPr>
          <w:p w14:paraId="23B9C569" w14:textId="38868FE8" w:rsidR="00D419D6" w:rsidRDefault="538E812A" w:rsidP="00D419D6">
            <w:pPr>
              <w:jc w:val="right"/>
            </w:pPr>
            <w:r>
              <w:t>Scroll vinhos</w:t>
            </w:r>
          </w:p>
        </w:tc>
        <w:tc>
          <w:tcPr>
            <w:tcW w:w="5556" w:type="dxa"/>
            <w:shd w:val="clear" w:color="auto" w:fill="auto"/>
          </w:tcPr>
          <w:p w14:paraId="28D71BAC" w14:textId="1D4B7DB7" w:rsidR="00D419D6" w:rsidRDefault="00D419D6" w:rsidP="00D419D6">
            <w:r>
              <w:t>Funcionalidade de descer e subir na lista de vinhos do checkout (encontra-se à direita)</w:t>
            </w:r>
          </w:p>
        </w:tc>
        <w:tc>
          <w:tcPr>
            <w:tcW w:w="965" w:type="dxa"/>
            <w:shd w:val="clear" w:color="auto" w:fill="auto"/>
          </w:tcPr>
          <w:p w14:paraId="5F4D56BF" w14:textId="7DE0F840" w:rsidR="00D419D6" w:rsidRDefault="004E3C7B" w:rsidP="00D419D6">
            <w:r>
              <w:t>Não</w:t>
            </w:r>
          </w:p>
        </w:tc>
      </w:tr>
      <w:tr w:rsidR="00D419D6" w14:paraId="391DB1CE" w14:textId="77777777" w:rsidTr="538E812A">
        <w:trPr>
          <w:trHeight w:val="300"/>
        </w:trPr>
        <w:tc>
          <w:tcPr>
            <w:tcW w:w="2377" w:type="dxa"/>
            <w:shd w:val="clear" w:color="auto" w:fill="auto"/>
          </w:tcPr>
          <w:p w14:paraId="59151D40" w14:textId="433B1077" w:rsidR="00D419D6" w:rsidRDefault="00D419D6" w:rsidP="00D419D6">
            <w:pPr>
              <w:jc w:val="right"/>
            </w:pPr>
            <w:r>
              <w:t>Desconto</w:t>
            </w:r>
          </w:p>
        </w:tc>
        <w:tc>
          <w:tcPr>
            <w:tcW w:w="5556" w:type="dxa"/>
            <w:shd w:val="clear" w:color="auto" w:fill="auto"/>
          </w:tcPr>
          <w:p w14:paraId="1A101597" w14:textId="4BF37CE5" w:rsidR="00D419D6" w:rsidRDefault="538E812A" w:rsidP="00D419D6">
            <w:r>
              <w:t>O utilizador após escrever até 15 caracteres poderá pressionar “aplicar” para aplicar um desconto na sua compra.</w:t>
            </w:r>
            <w:r w:rsidR="00D419D6">
              <w:br/>
            </w:r>
            <w:r>
              <w:t>Não funcionará caso não esteja nada escrito no campo “código de desconto” ou caso o código não corresponda a um código válido</w:t>
            </w:r>
          </w:p>
        </w:tc>
        <w:tc>
          <w:tcPr>
            <w:tcW w:w="965" w:type="dxa"/>
            <w:shd w:val="clear" w:color="auto" w:fill="auto"/>
          </w:tcPr>
          <w:p w14:paraId="76190690" w14:textId="3F324DCD" w:rsidR="00D419D6" w:rsidRDefault="004E3C7B" w:rsidP="00D419D6">
            <w:r>
              <w:t>Não</w:t>
            </w:r>
          </w:p>
        </w:tc>
      </w:tr>
      <w:tr w:rsidR="00D419D6" w14:paraId="235C70FC" w14:textId="77777777" w:rsidTr="538E812A">
        <w:trPr>
          <w:trHeight w:val="300"/>
        </w:trPr>
        <w:tc>
          <w:tcPr>
            <w:tcW w:w="2377" w:type="dxa"/>
            <w:shd w:val="clear" w:color="auto" w:fill="auto"/>
          </w:tcPr>
          <w:p w14:paraId="7546E4B0" w14:textId="2C674080" w:rsidR="00D419D6" w:rsidRDefault="00D419D6" w:rsidP="00D419D6">
            <w:pPr>
              <w:jc w:val="right"/>
            </w:pPr>
            <w:r>
              <w:t>Transportadora</w:t>
            </w:r>
          </w:p>
        </w:tc>
        <w:tc>
          <w:tcPr>
            <w:tcW w:w="5556" w:type="dxa"/>
            <w:shd w:val="clear" w:color="auto" w:fill="auto"/>
          </w:tcPr>
          <w:p w14:paraId="102236E2" w14:textId="77777777" w:rsidR="00D419D6" w:rsidRDefault="00D419D6" w:rsidP="00D419D6">
            <w:r>
              <w:t>O cliente tem de escolher uma das transportadoras apresentadas para a entrega (apenas é possível selecionar uma das expostas).</w:t>
            </w:r>
          </w:p>
          <w:p w14:paraId="3BC03C62" w14:textId="0BA0416A" w:rsidR="00D419D6" w:rsidRDefault="00D419D6" w:rsidP="00D419D6">
            <w:r>
              <w:t>Após escolher a transportadora já será possível clicar em “fazer pedido”</w:t>
            </w:r>
          </w:p>
        </w:tc>
        <w:tc>
          <w:tcPr>
            <w:tcW w:w="965" w:type="dxa"/>
            <w:shd w:val="clear" w:color="auto" w:fill="auto"/>
          </w:tcPr>
          <w:p w14:paraId="58D94C99" w14:textId="32245697" w:rsidR="00D419D6" w:rsidRDefault="00065663" w:rsidP="00D419D6">
            <w:r>
              <w:t>Sim</w:t>
            </w:r>
          </w:p>
        </w:tc>
      </w:tr>
      <w:tr w:rsidR="00D419D6" w14:paraId="719BEE22" w14:textId="77777777" w:rsidTr="538E812A">
        <w:trPr>
          <w:trHeight w:val="300"/>
        </w:trPr>
        <w:tc>
          <w:tcPr>
            <w:tcW w:w="2377" w:type="dxa"/>
            <w:shd w:val="clear" w:color="auto" w:fill="auto"/>
          </w:tcPr>
          <w:p w14:paraId="5747EC59" w14:textId="060B8498" w:rsidR="00D419D6" w:rsidRDefault="00D419D6" w:rsidP="00D419D6">
            <w:pPr>
              <w:jc w:val="right"/>
            </w:pPr>
            <w:r>
              <w:t>Endereço de entrega</w:t>
            </w:r>
          </w:p>
        </w:tc>
        <w:tc>
          <w:tcPr>
            <w:tcW w:w="5556" w:type="dxa"/>
            <w:shd w:val="clear" w:color="auto" w:fill="auto"/>
          </w:tcPr>
          <w:p w14:paraId="02EA609D" w14:textId="77777777" w:rsidR="00D419D6" w:rsidRDefault="538E812A" w:rsidP="00D419D6">
            <w:r>
              <w:t xml:space="preserve">Caso o endereço de entrega seja diferente do endereço de faturação o usuário tem de clicar no quadrado em baixo das transportadoras possíveis para abrir uma funcionalidade igual a “Preenchimento dos </w:t>
            </w:r>
            <w:r>
              <w:lastRenderedPageBreak/>
              <w:t>campos”.</w:t>
            </w:r>
            <w:r w:rsidR="00D419D6">
              <w:br/>
            </w:r>
            <w:r>
              <w:t xml:space="preserve">Esta funcionalidade tem os quase todos os mesmos campos expeto “nome”, “apelido”, email” e “nif”. </w:t>
            </w:r>
          </w:p>
          <w:p w14:paraId="7D42E4D3" w14:textId="74890CA5" w:rsidR="00D419D6" w:rsidRDefault="00D419D6" w:rsidP="00D419D6">
            <w:r>
              <w:t>Somente se os campos forem válidos será possível clicar em “fazer pedido”.</w:t>
            </w:r>
          </w:p>
        </w:tc>
        <w:tc>
          <w:tcPr>
            <w:tcW w:w="965" w:type="dxa"/>
            <w:shd w:val="clear" w:color="auto" w:fill="auto"/>
          </w:tcPr>
          <w:p w14:paraId="0A517255" w14:textId="5DEAF97F" w:rsidR="00D419D6" w:rsidRDefault="00E5615F" w:rsidP="00D419D6">
            <w:r>
              <w:lastRenderedPageBreak/>
              <w:t>Sim</w:t>
            </w:r>
          </w:p>
        </w:tc>
      </w:tr>
      <w:tr w:rsidR="00D419D6" w14:paraId="092C0CA9" w14:textId="77777777" w:rsidTr="538E812A">
        <w:trPr>
          <w:trHeight w:val="300"/>
        </w:trPr>
        <w:tc>
          <w:tcPr>
            <w:tcW w:w="2377" w:type="dxa"/>
            <w:shd w:val="clear" w:color="auto" w:fill="auto"/>
          </w:tcPr>
          <w:p w14:paraId="3C0301D1" w14:textId="79EE57A1" w:rsidR="00D419D6" w:rsidRDefault="00D419D6" w:rsidP="00D419D6">
            <w:pPr>
              <w:jc w:val="right"/>
            </w:pPr>
            <w:r>
              <w:t>Finalização do checkout</w:t>
            </w:r>
          </w:p>
        </w:tc>
        <w:tc>
          <w:tcPr>
            <w:tcW w:w="5556" w:type="dxa"/>
            <w:shd w:val="clear" w:color="auto" w:fill="auto"/>
          </w:tcPr>
          <w:p w14:paraId="5A6988D7" w14:textId="47A4AA15" w:rsidR="00D419D6" w:rsidRDefault="538E812A" w:rsidP="00D419D6">
            <w:r>
              <w:t>Após clicar em “fazer pedido” o utilizador terá as informações para o pagamento.</w:t>
            </w:r>
            <w:r w:rsidR="00D419D6">
              <w:br/>
            </w:r>
            <w:r>
              <w:t>Se “confirmar” for clicado o cliente será enviado para a página anterior mas agora com o seu carrinho vazio</w:t>
            </w:r>
          </w:p>
        </w:tc>
        <w:tc>
          <w:tcPr>
            <w:tcW w:w="965" w:type="dxa"/>
            <w:shd w:val="clear" w:color="auto" w:fill="auto"/>
          </w:tcPr>
          <w:p w14:paraId="1DB378C0" w14:textId="384FF496" w:rsidR="00D419D6" w:rsidRDefault="004E3C7B" w:rsidP="00D419D6">
            <w:r>
              <w:t>Sim</w:t>
            </w:r>
          </w:p>
        </w:tc>
      </w:tr>
    </w:tbl>
    <w:p w14:paraId="22252C79" w14:textId="25C0B79A" w:rsidR="6F3B4D7D" w:rsidRDefault="538E812A" w:rsidP="1FED6802">
      <w:pPr>
        <w:pStyle w:val="Ttulo4"/>
        <w:rPr>
          <w:rFonts w:eastAsia="Arial" w:cs="Arial"/>
        </w:rPr>
      </w:pPr>
      <w:bookmarkStart w:id="174" w:name="_Toc199624747"/>
      <w:r w:rsidRPr="538E812A">
        <w:rPr>
          <w:rFonts w:eastAsia="Arial" w:cs="Arial"/>
        </w:rPr>
        <w:t>Funcionalidades de Conta</w:t>
      </w:r>
      <w:bookmarkEnd w:id="174"/>
    </w:p>
    <w:p w14:paraId="3F81D540" w14:textId="20E1600B" w:rsidR="61F72E6C" w:rsidRDefault="61F72E6C" w:rsidP="3F8FE227">
      <w:pPr>
        <w:jc w:val="center"/>
      </w:pPr>
    </w:p>
    <w:p w14:paraId="243B4C00" w14:textId="77777777" w:rsidR="0094299C" w:rsidRDefault="56AAE4A1" w:rsidP="0094299C">
      <w:pPr>
        <w:keepNext/>
        <w:jc w:val="center"/>
      </w:pPr>
      <w:r>
        <w:rPr>
          <w:noProof/>
        </w:rPr>
        <w:drawing>
          <wp:inline distT="0" distB="0" distL="0" distR="0" wp14:anchorId="23B9B2FB" wp14:editId="4C348934">
            <wp:extent cx="5657850" cy="3200400"/>
            <wp:effectExtent l="0" t="0" r="0" b="0"/>
            <wp:docPr id="2008578521" name="Picture 2008578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657850" cy="3200400"/>
                    </a:xfrm>
                    <a:prstGeom prst="rect">
                      <a:avLst/>
                    </a:prstGeom>
                  </pic:spPr>
                </pic:pic>
              </a:graphicData>
            </a:graphic>
          </wp:inline>
        </w:drawing>
      </w:r>
    </w:p>
    <w:p w14:paraId="36F115DB" w14:textId="20FCCC86" w:rsidR="00931717" w:rsidRDefault="538E812A" w:rsidP="0094299C">
      <w:pPr>
        <w:pStyle w:val="Legenda"/>
        <w:jc w:val="center"/>
      </w:pPr>
      <w:r>
        <w:t xml:space="preserve">Figura </w:t>
      </w:r>
      <w:fldSimple w:instr=" SEQ Figura \* ARABIC ">
        <w:r>
          <w:t>29</w:t>
        </w:r>
      </w:fldSimple>
      <w:r>
        <w:t>. FrontOffice - Mockup da funcionalidade Conta -&gt; Perfil.</w:t>
      </w:r>
    </w:p>
    <w:p w14:paraId="11CF8F7F" w14:textId="562BD76E" w:rsidR="5278B36E" w:rsidRDefault="5278B36E" w:rsidP="5278B36E">
      <w:pPr>
        <w:jc w:val="both"/>
      </w:pPr>
    </w:p>
    <w:p w14:paraId="576493DE" w14:textId="77777777" w:rsidR="003D1057" w:rsidRDefault="003D1057" w:rsidP="003D1057">
      <w:pPr>
        <w:keepNext/>
        <w:jc w:val="both"/>
      </w:pPr>
      <w:r>
        <w:rPr>
          <w:noProof/>
        </w:rPr>
        <w:lastRenderedPageBreak/>
        <w:drawing>
          <wp:inline distT="0" distB="0" distL="0" distR="0" wp14:anchorId="7CEC465D" wp14:editId="0E0355FC">
            <wp:extent cx="5656580" cy="4806315"/>
            <wp:effectExtent l="0" t="0" r="0" b="0"/>
            <wp:docPr id="13538112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811284" name="Picture 1353811284"/>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656580" cy="4806315"/>
                    </a:xfrm>
                    <a:prstGeom prst="rect">
                      <a:avLst/>
                    </a:prstGeom>
                  </pic:spPr>
                </pic:pic>
              </a:graphicData>
            </a:graphic>
          </wp:inline>
        </w:drawing>
      </w:r>
    </w:p>
    <w:p w14:paraId="64BC1A3B" w14:textId="41E343E7" w:rsidR="0094299C" w:rsidRDefault="538E812A" w:rsidP="003D1057">
      <w:pPr>
        <w:pStyle w:val="Legenda"/>
        <w:jc w:val="center"/>
        <w:rPr>
          <w:sz w:val="22"/>
          <w:szCs w:val="22"/>
        </w:rPr>
      </w:pPr>
      <w:r>
        <w:t xml:space="preserve">Figura </w:t>
      </w:r>
      <w:fldSimple w:instr=" SEQ Figura \* ARABIC ">
        <w:r>
          <w:t>30</w:t>
        </w:r>
      </w:fldSimple>
      <w:r>
        <w:t>. FrontOffice - Mockup da funcionalidade Conta -&gt; Pedidos.</w:t>
      </w:r>
    </w:p>
    <w:p w14:paraId="0B2337F0" w14:textId="77777777" w:rsidR="0094299C" w:rsidRDefault="0094299C" w:rsidP="00931717">
      <w:pPr>
        <w:jc w:val="both"/>
        <w:rPr>
          <w:sz w:val="22"/>
          <w:szCs w:val="22"/>
        </w:rPr>
      </w:pPr>
    </w:p>
    <w:p w14:paraId="546241FC" w14:textId="77777777" w:rsidR="003D1057" w:rsidRDefault="003D1057" w:rsidP="00931717">
      <w:pPr>
        <w:jc w:val="both"/>
        <w:rPr>
          <w:sz w:val="22"/>
          <w:szCs w:val="22"/>
        </w:rPr>
      </w:pPr>
    </w:p>
    <w:p w14:paraId="53A73424" w14:textId="77777777" w:rsidR="003D1057" w:rsidRDefault="003D1057" w:rsidP="003D1057">
      <w:pPr>
        <w:keepNext/>
        <w:jc w:val="both"/>
      </w:pPr>
      <w:r>
        <w:rPr>
          <w:noProof/>
        </w:rPr>
        <w:lastRenderedPageBreak/>
        <w:drawing>
          <wp:inline distT="0" distB="0" distL="0" distR="0" wp14:anchorId="6E17DE09" wp14:editId="258886BA">
            <wp:extent cx="5656580" cy="6408420"/>
            <wp:effectExtent l="0" t="0" r="0" b="5080"/>
            <wp:docPr id="10808049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804965" name="Picture 1080804965"/>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656580" cy="6408420"/>
                    </a:xfrm>
                    <a:prstGeom prst="rect">
                      <a:avLst/>
                    </a:prstGeom>
                  </pic:spPr>
                </pic:pic>
              </a:graphicData>
            </a:graphic>
          </wp:inline>
        </w:drawing>
      </w:r>
    </w:p>
    <w:p w14:paraId="4D3BD39D" w14:textId="47E52C15" w:rsidR="003D1057" w:rsidRDefault="538E812A" w:rsidP="003D1057">
      <w:pPr>
        <w:pStyle w:val="Legenda"/>
        <w:jc w:val="center"/>
      </w:pPr>
      <w:r>
        <w:t xml:space="preserve">Figura </w:t>
      </w:r>
      <w:fldSimple w:instr=" SEQ Figura \* ARABIC ">
        <w:r>
          <w:t>31</w:t>
        </w:r>
      </w:fldSimple>
      <w:r>
        <w:t>. . FrontOffice - Mockup da funcionalidade Conta -&gt; Endereço.</w:t>
      </w:r>
    </w:p>
    <w:p w14:paraId="7CAA7B9D" w14:textId="77777777" w:rsidR="003D1057" w:rsidRDefault="003D1057" w:rsidP="003D1057"/>
    <w:p w14:paraId="6664FB76" w14:textId="77777777" w:rsidR="003D1057" w:rsidRDefault="003D1057" w:rsidP="003D1057"/>
    <w:p w14:paraId="2F1DFDA9" w14:textId="77777777" w:rsidR="003D1057" w:rsidRDefault="003D1057" w:rsidP="003D1057">
      <w:pPr>
        <w:keepNext/>
      </w:pPr>
      <w:r>
        <w:rPr>
          <w:noProof/>
        </w:rPr>
        <w:lastRenderedPageBreak/>
        <w:drawing>
          <wp:inline distT="0" distB="0" distL="0" distR="0" wp14:anchorId="3BC2106D" wp14:editId="725274FC">
            <wp:extent cx="5656580" cy="4806315"/>
            <wp:effectExtent l="0" t="0" r="0" b="0"/>
            <wp:docPr id="1303717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71770" name="Picture 130371770"/>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656580" cy="4806315"/>
                    </a:xfrm>
                    <a:prstGeom prst="rect">
                      <a:avLst/>
                    </a:prstGeom>
                  </pic:spPr>
                </pic:pic>
              </a:graphicData>
            </a:graphic>
          </wp:inline>
        </w:drawing>
      </w:r>
    </w:p>
    <w:p w14:paraId="36E776D4" w14:textId="56444BC8" w:rsidR="003D1057" w:rsidRPr="003D1057" w:rsidRDefault="538E812A" w:rsidP="009650C8">
      <w:pPr>
        <w:pStyle w:val="Legenda"/>
        <w:jc w:val="center"/>
      </w:pPr>
      <w:r>
        <w:t xml:space="preserve">Figura </w:t>
      </w:r>
      <w:fldSimple w:instr=" SEQ Figura \* ARABIC ">
        <w:r>
          <w:t>32</w:t>
        </w:r>
      </w:fldSimple>
      <w:r>
        <w:t>. FrontOffice - Mockup da funcionalidade Conta -&gt; Criar Conta.</w:t>
      </w:r>
    </w:p>
    <w:p w14:paraId="568D2169" w14:textId="77777777" w:rsidR="009650C8" w:rsidRPr="009650C8" w:rsidRDefault="009650C8" w:rsidP="009650C8"/>
    <w:p w14:paraId="6D2044C7" w14:textId="77777777" w:rsidR="00A5131C" w:rsidRDefault="00A93E59" w:rsidP="00A5131C">
      <w:pPr>
        <w:keepNext/>
      </w:pPr>
      <w:r>
        <w:rPr>
          <w:noProof/>
        </w:rPr>
        <w:drawing>
          <wp:inline distT="0" distB="0" distL="0" distR="0" wp14:anchorId="5203B648" wp14:editId="41885097">
            <wp:extent cx="5656580" cy="3204210"/>
            <wp:effectExtent l="0" t="0" r="0" b="0"/>
            <wp:docPr id="146334010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340106" name="Picture 1463340106"/>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656580" cy="3204210"/>
                    </a:xfrm>
                    <a:prstGeom prst="rect">
                      <a:avLst/>
                    </a:prstGeom>
                  </pic:spPr>
                </pic:pic>
              </a:graphicData>
            </a:graphic>
          </wp:inline>
        </w:drawing>
      </w:r>
    </w:p>
    <w:p w14:paraId="6F2D304B" w14:textId="50E8B6DC" w:rsidR="00A93E59" w:rsidRPr="009650C8" w:rsidRDefault="538E812A" w:rsidP="00A5131C">
      <w:pPr>
        <w:pStyle w:val="Legenda"/>
        <w:jc w:val="center"/>
      </w:pPr>
      <w:r>
        <w:t xml:space="preserve">Figura </w:t>
      </w:r>
      <w:fldSimple w:instr=" SEQ Figura \* ARABIC ">
        <w:r>
          <w:t>33</w:t>
        </w:r>
      </w:fldSimple>
      <w:r>
        <w:t>. FrontOffice - Mockup da funcionalidade Conta -&gt; Ajuda.</w:t>
      </w:r>
    </w:p>
    <w:p w14:paraId="3128880D" w14:textId="77777777" w:rsidR="00A5131C" w:rsidRPr="00A5131C" w:rsidRDefault="00A5131C" w:rsidP="00A5131C"/>
    <w:p w14:paraId="36730572" w14:textId="1F473E06" w:rsidR="00931717" w:rsidRDefault="538E812A" w:rsidP="00931717">
      <w:pPr>
        <w:jc w:val="both"/>
        <w:rPr>
          <w:sz w:val="22"/>
          <w:szCs w:val="22"/>
        </w:rPr>
      </w:pPr>
      <w:r w:rsidRPr="538E812A">
        <w:rPr>
          <w:sz w:val="22"/>
          <w:szCs w:val="22"/>
        </w:rPr>
        <w:lastRenderedPageBreak/>
        <w:t xml:space="preserve">Esta funcionalidade compreende um conjunto de subfuncionalidades associadas, especificadas na tabela seguinte. </w:t>
      </w:r>
    </w:p>
    <w:p w14:paraId="75A4A760" w14:textId="77777777" w:rsidR="00931717" w:rsidRDefault="00931717" w:rsidP="00931717">
      <w:pPr>
        <w:jc w:val="both"/>
        <w:rPr>
          <w:sz w:val="22"/>
          <w:szCs w:val="22"/>
        </w:rPr>
      </w:pPr>
    </w:p>
    <w:p w14:paraId="3A81C6D3" w14:textId="529F5DE2" w:rsidR="00931717" w:rsidRDefault="00931717" w:rsidP="00931717">
      <w:pPr>
        <w:pStyle w:val="Legenda"/>
        <w:keepNext/>
      </w:pPr>
    </w:p>
    <w:p w14:paraId="37613937" w14:textId="7E0FB719" w:rsidR="0094299C" w:rsidRDefault="538E812A" w:rsidP="0094299C">
      <w:pPr>
        <w:pStyle w:val="Legenda"/>
        <w:keepNext/>
      </w:pPr>
      <w:bookmarkStart w:id="175" w:name="_Toc199624898"/>
      <w:r>
        <w:t xml:space="preserve">Tabela </w:t>
      </w:r>
      <w:fldSimple w:instr=" SEQ Tabela \* ARABIC ">
        <w:r>
          <w:t>52</w:t>
        </w:r>
      </w:fldSimple>
      <w:r>
        <w:t>. FrontOffice - Regras de negócio da funcionalidade Conta</w:t>
      </w:r>
      <w:bookmarkEnd w:id="17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7"/>
        <w:gridCol w:w="4689"/>
        <w:gridCol w:w="1832"/>
      </w:tblGrid>
      <w:tr w:rsidR="00931717" w14:paraId="0CA0E83F" w14:textId="77777777" w:rsidTr="538E812A">
        <w:trPr>
          <w:trHeight w:val="300"/>
        </w:trPr>
        <w:tc>
          <w:tcPr>
            <w:tcW w:w="2377" w:type="dxa"/>
            <w:shd w:val="clear" w:color="auto" w:fill="4472C4" w:themeFill="accent1"/>
            <w:vAlign w:val="center"/>
          </w:tcPr>
          <w:p w14:paraId="084D2936" w14:textId="77777777" w:rsidR="00931717" w:rsidRDefault="538E812A">
            <w:pPr>
              <w:rPr>
                <w:color w:val="FFFFFF" w:themeColor="background1"/>
              </w:rPr>
            </w:pPr>
            <w:r w:rsidRPr="538E812A">
              <w:rPr>
                <w:color w:val="FFFFFF" w:themeColor="background1"/>
              </w:rPr>
              <w:t>Sub-funcionalidade</w:t>
            </w:r>
          </w:p>
        </w:tc>
        <w:tc>
          <w:tcPr>
            <w:tcW w:w="4689" w:type="dxa"/>
            <w:shd w:val="clear" w:color="auto" w:fill="4472C4" w:themeFill="accent1"/>
            <w:vAlign w:val="center"/>
          </w:tcPr>
          <w:p w14:paraId="1332C18E" w14:textId="77777777" w:rsidR="00931717" w:rsidRDefault="538E812A">
            <w:pPr>
              <w:rPr>
                <w:color w:val="FFFFFF" w:themeColor="background1"/>
              </w:rPr>
            </w:pPr>
            <w:r w:rsidRPr="538E812A">
              <w:rPr>
                <w:color w:val="FFFFFF" w:themeColor="background1"/>
              </w:rPr>
              <w:t>Regra a ser implementada</w:t>
            </w:r>
          </w:p>
        </w:tc>
        <w:tc>
          <w:tcPr>
            <w:tcW w:w="1832" w:type="dxa"/>
            <w:shd w:val="clear" w:color="auto" w:fill="4472C4" w:themeFill="accent1"/>
            <w:vAlign w:val="center"/>
          </w:tcPr>
          <w:p w14:paraId="1D381C43" w14:textId="77777777" w:rsidR="00931717" w:rsidRDefault="538E812A">
            <w:pPr>
              <w:rPr>
                <w:color w:val="FFFFFF" w:themeColor="background1"/>
              </w:rPr>
            </w:pPr>
            <w:r w:rsidRPr="538E812A">
              <w:rPr>
                <w:color w:val="FFFFFF" w:themeColor="background1"/>
              </w:rPr>
              <w:t>Serviço Externo</w:t>
            </w:r>
          </w:p>
        </w:tc>
      </w:tr>
      <w:tr w:rsidR="00931717" w14:paraId="5D349E94" w14:textId="77777777" w:rsidTr="538E812A">
        <w:trPr>
          <w:trHeight w:val="300"/>
        </w:trPr>
        <w:tc>
          <w:tcPr>
            <w:tcW w:w="2377" w:type="dxa"/>
            <w:shd w:val="clear" w:color="auto" w:fill="auto"/>
          </w:tcPr>
          <w:p w14:paraId="13FA6B51" w14:textId="69510B81" w:rsidR="00931717" w:rsidRDefault="00F709DB">
            <w:r>
              <w:t>Página perfil</w:t>
            </w:r>
          </w:p>
        </w:tc>
        <w:tc>
          <w:tcPr>
            <w:tcW w:w="4689" w:type="dxa"/>
            <w:shd w:val="clear" w:color="auto" w:fill="auto"/>
          </w:tcPr>
          <w:p w14:paraId="08F3BF45" w14:textId="6533345E" w:rsidR="00931717" w:rsidRDefault="00F709DB">
            <w:r>
              <w:t>Ao clicar em “perfil” o utilizador será encaminhado para a página do seu perfil a não ser que já esteja na mesma</w:t>
            </w:r>
          </w:p>
        </w:tc>
        <w:tc>
          <w:tcPr>
            <w:tcW w:w="1832" w:type="dxa"/>
            <w:shd w:val="clear" w:color="auto" w:fill="auto"/>
          </w:tcPr>
          <w:p w14:paraId="09FD806D" w14:textId="2FDA23E0" w:rsidR="00931717" w:rsidRDefault="007B2019">
            <w:r>
              <w:t>Não</w:t>
            </w:r>
          </w:p>
        </w:tc>
      </w:tr>
      <w:tr w:rsidR="00F709DB" w14:paraId="7A76CC72" w14:textId="77777777" w:rsidTr="538E812A">
        <w:trPr>
          <w:trHeight w:val="300"/>
        </w:trPr>
        <w:tc>
          <w:tcPr>
            <w:tcW w:w="2377" w:type="dxa"/>
            <w:shd w:val="clear" w:color="auto" w:fill="auto"/>
          </w:tcPr>
          <w:p w14:paraId="6FBF8B19" w14:textId="3A8E1C30" w:rsidR="00F709DB" w:rsidRDefault="00F709DB" w:rsidP="00F709DB">
            <w:r>
              <w:t>Página pedidos</w:t>
            </w:r>
          </w:p>
        </w:tc>
        <w:tc>
          <w:tcPr>
            <w:tcW w:w="4689" w:type="dxa"/>
            <w:shd w:val="clear" w:color="auto" w:fill="auto"/>
          </w:tcPr>
          <w:p w14:paraId="22482CFA" w14:textId="78DC3121" w:rsidR="00F709DB" w:rsidRDefault="00F709DB" w:rsidP="00F709DB">
            <w:r>
              <w:t xml:space="preserve">Ao clicar em “perfil” o utilizador será encaminhado para a página com todos os pedidos, a não ser que já esteja na mesma </w:t>
            </w:r>
          </w:p>
        </w:tc>
        <w:tc>
          <w:tcPr>
            <w:tcW w:w="1832" w:type="dxa"/>
            <w:shd w:val="clear" w:color="auto" w:fill="auto"/>
          </w:tcPr>
          <w:p w14:paraId="45F24611" w14:textId="2579B1BF" w:rsidR="00F709DB" w:rsidRDefault="007B2019" w:rsidP="00F709DB">
            <w:r>
              <w:t>Sim</w:t>
            </w:r>
          </w:p>
        </w:tc>
      </w:tr>
      <w:tr w:rsidR="00F709DB" w14:paraId="308A3B89" w14:textId="77777777" w:rsidTr="538E812A">
        <w:trPr>
          <w:trHeight w:val="300"/>
        </w:trPr>
        <w:tc>
          <w:tcPr>
            <w:tcW w:w="2377" w:type="dxa"/>
            <w:shd w:val="clear" w:color="auto" w:fill="auto"/>
          </w:tcPr>
          <w:p w14:paraId="7B360467" w14:textId="421AD4A8" w:rsidR="00F709DB" w:rsidRDefault="00F709DB" w:rsidP="00F709DB">
            <w:r>
              <w:t>Página endereço</w:t>
            </w:r>
          </w:p>
        </w:tc>
        <w:tc>
          <w:tcPr>
            <w:tcW w:w="4689" w:type="dxa"/>
            <w:shd w:val="clear" w:color="auto" w:fill="auto"/>
          </w:tcPr>
          <w:p w14:paraId="6253D768" w14:textId="1A5CFB5D" w:rsidR="00F709DB" w:rsidRDefault="00F709DB" w:rsidP="00F709DB">
            <w:r>
              <w:t>Ao clicar em “perfil” o utilizador será encaminhado para a página com todos os endereços, a não ser que já esteja na mesma</w:t>
            </w:r>
          </w:p>
        </w:tc>
        <w:tc>
          <w:tcPr>
            <w:tcW w:w="1832" w:type="dxa"/>
            <w:shd w:val="clear" w:color="auto" w:fill="auto"/>
          </w:tcPr>
          <w:p w14:paraId="457B9183" w14:textId="48A4A7F4" w:rsidR="00F709DB" w:rsidRDefault="007B2019" w:rsidP="00F709DB">
            <w:r>
              <w:t>Não</w:t>
            </w:r>
          </w:p>
        </w:tc>
      </w:tr>
      <w:tr w:rsidR="00F709DB" w14:paraId="3C049E4D" w14:textId="77777777" w:rsidTr="538E812A">
        <w:trPr>
          <w:trHeight w:val="300"/>
        </w:trPr>
        <w:tc>
          <w:tcPr>
            <w:tcW w:w="2377" w:type="dxa"/>
            <w:shd w:val="clear" w:color="auto" w:fill="auto"/>
          </w:tcPr>
          <w:p w14:paraId="6D01821D" w14:textId="1839C219" w:rsidR="00F709DB" w:rsidRDefault="00F709DB" w:rsidP="00F709DB">
            <w:r>
              <w:t>Página ajuda</w:t>
            </w:r>
          </w:p>
        </w:tc>
        <w:tc>
          <w:tcPr>
            <w:tcW w:w="4689" w:type="dxa"/>
            <w:shd w:val="clear" w:color="auto" w:fill="auto"/>
          </w:tcPr>
          <w:p w14:paraId="6DE98399" w14:textId="7AD7EF8D" w:rsidR="00F709DB" w:rsidRDefault="00F709DB" w:rsidP="00F709DB">
            <w:r>
              <w:t>Ao clicar em “perfil” o utilizador será encaminhado para a página de ajuda</w:t>
            </w:r>
          </w:p>
        </w:tc>
        <w:tc>
          <w:tcPr>
            <w:tcW w:w="1832" w:type="dxa"/>
            <w:shd w:val="clear" w:color="auto" w:fill="auto"/>
          </w:tcPr>
          <w:p w14:paraId="326A8888" w14:textId="50CE2EA8" w:rsidR="00F709DB" w:rsidRDefault="007B2019" w:rsidP="00F709DB">
            <w:r>
              <w:t>Não</w:t>
            </w:r>
          </w:p>
        </w:tc>
      </w:tr>
      <w:tr w:rsidR="00F709DB" w14:paraId="096640E1" w14:textId="77777777" w:rsidTr="538E812A">
        <w:trPr>
          <w:trHeight w:val="300"/>
        </w:trPr>
        <w:tc>
          <w:tcPr>
            <w:tcW w:w="2377" w:type="dxa"/>
            <w:shd w:val="clear" w:color="auto" w:fill="auto"/>
          </w:tcPr>
          <w:p w14:paraId="71D872FB" w14:textId="32D39A95" w:rsidR="00F709DB" w:rsidRDefault="00F709DB" w:rsidP="00F709DB">
            <w:r>
              <w:t>Terminar sessão</w:t>
            </w:r>
          </w:p>
        </w:tc>
        <w:tc>
          <w:tcPr>
            <w:tcW w:w="4689" w:type="dxa"/>
            <w:shd w:val="clear" w:color="auto" w:fill="auto"/>
          </w:tcPr>
          <w:p w14:paraId="17C00E0F" w14:textId="7ADE0B5C" w:rsidR="00F709DB" w:rsidRDefault="00F709DB" w:rsidP="00F709DB">
            <w:r>
              <w:t>Clicando em “log out” o utilizador será enviado para a página principal sem uma sessão iniciada</w:t>
            </w:r>
          </w:p>
        </w:tc>
        <w:tc>
          <w:tcPr>
            <w:tcW w:w="1832" w:type="dxa"/>
            <w:shd w:val="clear" w:color="auto" w:fill="auto"/>
          </w:tcPr>
          <w:p w14:paraId="3DE80721" w14:textId="0E143ABD" w:rsidR="00F709DB" w:rsidRDefault="007B2019" w:rsidP="00F709DB">
            <w:r>
              <w:t>Não</w:t>
            </w:r>
          </w:p>
        </w:tc>
      </w:tr>
      <w:tr w:rsidR="00F709DB" w14:paraId="5495D5CD" w14:textId="77777777" w:rsidTr="538E812A">
        <w:trPr>
          <w:trHeight w:val="300"/>
        </w:trPr>
        <w:tc>
          <w:tcPr>
            <w:tcW w:w="2377" w:type="dxa"/>
            <w:shd w:val="clear" w:color="auto" w:fill="auto"/>
          </w:tcPr>
          <w:p w14:paraId="59083F95" w14:textId="13380526" w:rsidR="00F709DB" w:rsidRDefault="00F709DB" w:rsidP="00F709DB">
            <w:r>
              <w:t>Editar perfil</w:t>
            </w:r>
          </w:p>
        </w:tc>
        <w:tc>
          <w:tcPr>
            <w:tcW w:w="4689" w:type="dxa"/>
            <w:shd w:val="clear" w:color="auto" w:fill="auto"/>
          </w:tcPr>
          <w:p w14:paraId="2C7C1E88" w14:textId="672A36F4" w:rsidR="00F709DB" w:rsidRDefault="538E812A" w:rsidP="00F709DB">
            <w:r>
              <w:t>Clicando em “editar perfil” o usuário poderá alterar a sua morada, código postal, número de telemóvel, género e data de nascimento.</w:t>
            </w:r>
            <w:r w:rsidR="00F709DB">
              <w:br/>
            </w:r>
            <w:r>
              <w:t>Ao alterar todos estes campos é necessário que todos sejam válidos da mesma maneira que na página de “checkout” na funcionalidade “Preenchimento dos campos” os mesmos campos são válidos.</w:t>
            </w:r>
            <w:r w:rsidR="00F709DB">
              <w:br/>
            </w:r>
            <w:r>
              <w:t>O campo “género” terá uma aba de seleção onde apenas um terá que ser selecionado.</w:t>
            </w:r>
            <w:r w:rsidR="00F709DB">
              <w:br/>
            </w:r>
            <w:r>
              <w:t>O campo “data de nascimento” também será de seleção com um calendário para que uma data seja selecionada.</w:t>
            </w:r>
            <w:r w:rsidR="00F709DB">
              <w:br/>
            </w:r>
            <w:r>
              <w:t>A alteração de qualquer campo apenas será guardada se todos os campos forem válidos e o botão “guardar for pressionado no final”</w:t>
            </w:r>
          </w:p>
        </w:tc>
        <w:tc>
          <w:tcPr>
            <w:tcW w:w="1832" w:type="dxa"/>
            <w:shd w:val="clear" w:color="auto" w:fill="auto"/>
          </w:tcPr>
          <w:p w14:paraId="30AC145C" w14:textId="520FC9E3" w:rsidR="00F709DB" w:rsidRDefault="007B2019" w:rsidP="00F709DB">
            <w:r>
              <w:t>Não</w:t>
            </w:r>
          </w:p>
        </w:tc>
      </w:tr>
      <w:tr w:rsidR="00F709DB" w14:paraId="26B3ED9F" w14:textId="77777777" w:rsidTr="538E812A">
        <w:trPr>
          <w:trHeight w:val="300"/>
        </w:trPr>
        <w:tc>
          <w:tcPr>
            <w:tcW w:w="2377" w:type="dxa"/>
            <w:shd w:val="clear" w:color="auto" w:fill="auto"/>
          </w:tcPr>
          <w:p w14:paraId="3E4929CD" w14:textId="5FAFBBF6" w:rsidR="00F709DB" w:rsidRDefault="00F709DB" w:rsidP="00F709DB">
            <w:r>
              <w:t>Informação dos pedidos</w:t>
            </w:r>
          </w:p>
        </w:tc>
        <w:tc>
          <w:tcPr>
            <w:tcW w:w="4689" w:type="dxa"/>
            <w:shd w:val="clear" w:color="auto" w:fill="auto"/>
          </w:tcPr>
          <w:p w14:paraId="73CAA5FB" w14:textId="77777777" w:rsidR="00F709DB" w:rsidRDefault="538E812A" w:rsidP="00F709DB">
            <w:r>
              <w:t>Na página dos pedidos do cliente estarão os pedidos já entregues e os que estão por entregar.</w:t>
            </w:r>
            <w:r w:rsidR="00F709DB">
              <w:br/>
            </w:r>
            <w:r>
              <w:t xml:space="preserve">Nos pedidos já entregues o cliente poderá classificá-los de uma a cinco estrelas, clicando na estrela que corresponde à sua qualificação. Ao clicar em qualquer dos </w:t>
            </w:r>
            <w:r>
              <w:lastRenderedPageBreak/>
              <w:t>pedidos entregues o cliente será levado para a página de acompanhar a encomenda.</w:t>
            </w:r>
          </w:p>
          <w:p w14:paraId="17D56FD2" w14:textId="404E7150" w:rsidR="00F709DB" w:rsidRDefault="00F709DB" w:rsidP="00F709DB">
            <w:r>
              <w:t>Nos pedidos em curso o cliente pode clicar no botão “acompanhar encomenda” que se encontra em baixo de cada um dos pedidos feitos. Ao clicar no botão será enviado para a página para acompanhar a sua encomenda</w:t>
            </w:r>
          </w:p>
        </w:tc>
        <w:tc>
          <w:tcPr>
            <w:tcW w:w="1832" w:type="dxa"/>
            <w:shd w:val="clear" w:color="auto" w:fill="auto"/>
          </w:tcPr>
          <w:p w14:paraId="722F96AA" w14:textId="418BABC6" w:rsidR="00F709DB" w:rsidRDefault="00A17DDD" w:rsidP="00F709DB">
            <w:r>
              <w:lastRenderedPageBreak/>
              <w:t>Sim</w:t>
            </w:r>
          </w:p>
        </w:tc>
      </w:tr>
      <w:tr w:rsidR="00F709DB" w14:paraId="2227F264" w14:textId="77777777" w:rsidTr="538E812A">
        <w:trPr>
          <w:trHeight w:val="300"/>
        </w:trPr>
        <w:tc>
          <w:tcPr>
            <w:tcW w:w="2377" w:type="dxa"/>
            <w:shd w:val="clear" w:color="auto" w:fill="auto"/>
          </w:tcPr>
          <w:p w14:paraId="7926478D" w14:textId="718AA5F1" w:rsidR="00F709DB" w:rsidRDefault="00F709DB" w:rsidP="00F709DB">
            <w:r>
              <w:t>Acompanhar encomenda</w:t>
            </w:r>
          </w:p>
        </w:tc>
        <w:tc>
          <w:tcPr>
            <w:tcW w:w="4689" w:type="dxa"/>
            <w:shd w:val="clear" w:color="auto" w:fill="auto"/>
          </w:tcPr>
          <w:p w14:paraId="4C93EA54" w14:textId="6F0CF08E" w:rsidR="00F709DB" w:rsidRDefault="00F709DB" w:rsidP="00F709DB">
            <w:r>
              <w:t>Na página para acompanhar a encomenda feita pelo cliente será possível registar uma ocorrência carregando no botão “registar nova ocorrência” que enviará o cliente para a página “registar ocorrência”</w:t>
            </w:r>
          </w:p>
        </w:tc>
        <w:tc>
          <w:tcPr>
            <w:tcW w:w="1832" w:type="dxa"/>
            <w:shd w:val="clear" w:color="auto" w:fill="auto"/>
          </w:tcPr>
          <w:p w14:paraId="619166F7" w14:textId="4C628FC3" w:rsidR="00F709DB" w:rsidRDefault="00A17DDD" w:rsidP="00F709DB">
            <w:r>
              <w:t>Sim</w:t>
            </w:r>
          </w:p>
        </w:tc>
      </w:tr>
      <w:tr w:rsidR="00F709DB" w14:paraId="65C8FD22" w14:textId="77777777" w:rsidTr="538E812A">
        <w:trPr>
          <w:trHeight w:val="300"/>
        </w:trPr>
        <w:tc>
          <w:tcPr>
            <w:tcW w:w="2377" w:type="dxa"/>
            <w:shd w:val="clear" w:color="auto" w:fill="auto"/>
          </w:tcPr>
          <w:p w14:paraId="5AA06173" w14:textId="6AA3E36E" w:rsidR="00F709DB" w:rsidRDefault="00F709DB" w:rsidP="00F709DB">
            <w:r>
              <w:t>Registar ocorrência</w:t>
            </w:r>
          </w:p>
        </w:tc>
        <w:tc>
          <w:tcPr>
            <w:tcW w:w="4689" w:type="dxa"/>
            <w:shd w:val="clear" w:color="auto" w:fill="auto"/>
          </w:tcPr>
          <w:p w14:paraId="55C75696" w14:textId="2C58EA40" w:rsidR="00F709DB" w:rsidRDefault="00F709DB" w:rsidP="00F709DB">
            <w:r>
              <w:t>Para que o botão “registar ocorrência” funcione na aba de seleção “tipo de ocorrência” pelo menos um tipo terá de ser escolhido, o campo “motivo da ocorrência” deverá ser preenchido até 30 caracteres e o campo “Descrição terá de ser preenchido até 2000 caracteres.</w:t>
            </w:r>
          </w:p>
        </w:tc>
        <w:tc>
          <w:tcPr>
            <w:tcW w:w="1832" w:type="dxa"/>
            <w:shd w:val="clear" w:color="auto" w:fill="auto"/>
          </w:tcPr>
          <w:p w14:paraId="5B51A237" w14:textId="3BD633FE" w:rsidR="00F709DB" w:rsidRDefault="007B2019" w:rsidP="00F709DB">
            <w:r>
              <w:t>Não</w:t>
            </w:r>
          </w:p>
        </w:tc>
      </w:tr>
      <w:tr w:rsidR="00F709DB" w14:paraId="5AFF93DF" w14:textId="77777777" w:rsidTr="538E812A">
        <w:trPr>
          <w:trHeight w:val="300"/>
        </w:trPr>
        <w:tc>
          <w:tcPr>
            <w:tcW w:w="2377" w:type="dxa"/>
            <w:shd w:val="clear" w:color="auto" w:fill="auto"/>
          </w:tcPr>
          <w:p w14:paraId="74449D13" w14:textId="19D8B9CA" w:rsidR="00F709DB" w:rsidRDefault="00F709DB" w:rsidP="00F709DB">
            <w:r>
              <w:t>Endereços do cliente</w:t>
            </w:r>
          </w:p>
        </w:tc>
        <w:tc>
          <w:tcPr>
            <w:tcW w:w="4689" w:type="dxa"/>
            <w:shd w:val="clear" w:color="auto" w:fill="auto"/>
          </w:tcPr>
          <w:p w14:paraId="54E384BA" w14:textId="5D5D59B2" w:rsidR="00F709DB" w:rsidRDefault="538E812A" w:rsidP="00F709DB">
            <w:r>
              <w:t xml:space="preserve">Na página com os endereços do cliente </w:t>
            </w:r>
            <w:r w:rsidR="00F709DB">
              <w:br/>
            </w:r>
            <w:r>
              <w:t>para apagar um dos endereços na página basta clicar duas vezes repetidamente num dos endereços.</w:t>
            </w:r>
          </w:p>
          <w:p w14:paraId="074AD106" w14:textId="0FE55E17" w:rsidR="00F709DB" w:rsidRDefault="538E812A" w:rsidP="00F709DB">
            <w:r>
              <w:t>Clicando em “adicionar endereço”, preenchendo na página do novo endereço os campos tornando-os válidos (tal como na página “checkout” na funcionalidade “Preenchimento dos campos”) e escolhendo no campo “tipo” se o endereço é de faturação ou de entrega, o usuário poderá adicionar este novo endereço à sua lista carregando em “guardar”</w:t>
            </w:r>
          </w:p>
        </w:tc>
        <w:tc>
          <w:tcPr>
            <w:tcW w:w="1832" w:type="dxa"/>
            <w:shd w:val="clear" w:color="auto" w:fill="auto"/>
          </w:tcPr>
          <w:p w14:paraId="5C41950A" w14:textId="32B16455" w:rsidR="00F709DB" w:rsidRDefault="007B2019" w:rsidP="00F709DB">
            <w:r>
              <w:t>Não</w:t>
            </w:r>
          </w:p>
        </w:tc>
      </w:tr>
      <w:tr w:rsidR="00F8397B" w14:paraId="3D8AE807" w14:textId="77777777" w:rsidTr="538E812A">
        <w:trPr>
          <w:trHeight w:val="300"/>
        </w:trPr>
        <w:tc>
          <w:tcPr>
            <w:tcW w:w="2377" w:type="dxa"/>
            <w:shd w:val="clear" w:color="auto" w:fill="auto"/>
          </w:tcPr>
          <w:p w14:paraId="164D2508" w14:textId="36CC61B7" w:rsidR="00F8397B" w:rsidRDefault="538E812A" w:rsidP="00F8397B">
            <w:r>
              <w:t xml:space="preserve">Página de registo </w:t>
            </w:r>
          </w:p>
        </w:tc>
        <w:tc>
          <w:tcPr>
            <w:tcW w:w="4689" w:type="dxa"/>
            <w:shd w:val="clear" w:color="auto" w:fill="auto"/>
          </w:tcPr>
          <w:p w14:paraId="28926026" w14:textId="4AE3AD1E" w:rsidR="00F8397B" w:rsidRDefault="00F8397B" w:rsidP="00F8397B">
            <w:r>
              <w:t>O usuário é levado para a página de criar um registo ao clicar em “registar”</w:t>
            </w:r>
          </w:p>
        </w:tc>
        <w:tc>
          <w:tcPr>
            <w:tcW w:w="1832" w:type="dxa"/>
            <w:shd w:val="clear" w:color="auto" w:fill="auto"/>
          </w:tcPr>
          <w:p w14:paraId="127F6D25" w14:textId="263F12D4" w:rsidR="00F8397B" w:rsidRDefault="007B2019" w:rsidP="00F8397B">
            <w:r>
              <w:t>Não</w:t>
            </w:r>
          </w:p>
        </w:tc>
      </w:tr>
      <w:tr w:rsidR="00F8397B" w14:paraId="6E75E0A6" w14:textId="77777777" w:rsidTr="538E812A">
        <w:trPr>
          <w:trHeight w:val="300"/>
        </w:trPr>
        <w:tc>
          <w:tcPr>
            <w:tcW w:w="2377" w:type="dxa"/>
            <w:shd w:val="clear" w:color="auto" w:fill="auto"/>
          </w:tcPr>
          <w:p w14:paraId="08D9074D" w14:textId="3B382589" w:rsidR="00F8397B" w:rsidRDefault="00F8397B" w:rsidP="00F8397B">
            <w:r>
              <w:t>Email</w:t>
            </w:r>
          </w:p>
        </w:tc>
        <w:tc>
          <w:tcPr>
            <w:tcW w:w="4689" w:type="dxa"/>
            <w:shd w:val="clear" w:color="auto" w:fill="auto"/>
          </w:tcPr>
          <w:p w14:paraId="08F9C561" w14:textId="7404BB87" w:rsidR="00F8397B" w:rsidRDefault="00F8397B" w:rsidP="00F8397B">
            <w:r>
              <w:t>O usuário poderá escrever até 254 caracteres no campo “email”</w:t>
            </w:r>
          </w:p>
        </w:tc>
        <w:tc>
          <w:tcPr>
            <w:tcW w:w="1832" w:type="dxa"/>
            <w:shd w:val="clear" w:color="auto" w:fill="auto"/>
          </w:tcPr>
          <w:p w14:paraId="7115DAC0" w14:textId="2FF448E9" w:rsidR="00F8397B" w:rsidRDefault="007B2019" w:rsidP="00F8397B">
            <w:r>
              <w:t>Não</w:t>
            </w:r>
          </w:p>
        </w:tc>
      </w:tr>
      <w:tr w:rsidR="00F8397B" w14:paraId="6064B375" w14:textId="77777777" w:rsidTr="538E812A">
        <w:trPr>
          <w:trHeight w:val="300"/>
        </w:trPr>
        <w:tc>
          <w:tcPr>
            <w:tcW w:w="2377" w:type="dxa"/>
            <w:shd w:val="clear" w:color="auto" w:fill="auto"/>
          </w:tcPr>
          <w:p w14:paraId="1100C65B" w14:textId="12457915" w:rsidR="00F8397B" w:rsidRDefault="00F8397B" w:rsidP="00F8397B">
            <w:r>
              <w:t>Password</w:t>
            </w:r>
          </w:p>
        </w:tc>
        <w:tc>
          <w:tcPr>
            <w:tcW w:w="4689" w:type="dxa"/>
            <w:shd w:val="clear" w:color="auto" w:fill="auto"/>
          </w:tcPr>
          <w:p w14:paraId="65C64A01" w14:textId="0E42E27D" w:rsidR="00F8397B" w:rsidRDefault="00F8397B" w:rsidP="00F8397B">
            <w:r>
              <w:t>O utilizador poderá escrever até 31 caracteres no campo “password”</w:t>
            </w:r>
          </w:p>
        </w:tc>
        <w:tc>
          <w:tcPr>
            <w:tcW w:w="1832" w:type="dxa"/>
            <w:shd w:val="clear" w:color="auto" w:fill="auto"/>
          </w:tcPr>
          <w:p w14:paraId="0311E401" w14:textId="75B33C55" w:rsidR="00F8397B" w:rsidRDefault="007B2019" w:rsidP="00F8397B">
            <w:r>
              <w:t>Não</w:t>
            </w:r>
          </w:p>
        </w:tc>
      </w:tr>
      <w:tr w:rsidR="00F8397B" w14:paraId="32738F99" w14:textId="77777777" w:rsidTr="538E812A">
        <w:trPr>
          <w:trHeight w:val="300"/>
        </w:trPr>
        <w:tc>
          <w:tcPr>
            <w:tcW w:w="2377" w:type="dxa"/>
            <w:shd w:val="clear" w:color="auto" w:fill="auto"/>
          </w:tcPr>
          <w:p w14:paraId="0990441C" w14:textId="1658A49F" w:rsidR="00F8397B" w:rsidRDefault="00F8397B" w:rsidP="00F8397B">
            <w:r>
              <w:t>Login</w:t>
            </w:r>
          </w:p>
        </w:tc>
        <w:tc>
          <w:tcPr>
            <w:tcW w:w="4689" w:type="dxa"/>
            <w:shd w:val="clear" w:color="auto" w:fill="auto"/>
          </w:tcPr>
          <w:p w14:paraId="7E91AEA0" w14:textId="1C97C17F" w:rsidR="00F8397B" w:rsidRDefault="538E812A" w:rsidP="00F8397B">
            <w:r>
              <w:t>Apenas será possível entrar na conta, clicando em “login”, se no campo “email” e no campo “password” estiverem dados válidos (serem do mesmo utilizador) de FrontOffice</w:t>
            </w:r>
          </w:p>
        </w:tc>
        <w:tc>
          <w:tcPr>
            <w:tcW w:w="1832" w:type="dxa"/>
            <w:shd w:val="clear" w:color="auto" w:fill="auto"/>
          </w:tcPr>
          <w:p w14:paraId="35E522C4" w14:textId="2246C6A9" w:rsidR="00F8397B" w:rsidRDefault="007B2019" w:rsidP="00F8397B">
            <w:r>
              <w:t>Não</w:t>
            </w:r>
          </w:p>
        </w:tc>
      </w:tr>
      <w:tr w:rsidR="00F8397B" w14:paraId="0B15EB42" w14:textId="77777777" w:rsidTr="538E812A">
        <w:trPr>
          <w:trHeight w:val="300"/>
        </w:trPr>
        <w:tc>
          <w:tcPr>
            <w:tcW w:w="2377" w:type="dxa"/>
            <w:shd w:val="clear" w:color="auto" w:fill="auto"/>
          </w:tcPr>
          <w:p w14:paraId="0B91CD38" w14:textId="62EEECEF" w:rsidR="00F8397B" w:rsidRDefault="00F8397B" w:rsidP="00F8397B">
            <w:r>
              <w:t>Criar conta</w:t>
            </w:r>
          </w:p>
        </w:tc>
        <w:tc>
          <w:tcPr>
            <w:tcW w:w="4689" w:type="dxa"/>
            <w:shd w:val="clear" w:color="auto" w:fill="auto"/>
          </w:tcPr>
          <w:p w14:paraId="0304823E" w14:textId="77777777" w:rsidR="00F8397B" w:rsidRDefault="538E812A" w:rsidP="00F8397B">
            <w:pPr>
              <w:spacing w:after="0"/>
            </w:pPr>
            <w:r>
              <w:t>O quadrado acima do botão registar terá a sua seleção opcional.</w:t>
            </w:r>
            <w:r w:rsidR="00F8397B">
              <w:br/>
            </w:r>
            <w:r>
              <w:lastRenderedPageBreak/>
              <w:t>Para que o botão “registar funcione é necessário que:</w:t>
            </w:r>
            <w:r w:rsidR="00F8397B">
              <w:br/>
            </w:r>
            <w:r>
              <w:t>O campo “localidade”, “nome próprio” e “apelido” recebam até 30 caracteres; O “email” receba até 254 caracteres;</w:t>
            </w:r>
          </w:p>
          <w:p w14:paraId="5F0529D6" w14:textId="77777777" w:rsidR="00F8397B" w:rsidRDefault="00F8397B" w:rsidP="00F8397B">
            <w:pPr>
              <w:spacing w:after="0"/>
            </w:pPr>
            <w:r>
              <w:t>Na aba “género” seja escolhido um entre “feminino”, “masculino” e “prefiro não dizer”;</w:t>
            </w:r>
          </w:p>
          <w:p w14:paraId="737A8FD8" w14:textId="6422E21D" w:rsidR="00F8397B" w:rsidRDefault="538E812A" w:rsidP="00F8397B">
            <w:r>
              <w:t>No campo “senha” e “confimar senha” estejam até 30 caracteres e em ambos os campos estão exatamente os mesmos caracteres;</w:t>
            </w:r>
            <w:r w:rsidR="00F8397B">
              <w:br/>
            </w:r>
            <w:r>
              <w:t>O quadrado em baixo de “confirmar senha” esteja selecionado.</w:t>
            </w:r>
          </w:p>
        </w:tc>
        <w:tc>
          <w:tcPr>
            <w:tcW w:w="1832" w:type="dxa"/>
            <w:shd w:val="clear" w:color="auto" w:fill="auto"/>
          </w:tcPr>
          <w:p w14:paraId="3FED3BA4" w14:textId="1EF6029D" w:rsidR="00F8397B" w:rsidRDefault="007B2019" w:rsidP="00F8397B">
            <w:r>
              <w:lastRenderedPageBreak/>
              <w:t>Não</w:t>
            </w:r>
          </w:p>
        </w:tc>
      </w:tr>
      <w:tr w:rsidR="00FC61AA" w14:paraId="0301703E" w14:textId="77777777" w:rsidTr="538E812A">
        <w:trPr>
          <w:trHeight w:val="300"/>
        </w:trPr>
        <w:tc>
          <w:tcPr>
            <w:tcW w:w="2377" w:type="dxa"/>
            <w:shd w:val="clear" w:color="auto" w:fill="auto"/>
          </w:tcPr>
          <w:p w14:paraId="1F5AD488" w14:textId="12968633" w:rsidR="00FC61AA" w:rsidRDefault="00FC61AA" w:rsidP="00FC61AA">
            <w:r>
              <w:t>Enviar ocorrência</w:t>
            </w:r>
          </w:p>
        </w:tc>
        <w:tc>
          <w:tcPr>
            <w:tcW w:w="4689" w:type="dxa"/>
            <w:shd w:val="clear" w:color="auto" w:fill="auto"/>
          </w:tcPr>
          <w:p w14:paraId="33A6FDD6" w14:textId="77777777" w:rsidR="00FC61AA" w:rsidRDefault="538E812A" w:rsidP="00FC61AA">
            <w:pPr>
              <w:spacing w:after="0"/>
            </w:pPr>
            <w:r>
              <w:t>Para que o utilizador consiga enviar uma ocorrência carregando no botão “registar ocorrência” será necessário que:</w:t>
            </w:r>
            <w:r w:rsidR="00FC61AA">
              <w:br/>
            </w:r>
            <w:r>
              <w:t>No campo “encomenda” tenha o número de uma encomenda existente;</w:t>
            </w:r>
            <w:r w:rsidR="00FC61AA">
              <w:br/>
            </w:r>
            <w:r>
              <w:t>No campo de seleção “tipo” esteja  escolhido uma das opções;</w:t>
            </w:r>
            <w:r w:rsidR="00FC61AA">
              <w:br/>
            </w:r>
            <w:r>
              <w:t>O campo “motivo” esteja preenchido até 30 caracteres</w:t>
            </w:r>
          </w:p>
          <w:p w14:paraId="7A98319B" w14:textId="2864D422" w:rsidR="00FC61AA" w:rsidRDefault="00FC61AA" w:rsidP="00FC61AA">
            <w:pPr>
              <w:spacing w:after="0"/>
            </w:pPr>
            <w:r>
              <w:t xml:space="preserve">O campo “descrição” esteja preenchido até 2000 caracteres </w:t>
            </w:r>
          </w:p>
        </w:tc>
        <w:tc>
          <w:tcPr>
            <w:tcW w:w="1832" w:type="dxa"/>
            <w:shd w:val="clear" w:color="auto" w:fill="auto"/>
          </w:tcPr>
          <w:p w14:paraId="3BB3FD19" w14:textId="2554D20B" w:rsidR="00FC61AA" w:rsidRDefault="007B2019" w:rsidP="00FC61AA">
            <w:r>
              <w:t>Não</w:t>
            </w:r>
          </w:p>
        </w:tc>
      </w:tr>
    </w:tbl>
    <w:p w14:paraId="7B399DB7" w14:textId="0270B146" w:rsidR="00A410ED" w:rsidRDefault="00A410ED" w:rsidP="00A410ED">
      <w:pPr>
        <w:pStyle w:val="Ttulo4"/>
        <w:numPr>
          <w:ilvl w:val="0"/>
          <w:numId w:val="0"/>
        </w:numPr>
        <w:ind w:left="864"/>
      </w:pPr>
    </w:p>
    <w:p w14:paraId="384D8968" w14:textId="77777777" w:rsidR="00A410ED" w:rsidRDefault="00A410ED">
      <w:pPr>
        <w:spacing w:before="0" w:after="0"/>
        <w:rPr>
          <w:rFonts w:ascii="Arial" w:hAnsi="Arial"/>
          <w:b/>
          <w:bCs/>
          <w:color w:val="1F497D"/>
          <w:sz w:val="21"/>
          <w:szCs w:val="21"/>
        </w:rPr>
      </w:pPr>
      <w:r>
        <w:br w:type="page"/>
      </w:r>
    </w:p>
    <w:bookmarkStart w:id="176" w:name="_Toc199624748"/>
    <w:p w14:paraId="1A76ECEB" w14:textId="4AD1EA99" w:rsidR="003E0316" w:rsidRDefault="00513A96" w:rsidP="005126E4">
      <w:pPr>
        <w:pStyle w:val="Ttulo4"/>
      </w:pPr>
      <w:r>
        <w:rPr>
          <w:noProof/>
        </w:rPr>
        <w:lastRenderedPageBreak/>
        <mc:AlternateContent>
          <mc:Choice Requires="wps">
            <w:drawing>
              <wp:anchor distT="0" distB="0" distL="114300" distR="114300" simplePos="0" relativeHeight="251659264" behindDoc="0" locked="0" layoutInCell="1" allowOverlap="1" wp14:anchorId="01C5DEDC" wp14:editId="2460ACFD">
                <wp:simplePos x="0" y="0"/>
                <wp:positionH relativeFrom="column">
                  <wp:posOffset>711200</wp:posOffset>
                </wp:positionH>
                <wp:positionV relativeFrom="paragraph">
                  <wp:posOffset>8168640</wp:posOffset>
                </wp:positionV>
                <wp:extent cx="4521200" cy="635"/>
                <wp:effectExtent l="0" t="0" r="0" b="12065"/>
                <wp:wrapTopAndBottom/>
                <wp:docPr id="389772239" name="Text Box 1"/>
                <wp:cNvGraphicFramePr/>
                <a:graphic xmlns:a="http://schemas.openxmlformats.org/drawingml/2006/main">
                  <a:graphicData uri="http://schemas.microsoft.com/office/word/2010/wordprocessingShape">
                    <wps:wsp>
                      <wps:cNvSpPr txBox="1"/>
                      <wps:spPr>
                        <a:xfrm>
                          <a:off x="0" y="0"/>
                          <a:ext cx="4521200" cy="635"/>
                        </a:xfrm>
                        <a:prstGeom prst="rect">
                          <a:avLst/>
                        </a:prstGeom>
                        <a:solidFill>
                          <a:prstClr val="white"/>
                        </a:solidFill>
                        <a:ln>
                          <a:noFill/>
                        </a:ln>
                      </wps:spPr>
                      <wps:txbx>
                        <w:txbxContent>
                          <w:p w14:paraId="78F6B785" w14:textId="744C5FB9" w:rsidR="00513A96" w:rsidRPr="003B7FA2" w:rsidRDefault="00513A96" w:rsidP="00513A96">
                            <w:pPr>
                              <w:pStyle w:val="Legenda"/>
                              <w:rPr>
                                <w:rFonts w:ascii="Arial" w:hAnsi="Arial"/>
                                <w:noProof/>
                                <w:color w:val="1F497D"/>
                                <w:sz w:val="21"/>
                                <w:szCs w:val="21"/>
                              </w:rPr>
                            </w:pPr>
                            <w:r>
                              <w:t xml:space="preserve">Figura </w:t>
                            </w:r>
                            <w:r>
                              <w:fldChar w:fldCharType="begin"/>
                            </w:r>
                            <w:r>
                              <w:instrText>SEQ Figura \* ARABIC</w:instrText>
                            </w:r>
                            <w:r>
                              <w:fldChar w:fldCharType="separate"/>
                            </w:r>
                            <w:r>
                              <w:rPr>
                                <w:noProof/>
                              </w:rPr>
                              <w:t>34</w:t>
                            </w:r>
                            <w:r>
                              <w:fldChar w:fldCharType="end"/>
                            </w:r>
                            <w:r>
                              <w:t xml:space="preserve">. </w:t>
                            </w:r>
                            <w:r w:rsidRPr="001767FC">
                              <w:t xml:space="preserve">FrontOffice - Mockup da funcionalidade </w:t>
                            </w:r>
                            <w:r>
                              <w:t>Pedidos</w:t>
                            </w:r>
                            <w:r w:rsidRPr="001767FC">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1C5DEDC" id="_x0000_t202" coordsize="21600,21600" o:spt="202" path="m,l,21600r21600,l21600,xe">
                <v:stroke joinstyle="miter"/>
                <v:path gradientshapeok="t" o:connecttype="rect"/>
              </v:shapetype>
              <v:shape id="Text Box 1" o:spid="_x0000_s1027" type="#_x0000_t202" style="position:absolute;left:0;text-align:left;margin-left:56pt;margin-top:643.2pt;width:356pt;height:.0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" stroked="f">
                <v:textbox style="mso-fit-shape-to-text:t" inset="0,0,0,0">
                  <w:txbxContent>
                    <w:p w14:paraId="78F6B785" w14:textId="744C5FB9" w:rsidR="00513A96" w:rsidRPr="003B7FA2" w:rsidRDefault="00513A96" w:rsidP="00513A96">
                      <w:pPr>
                        <w:pStyle w:val="Legenda"/>
                        <w:rPr>
                          <w:rFonts w:ascii="Arial" w:hAnsi="Arial"/>
                          <w:noProof/>
                          <w:color w:val="1F497D"/>
                          <w:sz w:val="21"/>
                          <w:szCs w:val="21"/>
                        </w:rPr>
                      </w:pPr>
                      <w:r>
                        <w:t xml:space="preserve">Figura </w:t>
                      </w:r>
                      <w:r>
                        <w:fldChar w:fldCharType="begin"/>
                      </w:r>
                      <w:r>
                        <w:instrText>SEQ Figura \* ARABIC</w:instrText>
                      </w:r>
                      <w:r>
                        <w:fldChar w:fldCharType="separate"/>
                      </w:r>
                      <w:r>
                        <w:rPr>
                          <w:noProof/>
                        </w:rPr>
                        <w:t>34</w:t>
                      </w:r>
                      <w:r>
                        <w:fldChar w:fldCharType="end"/>
                      </w:r>
                      <w:r>
                        <w:t xml:space="preserve">. </w:t>
                      </w:r>
                      <w:r w:rsidRPr="001767FC">
                        <w:t xml:space="preserve">FrontOffice - Mockup da funcionalidade </w:t>
                      </w:r>
                      <w:r>
                        <w:t>Pedidos</w:t>
                      </w:r>
                      <w:r w:rsidRPr="001767FC">
                        <w:t>.</w:t>
                      </w:r>
                    </w:p>
                  </w:txbxContent>
                </v:textbox>
                <w10:wrap type="topAndBottom"/>
              </v:shape>
            </w:pict>
          </mc:Fallback>
        </mc:AlternateContent>
      </w:r>
      <w:r w:rsidR="00BC5CA6">
        <w:rPr>
          <w:noProof/>
        </w:rPr>
        <w:drawing>
          <wp:anchor distT="0" distB="0" distL="114300" distR="114300" simplePos="0" relativeHeight="251657216" behindDoc="0" locked="0" layoutInCell="1" allowOverlap="1" wp14:anchorId="45C35718" wp14:editId="1459CC4F">
            <wp:simplePos x="0" y="0"/>
            <wp:positionH relativeFrom="column">
              <wp:posOffset>711200</wp:posOffset>
            </wp:positionH>
            <wp:positionV relativeFrom="paragraph">
              <wp:posOffset>443865</wp:posOffset>
            </wp:positionV>
            <wp:extent cx="4521200" cy="7667625"/>
            <wp:effectExtent l="0" t="0" r="0" b="3175"/>
            <wp:wrapTopAndBottom/>
            <wp:docPr id="9888686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86860" name="Picture 98886860"/>
                    <pic:cNvPicPr/>
                  </pic:nvPicPr>
                  <pic:blipFill>
                    <a:blip r:embed="rId58" cstate="print">
                      <a:extLst>
                        <a:ext uri="{28A0092B-C50C-407E-A947-70E740481C1C}">
                          <a14:useLocalDpi xmlns:a14="http://schemas.microsoft.com/office/drawing/2010/main" val="0"/>
                        </a:ext>
                      </a:extLst>
                    </a:blip>
                    <a:stretch>
                      <a:fillRect/>
                    </a:stretch>
                  </pic:blipFill>
                  <pic:spPr>
                    <a:xfrm>
                      <a:off x="0" y="0"/>
                      <a:ext cx="4521200" cy="7667625"/>
                    </a:xfrm>
                    <a:prstGeom prst="rect">
                      <a:avLst/>
                    </a:prstGeom>
                  </pic:spPr>
                </pic:pic>
              </a:graphicData>
            </a:graphic>
            <wp14:sizeRelH relativeFrom="page">
              <wp14:pctWidth>0</wp14:pctWidth>
            </wp14:sizeRelH>
            <wp14:sizeRelV relativeFrom="page">
              <wp14:pctHeight>0</wp14:pctHeight>
            </wp14:sizeRelV>
          </wp:anchor>
        </w:drawing>
      </w:r>
      <w:r w:rsidR="005126E4">
        <w:t xml:space="preserve">Funcionalidades de </w:t>
      </w:r>
      <w:r w:rsidR="00513816">
        <w:t>Pedidos(</w:t>
      </w:r>
      <w:r w:rsidR="00A07821">
        <w:t>usuário não registado</w:t>
      </w:r>
      <w:r w:rsidR="00513816">
        <w:t>)</w:t>
      </w:r>
      <w:bookmarkEnd w:id="176"/>
    </w:p>
    <w:p w14:paraId="1B97A140" w14:textId="77777777" w:rsidR="00A410ED" w:rsidRDefault="00A410ED" w:rsidP="00A410ED"/>
    <w:p w14:paraId="7B7E63DE" w14:textId="77777777" w:rsidR="00A410ED" w:rsidRDefault="00A410ED" w:rsidP="00A410ED"/>
    <w:p w14:paraId="72FA36D1" w14:textId="77777777" w:rsidR="008F6344" w:rsidRDefault="538E812A" w:rsidP="008F6344">
      <w:pPr>
        <w:jc w:val="both"/>
        <w:rPr>
          <w:sz w:val="22"/>
          <w:szCs w:val="22"/>
        </w:rPr>
      </w:pPr>
      <w:r w:rsidRPr="538E812A">
        <w:rPr>
          <w:sz w:val="22"/>
          <w:szCs w:val="22"/>
        </w:rPr>
        <w:t xml:space="preserve">Esta funcionalidade compreende um conjunto de subfuncionalidades associadas, especificadas na tabela seguinte. </w:t>
      </w:r>
    </w:p>
    <w:p w14:paraId="0E1912FD" w14:textId="77777777" w:rsidR="008F6344" w:rsidRDefault="008F6344" w:rsidP="00A410ED"/>
    <w:p w14:paraId="156B37B0" w14:textId="1659B08D" w:rsidR="008F6344" w:rsidRDefault="538E812A" w:rsidP="008F6344">
      <w:pPr>
        <w:pStyle w:val="Legenda"/>
        <w:keepNext/>
      </w:pPr>
      <w:bookmarkStart w:id="177" w:name="_Toc199624899"/>
      <w:r>
        <w:t xml:space="preserve">Tabela </w:t>
      </w:r>
      <w:fldSimple w:instr=" SEQ Tabela \* ARABIC ">
        <w:r>
          <w:t>53</w:t>
        </w:r>
      </w:fldSimple>
      <w:r>
        <w:t>. FrontOffice - Regras de negócio da funcionalidade Pedidos</w:t>
      </w:r>
      <w:bookmarkEnd w:id="17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7"/>
        <w:gridCol w:w="4689"/>
        <w:gridCol w:w="1832"/>
      </w:tblGrid>
      <w:tr w:rsidR="008F6344" w:rsidRPr="00740BFC" w14:paraId="51033200" w14:textId="77777777" w:rsidTr="538E812A">
        <w:trPr>
          <w:trHeight w:val="300"/>
        </w:trPr>
        <w:tc>
          <w:tcPr>
            <w:tcW w:w="2377" w:type="dxa"/>
            <w:shd w:val="clear" w:color="auto" w:fill="4472C4" w:themeFill="accent1"/>
            <w:vAlign w:val="center"/>
          </w:tcPr>
          <w:p w14:paraId="0A7C056D" w14:textId="77777777" w:rsidR="008F6344" w:rsidRPr="00740BFC" w:rsidRDefault="538E812A">
            <w:pPr>
              <w:rPr>
                <w:color w:val="FFFFFF" w:themeColor="background1"/>
              </w:rPr>
            </w:pPr>
            <w:r w:rsidRPr="538E812A">
              <w:rPr>
                <w:color w:val="FFFFFF" w:themeColor="background1"/>
              </w:rPr>
              <w:t>Sub-funcionalidade</w:t>
            </w:r>
          </w:p>
        </w:tc>
        <w:tc>
          <w:tcPr>
            <w:tcW w:w="4689" w:type="dxa"/>
            <w:shd w:val="clear" w:color="auto" w:fill="4472C4" w:themeFill="accent1"/>
            <w:vAlign w:val="center"/>
          </w:tcPr>
          <w:p w14:paraId="52E8E2D7" w14:textId="77777777" w:rsidR="008F6344" w:rsidRPr="00740BFC" w:rsidRDefault="538E812A">
            <w:pPr>
              <w:rPr>
                <w:color w:val="FFFFFF" w:themeColor="background1"/>
              </w:rPr>
            </w:pPr>
            <w:r w:rsidRPr="538E812A">
              <w:rPr>
                <w:color w:val="FFFFFF" w:themeColor="background1"/>
              </w:rPr>
              <w:t>Regra a ser implementada</w:t>
            </w:r>
          </w:p>
        </w:tc>
        <w:tc>
          <w:tcPr>
            <w:tcW w:w="1832" w:type="dxa"/>
            <w:shd w:val="clear" w:color="auto" w:fill="4472C4" w:themeFill="accent1"/>
            <w:vAlign w:val="center"/>
          </w:tcPr>
          <w:p w14:paraId="4B532D71" w14:textId="77777777" w:rsidR="008F6344" w:rsidRPr="00740BFC" w:rsidRDefault="538E812A">
            <w:pPr>
              <w:rPr>
                <w:color w:val="FFFFFF" w:themeColor="background1"/>
              </w:rPr>
            </w:pPr>
            <w:r w:rsidRPr="538E812A">
              <w:rPr>
                <w:color w:val="FFFFFF" w:themeColor="background1"/>
              </w:rPr>
              <w:t>Serviço Externo</w:t>
            </w:r>
          </w:p>
        </w:tc>
      </w:tr>
      <w:tr w:rsidR="008F6344" w:rsidRPr="00740BFC" w14:paraId="261AAD2D" w14:textId="77777777" w:rsidTr="538E812A">
        <w:trPr>
          <w:trHeight w:val="300"/>
        </w:trPr>
        <w:tc>
          <w:tcPr>
            <w:tcW w:w="2377" w:type="dxa"/>
            <w:shd w:val="clear" w:color="auto" w:fill="auto"/>
          </w:tcPr>
          <w:p w14:paraId="02A1FDB3" w14:textId="28F8633D" w:rsidR="008F6344" w:rsidRPr="00740BFC" w:rsidRDefault="008F6344">
            <w:r w:rsidRPr="00740BFC">
              <w:t xml:space="preserve">Clicar </w:t>
            </w:r>
            <w:r w:rsidR="00413ED5">
              <w:t>em pedidos</w:t>
            </w:r>
          </w:p>
        </w:tc>
        <w:tc>
          <w:tcPr>
            <w:tcW w:w="4689" w:type="dxa"/>
            <w:shd w:val="clear" w:color="auto" w:fill="auto"/>
          </w:tcPr>
          <w:p w14:paraId="1B8E6B62" w14:textId="0B3B4551" w:rsidR="008F6344" w:rsidRPr="00740BFC" w:rsidRDefault="538E812A">
            <w:r>
              <w:t>Um usuário que não tenha uma conta ou não tenha iniciado a sua sessão pode clicar em “pedidos” e vai ser encaminhado para a primeira página na figura 34</w:t>
            </w:r>
          </w:p>
        </w:tc>
        <w:tc>
          <w:tcPr>
            <w:tcW w:w="1832" w:type="dxa"/>
            <w:shd w:val="clear" w:color="auto" w:fill="auto"/>
          </w:tcPr>
          <w:p w14:paraId="41BA60A7" w14:textId="38C26413" w:rsidR="008F6344" w:rsidRPr="00740BFC" w:rsidRDefault="007B2019">
            <w:r>
              <w:t>Não</w:t>
            </w:r>
          </w:p>
        </w:tc>
      </w:tr>
      <w:tr w:rsidR="008F6344" w:rsidRPr="00740BFC" w14:paraId="52C6B9A1" w14:textId="77777777" w:rsidTr="538E812A">
        <w:trPr>
          <w:trHeight w:val="300"/>
        </w:trPr>
        <w:tc>
          <w:tcPr>
            <w:tcW w:w="2377" w:type="dxa"/>
            <w:shd w:val="clear" w:color="auto" w:fill="auto"/>
          </w:tcPr>
          <w:p w14:paraId="68726E43" w14:textId="328D4302" w:rsidR="008F6344" w:rsidRPr="00740BFC" w:rsidRDefault="00390DD0">
            <w:r>
              <w:t>Número da Encomenda</w:t>
            </w:r>
          </w:p>
        </w:tc>
        <w:tc>
          <w:tcPr>
            <w:tcW w:w="4689" w:type="dxa"/>
            <w:shd w:val="clear" w:color="auto" w:fill="auto"/>
          </w:tcPr>
          <w:p w14:paraId="08FCF528" w14:textId="045B4D5A" w:rsidR="008F6344" w:rsidRPr="00740BFC" w:rsidRDefault="538E812A">
            <w:r>
              <w:t xml:space="preserve">O campo “Escreva o Nº Encomenda” permite ao usuário inserir o número da sua encomenda. Apenas aceita caracteres alfanuméricos, com um limite máximo de 20. </w:t>
            </w:r>
          </w:p>
        </w:tc>
        <w:tc>
          <w:tcPr>
            <w:tcW w:w="1832" w:type="dxa"/>
            <w:shd w:val="clear" w:color="auto" w:fill="auto"/>
          </w:tcPr>
          <w:p w14:paraId="6B55B9D3" w14:textId="3AE0E740" w:rsidR="008F6344" w:rsidRPr="00740BFC" w:rsidRDefault="007B2019">
            <w:r>
              <w:t>Não</w:t>
            </w:r>
          </w:p>
        </w:tc>
      </w:tr>
      <w:tr w:rsidR="008F6344" w14:paraId="182A3E8C" w14:textId="77777777" w:rsidTr="538E812A">
        <w:trPr>
          <w:trHeight w:val="300"/>
        </w:trPr>
        <w:tc>
          <w:tcPr>
            <w:tcW w:w="2377" w:type="dxa"/>
            <w:shd w:val="clear" w:color="auto" w:fill="auto"/>
          </w:tcPr>
          <w:p w14:paraId="2CCC3792" w14:textId="72849C97" w:rsidR="008F6344" w:rsidRDefault="00DA2909">
            <w:r>
              <w:t>Pesquisar</w:t>
            </w:r>
          </w:p>
        </w:tc>
        <w:tc>
          <w:tcPr>
            <w:tcW w:w="4689" w:type="dxa"/>
            <w:shd w:val="clear" w:color="auto" w:fill="auto"/>
          </w:tcPr>
          <w:p w14:paraId="317CACF6" w14:textId="4F8D0444" w:rsidR="008F6344" w:rsidRDefault="538E812A">
            <w:r>
              <w:t>O botão “pesquisar” permite o usuário de seguir a sua encomenda apenas se o Número da Encomenda estiver preenchido</w:t>
            </w:r>
          </w:p>
        </w:tc>
        <w:tc>
          <w:tcPr>
            <w:tcW w:w="1832" w:type="dxa"/>
            <w:shd w:val="clear" w:color="auto" w:fill="auto"/>
          </w:tcPr>
          <w:p w14:paraId="170439CD" w14:textId="525DD8EE" w:rsidR="008F6344" w:rsidRDefault="007B2019">
            <w:r>
              <w:t>Não</w:t>
            </w:r>
          </w:p>
        </w:tc>
      </w:tr>
      <w:tr w:rsidR="008F6344" w:rsidRPr="00740BFC" w14:paraId="680748D6" w14:textId="77777777" w:rsidTr="538E812A">
        <w:trPr>
          <w:trHeight w:val="300"/>
        </w:trPr>
        <w:tc>
          <w:tcPr>
            <w:tcW w:w="2377" w:type="dxa"/>
            <w:shd w:val="clear" w:color="auto" w:fill="auto"/>
          </w:tcPr>
          <w:p w14:paraId="27AE48DE" w14:textId="7C72DA0C" w:rsidR="008F6344" w:rsidRPr="00740BFC" w:rsidRDefault="000E72EF">
            <w:r>
              <w:t>Entrar</w:t>
            </w:r>
          </w:p>
        </w:tc>
        <w:tc>
          <w:tcPr>
            <w:tcW w:w="4689" w:type="dxa"/>
            <w:shd w:val="clear" w:color="auto" w:fill="auto"/>
          </w:tcPr>
          <w:p w14:paraId="642E357A" w14:textId="06926039" w:rsidR="008F6344" w:rsidRPr="00740BFC" w:rsidRDefault="000E72EF">
            <w:pPr>
              <w:spacing w:line="259" w:lineRule="auto"/>
            </w:pPr>
            <w:r>
              <w:t xml:space="preserve">O botão </w:t>
            </w:r>
            <w:r w:rsidR="00FF00E4">
              <w:t xml:space="preserve">“entrar” </w:t>
            </w:r>
            <w:r w:rsidR="0044453F">
              <w:t xml:space="preserve">encaminha </w:t>
            </w:r>
            <w:r w:rsidR="00487C49">
              <w:t xml:space="preserve">o usuário para a página de login </w:t>
            </w:r>
            <w:r w:rsidR="00963A09">
              <w:t>de modo a entrar na sua conta e seguir a sua encomenda como representado na figura 30.</w:t>
            </w:r>
          </w:p>
        </w:tc>
        <w:tc>
          <w:tcPr>
            <w:tcW w:w="1832" w:type="dxa"/>
            <w:shd w:val="clear" w:color="auto" w:fill="auto"/>
          </w:tcPr>
          <w:p w14:paraId="5BC67870" w14:textId="002F023E" w:rsidR="008F6344" w:rsidRPr="00740BFC" w:rsidRDefault="007B2019">
            <w:r>
              <w:t>Não</w:t>
            </w:r>
          </w:p>
        </w:tc>
      </w:tr>
      <w:tr w:rsidR="00AA2A1D" w:rsidRPr="00740BFC" w14:paraId="65EFCF3E" w14:textId="77777777" w:rsidTr="538E812A">
        <w:trPr>
          <w:trHeight w:val="300"/>
        </w:trPr>
        <w:tc>
          <w:tcPr>
            <w:tcW w:w="2377" w:type="dxa"/>
            <w:shd w:val="clear" w:color="auto" w:fill="auto"/>
          </w:tcPr>
          <w:p w14:paraId="746B58BA" w14:textId="4441760C" w:rsidR="00AA2A1D" w:rsidRDefault="00410BBE">
            <w:r>
              <w:t>Estado</w:t>
            </w:r>
          </w:p>
        </w:tc>
        <w:tc>
          <w:tcPr>
            <w:tcW w:w="4689" w:type="dxa"/>
            <w:shd w:val="clear" w:color="auto" w:fill="auto"/>
          </w:tcPr>
          <w:p w14:paraId="5537C2FF" w14:textId="23E957DA" w:rsidR="00AA2A1D" w:rsidRDefault="538E812A">
            <w:pPr>
              <w:spacing w:line="259" w:lineRule="auto"/>
            </w:pPr>
            <w:r>
              <w:t>(na segunda página) Mostra o estado da encomenda ao usuário</w:t>
            </w:r>
          </w:p>
        </w:tc>
        <w:tc>
          <w:tcPr>
            <w:tcW w:w="1832" w:type="dxa"/>
            <w:shd w:val="clear" w:color="auto" w:fill="auto"/>
          </w:tcPr>
          <w:p w14:paraId="5740A466" w14:textId="712BA077" w:rsidR="00AA2A1D" w:rsidRPr="00740BFC" w:rsidRDefault="007B2019">
            <w:r>
              <w:t>Sim</w:t>
            </w:r>
          </w:p>
        </w:tc>
      </w:tr>
      <w:tr w:rsidR="00736275" w:rsidRPr="00740BFC" w14:paraId="62E1AC28" w14:textId="77777777" w:rsidTr="538E812A">
        <w:trPr>
          <w:trHeight w:val="300"/>
        </w:trPr>
        <w:tc>
          <w:tcPr>
            <w:tcW w:w="2377" w:type="dxa"/>
            <w:shd w:val="clear" w:color="auto" w:fill="auto"/>
          </w:tcPr>
          <w:p w14:paraId="1706AA36" w14:textId="3352560A" w:rsidR="00736275" w:rsidRDefault="00E920D1">
            <w:r>
              <w:t xml:space="preserve">Seguimento da </w:t>
            </w:r>
            <w:r w:rsidR="00E834A4">
              <w:t>Encomenda</w:t>
            </w:r>
          </w:p>
        </w:tc>
        <w:tc>
          <w:tcPr>
            <w:tcW w:w="4689" w:type="dxa"/>
            <w:shd w:val="clear" w:color="auto" w:fill="auto"/>
          </w:tcPr>
          <w:p w14:paraId="75BC9C9A" w14:textId="064C3ADB" w:rsidR="00736275" w:rsidRDefault="538E812A">
            <w:pPr>
              <w:spacing w:line="259" w:lineRule="auto"/>
            </w:pPr>
            <w:r>
              <w:t>A tabela “Seguimento da Encomenda” ilustra o estado da encomenda com as diversas etapas desde o momento em que é feita ate ser entregue, exibindo um círculo preenchido quando a etapa está completada e na etapa atual da encomenda</w:t>
            </w:r>
          </w:p>
        </w:tc>
        <w:tc>
          <w:tcPr>
            <w:tcW w:w="1832" w:type="dxa"/>
            <w:shd w:val="clear" w:color="auto" w:fill="auto"/>
          </w:tcPr>
          <w:p w14:paraId="5FD0A89E" w14:textId="68977EF5" w:rsidR="00736275" w:rsidRPr="00740BFC" w:rsidRDefault="007B2019">
            <w:r>
              <w:t>Sim</w:t>
            </w:r>
          </w:p>
        </w:tc>
      </w:tr>
      <w:tr w:rsidR="00523A0D" w:rsidRPr="00740BFC" w14:paraId="5E73884E" w14:textId="77777777" w:rsidTr="538E812A">
        <w:trPr>
          <w:trHeight w:val="300"/>
        </w:trPr>
        <w:tc>
          <w:tcPr>
            <w:tcW w:w="2377" w:type="dxa"/>
            <w:shd w:val="clear" w:color="auto" w:fill="auto"/>
          </w:tcPr>
          <w:p w14:paraId="24C6578A" w14:textId="0AC965B7" w:rsidR="00523A0D" w:rsidRDefault="000058FE">
            <w:r>
              <w:t>Ver ocorrência</w:t>
            </w:r>
          </w:p>
        </w:tc>
        <w:tc>
          <w:tcPr>
            <w:tcW w:w="4689" w:type="dxa"/>
            <w:shd w:val="clear" w:color="auto" w:fill="auto"/>
          </w:tcPr>
          <w:p w14:paraId="681911E3" w14:textId="74D9F850" w:rsidR="00523A0D" w:rsidRDefault="000058FE">
            <w:pPr>
              <w:spacing w:line="259" w:lineRule="auto"/>
            </w:pPr>
            <w:r>
              <w:t xml:space="preserve">O botão “Ver ocorrência” encaminha o usuário para a terceira </w:t>
            </w:r>
            <w:r w:rsidR="00BE7C53">
              <w:t>página</w:t>
            </w:r>
            <w:r>
              <w:t xml:space="preserve"> na figura 34</w:t>
            </w:r>
          </w:p>
        </w:tc>
        <w:tc>
          <w:tcPr>
            <w:tcW w:w="1832" w:type="dxa"/>
            <w:shd w:val="clear" w:color="auto" w:fill="auto"/>
          </w:tcPr>
          <w:p w14:paraId="24D0199E" w14:textId="1FBB621D" w:rsidR="00523A0D" w:rsidRPr="00740BFC" w:rsidRDefault="007B2019">
            <w:r>
              <w:t>Não</w:t>
            </w:r>
          </w:p>
        </w:tc>
      </w:tr>
      <w:tr w:rsidR="00FE226A" w:rsidRPr="00740BFC" w14:paraId="16FCCCC9" w14:textId="77777777" w:rsidTr="538E812A">
        <w:trPr>
          <w:trHeight w:val="300"/>
        </w:trPr>
        <w:tc>
          <w:tcPr>
            <w:tcW w:w="2377" w:type="dxa"/>
            <w:shd w:val="clear" w:color="auto" w:fill="auto"/>
          </w:tcPr>
          <w:p w14:paraId="25EB322F" w14:textId="25C91CFA" w:rsidR="00FE226A" w:rsidRDefault="0053156C">
            <w:r>
              <w:t>Ver outra Encomenda</w:t>
            </w:r>
          </w:p>
        </w:tc>
        <w:tc>
          <w:tcPr>
            <w:tcW w:w="4689" w:type="dxa"/>
            <w:shd w:val="clear" w:color="auto" w:fill="auto"/>
          </w:tcPr>
          <w:p w14:paraId="4AF103D3" w14:textId="7DEEDB9E" w:rsidR="00FE226A" w:rsidRDefault="007E1435">
            <w:pPr>
              <w:spacing w:line="259" w:lineRule="auto"/>
            </w:pPr>
            <w:r>
              <w:t xml:space="preserve">Ao clicar em “Ver outra Encomenda” </w:t>
            </w:r>
            <w:r w:rsidR="00403DA8">
              <w:t xml:space="preserve">o usuário é reencaminhado para a primeira página da figura 30, onde pode pesquisar </w:t>
            </w:r>
            <w:r w:rsidR="00DC407D">
              <w:t>por outra encomenda escrevendo o seu código</w:t>
            </w:r>
          </w:p>
        </w:tc>
        <w:tc>
          <w:tcPr>
            <w:tcW w:w="1832" w:type="dxa"/>
            <w:shd w:val="clear" w:color="auto" w:fill="auto"/>
          </w:tcPr>
          <w:p w14:paraId="1B2C8BD3" w14:textId="55E00894" w:rsidR="00FE226A" w:rsidRPr="00740BFC" w:rsidRDefault="007B2019">
            <w:r>
              <w:t>Não</w:t>
            </w:r>
          </w:p>
        </w:tc>
      </w:tr>
      <w:tr w:rsidR="00DC407D" w:rsidRPr="00740BFC" w14:paraId="2BE16A9C" w14:textId="77777777" w:rsidTr="538E812A">
        <w:trPr>
          <w:trHeight w:val="300"/>
        </w:trPr>
        <w:tc>
          <w:tcPr>
            <w:tcW w:w="2377" w:type="dxa"/>
            <w:shd w:val="clear" w:color="auto" w:fill="auto"/>
          </w:tcPr>
          <w:p w14:paraId="0F94093B" w14:textId="7372B5F6" w:rsidR="00DC407D" w:rsidRDefault="00D06181">
            <w:r>
              <w:t>Estado</w:t>
            </w:r>
          </w:p>
        </w:tc>
        <w:tc>
          <w:tcPr>
            <w:tcW w:w="4689" w:type="dxa"/>
            <w:shd w:val="clear" w:color="auto" w:fill="auto"/>
          </w:tcPr>
          <w:p w14:paraId="3D32C725" w14:textId="5A59ED93" w:rsidR="00DC407D" w:rsidRDefault="00BE7C53">
            <w:pPr>
              <w:spacing w:line="259" w:lineRule="auto"/>
            </w:pPr>
            <w:r>
              <w:t xml:space="preserve">(na terceira página) </w:t>
            </w:r>
            <w:r w:rsidR="001B6395">
              <w:t xml:space="preserve">Mostra </w:t>
            </w:r>
            <w:r>
              <w:t xml:space="preserve">o estado </w:t>
            </w:r>
            <w:r w:rsidR="00DC67E6">
              <w:t xml:space="preserve">da </w:t>
            </w:r>
            <w:r w:rsidR="00DD6A64">
              <w:t>ocorrência</w:t>
            </w:r>
          </w:p>
        </w:tc>
        <w:tc>
          <w:tcPr>
            <w:tcW w:w="1832" w:type="dxa"/>
            <w:shd w:val="clear" w:color="auto" w:fill="auto"/>
          </w:tcPr>
          <w:p w14:paraId="600E9E72" w14:textId="392749AE" w:rsidR="00DC407D" w:rsidRPr="00740BFC" w:rsidRDefault="007B2019">
            <w:r>
              <w:t>Não</w:t>
            </w:r>
          </w:p>
        </w:tc>
      </w:tr>
      <w:tr w:rsidR="00B64B47" w:rsidRPr="00740BFC" w14:paraId="650E9B3B" w14:textId="77777777" w:rsidTr="538E812A">
        <w:trPr>
          <w:trHeight w:val="300"/>
        </w:trPr>
        <w:tc>
          <w:tcPr>
            <w:tcW w:w="2377" w:type="dxa"/>
            <w:shd w:val="clear" w:color="auto" w:fill="auto"/>
          </w:tcPr>
          <w:p w14:paraId="52E5F5D0" w14:textId="6C85AD41" w:rsidR="00B64B47" w:rsidRDefault="00145875">
            <w:r>
              <w:t>Motivo</w:t>
            </w:r>
          </w:p>
        </w:tc>
        <w:tc>
          <w:tcPr>
            <w:tcW w:w="4689" w:type="dxa"/>
            <w:shd w:val="clear" w:color="auto" w:fill="auto"/>
          </w:tcPr>
          <w:p w14:paraId="5B140CEB" w14:textId="15C304BA" w:rsidR="00B64B47" w:rsidRDefault="538E812A">
            <w:pPr>
              <w:spacing w:line="259" w:lineRule="auto"/>
            </w:pPr>
            <w:r>
              <w:t>Motivo pelo qual quer registar a ocorrência. Tem de ter pelo menos 100 caracteres.</w:t>
            </w:r>
          </w:p>
        </w:tc>
        <w:tc>
          <w:tcPr>
            <w:tcW w:w="1832" w:type="dxa"/>
            <w:shd w:val="clear" w:color="auto" w:fill="auto"/>
          </w:tcPr>
          <w:p w14:paraId="2B4083D7" w14:textId="543F9987" w:rsidR="00B64B47" w:rsidRPr="00740BFC" w:rsidRDefault="00DD6A64">
            <w:r>
              <w:t>Não</w:t>
            </w:r>
          </w:p>
        </w:tc>
      </w:tr>
      <w:tr w:rsidR="002F1C94" w:rsidRPr="00740BFC" w14:paraId="2832B8E5" w14:textId="77777777" w:rsidTr="538E812A">
        <w:trPr>
          <w:trHeight w:val="300"/>
        </w:trPr>
        <w:tc>
          <w:tcPr>
            <w:tcW w:w="2377" w:type="dxa"/>
            <w:shd w:val="clear" w:color="auto" w:fill="auto"/>
          </w:tcPr>
          <w:p w14:paraId="1DC23B6E" w14:textId="6EFACE83" w:rsidR="002F1C94" w:rsidRDefault="009F4761">
            <w:r>
              <w:t>Tipo</w:t>
            </w:r>
          </w:p>
        </w:tc>
        <w:tc>
          <w:tcPr>
            <w:tcW w:w="4689" w:type="dxa"/>
            <w:shd w:val="clear" w:color="auto" w:fill="auto"/>
          </w:tcPr>
          <w:p w14:paraId="3F6EA69B" w14:textId="517D7007" w:rsidR="002F1C94" w:rsidRDefault="538E812A">
            <w:pPr>
              <w:spacing w:line="259" w:lineRule="auto"/>
            </w:pPr>
            <w:r>
              <w:t>Tipo de ocorrência (encomenda não entregue, danificada, incorreta, parcialmente entregue)</w:t>
            </w:r>
          </w:p>
        </w:tc>
        <w:tc>
          <w:tcPr>
            <w:tcW w:w="1832" w:type="dxa"/>
            <w:shd w:val="clear" w:color="auto" w:fill="auto"/>
          </w:tcPr>
          <w:p w14:paraId="12FA5244" w14:textId="4A515D36" w:rsidR="002F1C94" w:rsidRPr="00740BFC" w:rsidRDefault="00DD6A64">
            <w:r>
              <w:t>Não</w:t>
            </w:r>
          </w:p>
        </w:tc>
      </w:tr>
      <w:tr w:rsidR="00666990" w:rsidRPr="00740BFC" w14:paraId="7ABB6D29" w14:textId="77777777" w:rsidTr="538E812A">
        <w:trPr>
          <w:trHeight w:val="300"/>
        </w:trPr>
        <w:tc>
          <w:tcPr>
            <w:tcW w:w="2377" w:type="dxa"/>
            <w:shd w:val="clear" w:color="auto" w:fill="auto"/>
          </w:tcPr>
          <w:p w14:paraId="520C611D" w14:textId="6AB192DE" w:rsidR="00666990" w:rsidRDefault="00666990">
            <w:r>
              <w:lastRenderedPageBreak/>
              <w:t>Agente</w:t>
            </w:r>
          </w:p>
        </w:tc>
        <w:tc>
          <w:tcPr>
            <w:tcW w:w="4689" w:type="dxa"/>
            <w:shd w:val="clear" w:color="auto" w:fill="auto"/>
          </w:tcPr>
          <w:p w14:paraId="3FF67E83" w14:textId="263D86C4" w:rsidR="00666990" w:rsidRDefault="538E812A">
            <w:pPr>
              <w:spacing w:line="259" w:lineRule="auto"/>
            </w:pPr>
            <w:r>
              <w:t>Nome do gestor que responde à ocorrência (Gestor de Compras ou Gestor de Pós-Venda)</w:t>
            </w:r>
          </w:p>
        </w:tc>
        <w:tc>
          <w:tcPr>
            <w:tcW w:w="1832" w:type="dxa"/>
            <w:shd w:val="clear" w:color="auto" w:fill="auto"/>
          </w:tcPr>
          <w:p w14:paraId="6E602D6C" w14:textId="32DF5F13" w:rsidR="00666990" w:rsidRPr="00740BFC" w:rsidRDefault="00DD6A64">
            <w:r>
              <w:t>Não</w:t>
            </w:r>
          </w:p>
        </w:tc>
      </w:tr>
      <w:tr w:rsidR="00B76C14" w:rsidRPr="00740BFC" w14:paraId="643A077E" w14:textId="77777777" w:rsidTr="538E812A">
        <w:trPr>
          <w:trHeight w:val="300"/>
        </w:trPr>
        <w:tc>
          <w:tcPr>
            <w:tcW w:w="2377" w:type="dxa"/>
            <w:shd w:val="clear" w:color="auto" w:fill="auto"/>
          </w:tcPr>
          <w:p w14:paraId="3ACDD72B" w14:textId="62185027" w:rsidR="00B76C14" w:rsidRDefault="00376FE5">
            <w:r>
              <w:t xml:space="preserve">Descrição </w:t>
            </w:r>
          </w:p>
        </w:tc>
        <w:tc>
          <w:tcPr>
            <w:tcW w:w="4689" w:type="dxa"/>
            <w:shd w:val="clear" w:color="auto" w:fill="auto"/>
          </w:tcPr>
          <w:p w14:paraId="05C44DD0" w14:textId="759CEA18" w:rsidR="00B76C14" w:rsidRDefault="000129CD">
            <w:pPr>
              <w:spacing w:line="259" w:lineRule="auto"/>
            </w:pPr>
            <w:r>
              <w:t xml:space="preserve">Este campo </w:t>
            </w:r>
            <w:r w:rsidR="002D74F2">
              <w:t>descreve a ocorr</w:t>
            </w:r>
            <w:r w:rsidR="00754D3D">
              <w:t xml:space="preserve">ência registada pelo </w:t>
            </w:r>
            <w:r w:rsidR="000B1E41">
              <w:t xml:space="preserve">usuário </w:t>
            </w:r>
            <w:r w:rsidR="00E163BB">
              <w:t>na figura 33</w:t>
            </w:r>
          </w:p>
        </w:tc>
        <w:tc>
          <w:tcPr>
            <w:tcW w:w="1832" w:type="dxa"/>
            <w:shd w:val="clear" w:color="auto" w:fill="auto"/>
          </w:tcPr>
          <w:p w14:paraId="56E9D916" w14:textId="1A1BDF9A" w:rsidR="00B76C14" w:rsidRDefault="00293931">
            <w:r>
              <w:t>Não</w:t>
            </w:r>
          </w:p>
        </w:tc>
      </w:tr>
      <w:tr w:rsidR="00C75378" w:rsidRPr="00740BFC" w14:paraId="7F14A120" w14:textId="77777777" w:rsidTr="538E812A">
        <w:trPr>
          <w:trHeight w:val="300"/>
        </w:trPr>
        <w:tc>
          <w:tcPr>
            <w:tcW w:w="2377" w:type="dxa"/>
            <w:shd w:val="clear" w:color="auto" w:fill="auto"/>
          </w:tcPr>
          <w:p w14:paraId="3CF1F7B9" w14:textId="3B9EC728" w:rsidR="00C75378" w:rsidRDefault="0062564C">
            <w:r>
              <w:t>Resolução</w:t>
            </w:r>
          </w:p>
        </w:tc>
        <w:tc>
          <w:tcPr>
            <w:tcW w:w="4689" w:type="dxa"/>
            <w:shd w:val="clear" w:color="auto" w:fill="auto"/>
          </w:tcPr>
          <w:p w14:paraId="29B959D0" w14:textId="3C16EE42" w:rsidR="00C75378" w:rsidRDefault="00A81C86">
            <w:pPr>
              <w:spacing w:line="259" w:lineRule="auto"/>
            </w:pPr>
            <w:r>
              <w:t>S</w:t>
            </w:r>
            <w:r w:rsidR="00E505F6">
              <w:t xml:space="preserve">olução </w:t>
            </w:r>
            <w:r w:rsidR="00CF2084">
              <w:t>propost</w:t>
            </w:r>
            <w:r>
              <w:t>a</w:t>
            </w:r>
            <w:r w:rsidR="00CF2084">
              <w:t xml:space="preserve"> pelo </w:t>
            </w:r>
            <w:r w:rsidR="00B753C0">
              <w:t>Agente</w:t>
            </w:r>
            <w:r>
              <w:t xml:space="preserve"> de modo a resolver o problema/ocorrência registada </w:t>
            </w:r>
            <w:r w:rsidR="007D25FC">
              <w:t>pelo usuário</w:t>
            </w:r>
          </w:p>
        </w:tc>
        <w:tc>
          <w:tcPr>
            <w:tcW w:w="1832" w:type="dxa"/>
            <w:shd w:val="clear" w:color="auto" w:fill="auto"/>
          </w:tcPr>
          <w:p w14:paraId="46B73FBA" w14:textId="400A9255" w:rsidR="00C75378" w:rsidRDefault="00293931">
            <w:r>
              <w:t>Não</w:t>
            </w:r>
          </w:p>
        </w:tc>
      </w:tr>
      <w:tr w:rsidR="007D25FC" w:rsidRPr="00740BFC" w14:paraId="35440586" w14:textId="77777777" w:rsidTr="538E812A">
        <w:trPr>
          <w:trHeight w:val="300"/>
        </w:trPr>
        <w:tc>
          <w:tcPr>
            <w:tcW w:w="2377" w:type="dxa"/>
            <w:shd w:val="clear" w:color="auto" w:fill="auto"/>
          </w:tcPr>
          <w:p w14:paraId="10C649E0" w14:textId="2C67B1B7" w:rsidR="007D25FC" w:rsidRDefault="0047767C">
            <w:r>
              <w:t>Feedback</w:t>
            </w:r>
          </w:p>
        </w:tc>
        <w:tc>
          <w:tcPr>
            <w:tcW w:w="4689" w:type="dxa"/>
            <w:shd w:val="clear" w:color="auto" w:fill="auto"/>
          </w:tcPr>
          <w:p w14:paraId="220CC6C8" w14:textId="5F52E976" w:rsidR="007D25FC" w:rsidRDefault="00A13797">
            <w:pPr>
              <w:spacing w:line="259" w:lineRule="auto"/>
            </w:pPr>
            <w:r>
              <w:t xml:space="preserve">Campo a ser preenchido pelo </w:t>
            </w:r>
            <w:r w:rsidR="00A708B9">
              <w:t>usuário</w:t>
            </w:r>
            <w:r w:rsidR="006120B1">
              <w:t xml:space="preserve">, com um mínimo de </w:t>
            </w:r>
            <w:r w:rsidR="00E531BA">
              <w:t>100 caracteres.</w:t>
            </w:r>
          </w:p>
        </w:tc>
        <w:tc>
          <w:tcPr>
            <w:tcW w:w="1832" w:type="dxa"/>
            <w:shd w:val="clear" w:color="auto" w:fill="auto"/>
          </w:tcPr>
          <w:p w14:paraId="5F32A72B" w14:textId="1600E0F4" w:rsidR="007D25FC" w:rsidRDefault="00293931">
            <w:r>
              <w:t>Não</w:t>
            </w:r>
          </w:p>
        </w:tc>
      </w:tr>
      <w:tr w:rsidR="00E531BA" w:rsidRPr="00740BFC" w14:paraId="7C3D1D70" w14:textId="77777777" w:rsidTr="538E812A">
        <w:trPr>
          <w:trHeight w:val="300"/>
        </w:trPr>
        <w:tc>
          <w:tcPr>
            <w:tcW w:w="2377" w:type="dxa"/>
            <w:shd w:val="clear" w:color="auto" w:fill="auto"/>
          </w:tcPr>
          <w:p w14:paraId="6636FB31" w14:textId="1F0A4FA7" w:rsidR="00E531BA" w:rsidRDefault="00E531BA">
            <w:r>
              <w:t>Enviar</w:t>
            </w:r>
          </w:p>
        </w:tc>
        <w:tc>
          <w:tcPr>
            <w:tcW w:w="4689" w:type="dxa"/>
            <w:shd w:val="clear" w:color="auto" w:fill="auto"/>
          </w:tcPr>
          <w:p w14:paraId="664F8727" w14:textId="6B9D7183" w:rsidR="00E531BA" w:rsidRDefault="00E531BA">
            <w:pPr>
              <w:spacing w:line="259" w:lineRule="auto"/>
            </w:pPr>
            <w:r>
              <w:t xml:space="preserve">O botão “Enviar” </w:t>
            </w:r>
            <w:r w:rsidR="00FE2676">
              <w:t xml:space="preserve">envia </w:t>
            </w:r>
            <w:r w:rsidR="00FA6D18">
              <w:t>o feedback do usuário</w:t>
            </w:r>
            <w:r w:rsidR="00D01E65">
              <w:t xml:space="preserve">. Este não pode enviar se o campo </w:t>
            </w:r>
            <w:r w:rsidR="005C617A">
              <w:t xml:space="preserve">feedback tiver menos de </w:t>
            </w:r>
            <w:r w:rsidR="009A4C96">
              <w:t>100 caracteres.</w:t>
            </w:r>
          </w:p>
        </w:tc>
        <w:tc>
          <w:tcPr>
            <w:tcW w:w="1832" w:type="dxa"/>
            <w:shd w:val="clear" w:color="auto" w:fill="auto"/>
          </w:tcPr>
          <w:p w14:paraId="1400C2C8" w14:textId="30A587A9" w:rsidR="00E531BA" w:rsidRDefault="00293931">
            <w:r>
              <w:t>Não</w:t>
            </w:r>
          </w:p>
        </w:tc>
      </w:tr>
    </w:tbl>
    <w:p w14:paraId="7D46F66B" w14:textId="77777777" w:rsidR="00A410ED" w:rsidRPr="00A410ED" w:rsidRDefault="00A410ED" w:rsidP="00A410ED"/>
    <w:p w14:paraId="666A7D16" w14:textId="54F94B34" w:rsidR="00A07821" w:rsidRPr="00A07821" w:rsidRDefault="00A07821" w:rsidP="006845DC">
      <w:pPr>
        <w:jc w:val="center"/>
      </w:pPr>
    </w:p>
    <w:p w14:paraId="42A17C57" w14:textId="77777777" w:rsidR="003E0316" w:rsidRPr="003E0316" w:rsidRDefault="003E0316" w:rsidP="003E0316"/>
    <w:p w14:paraId="7F1FBF38" w14:textId="77777777" w:rsidR="00203985" w:rsidRDefault="00203985" w:rsidP="00203985">
      <w:pPr>
        <w:pStyle w:val="Legenda"/>
        <w:keepNext/>
      </w:pPr>
    </w:p>
    <w:p w14:paraId="5805CA8B" w14:textId="77777777" w:rsidR="00203985" w:rsidRDefault="00203985" w:rsidP="00203985"/>
    <w:p w14:paraId="7FF7B93B" w14:textId="13C89E68" w:rsidR="00203985" w:rsidRDefault="00203985" w:rsidP="00203985">
      <w:pPr>
        <w:pStyle w:val="Legenda"/>
        <w:keepNext/>
      </w:pPr>
    </w:p>
    <w:p w14:paraId="4A6013A5" w14:textId="77777777" w:rsidR="002204F8" w:rsidRPr="003E0316" w:rsidRDefault="002204F8" w:rsidP="00203985"/>
    <w:p w14:paraId="1ED82B77" w14:textId="77777777" w:rsidR="002204F8" w:rsidRDefault="002204F8" w:rsidP="002204F8">
      <w:pPr>
        <w:jc w:val="both"/>
        <w:rPr>
          <w:sz w:val="22"/>
          <w:szCs w:val="22"/>
        </w:rPr>
      </w:pPr>
    </w:p>
    <w:p w14:paraId="19C462BA" w14:textId="77777777" w:rsidR="00203985" w:rsidRPr="003E0316" w:rsidRDefault="00203985" w:rsidP="00203985"/>
    <w:p w14:paraId="34FEF371" w14:textId="77777777" w:rsidR="00203985" w:rsidRPr="003E0316" w:rsidRDefault="00203985" w:rsidP="003E0316"/>
    <w:p w14:paraId="70F96032" w14:textId="4A6B5708" w:rsidR="00B41B5D" w:rsidRPr="00740BFC" w:rsidRDefault="538E812A" w:rsidP="00523FF2">
      <w:pPr>
        <w:pStyle w:val="Ttulo3"/>
      </w:pPr>
      <w:bookmarkStart w:id="178" w:name="_Toc1850298403"/>
      <w:bookmarkStart w:id="179" w:name="_Toc199624749"/>
      <w:r>
        <w:t>Funcionalidades Online de BackOffice</w:t>
      </w:r>
      <w:bookmarkEnd w:id="178"/>
      <w:bookmarkEnd w:id="179"/>
    </w:p>
    <w:p w14:paraId="3AB43688" w14:textId="77777777" w:rsidR="00700AA5" w:rsidRDefault="3CE64DE1" w:rsidP="00700AA5">
      <w:pPr>
        <w:keepNext/>
        <w:spacing w:line="276" w:lineRule="auto"/>
        <w:jc w:val="center"/>
      </w:pPr>
      <w:r>
        <w:rPr>
          <w:noProof/>
        </w:rPr>
        <w:drawing>
          <wp:inline distT="0" distB="0" distL="0" distR="0" wp14:anchorId="3BC9FE14" wp14:editId="78AFB1A0">
            <wp:extent cx="5657850" cy="3162300"/>
            <wp:effectExtent l="0" t="0" r="0" b="0"/>
            <wp:docPr id="370749362" name="Picture 370749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9">
                      <a:extLst>
                        <a:ext uri="{28A0092B-C50C-407E-A947-70E740481C1C}">
                          <a14:useLocalDpi xmlns:a14="http://schemas.microsoft.com/office/drawing/2010/main" val="0"/>
                        </a:ext>
                      </a:extLst>
                    </a:blip>
                    <a:stretch>
                      <a:fillRect/>
                    </a:stretch>
                  </pic:blipFill>
                  <pic:spPr>
                    <a:xfrm>
                      <a:off x="0" y="0"/>
                      <a:ext cx="5657850" cy="3162300"/>
                    </a:xfrm>
                    <a:prstGeom prst="rect">
                      <a:avLst/>
                    </a:prstGeom>
                  </pic:spPr>
                </pic:pic>
              </a:graphicData>
            </a:graphic>
          </wp:inline>
        </w:drawing>
      </w:r>
    </w:p>
    <w:p w14:paraId="6C2F0B1E" w14:textId="1714095B" w:rsidR="00F5270E" w:rsidRPr="00740BFC" w:rsidRDefault="538E812A" w:rsidP="00700AA5">
      <w:pPr>
        <w:pStyle w:val="Legenda"/>
        <w:jc w:val="center"/>
      </w:pPr>
      <w:r>
        <w:t xml:space="preserve">Figura </w:t>
      </w:r>
      <w:fldSimple w:instr=" SEQ Figura \* ARABIC ">
        <w:r>
          <w:t>35</w:t>
        </w:r>
      </w:fldSimple>
      <w:r>
        <w:t>. Backoffice - Diagrama de navegação.</w:t>
      </w:r>
    </w:p>
    <w:p w14:paraId="0ACA44EA" w14:textId="3168B4F9" w:rsidR="00B41B5D" w:rsidRPr="00740BFC" w:rsidRDefault="00B41B5D" w:rsidP="538E812A">
      <w:pPr>
        <w:spacing w:line="276" w:lineRule="auto"/>
        <w:jc w:val="center"/>
        <w:rPr>
          <w:b/>
          <w:bCs/>
          <w:sz w:val="20"/>
          <w:szCs w:val="20"/>
        </w:rPr>
      </w:pPr>
    </w:p>
    <w:p w14:paraId="6F3A90D0" w14:textId="77777777" w:rsidR="00700AA5" w:rsidRDefault="78C0B435" w:rsidP="00700AA5">
      <w:pPr>
        <w:keepNext/>
        <w:jc w:val="center"/>
      </w:pPr>
      <w:r>
        <w:rPr>
          <w:noProof/>
        </w:rPr>
        <w:lastRenderedPageBreak/>
        <w:drawing>
          <wp:inline distT="0" distB="0" distL="0" distR="0" wp14:anchorId="3F526324" wp14:editId="290132A5">
            <wp:extent cx="5657850" cy="3171825"/>
            <wp:effectExtent l="0" t="0" r="0" b="0"/>
            <wp:docPr id="850432876" name="Picture 850432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0">
                      <a:extLst>
                        <a:ext uri="{28A0092B-C50C-407E-A947-70E740481C1C}">
                          <a14:useLocalDpi xmlns:a14="http://schemas.microsoft.com/office/drawing/2010/main" val="0"/>
                        </a:ext>
                      </a:extLst>
                    </a:blip>
                    <a:stretch>
                      <a:fillRect/>
                    </a:stretch>
                  </pic:blipFill>
                  <pic:spPr>
                    <a:xfrm>
                      <a:off x="0" y="0"/>
                      <a:ext cx="5657850" cy="3171825"/>
                    </a:xfrm>
                    <a:prstGeom prst="rect">
                      <a:avLst/>
                    </a:prstGeom>
                  </pic:spPr>
                </pic:pic>
              </a:graphicData>
            </a:graphic>
          </wp:inline>
        </w:drawing>
      </w:r>
    </w:p>
    <w:p w14:paraId="59BD55C8" w14:textId="2DEC94A7" w:rsidR="00F5270E" w:rsidRPr="00740BFC" w:rsidRDefault="538E812A" w:rsidP="00700AA5">
      <w:pPr>
        <w:pStyle w:val="Legenda"/>
        <w:jc w:val="center"/>
      </w:pPr>
      <w:r>
        <w:t xml:space="preserve">Figura </w:t>
      </w:r>
      <w:fldSimple w:instr=" SEQ Figura \* ARABIC ">
        <w:r>
          <w:t>36</w:t>
        </w:r>
      </w:fldSimple>
      <w:r>
        <w:t>. Backoffice - Diagrama de navegação.</w:t>
      </w:r>
    </w:p>
    <w:p w14:paraId="01257D4A" w14:textId="77777777" w:rsidR="00F5270E" w:rsidRPr="00740BFC" w:rsidRDefault="78C0B435" w:rsidP="00F5270E">
      <w:pPr>
        <w:keepNext/>
        <w:jc w:val="center"/>
      </w:pPr>
      <w:r>
        <w:rPr>
          <w:noProof/>
        </w:rPr>
        <w:drawing>
          <wp:inline distT="0" distB="0" distL="0" distR="0" wp14:anchorId="209E3E2F" wp14:editId="1EB8AF41">
            <wp:extent cx="5657850" cy="3162300"/>
            <wp:effectExtent l="0" t="0" r="0" b="0"/>
            <wp:docPr id="655263247" name="Picture 655263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1">
                      <a:extLst>
                        <a:ext uri="{28A0092B-C50C-407E-A947-70E740481C1C}">
                          <a14:useLocalDpi xmlns:a14="http://schemas.microsoft.com/office/drawing/2010/main" val="0"/>
                        </a:ext>
                      </a:extLst>
                    </a:blip>
                    <a:stretch>
                      <a:fillRect/>
                    </a:stretch>
                  </pic:blipFill>
                  <pic:spPr>
                    <a:xfrm>
                      <a:off x="0" y="0"/>
                      <a:ext cx="5657850" cy="3162300"/>
                    </a:xfrm>
                    <a:prstGeom prst="rect">
                      <a:avLst/>
                    </a:prstGeom>
                  </pic:spPr>
                </pic:pic>
              </a:graphicData>
            </a:graphic>
          </wp:inline>
        </w:drawing>
      </w:r>
    </w:p>
    <w:p w14:paraId="16442354" w14:textId="28574845" w:rsidR="00F5270E" w:rsidRPr="00740BFC" w:rsidRDefault="538E812A" w:rsidP="00F5270E">
      <w:pPr>
        <w:pStyle w:val="Legenda"/>
        <w:jc w:val="center"/>
      </w:pPr>
      <w:bookmarkStart w:id="180" w:name="_Toc194761366"/>
      <w:r>
        <w:t xml:space="preserve">Figura </w:t>
      </w:r>
      <w:fldSimple w:instr=" SEQ Figura \* ARABIC "/>
      <w:r>
        <w:t>. Backoffice - Diagrama de navegação.</w:t>
      </w:r>
      <w:bookmarkEnd w:id="180"/>
    </w:p>
    <w:p w14:paraId="11BC569E" w14:textId="2BAC0416" w:rsidR="00B41B5D" w:rsidRPr="00740BFC" w:rsidRDefault="538E812A" w:rsidP="117D0675">
      <w:pPr>
        <w:jc w:val="center"/>
      </w:pPr>
      <w:r w:rsidRPr="538E812A">
        <w:rPr>
          <w:b/>
          <w:bCs/>
          <w:sz w:val="20"/>
          <w:szCs w:val="20"/>
        </w:rPr>
        <w:t xml:space="preserve"> </w:t>
      </w:r>
    </w:p>
    <w:p w14:paraId="7B73381F" w14:textId="77777777" w:rsidR="00B41B5D" w:rsidRPr="00740BFC" w:rsidRDefault="78C0B435" w:rsidP="00F5270E">
      <w:pPr>
        <w:keepNext/>
        <w:jc w:val="center"/>
        <w:rPr>
          <w:rFonts w:eastAsia="Calibri"/>
        </w:rPr>
      </w:pPr>
      <w:r>
        <w:rPr>
          <w:noProof/>
        </w:rPr>
        <w:lastRenderedPageBreak/>
        <w:drawing>
          <wp:inline distT="0" distB="0" distL="0" distR="0" wp14:anchorId="039451AB" wp14:editId="76B1AD36">
            <wp:extent cx="5657850" cy="3171825"/>
            <wp:effectExtent l="0" t="0" r="0" b="0"/>
            <wp:docPr id="1971971072" name="Picture 1971971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2">
                      <a:extLst>
                        <a:ext uri="{28A0092B-C50C-407E-A947-70E740481C1C}">
                          <a14:useLocalDpi xmlns:a14="http://schemas.microsoft.com/office/drawing/2010/main" val="0"/>
                        </a:ext>
                      </a:extLst>
                    </a:blip>
                    <a:stretch>
                      <a:fillRect/>
                    </a:stretch>
                  </pic:blipFill>
                  <pic:spPr>
                    <a:xfrm>
                      <a:off x="0" y="0"/>
                      <a:ext cx="5657850" cy="3171825"/>
                    </a:xfrm>
                    <a:prstGeom prst="rect">
                      <a:avLst/>
                    </a:prstGeom>
                  </pic:spPr>
                </pic:pic>
              </a:graphicData>
            </a:graphic>
          </wp:inline>
        </w:drawing>
      </w:r>
    </w:p>
    <w:p w14:paraId="330BBD75" w14:textId="377C425A" w:rsidR="00B41B5D" w:rsidRPr="00740BFC" w:rsidRDefault="538E812A" w:rsidP="00F5270E">
      <w:pPr>
        <w:pStyle w:val="Legenda"/>
        <w:jc w:val="center"/>
        <w:rPr>
          <w:rFonts w:eastAsia="Calibri"/>
          <w:b w:val="0"/>
          <w:bCs w:val="0"/>
        </w:rPr>
      </w:pPr>
      <w:bookmarkStart w:id="181" w:name="_Toc194761367"/>
      <w:r>
        <w:t xml:space="preserve">Figura </w:t>
      </w:r>
      <w:fldSimple w:instr=" SEQ Figura \* ARABIC "/>
      <w:r>
        <w:t>. Backoffice - Diagrama de navegação.</w:t>
      </w:r>
      <w:bookmarkEnd w:id="181"/>
    </w:p>
    <w:p w14:paraId="7CE52F6E" w14:textId="77777777" w:rsidR="00F5270E" w:rsidRPr="00740BFC" w:rsidRDefault="246E4CBD" w:rsidP="00F5270E">
      <w:pPr>
        <w:keepNext/>
        <w:jc w:val="center"/>
      </w:pPr>
      <w:r>
        <w:rPr>
          <w:noProof/>
        </w:rPr>
        <w:drawing>
          <wp:inline distT="0" distB="0" distL="0" distR="0" wp14:anchorId="657D5558" wp14:editId="690A59C0">
            <wp:extent cx="5657850" cy="3171825"/>
            <wp:effectExtent l="0" t="0" r="0" b="0"/>
            <wp:docPr id="807150205" name="Picture 807150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3">
                      <a:extLst>
                        <a:ext uri="{28A0092B-C50C-407E-A947-70E740481C1C}">
                          <a14:useLocalDpi xmlns:a14="http://schemas.microsoft.com/office/drawing/2010/main" val="0"/>
                        </a:ext>
                      </a:extLst>
                    </a:blip>
                    <a:stretch>
                      <a:fillRect/>
                    </a:stretch>
                  </pic:blipFill>
                  <pic:spPr>
                    <a:xfrm>
                      <a:off x="0" y="0"/>
                      <a:ext cx="5657850" cy="3171825"/>
                    </a:xfrm>
                    <a:prstGeom prst="rect">
                      <a:avLst/>
                    </a:prstGeom>
                  </pic:spPr>
                </pic:pic>
              </a:graphicData>
            </a:graphic>
          </wp:inline>
        </w:drawing>
      </w:r>
    </w:p>
    <w:p w14:paraId="6507C83E" w14:textId="350A54E2" w:rsidR="00B41B5D" w:rsidRPr="00740BFC" w:rsidRDefault="538E812A" w:rsidP="00F5270E">
      <w:pPr>
        <w:pStyle w:val="Legenda"/>
        <w:jc w:val="center"/>
        <w:rPr>
          <w:rFonts w:eastAsia="Calibri"/>
          <w:b w:val="0"/>
          <w:bCs w:val="0"/>
        </w:rPr>
      </w:pPr>
      <w:bookmarkStart w:id="182" w:name="_Toc194761368"/>
      <w:r>
        <w:t xml:space="preserve">Figura </w:t>
      </w:r>
      <w:fldSimple w:instr=" SEQ Figura \* ARABIC "/>
      <w:r>
        <w:t>. Backoffice - Diagrama de navegação.</w:t>
      </w:r>
      <w:bookmarkEnd w:id="182"/>
    </w:p>
    <w:p w14:paraId="2A13FB14" w14:textId="77777777" w:rsidR="00B41B5D" w:rsidRPr="00740BFC" w:rsidRDefault="397925C4" w:rsidP="00F5270E">
      <w:pPr>
        <w:keepNext/>
        <w:jc w:val="center"/>
        <w:rPr>
          <w:rFonts w:eastAsia="Calibri"/>
        </w:rPr>
      </w:pPr>
      <w:r>
        <w:rPr>
          <w:noProof/>
        </w:rPr>
        <w:lastRenderedPageBreak/>
        <w:drawing>
          <wp:inline distT="0" distB="0" distL="0" distR="0" wp14:anchorId="19C8C3DB" wp14:editId="6BDEC24A">
            <wp:extent cx="5657850" cy="3162300"/>
            <wp:effectExtent l="0" t="0" r="0" b="0"/>
            <wp:docPr id="1078232186" name="Picture 1078232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4">
                      <a:extLst>
                        <a:ext uri="{28A0092B-C50C-407E-A947-70E740481C1C}">
                          <a14:useLocalDpi xmlns:a14="http://schemas.microsoft.com/office/drawing/2010/main" val="0"/>
                        </a:ext>
                      </a:extLst>
                    </a:blip>
                    <a:stretch>
                      <a:fillRect/>
                    </a:stretch>
                  </pic:blipFill>
                  <pic:spPr>
                    <a:xfrm>
                      <a:off x="0" y="0"/>
                      <a:ext cx="5657850" cy="3162300"/>
                    </a:xfrm>
                    <a:prstGeom prst="rect">
                      <a:avLst/>
                    </a:prstGeom>
                  </pic:spPr>
                </pic:pic>
              </a:graphicData>
            </a:graphic>
          </wp:inline>
        </w:drawing>
      </w:r>
    </w:p>
    <w:p w14:paraId="25864994" w14:textId="686721F0" w:rsidR="6D69FFCE" w:rsidRPr="00740BFC" w:rsidRDefault="538E812A" w:rsidP="00F5270E">
      <w:pPr>
        <w:pStyle w:val="Legenda"/>
        <w:jc w:val="center"/>
        <w:rPr>
          <w:rFonts w:eastAsia="Calibri"/>
          <w:b w:val="0"/>
          <w:bCs w:val="0"/>
        </w:rPr>
      </w:pPr>
      <w:bookmarkStart w:id="183" w:name="_Toc194761369"/>
      <w:r>
        <w:t xml:space="preserve">Figura </w:t>
      </w:r>
      <w:fldSimple w:instr=" SEQ Figura \* ARABIC "/>
      <w:r>
        <w:t>. Backoffice - Diagrama de navegação.</w:t>
      </w:r>
      <w:bookmarkEnd w:id="183"/>
    </w:p>
    <w:p w14:paraId="544E8AC6" w14:textId="77777777" w:rsidR="00F5270E" w:rsidRPr="00740BFC" w:rsidRDefault="115D8FE0" w:rsidP="00F5270E">
      <w:pPr>
        <w:keepNext/>
        <w:jc w:val="center"/>
      </w:pPr>
      <w:r>
        <w:rPr>
          <w:noProof/>
        </w:rPr>
        <w:drawing>
          <wp:inline distT="0" distB="0" distL="0" distR="0" wp14:anchorId="2CA368D1" wp14:editId="044F8DAD">
            <wp:extent cx="5657850" cy="3181350"/>
            <wp:effectExtent l="0" t="0" r="0" b="0"/>
            <wp:docPr id="1972557602" name="Picture 1972557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5">
                      <a:extLst>
                        <a:ext uri="{28A0092B-C50C-407E-A947-70E740481C1C}">
                          <a14:useLocalDpi xmlns:a14="http://schemas.microsoft.com/office/drawing/2010/main" val="0"/>
                        </a:ext>
                      </a:extLst>
                    </a:blip>
                    <a:stretch>
                      <a:fillRect/>
                    </a:stretch>
                  </pic:blipFill>
                  <pic:spPr>
                    <a:xfrm>
                      <a:off x="0" y="0"/>
                      <a:ext cx="5657850" cy="3181350"/>
                    </a:xfrm>
                    <a:prstGeom prst="rect">
                      <a:avLst/>
                    </a:prstGeom>
                  </pic:spPr>
                </pic:pic>
              </a:graphicData>
            </a:graphic>
          </wp:inline>
        </w:drawing>
      </w:r>
    </w:p>
    <w:p w14:paraId="117E0E2C" w14:textId="578DEB19" w:rsidR="00B41B5D" w:rsidRPr="00740BFC" w:rsidRDefault="538E812A" w:rsidP="00F5270E">
      <w:pPr>
        <w:pStyle w:val="Legenda"/>
        <w:jc w:val="center"/>
      </w:pPr>
      <w:bookmarkStart w:id="184" w:name="_Toc194761370"/>
      <w:r>
        <w:t xml:space="preserve">Figura </w:t>
      </w:r>
      <w:fldSimple w:instr=" SEQ Figura \* ARABIC "/>
      <w:r>
        <w:t>. Backoffice - Diagrama de navegação.</w:t>
      </w:r>
      <w:bookmarkEnd w:id="184"/>
    </w:p>
    <w:p w14:paraId="3503C157" w14:textId="77777777" w:rsidR="00F5270E" w:rsidRPr="00740BFC" w:rsidRDefault="115D8FE0" w:rsidP="00F5270E">
      <w:pPr>
        <w:keepNext/>
        <w:jc w:val="center"/>
      </w:pPr>
      <w:r>
        <w:rPr>
          <w:noProof/>
        </w:rPr>
        <w:lastRenderedPageBreak/>
        <w:drawing>
          <wp:inline distT="0" distB="0" distL="0" distR="0" wp14:anchorId="68ACE911" wp14:editId="46B69F62">
            <wp:extent cx="5657850" cy="3152775"/>
            <wp:effectExtent l="0" t="0" r="0" b="0"/>
            <wp:docPr id="1196696284" name="Picture 1196696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6">
                      <a:extLst>
                        <a:ext uri="{28A0092B-C50C-407E-A947-70E740481C1C}">
                          <a14:useLocalDpi xmlns:a14="http://schemas.microsoft.com/office/drawing/2010/main" val="0"/>
                        </a:ext>
                      </a:extLst>
                    </a:blip>
                    <a:stretch>
                      <a:fillRect/>
                    </a:stretch>
                  </pic:blipFill>
                  <pic:spPr>
                    <a:xfrm>
                      <a:off x="0" y="0"/>
                      <a:ext cx="5657850" cy="3152775"/>
                    </a:xfrm>
                    <a:prstGeom prst="rect">
                      <a:avLst/>
                    </a:prstGeom>
                  </pic:spPr>
                </pic:pic>
              </a:graphicData>
            </a:graphic>
          </wp:inline>
        </w:drawing>
      </w:r>
    </w:p>
    <w:p w14:paraId="09569B78" w14:textId="7A810208" w:rsidR="00B41B5D" w:rsidRPr="00740BFC" w:rsidRDefault="538E812A" w:rsidP="00F5270E">
      <w:pPr>
        <w:pStyle w:val="Legenda"/>
        <w:jc w:val="center"/>
      </w:pPr>
      <w:bookmarkStart w:id="185" w:name="_Toc194761371"/>
      <w:r>
        <w:t xml:space="preserve">Figura </w:t>
      </w:r>
      <w:fldSimple w:instr=" SEQ Figura \* ARABIC "/>
      <w:r>
        <w:t>. Backoffice - Diagrama de navegação.</w:t>
      </w:r>
      <w:bookmarkEnd w:id="185"/>
    </w:p>
    <w:p w14:paraId="4B61085D" w14:textId="77777777" w:rsidR="00F5270E" w:rsidRPr="00740BFC" w:rsidRDefault="115D8FE0" w:rsidP="00F5270E">
      <w:pPr>
        <w:keepNext/>
        <w:jc w:val="center"/>
      </w:pPr>
      <w:r>
        <w:rPr>
          <w:noProof/>
        </w:rPr>
        <w:drawing>
          <wp:inline distT="0" distB="0" distL="0" distR="0" wp14:anchorId="039B8BAB" wp14:editId="5853EED0">
            <wp:extent cx="5657850" cy="3162300"/>
            <wp:effectExtent l="0" t="0" r="0" b="0"/>
            <wp:docPr id="426611340" name="Picture 426611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7">
                      <a:extLst>
                        <a:ext uri="{28A0092B-C50C-407E-A947-70E740481C1C}">
                          <a14:useLocalDpi xmlns:a14="http://schemas.microsoft.com/office/drawing/2010/main" val="0"/>
                        </a:ext>
                      </a:extLst>
                    </a:blip>
                    <a:stretch>
                      <a:fillRect/>
                    </a:stretch>
                  </pic:blipFill>
                  <pic:spPr>
                    <a:xfrm>
                      <a:off x="0" y="0"/>
                      <a:ext cx="5657850" cy="3162300"/>
                    </a:xfrm>
                    <a:prstGeom prst="rect">
                      <a:avLst/>
                    </a:prstGeom>
                  </pic:spPr>
                </pic:pic>
              </a:graphicData>
            </a:graphic>
          </wp:inline>
        </w:drawing>
      </w:r>
    </w:p>
    <w:p w14:paraId="46483A0C" w14:textId="4237F8F3" w:rsidR="00E13C68" w:rsidRPr="00740BFC" w:rsidRDefault="538E812A" w:rsidP="00F5270E">
      <w:pPr>
        <w:pStyle w:val="Legenda"/>
        <w:jc w:val="center"/>
        <w:rPr>
          <w:sz w:val="24"/>
          <w:szCs w:val="24"/>
        </w:rPr>
      </w:pPr>
      <w:bookmarkStart w:id="186" w:name="_Toc194761372"/>
      <w:r>
        <w:t xml:space="preserve">Figura </w:t>
      </w:r>
      <w:fldSimple w:instr=" SEQ Figura \* ARABIC "/>
      <w:r>
        <w:t>. Backoffice - Diagrama de navegação.</w:t>
      </w:r>
      <w:bookmarkEnd w:id="186"/>
    </w:p>
    <w:p w14:paraId="567F9ED6" w14:textId="74C39C8D" w:rsidR="00B41B5D" w:rsidRPr="00740BFC" w:rsidRDefault="538E812A" w:rsidP="00B41B5D">
      <w:pPr>
        <w:pStyle w:val="Legenda"/>
        <w:keepNext/>
        <w:jc w:val="center"/>
      </w:pPr>
      <w:bookmarkStart w:id="187" w:name="_Toc199624900"/>
      <w:r>
        <w:t xml:space="preserve">Tabela </w:t>
      </w:r>
      <w:fldSimple w:instr=" SEQ Tabela \* ARABIC ">
        <w:r>
          <w:t>54</w:t>
        </w:r>
      </w:fldSimple>
      <w:r>
        <w:t xml:space="preserve">. </w:t>
      </w:r>
      <w:r w:rsidRPr="538E812A">
        <w:rPr>
          <w:i/>
          <w:iCs/>
        </w:rPr>
        <w:t>BackOffice</w:t>
      </w:r>
      <w:r>
        <w:t xml:space="preserve"> – Lista de funcionalidades.</w:t>
      </w:r>
      <w:bookmarkEnd w:id="187"/>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43"/>
        <w:gridCol w:w="2547"/>
        <w:gridCol w:w="1701"/>
        <w:gridCol w:w="2693"/>
      </w:tblGrid>
      <w:tr w:rsidR="00B41B5D" w:rsidRPr="00740BFC" w14:paraId="18F356FA" w14:textId="77777777" w:rsidTr="538E812A">
        <w:tc>
          <w:tcPr>
            <w:tcW w:w="1843" w:type="dxa"/>
            <w:shd w:val="clear" w:color="auto" w:fill="4472C4" w:themeFill="accent1"/>
            <w:vAlign w:val="center"/>
          </w:tcPr>
          <w:p w14:paraId="78FD5F84" w14:textId="77777777" w:rsidR="00B41B5D" w:rsidRPr="00740BFC" w:rsidRDefault="538E812A">
            <w:pPr>
              <w:rPr>
                <w:color w:val="FFFFFF"/>
                <w:lang w:eastAsia="x-none"/>
              </w:rPr>
            </w:pPr>
            <w:r w:rsidRPr="538E812A">
              <w:rPr>
                <w:color w:val="FFFFFF" w:themeColor="background1"/>
              </w:rPr>
              <w:t>Nome da funcionalidade</w:t>
            </w:r>
          </w:p>
        </w:tc>
        <w:tc>
          <w:tcPr>
            <w:tcW w:w="2547" w:type="dxa"/>
            <w:shd w:val="clear" w:color="auto" w:fill="4472C4" w:themeFill="accent1"/>
            <w:vAlign w:val="center"/>
          </w:tcPr>
          <w:p w14:paraId="2B463ABF" w14:textId="77777777" w:rsidR="00B41B5D" w:rsidRPr="00740BFC" w:rsidRDefault="538E812A">
            <w:pPr>
              <w:rPr>
                <w:color w:val="FFFFFF"/>
                <w:lang w:eastAsia="x-none"/>
              </w:rPr>
            </w:pPr>
            <w:r w:rsidRPr="538E812A">
              <w:rPr>
                <w:color w:val="FFFFFF" w:themeColor="background1"/>
              </w:rPr>
              <w:t>Tabelas que utiliza</w:t>
            </w:r>
          </w:p>
        </w:tc>
        <w:tc>
          <w:tcPr>
            <w:tcW w:w="1701" w:type="dxa"/>
            <w:shd w:val="clear" w:color="auto" w:fill="4472C4" w:themeFill="accent1"/>
            <w:vAlign w:val="center"/>
          </w:tcPr>
          <w:p w14:paraId="40488B87" w14:textId="77777777" w:rsidR="00B41B5D" w:rsidRPr="00740BFC" w:rsidRDefault="538E812A">
            <w:pPr>
              <w:rPr>
                <w:color w:val="FFFFFF"/>
                <w:lang w:eastAsia="x-none"/>
              </w:rPr>
            </w:pPr>
            <w:r w:rsidRPr="538E812A">
              <w:rPr>
                <w:color w:val="FFFFFF" w:themeColor="background1"/>
              </w:rPr>
              <w:t xml:space="preserve">Complexidade </w:t>
            </w:r>
          </w:p>
        </w:tc>
        <w:tc>
          <w:tcPr>
            <w:tcW w:w="2693" w:type="dxa"/>
            <w:shd w:val="clear" w:color="auto" w:fill="4472C4" w:themeFill="accent1"/>
            <w:vAlign w:val="center"/>
          </w:tcPr>
          <w:p w14:paraId="3A1D813A" w14:textId="77777777" w:rsidR="00B41B5D" w:rsidRPr="00740BFC" w:rsidRDefault="538E812A">
            <w:pPr>
              <w:rPr>
                <w:color w:val="FFFFFF"/>
                <w:lang w:eastAsia="x-none"/>
              </w:rPr>
            </w:pPr>
            <w:r w:rsidRPr="538E812A">
              <w:rPr>
                <w:color w:val="FFFFFF" w:themeColor="background1"/>
              </w:rPr>
              <w:t xml:space="preserve">Serviços externos </w:t>
            </w:r>
          </w:p>
        </w:tc>
      </w:tr>
      <w:tr w:rsidR="00B41B5D" w:rsidRPr="00740BFC" w14:paraId="79B9BAA2" w14:textId="77777777" w:rsidTr="538E812A">
        <w:tc>
          <w:tcPr>
            <w:tcW w:w="1843" w:type="dxa"/>
            <w:shd w:val="clear" w:color="auto" w:fill="auto"/>
          </w:tcPr>
          <w:p w14:paraId="0F484954" w14:textId="70ED37E8" w:rsidR="00B41B5D" w:rsidRPr="00740BFC" w:rsidRDefault="00013076">
            <w:pPr>
              <w:rPr>
                <w:lang w:eastAsia="x-none"/>
              </w:rPr>
            </w:pPr>
            <w:r w:rsidRPr="00740BFC">
              <w:rPr>
                <w:lang w:eastAsia="x-none"/>
              </w:rPr>
              <w:t>Login</w:t>
            </w:r>
          </w:p>
        </w:tc>
        <w:tc>
          <w:tcPr>
            <w:tcW w:w="2547" w:type="dxa"/>
            <w:shd w:val="clear" w:color="auto" w:fill="auto"/>
          </w:tcPr>
          <w:p w14:paraId="6331D668" w14:textId="3AD59804" w:rsidR="00B41B5D" w:rsidRPr="00740BFC" w:rsidRDefault="00013076">
            <w:pPr>
              <w:rPr>
                <w:lang w:eastAsia="x-none"/>
              </w:rPr>
            </w:pPr>
            <w:r w:rsidRPr="00740BFC">
              <w:rPr>
                <w:lang w:eastAsia="x-none"/>
              </w:rPr>
              <w:t>Empregado</w:t>
            </w:r>
          </w:p>
        </w:tc>
        <w:tc>
          <w:tcPr>
            <w:tcW w:w="1701" w:type="dxa"/>
            <w:shd w:val="clear" w:color="auto" w:fill="auto"/>
          </w:tcPr>
          <w:p w14:paraId="09FB4B25" w14:textId="23528D75" w:rsidR="00B41B5D" w:rsidRPr="00740BFC" w:rsidRDefault="00013076">
            <w:pPr>
              <w:rPr>
                <w:lang w:eastAsia="x-none"/>
              </w:rPr>
            </w:pPr>
            <w:r w:rsidRPr="00740BFC">
              <w:rPr>
                <w:lang w:eastAsia="x-none"/>
              </w:rPr>
              <w:t>Baixo</w:t>
            </w:r>
          </w:p>
        </w:tc>
        <w:tc>
          <w:tcPr>
            <w:tcW w:w="2693" w:type="dxa"/>
          </w:tcPr>
          <w:p w14:paraId="087E8B7C" w14:textId="4B5F4F82" w:rsidR="00B41B5D" w:rsidRPr="00740BFC" w:rsidRDefault="00B41B5D">
            <w:pPr>
              <w:rPr>
                <w:lang w:eastAsia="x-none"/>
              </w:rPr>
            </w:pPr>
          </w:p>
        </w:tc>
      </w:tr>
      <w:tr w:rsidR="00013076" w:rsidRPr="00740BFC" w14:paraId="54623736" w14:textId="77777777" w:rsidTr="538E812A">
        <w:tc>
          <w:tcPr>
            <w:tcW w:w="1843" w:type="dxa"/>
            <w:shd w:val="clear" w:color="auto" w:fill="auto"/>
          </w:tcPr>
          <w:p w14:paraId="35DA844B" w14:textId="64B6A6BC" w:rsidR="00013076" w:rsidRPr="00740BFC" w:rsidRDefault="0007332B">
            <w:pPr>
              <w:rPr>
                <w:lang w:eastAsia="x-none"/>
              </w:rPr>
            </w:pPr>
            <w:r w:rsidRPr="00740BFC">
              <w:rPr>
                <w:lang w:eastAsia="x-none"/>
              </w:rPr>
              <w:t>Página</w:t>
            </w:r>
            <w:r w:rsidR="00013076" w:rsidRPr="00740BFC">
              <w:rPr>
                <w:lang w:eastAsia="x-none"/>
              </w:rPr>
              <w:t xml:space="preserve"> Principal</w:t>
            </w:r>
          </w:p>
        </w:tc>
        <w:tc>
          <w:tcPr>
            <w:tcW w:w="2547" w:type="dxa"/>
            <w:shd w:val="clear" w:color="auto" w:fill="auto"/>
          </w:tcPr>
          <w:p w14:paraId="1B11F4FC" w14:textId="26539B95" w:rsidR="00013076" w:rsidRPr="00740BFC" w:rsidRDefault="538E812A">
            <w:pPr>
              <w:rPr>
                <w:lang w:eastAsia="x-none"/>
              </w:rPr>
            </w:pPr>
            <w:r>
              <w:t xml:space="preserve">CategoriaFuncional, Produto, Promocao, EstadoPromocao, EncomendaCliente, Cliente, Ocorrencia, Empregado, Fornecedor, </w:t>
            </w:r>
            <w:r>
              <w:lastRenderedPageBreak/>
              <w:t xml:space="preserve">EncomendaFornecedor, StockProduto, EmpregadoArmazem, FaturaVenda, EstadoFaturaVenda, Transporte, EstadoTransporte, </w:t>
            </w:r>
          </w:p>
        </w:tc>
        <w:tc>
          <w:tcPr>
            <w:tcW w:w="1701" w:type="dxa"/>
            <w:shd w:val="clear" w:color="auto" w:fill="auto"/>
          </w:tcPr>
          <w:p w14:paraId="1AF022D1" w14:textId="581197A6" w:rsidR="00013076" w:rsidRPr="00740BFC" w:rsidRDefault="0007332B">
            <w:pPr>
              <w:rPr>
                <w:lang w:eastAsia="x-none"/>
              </w:rPr>
            </w:pPr>
            <w:r w:rsidRPr="00740BFC">
              <w:rPr>
                <w:lang w:eastAsia="x-none"/>
              </w:rPr>
              <w:lastRenderedPageBreak/>
              <w:t>Alt</w:t>
            </w:r>
            <w:r w:rsidR="004E11BD" w:rsidRPr="00740BFC">
              <w:rPr>
                <w:lang w:eastAsia="x-none"/>
              </w:rPr>
              <w:t>o</w:t>
            </w:r>
          </w:p>
        </w:tc>
        <w:tc>
          <w:tcPr>
            <w:tcW w:w="2693" w:type="dxa"/>
          </w:tcPr>
          <w:p w14:paraId="09747968" w14:textId="66FE7870" w:rsidR="00013076" w:rsidRPr="00740BFC" w:rsidRDefault="007F5472">
            <w:pPr>
              <w:rPr>
                <w:lang w:eastAsia="x-none"/>
              </w:rPr>
            </w:pPr>
            <w:r>
              <w:rPr>
                <w:lang w:eastAsia="x-none"/>
              </w:rPr>
              <w:t>Sim</w:t>
            </w:r>
          </w:p>
        </w:tc>
      </w:tr>
      <w:tr w:rsidR="0007332B" w:rsidRPr="00740BFC" w14:paraId="1A942C98" w14:textId="77777777" w:rsidTr="538E812A">
        <w:tc>
          <w:tcPr>
            <w:tcW w:w="1843" w:type="dxa"/>
            <w:shd w:val="clear" w:color="auto" w:fill="auto"/>
          </w:tcPr>
          <w:p w14:paraId="069E6F7E" w14:textId="32C03C55" w:rsidR="0007332B" w:rsidRPr="00740BFC" w:rsidRDefault="0007332B">
            <w:pPr>
              <w:rPr>
                <w:lang w:eastAsia="x-none"/>
              </w:rPr>
            </w:pPr>
            <w:r w:rsidRPr="00740BFC">
              <w:rPr>
                <w:lang w:eastAsia="x-none"/>
              </w:rPr>
              <w:t>Perfil</w:t>
            </w:r>
          </w:p>
        </w:tc>
        <w:tc>
          <w:tcPr>
            <w:tcW w:w="2547" w:type="dxa"/>
            <w:shd w:val="clear" w:color="auto" w:fill="auto"/>
          </w:tcPr>
          <w:p w14:paraId="0727F6F0" w14:textId="0B9BFD52" w:rsidR="0007332B" w:rsidRPr="00740BFC" w:rsidRDefault="538E812A">
            <w:pPr>
              <w:rPr>
                <w:lang w:eastAsia="x-none"/>
              </w:rPr>
            </w:pPr>
            <w:r>
              <w:t>Empregado, Morada, Nacionalidade, Genero, CategoriaFuncional</w:t>
            </w:r>
          </w:p>
        </w:tc>
        <w:tc>
          <w:tcPr>
            <w:tcW w:w="1701" w:type="dxa"/>
            <w:shd w:val="clear" w:color="auto" w:fill="auto"/>
          </w:tcPr>
          <w:p w14:paraId="23391793" w14:textId="0B210638" w:rsidR="0007332B" w:rsidRPr="00740BFC" w:rsidRDefault="004E11BD">
            <w:pPr>
              <w:rPr>
                <w:lang w:eastAsia="x-none"/>
              </w:rPr>
            </w:pPr>
            <w:r w:rsidRPr="00740BFC">
              <w:rPr>
                <w:lang w:eastAsia="x-none"/>
              </w:rPr>
              <w:t>Baixo</w:t>
            </w:r>
          </w:p>
        </w:tc>
        <w:tc>
          <w:tcPr>
            <w:tcW w:w="2693" w:type="dxa"/>
          </w:tcPr>
          <w:p w14:paraId="604A39B1" w14:textId="01973AF5" w:rsidR="0007332B" w:rsidRPr="00740BFC" w:rsidRDefault="00DD6A64">
            <w:pPr>
              <w:rPr>
                <w:lang w:eastAsia="x-none"/>
              </w:rPr>
            </w:pPr>
            <w:r>
              <w:t>Não</w:t>
            </w:r>
          </w:p>
        </w:tc>
      </w:tr>
      <w:tr w:rsidR="004E11BD" w:rsidRPr="00740BFC" w14:paraId="3D9D911B" w14:textId="77777777" w:rsidTr="538E812A">
        <w:tc>
          <w:tcPr>
            <w:tcW w:w="1843" w:type="dxa"/>
            <w:shd w:val="clear" w:color="auto" w:fill="auto"/>
          </w:tcPr>
          <w:p w14:paraId="41F38C73" w14:textId="2EDEA5C3" w:rsidR="004E11BD" w:rsidRPr="00740BFC" w:rsidRDefault="004E11BD">
            <w:pPr>
              <w:rPr>
                <w:lang w:eastAsia="x-none"/>
              </w:rPr>
            </w:pPr>
            <w:r w:rsidRPr="00740BFC">
              <w:rPr>
                <w:lang w:eastAsia="x-none"/>
              </w:rPr>
              <w:t>Gestão de Stock</w:t>
            </w:r>
          </w:p>
        </w:tc>
        <w:tc>
          <w:tcPr>
            <w:tcW w:w="2547" w:type="dxa"/>
            <w:shd w:val="clear" w:color="auto" w:fill="auto"/>
          </w:tcPr>
          <w:p w14:paraId="375FEAB9" w14:textId="62A6C42C" w:rsidR="004E11BD" w:rsidRPr="00740BFC" w:rsidRDefault="538E812A">
            <w:pPr>
              <w:rPr>
                <w:lang w:eastAsia="x-none"/>
              </w:rPr>
            </w:pPr>
            <w:r>
              <w:t>CategoriaFuncional, StockProduto, Produto, Fornecedor, FornecedorProduto, Regiao</w:t>
            </w:r>
          </w:p>
        </w:tc>
        <w:tc>
          <w:tcPr>
            <w:tcW w:w="1701" w:type="dxa"/>
            <w:shd w:val="clear" w:color="auto" w:fill="auto"/>
          </w:tcPr>
          <w:p w14:paraId="75BC97F7" w14:textId="05CB79CD" w:rsidR="004E11BD" w:rsidRPr="00740BFC" w:rsidRDefault="00222EE3">
            <w:pPr>
              <w:rPr>
                <w:lang w:eastAsia="x-none"/>
              </w:rPr>
            </w:pPr>
            <w:r w:rsidRPr="00740BFC">
              <w:rPr>
                <w:lang w:eastAsia="x-none"/>
              </w:rPr>
              <w:t>Medio</w:t>
            </w:r>
          </w:p>
        </w:tc>
        <w:tc>
          <w:tcPr>
            <w:tcW w:w="2693" w:type="dxa"/>
          </w:tcPr>
          <w:p w14:paraId="5F1ED9FC" w14:textId="5B8B1885" w:rsidR="004E11BD" w:rsidRPr="00740BFC" w:rsidRDefault="00222EE3">
            <w:pPr>
              <w:rPr>
                <w:lang w:eastAsia="x-none"/>
              </w:rPr>
            </w:pPr>
            <w:r w:rsidRPr="00740BFC">
              <w:rPr>
                <w:lang w:eastAsia="x-none"/>
              </w:rPr>
              <w:t>Sim</w:t>
            </w:r>
          </w:p>
        </w:tc>
      </w:tr>
      <w:tr w:rsidR="00222EE3" w:rsidRPr="00740BFC" w14:paraId="6C809CD1" w14:textId="77777777" w:rsidTr="538E812A">
        <w:tc>
          <w:tcPr>
            <w:tcW w:w="1843" w:type="dxa"/>
            <w:shd w:val="clear" w:color="auto" w:fill="auto"/>
          </w:tcPr>
          <w:p w14:paraId="42F0A4C9" w14:textId="4A8828B1" w:rsidR="00222EE3" w:rsidRPr="00740BFC" w:rsidRDefault="00222EE3">
            <w:pPr>
              <w:rPr>
                <w:lang w:eastAsia="x-none"/>
              </w:rPr>
            </w:pPr>
            <w:r w:rsidRPr="00740BFC">
              <w:rPr>
                <w:lang w:eastAsia="x-none"/>
              </w:rPr>
              <w:t>Expedição</w:t>
            </w:r>
          </w:p>
        </w:tc>
        <w:tc>
          <w:tcPr>
            <w:tcW w:w="2547" w:type="dxa"/>
            <w:shd w:val="clear" w:color="auto" w:fill="auto"/>
          </w:tcPr>
          <w:p w14:paraId="24EE9900" w14:textId="57052950" w:rsidR="00222EE3" w:rsidRPr="00740BFC" w:rsidRDefault="538E812A">
            <w:pPr>
              <w:rPr>
                <w:lang w:eastAsia="x-none"/>
              </w:rPr>
            </w:pPr>
            <w:r>
              <w:t>EncomendaCliente, Transporte,FaturaVenda, Produto, Distrito, Transportadora, Morada, DistritoTransportadora,CategoriaFuncional</w:t>
            </w:r>
          </w:p>
        </w:tc>
        <w:tc>
          <w:tcPr>
            <w:tcW w:w="1701" w:type="dxa"/>
            <w:shd w:val="clear" w:color="auto" w:fill="auto"/>
          </w:tcPr>
          <w:p w14:paraId="707050A4" w14:textId="4712B43A" w:rsidR="00222EE3" w:rsidRPr="00740BFC" w:rsidRDefault="00E81CE8">
            <w:pPr>
              <w:rPr>
                <w:lang w:eastAsia="x-none"/>
              </w:rPr>
            </w:pPr>
            <w:r w:rsidRPr="00740BFC">
              <w:rPr>
                <w:lang w:eastAsia="x-none"/>
              </w:rPr>
              <w:t>Alto</w:t>
            </w:r>
          </w:p>
        </w:tc>
        <w:tc>
          <w:tcPr>
            <w:tcW w:w="2693" w:type="dxa"/>
          </w:tcPr>
          <w:p w14:paraId="1FD293E6" w14:textId="3E566A59" w:rsidR="00E81CE8" w:rsidRPr="00740BFC" w:rsidRDefault="00E81CE8">
            <w:pPr>
              <w:rPr>
                <w:lang w:eastAsia="x-none"/>
              </w:rPr>
            </w:pPr>
            <w:r w:rsidRPr="00740BFC">
              <w:rPr>
                <w:lang w:eastAsia="x-none"/>
              </w:rPr>
              <w:t>Sim</w:t>
            </w:r>
          </w:p>
        </w:tc>
      </w:tr>
      <w:tr w:rsidR="00E81CE8" w:rsidRPr="00740BFC" w14:paraId="492F1C3F" w14:textId="77777777" w:rsidTr="538E812A">
        <w:tc>
          <w:tcPr>
            <w:tcW w:w="1843" w:type="dxa"/>
            <w:shd w:val="clear" w:color="auto" w:fill="auto"/>
          </w:tcPr>
          <w:p w14:paraId="6D7494CA" w14:textId="403E11C7" w:rsidR="00E81CE8" w:rsidRPr="00740BFC" w:rsidRDefault="00E81CE8">
            <w:pPr>
              <w:rPr>
                <w:lang w:eastAsia="x-none"/>
              </w:rPr>
            </w:pPr>
            <w:r w:rsidRPr="00740BFC">
              <w:rPr>
                <w:lang w:eastAsia="x-none"/>
              </w:rPr>
              <w:t>Ocorrências</w:t>
            </w:r>
          </w:p>
        </w:tc>
        <w:tc>
          <w:tcPr>
            <w:tcW w:w="2547" w:type="dxa"/>
            <w:shd w:val="clear" w:color="auto" w:fill="auto"/>
          </w:tcPr>
          <w:p w14:paraId="2C7CEC4A" w14:textId="58F7F54A" w:rsidR="00E81CE8" w:rsidRPr="00740BFC" w:rsidRDefault="538E812A">
            <w:pPr>
              <w:rPr>
                <w:lang w:eastAsia="x-none"/>
              </w:rPr>
            </w:pPr>
            <w:r>
              <w:t>EmcomendaCliente, Ocorrencia, EstadoOcorrencia, TipoOcorrencia, CategoriaFuncional</w:t>
            </w:r>
          </w:p>
        </w:tc>
        <w:tc>
          <w:tcPr>
            <w:tcW w:w="1701" w:type="dxa"/>
            <w:shd w:val="clear" w:color="auto" w:fill="auto"/>
          </w:tcPr>
          <w:p w14:paraId="4F81A3BB" w14:textId="1730469B" w:rsidR="00E81CE8" w:rsidRPr="00740BFC" w:rsidRDefault="000416C0">
            <w:pPr>
              <w:rPr>
                <w:lang w:eastAsia="x-none"/>
              </w:rPr>
            </w:pPr>
            <w:r w:rsidRPr="00740BFC">
              <w:rPr>
                <w:lang w:eastAsia="x-none"/>
              </w:rPr>
              <w:t>Medio</w:t>
            </w:r>
          </w:p>
        </w:tc>
        <w:tc>
          <w:tcPr>
            <w:tcW w:w="2693" w:type="dxa"/>
          </w:tcPr>
          <w:p w14:paraId="3B731666" w14:textId="38917C3F" w:rsidR="00E81CE8" w:rsidRPr="00740BFC" w:rsidRDefault="00DD6A64">
            <w:pPr>
              <w:rPr>
                <w:lang w:eastAsia="x-none"/>
              </w:rPr>
            </w:pPr>
            <w:r>
              <w:t>Não</w:t>
            </w:r>
          </w:p>
        </w:tc>
      </w:tr>
      <w:tr w:rsidR="000416C0" w:rsidRPr="00740BFC" w14:paraId="62317175" w14:textId="77777777" w:rsidTr="538E812A">
        <w:tc>
          <w:tcPr>
            <w:tcW w:w="1843" w:type="dxa"/>
            <w:shd w:val="clear" w:color="auto" w:fill="auto"/>
          </w:tcPr>
          <w:p w14:paraId="76FB4AE5" w14:textId="6D3F6BF3" w:rsidR="000416C0" w:rsidRPr="00740BFC" w:rsidRDefault="008005F0">
            <w:pPr>
              <w:rPr>
                <w:lang w:eastAsia="x-none"/>
              </w:rPr>
            </w:pPr>
            <w:r w:rsidRPr="00740BFC">
              <w:rPr>
                <w:lang w:eastAsia="x-none"/>
              </w:rPr>
              <w:t>Promoções</w:t>
            </w:r>
            <w:r w:rsidR="000416C0" w:rsidRPr="00740BFC">
              <w:rPr>
                <w:lang w:eastAsia="x-none"/>
              </w:rPr>
              <w:t xml:space="preserve"> e Campanhas</w:t>
            </w:r>
          </w:p>
        </w:tc>
        <w:tc>
          <w:tcPr>
            <w:tcW w:w="2547" w:type="dxa"/>
            <w:shd w:val="clear" w:color="auto" w:fill="auto"/>
          </w:tcPr>
          <w:p w14:paraId="21751A98" w14:textId="7733FAA7" w:rsidR="000416C0" w:rsidRPr="00740BFC" w:rsidRDefault="538E812A">
            <w:pPr>
              <w:rPr>
                <w:lang w:eastAsia="x-none"/>
              </w:rPr>
            </w:pPr>
            <w:r>
              <w:t>Promocao, Produto, StockProduto, EstadoPromocao, PromocaoProduto, CategoriaFuncional</w:t>
            </w:r>
          </w:p>
        </w:tc>
        <w:tc>
          <w:tcPr>
            <w:tcW w:w="1701" w:type="dxa"/>
            <w:shd w:val="clear" w:color="auto" w:fill="auto"/>
          </w:tcPr>
          <w:p w14:paraId="248A062C" w14:textId="21C40261" w:rsidR="000416C0" w:rsidRPr="00740BFC" w:rsidRDefault="00B51065">
            <w:pPr>
              <w:rPr>
                <w:lang w:eastAsia="x-none"/>
              </w:rPr>
            </w:pPr>
            <w:r w:rsidRPr="00740BFC">
              <w:rPr>
                <w:lang w:eastAsia="x-none"/>
              </w:rPr>
              <w:t>Medio</w:t>
            </w:r>
          </w:p>
        </w:tc>
        <w:tc>
          <w:tcPr>
            <w:tcW w:w="2693" w:type="dxa"/>
          </w:tcPr>
          <w:p w14:paraId="5E1B8E5D" w14:textId="7D74CD37" w:rsidR="000416C0" w:rsidRPr="00740BFC" w:rsidRDefault="00DD6A64">
            <w:pPr>
              <w:rPr>
                <w:lang w:eastAsia="x-none"/>
              </w:rPr>
            </w:pPr>
            <w:r>
              <w:t>Não</w:t>
            </w:r>
          </w:p>
        </w:tc>
      </w:tr>
      <w:tr w:rsidR="00212F56" w:rsidRPr="00740BFC" w14:paraId="056FBD98" w14:textId="77777777" w:rsidTr="538E812A">
        <w:tc>
          <w:tcPr>
            <w:tcW w:w="1843" w:type="dxa"/>
            <w:shd w:val="clear" w:color="auto" w:fill="auto"/>
          </w:tcPr>
          <w:p w14:paraId="2D978F65" w14:textId="02CC16B5" w:rsidR="00212F56" w:rsidRPr="00740BFC" w:rsidRDefault="538E812A">
            <w:pPr>
              <w:rPr>
                <w:lang w:eastAsia="x-none"/>
              </w:rPr>
            </w:pPr>
            <w:r>
              <w:t>Entradas de Armazem</w:t>
            </w:r>
          </w:p>
        </w:tc>
        <w:tc>
          <w:tcPr>
            <w:tcW w:w="2547" w:type="dxa"/>
            <w:shd w:val="clear" w:color="auto" w:fill="auto"/>
          </w:tcPr>
          <w:p w14:paraId="2A64D96E" w14:textId="5BE2CE93" w:rsidR="00212F56" w:rsidRPr="00740BFC" w:rsidRDefault="538E812A">
            <w:pPr>
              <w:rPr>
                <w:lang w:eastAsia="x-none"/>
              </w:rPr>
            </w:pPr>
            <w:r>
              <w:t>Produto, EncomendaFornecedor, EstadoEncomendaFornecedor, FaturaDeFornecedor, EstadoFaturaFornecedor, Fornecedor, FornecedorProduto, StockProduto,Armazem, EmpregadoArmazem, CategoriaFuncional</w:t>
            </w:r>
          </w:p>
        </w:tc>
        <w:tc>
          <w:tcPr>
            <w:tcW w:w="1701" w:type="dxa"/>
            <w:shd w:val="clear" w:color="auto" w:fill="auto"/>
          </w:tcPr>
          <w:p w14:paraId="79F60C3A" w14:textId="5A671EDC" w:rsidR="00212F56" w:rsidRPr="00740BFC" w:rsidRDefault="00280F67">
            <w:pPr>
              <w:rPr>
                <w:lang w:eastAsia="x-none"/>
              </w:rPr>
            </w:pPr>
            <w:r w:rsidRPr="00740BFC">
              <w:rPr>
                <w:lang w:eastAsia="x-none"/>
              </w:rPr>
              <w:t>Alta</w:t>
            </w:r>
          </w:p>
        </w:tc>
        <w:tc>
          <w:tcPr>
            <w:tcW w:w="2693" w:type="dxa"/>
          </w:tcPr>
          <w:p w14:paraId="6F4000E8" w14:textId="7E7D9BDF" w:rsidR="00212F56" w:rsidRPr="00740BFC" w:rsidRDefault="004C5F55">
            <w:pPr>
              <w:rPr>
                <w:lang w:eastAsia="x-none"/>
              </w:rPr>
            </w:pPr>
            <w:r w:rsidRPr="00740BFC">
              <w:rPr>
                <w:lang w:eastAsia="x-none"/>
              </w:rPr>
              <w:t>Sim</w:t>
            </w:r>
          </w:p>
        </w:tc>
      </w:tr>
      <w:tr w:rsidR="004C5F55" w:rsidRPr="00740BFC" w14:paraId="3B1AA779" w14:textId="77777777" w:rsidTr="538E812A">
        <w:tc>
          <w:tcPr>
            <w:tcW w:w="1843" w:type="dxa"/>
            <w:shd w:val="clear" w:color="auto" w:fill="auto"/>
          </w:tcPr>
          <w:p w14:paraId="5E807C36" w14:textId="611D4049" w:rsidR="004C5F55" w:rsidRPr="00740BFC" w:rsidRDefault="00672721">
            <w:pPr>
              <w:rPr>
                <w:lang w:eastAsia="x-none"/>
              </w:rPr>
            </w:pPr>
            <w:r w:rsidRPr="00740BFC">
              <w:rPr>
                <w:lang w:eastAsia="x-none"/>
              </w:rPr>
              <w:lastRenderedPageBreak/>
              <w:t>Clientes</w:t>
            </w:r>
          </w:p>
        </w:tc>
        <w:tc>
          <w:tcPr>
            <w:tcW w:w="2547" w:type="dxa"/>
            <w:shd w:val="clear" w:color="auto" w:fill="auto"/>
          </w:tcPr>
          <w:p w14:paraId="022A12BD" w14:textId="77BAD3D8" w:rsidR="004C5F55" w:rsidRPr="00740BFC" w:rsidRDefault="538E812A">
            <w:pPr>
              <w:rPr>
                <w:lang w:eastAsia="x-none"/>
              </w:rPr>
            </w:pPr>
            <w:r>
              <w:t>Clientes, EncomendaCliente, Morada, Distrito, Pais, Empregado</w:t>
            </w:r>
          </w:p>
        </w:tc>
        <w:tc>
          <w:tcPr>
            <w:tcW w:w="1701" w:type="dxa"/>
            <w:shd w:val="clear" w:color="auto" w:fill="auto"/>
          </w:tcPr>
          <w:p w14:paraId="231D9E73" w14:textId="6C5A4AA1" w:rsidR="004C5F55" w:rsidRPr="00740BFC" w:rsidRDefault="00453ED0">
            <w:pPr>
              <w:rPr>
                <w:lang w:eastAsia="x-none"/>
              </w:rPr>
            </w:pPr>
            <w:r w:rsidRPr="00740BFC">
              <w:rPr>
                <w:lang w:eastAsia="x-none"/>
              </w:rPr>
              <w:t>Medio</w:t>
            </w:r>
          </w:p>
        </w:tc>
        <w:tc>
          <w:tcPr>
            <w:tcW w:w="2693" w:type="dxa"/>
          </w:tcPr>
          <w:p w14:paraId="425467B0" w14:textId="2F960654" w:rsidR="004C5F55" w:rsidRPr="00740BFC" w:rsidRDefault="00DD6A64">
            <w:pPr>
              <w:rPr>
                <w:lang w:eastAsia="x-none"/>
              </w:rPr>
            </w:pPr>
            <w:r>
              <w:t>Não</w:t>
            </w:r>
          </w:p>
        </w:tc>
      </w:tr>
    </w:tbl>
    <w:p w14:paraId="110D4D15" w14:textId="77E44DC8" w:rsidR="0C50DDF7" w:rsidRPr="00740BFC" w:rsidRDefault="538E812A" w:rsidP="426C8D9E">
      <w:pPr>
        <w:pStyle w:val="Ttulo4"/>
      </w:pPr>
      <w:bookmarkStart w:id="188" w:name="_Toc338944954"/>
      <w:bookmarkStart w:id="189" w:name="_Toc199624750"/>
      <w:r>
        <w:t xml:space="preserve">Funcionalidade </w:t>
      </w:r>
      <w:bookmarkEnd w:id="188"/>
      <w:r>
        <w:t>Iniciar sessão</w:t>
      </w:r>
      <w:bookmarkEnd w:id="189"/>
    </w:p>
    <w:p w14:paraId="7BA919C7" w14:textId="77777777" w:rsidR="00B41B5D" w:rsidRPr="00740BFC" w:rsidRDefault="4D6C14F6" w:rsidP="00F5270E">
      <w:pPr>
        <w:keepNext/>
        <w:jc w:val="both"/>
      </w:pPr>
      <w:r>
        <w:rPr>
          <w:noProof/>
        </w:rPr>
        <w:drawing>
          <wp:inline distT="0" distB="0" distL="0" distR="0" wp14:anchorId="0EEC05F6" wp14:editId="46E4EB78">
            <wp:extent cx="5657850" cy="3162300"/>
            <wp:effectExtent l="0" t="0" r="0" b="0"/>
            <wp:docPr id="316784701" name="Picture 370749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749362"/>
                    <pic:cNvPicPr/>
                  </pic:nvPicPr>
                  <pic:blipFill>
                    <a:blip r:embed="rId59">
                      <a:extLst>
                        <a:ext uri="{28A0092B-C50C-407E-A947-70E740481C1C}">
                          <a14:useLocalDpi xmlns:a14="http://schemas.microsoft.com/office/drawing/2010/main" val="0"/>
                        </a:ext>
                      </a:extLst>
                    </a:blip>
                    <a:stretch>
                      <a:fillRect/>
                    </a:stretch>
                  </pic:blipFill>
                  <pic:spPr>
                    <a:xfrm>
                      <a:off x="0" y="0"/>
                      <a:ext cx="5657850" cy="3162300"/>
                    </a:xfrm>
                    <a:prstGeom prst="rect">
                      <a:avLst/>
                    </a:prstGeom>
                  </pic:spPr>
                </pic:pic>
              </a:graphicData>
            </a:graphic>
          </wp:inline>
        </w:drawing>
      </w:r>
    </w:p>
    <w:p w14:paraId="12D7E7B3" w14:textId="7856487B" w:rsidR="00B41B5D" w:rsidRPr="00740BFC" w:rsidRDefault="538E812A" w:rsidP="00F5270E">
      <w:pPr>
        <w:pStyle w:val="Legenda"/>
        <w:jc w:val="center"/>
      </w:pPr>
      <w:bookmarkStart w:id="190" w:name="_Toc194761373"/>
      <w:r>
        <w:t xml:space="preserve">Figura </w:t>
      </w:r>
      <w:fldSimple w:instr=" SEQ Figura \* ARABIC "/>
      <w:r>
        <w:t>. BackOffice – Mockup da funcionalidade Iniciar sessão</w:t>
      </w:r>
      <w:bookmarkEnd w:id="190"/>
    </w:p>
    <w:p w14:paraId="7FE07CD0" w14:textId="570139C0" w:rsidR="00B41B5D" w:rsidRPr="00740BFC" w:rsidRDefault="538E812A" w:rsidP="00B41B5D">
      <w:pPr>
        <w:jc w:val="both"/>
        <w:rPr>
          <w:sz w:val="22"/>
          <w:szCs w:val="22"/>
        </w:rPr>
      </w:pPr>
      <w:r w:rsidRPr="538E812A">
        <w:rPr>
          <w:sz w:val="22"/>
          <w:szCs w:val="22"/>
        </w:rPr>
        <w:t xml:space="preserve">Esta funcionalidade compreende um conjunto de subfuncionalidades associadas, especificadas na tabela seguinte. </w:t>
      </w:r>
    </w:p>
    <w:p w14:paraId="0089785D" w14:textId="77777777" w:rsidR="00947B95" w:rsidRPr="00740BFC" w:rsidRDefault="00947B95" w:rsidP="00B41B5D">
      <w:pPr>
        <w:jc w:val="both"/>
        <w:rPr>
          <w:sz w:val="22"/>
          <w:szCs w:val="22"/>
        </w:rPr>
      </w:pPr>
    </w:p>
    <w:p w14:paraId="62214001" w14:textId="466EBB7F" w:rsidR="00B41B5D" w:rsidRPr="00740BFC" w:rsidRDefault="538E812A" w:rsidP="00B41B5D">
      <w:pPr>
        <w:pStyle w:val="Legenda"/>
        <w:keepNext/>
        <w:jc w:val="center"/>
      </w:pPr>
      <w:bookmarkStart w:id="191" w:name="_Toc199624901"/>
      <w:r>
        <w:t xml:space="preserve">Tabela </w:t>
      </w:r>
      <w:fldSimple w:instr=" SEQ Tabela \* ARABIC ">
        <w:r>
          <w:t>55</w:t>
        </w:r>
      </w:fldSimple>
      <w:r>
        <w:t xml:space="preserve">. </w:t>
      </w:r>
      <w:r w:rsidRPr="538E812A">
        <w:rPr>
          <w:i/>
          <w:iCs/>
        </w:rPr>
        <w:t>BackOffice</w:t>
      </w:r>
      <w:r>
        <w:t xml:space="preserve"> - Regras de negócio da funcionalidade Iniciar sessão.</w:t>
      </w:r>
      <w:bookmarkEnd w:id="19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7"/>
        <w:gridCol w:w="4689"/>
        <w:gridCol w:w="1832"/>
      </w:tblGrid>
      <w:tr w:rsidR="00B41B5D" w:rsidRPr="00740BFC" w14:paraId="31CB8C82" w14:textId="77777777" w:rsidTr="538E812A">
        <w:tc>
          <w:tcPr>
            <w:tcW w:w="2377" w:type="dxa"/>
            <w:shd w:val="clear" w:color="auto" w:fill="4472C4" w:themeFill="accent1"/>
            <w:vAlign w:val="center"/>
          </w:tcPr>
          <w:p w14:paraId="30A15DBA" w14:textId="77777777" w:rsidR="00B41B5D" w:rsidRPr="00740BFC" w:rsidRDefault="538E812A">
            <w:pPr>
              <w:rPr>
                <w:color w:val="FFFFFF"/>
                <w:lang w:eastAsia="x-none"/>
              </w:rPr>
            </w:pPr>
            <w:r w:rsidRPr="538E812A">
              <w:rPr>
                <w:color w:val="FFFFFF" w:themeColor="background1"/>
              </w:rPr>
              <w:t>Sub-funcionalidade</w:t>
            </w:r>
          </w:p>
        </w:tc>
        <w:tc>
          <w:tcPr>
            <w:tcW w:w="4689" w:type="dxa"/>
            <w:shd w:val="clear" w:color="auto" w:fill="4472C4" w:themeFill="accent1"/>
            <w:vAlign w:val="center"/>
          </w:tcPr>
          <w:p w14:paraId="3995699C" w14:textId="77777777" w:rsidR="00B41B5D" w:rsidRPr="00740BFC" w:rsidRDefault="538E812A">
            <w:pPr>
              <w:rPr>
                <w:color w:val="FFFFFF"/>
                <w:lang w:eastAsia="x-none"/>
              </w:rPr>
            </w:pPr>
            <w:r w:rsidRPr="538E812A">
              <w:rPr>
                <w:color w:val="FFFFFF" w:themeColor="background1"/>
              </w:rPr>
              <w:t>Regra a ser implementada</w:t>
            </w:r>
          </w:p>
        </w:tc>
        <w:tc>
          <w:tcPr>
            <w:tcW w:w="1832" w:type="dxa"/>
            <w:shd w:val="clear" w:color="auto" w:fill="4472C4" w:themeFill="accent1"/>
            <w:vAlign w:val="center"/>
          </w:tcPr>
          <w:p w14:paraId="340152A0" w14:textId="77777777" w:rsidR="00B41B5D" w:rsidRPr="00740BFC" w:rsidRDefault="538E812A">
            <w:pPr>
              <w:rPr>
                <w:color w:val="FFFFFF"/>
                <w:lang w:eastAsia="x-none"/>
              </w:rPr>
            </w:pPr>
            <w:r w:rsidRPr="538E812A">
              <w:rPr>
                <w:color w:val="FFFFFF" w:themeColor="background1"/>
              </w:rPr>
              <w:t>Serviço Externo</w:t>
            </w:r>
          </w:p>
        </w:tc>
      </w:tr>
      <w:tr w:rsidR="00B41B5D" w:rsidRPr="00740BFC" w14:paraId="0E1AA161" w14:textId="77777777" w:rsidTr="538E812A">
        <w:tc>
          <w:tcPr>
            <w:tcW w:w="2377" w:type="dxa"/>
            <w:shd w:val="clear" w:color="auto" w:fill="auto"/>
          </w:tcPr>
          <w:p w14:paraId="68DA1C88" w14:textId="42ED3785" w:rsidR="00B41B5D" w:rsidRPr="00740BFC" w:rsidRDefault="16BCD92E">
            <w:r w:rsidRPr="00740BFC">
              <w:t>Email</w:t>
            </w:r>
          </w:p>
        </w:tc>
        <w:tc>
          <w:tcPr>
            <w:tcW w:w="4689" w:type="dxa"/>
            <w:shd w:val="clear" w:color="auto" w:fill="auto"/>
          </w:tcPr>
          <w:p w14:paraId="12858E49" w14:textId="024948F6" w:rsidR="00B41B5D" w:rsidRPr="00740BFC" w:rsidRDefault="16BCD92E">
            <w:r w:rsidRPr="00740BFC">
              <w:t xml:space="preserve">O usuário poderá escrever até </w:t>
            </w:r>
            <w:r w:rsidR="07240C15" w:rsidRPr="00740BFC">
              <w:t>254</w:t>
            </w:r>
            <w:r w:rsidRPr="00740BFC">
              <w:t xml:space="preserve"> caracteres n</w:t>
            </w:r>
            <w:r w:rsidR="029C8F4B" w:rsidRPr="00740BFC">
              <w:t>o campo</w:t>
            </w:r>
            <w:r w:rsidRPr="00740BFC">
              <w:t xml:space="preserve"> “email”</w:t>
            </w:r>
          </w:p>
        </w:tc>
        <w:tc>
          <w:tcPr>
            <w:tcW w:w="1832" w:type="dxa"/>
            <w:shd w:val="clear" w:color="auto" w:fill="auto"/>
          </w:tcPr>
          <w:p w14:paraId="28B04A2E" w14:textId="3B832AFB" w:rsidR="00B41B5D" w:rsidRPr="00740BFC" w:rsidRDefault="00F236F2">
            <w:pPr>
              <w:rPr>
                <w:lang w:eastAsia="x-none"/>
              </w:rPr>
            </w:pPr>
            <w:r w:rsidRPr="00740BFC">
              <w:rPr>
                <w:lang w:eastAsia="x-none"/>
              </w:rPr>
              <w:t>Não</w:t>
            </w:r>
          </w:p>
        </w:tc>
      </w:tr>
      <w:tr w:rsidR="00B41B5D" w:rsidRPr="00740BFC" w14:paraId="3ADC4C49" w14:textId="77777777" w:rsidTr="538E812A">
        <w:tc>
          <w:tcPr>
            <w:tcW w:w="2377" w:type="dxa"/>
            <w:shd w:val="clear" w:color="auto" w:fill="auto"/>
          </w:tcPr>
          <w:p w14:paraId="032503AA" w14:textId="7CE70406" w:rsidR="00B41B5D" w:rsidRPr="00740BFC" w:rsidRDefault="16BCD92E">
            <w:r w:rsidRPr="00740BFC">
              <w:t>Password</w:t>
            </w:r>
          </w:p>
        </w:tc>
        <w:tc>
          <w:tcPr>
            <w:tcW w:w="4689" w:type="dxa"/>
            <w:shd w:val="clear" w:color="auto" w:fill="auto"/>
          </w:tcPr>
          <w:p w14:paraId="3E0A4775" w14:textId="1B0C1B39" w:rsidR="00B41B5D" w:rsidRPr="00740BFC" w:rsidRDefault="538E812A">
            <w:r>
              <w:t>O utilizador poderá escrever até 31 caracteres no campo “password”</w:t>
            </w:r>
          </w:p>
        </w:tc>
        <w:tc>
          <w:tcPr>
            <w:tcW w:w="1832" w:type="dxa"/>
            <w:shd w:val="clear" w:color="auto" w:fill="auto"/>
          </w:tcPr>
          <w:p w14:paraId="2B641DE9" w14:textId="497C3E00" w:rsidR="00B41B5D" w:rsidRPr="00740BFC" w:rsidRDefault="00F236F2">
            <w:pPr>
              <w:rPr>
                <w:lang w:eastAsia="x-none"/>
              </w:rPr>
            </w:pPr>
            <w:r w:rsidRPr="00740BFC">
              <w:rPr>
                <w:lang w:eastAsia="x-none"/>
              </w:rPr>
              <w:t>Não</w:t>
            </w:r>
          </w:p>
        </w:tc>
      </w:tr>
      <w:tr w:rsidR="32A0D678" w:rsidRPr="00740BFC" w14:paraId="427729A9" w14:textId="77777777" w:rsidTr="538E812A">
        <w:trPr>
          <w:trHeight w:val="300"/>
        </w:trPr>
        <w:tc>
          <w:tcPr>
            <w:tcW w:w="2377" w:type="dxa"/>
            <w:shd w:val="clear" w:color="auto" w:fill="auto"/>
          </w:tcPr>
          <w:p w14:paraId="51969844" w14:textId="5B24434A" w:rsidR="16BCD92E" w:rsidRPr="00740BFC" w:rsidRDefault="16BCD92E" w:rsidP="32A0D678">
            <w:r w:rsidRPr="00740BFC">
              <w:t>Login</w:t>
            </w:r>
          </w:p>
        </w:tc>
        <w:tc>
          <w:tcPr>
            <w:tcW w:w="4689" w:type="dxa"/>
            <w:shd w:val="clear" w:color="auto" w:fill="auto"/>
          </w:tcPr>
          <w:p w14:paraId="1E10184F" w14:textId="4B2897D8" w:rsidR="32A0D678" w:rsidRPr="00740BFC" w:rsidRDefault="538E812A" w:rsidP="32A0D678">
            <w:r>
              <w:t>Apenas será possível entrar na conta, clicando em “login”, se no campo “email” e no campo “password” estiverem dados válidos (serem do mesmo utilizador) de Backoffice</w:t>
            </w:r>
          </w:p>
        </w:tc>
        <w:tc>
          <w:tcPr>
            <w:tcW w:w="1832" w:type="dxa"/>
            <w:shd w:val="clear" w:color="auto" w:fill="auto"/>
          </w:tcPr>
          <w:p w14:paraId="14614241" w14:textId="038D3951" w:rsidR="32A0D678" w:rsidRPr="00740BFC" w:rsidRDefault="00F236F2" w:rsidP="32A0D678">
            <w:r w:rsidRPr="00740BFC">
              <w:t>Não</w:t>
            </w:r>
          </w:p>
        </w:tc>
      </w:tr>
    </w:tbl>
    <w:p w14:paraId="1446E9AB" w14:textId="5145A94E" w:rsidR="008547E1" w:rsidRPr="00740BFC" w:rsidRDefault="538E812A" w:rsidP="4443ACA6">
      <w:pPr>
        <w:pStyle w:val="Ttulo4"/>
      </w:pPr>
      <w:bookmarkStart w:id="192" w:name="_Toc199624751"/>
      <w:r>
        <w:lastRenderedPageBreak/>
        <w:t>Funcionalidade página principal</w:t>
      </w:r>
      <w:bookmarkEnd w:id="192"/>
    </w:p>
    <w:p w14:paraId="3CB621EF" w14:textId="77777777" w:rsidR="008547E1" w:rsidRPr="00740BFC" w:rsidRDefault="3CA121F7" w:rsidP="007B11B2">
      <w:pPr>
        <w:keepNext/>
        <w:jc w:val="center"/>
      </w:pPr>
      <w:r>
        <w:rPr>
          <w:noProof/>
        </w:rPr>
        <w:drawing>
          <wp:inline distT="0" distB="0" distL="0" distR="0" wp14:anchorId="02E275AB" wp14:editId="19C4BEDB">
            <wp:extent cx="3857625" cy="4309368"/>
            <wp:effectExtent l="0" t="0" r="0" b="0"/>
            <wp:docPr id="1868978053" name="Picture 1868978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978053" name="Picture 1868978053"/>
                    <pic:cNvPicPr/>
                  </pic:nvPicPr>
                  <pic:blipFill>
                    <a:blip r:embed="rId68">
                      <a:extLst>
                        <a:ext uri="{28A0092B-C50C-407E-A947-70E740481C1C}">
                          <a14:useLocalDpi xmlns:a14="http://schemas.microsoft.com/office/drawing/2010/main" val="0"/>
                        </a:ext>
                      </a:extLst>
                    </a:blip>
                    <a:stretch>
                      <a:fillRect/>
                    </a:stretch>
                  </pic:blipFill>
                  <pic:spPr>
                    <a:xfrm>
                      <a:off x="0" y="0"/>
                      <a:ext cx="3874697" cy="4328439"/>
                    </a:xfrm>
                    <a:prstGeom prst="rect">
                      <a:avLst/>
                    </a:prstGeom>
                  </pic:spPr>
                </pic:pic>
              </a:graphicData>
            </a:graphic>
          </wp:inline>
        </w:drawing>
      </w:r>
    </w:p>
    <w:p w14:paraId="6D54C5B8" w14:textId="21279E75" w:rsidR="008547E1" w:rsidRPr="00740BFC" w:rsidRDefault="538E812A" w:rsidP="007B11B2">
      <w:pPr>
        <w:pStyle w:val="Legenda"/>
        <w:jc w:val="center"/>
      </w:pPr>
      <w:bookmarkStart w:id="193" w:name="_Toc194761374"/>
      <w:r>
        <w:t xml:space="preserve">Figura </w:t>
      </w:r>
      <w:fldSimple w:instr=" SEQ Figura \* ARABIC "/>
      <w:r>
        <w:t>. BackOffice – Mockup da funcionalidade Página principal.</w:t>
      </w:r>
      <w:bookmarkEnd w:id="193"/>
      <w:r>
        <w:t xml:space="preserve">   </w:t>
      </w:r>
    </w:p>
    <w:p w14:paraId="44D5DF4C" w14:textId="0D8DE794" w:rsidR="008547E1" w:rsidRPr="00740BFC" w:rsidRDefault="538E812A" w:rsidP="538E812A">
      <w:pPr>
        <w:jc w:val="both"/>
        <w:rPr>
          <w:sz w:val="22"/>
          <w:szCs w:val="22"/>
        </w:rPr>
      </w:pPr>
      <w:r w:rsidRPr="538E812A">
        <w:rPr>
          <w:sz w:val="22"/>
          <w:szCs w:val="22"/>
        </w:rPr>
        <w:t xml:space="preserve">Esta funcionalidade compreende um conjunto de sub-funcionalidades associadas, especificadas na tabela seguinte. </w:t>
      </w:r>
    </w:p>
    <w:p w14:paraId="50F5DE16" w14:textId="20789795" w:rsidR="008547E1" w:rsidRPr="00740BFC" w:rsidRDefault="538E812A" w:rsidP="4443ACA6">
      <w:pPr>
        <w:pStyle w:val="Legenda"/>
        <w:keepNext/>
        <w:ind w:left="720"/>
        <w:jc w:val="center"/>
      </w:pPr>
      <w:bookmarkStart w:id="194" w:name="_Toc199624902"/>
      <w:r>
        <w:t xml:space="preserve">Tabela </w:t>
      </w:r>
      <w:fldSimple w:instr=" SEQ Tabela \* ARABIC ">
        <w:r>
          <w:t>56</w:t>
        </w:r>
      </w:fldSimple>
      <w:r>
        <w:t xml:space="preserve">. </w:t>
      </w:r>
      <w:r w:rsidRPr="538E812A">
        <w:rPr>
          <w:i/>
          <w:iCs/>
        </w:rPr>
        <w:t>BackOffice</w:t>
      </w:r>
      <w:r>
        <w:t xml:space="preserve"> - Regras de negócio da funcionalidade P</w:t>
      </w:r>
      <w:r w:rsidRPr="538E812A">
        <w:rPr>
          <w:i/>
          <w:iCs/>
        </w:rPr>
        <w:t>ágina principal.</w:t>
      </w:r>
      <w:bookmarkEnd w:id="19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7"/>
        <w:gridCol w:w="4689"/>
        <w:gridCol w:w="1832"/>
      </w:tblGrid>
      <w:tr w:rsidR="4443ACA6" w:rsidRPr="00740BFC" w14:paraId="0EEB12BE" w14:textId="77777777" w:rsidTr="538E812A">
        <w:trPr>
          <w:trHeight w:val="300"/>
        </w:trPr>
        <w:tc>
          <w:tcPr>
            <w:tcW w:w="2377" w:type="dxa"/>
            <w:shd w:val="clear" w:color="auto" w:fill="4472C4" w:themeFill="accent1"/>
            <w:vAlign w:val="center"/>
          </w:tcPr>
          <w:p w14:paraId="2F6E93C7" w14:textId="77777777" w:rsidR="4443ACA6" w:rsidRPr="00740BFC" w:rsidRDefault="538E812A" w:rsidP="4443ACA6">
            <w:pPr>
              <w:rPr>
                <w:color w:val="FFFFFF" w:themeColor="background1"/>
              </w:rPr>
            </w:pPr>
            <w:r w:rsidRPr="538E812A">
              <w:rPr>
                <w:color w:val="FFFFFF" w:themeColor="background1"/>
              </w:rPr>
              <w:t>Sub-funcionalidade</w:t>
            </w:r>
          </w:p>
        </w:tc>
        <w:tc>
          <w:tcPr>
            <w:tcW w:w="4689" w:type="dxa"/>
            <w:shd w:val="clear" w:color="auto" w:fill="4472C4" w:themeFill="accent1"/>
            <w:vAlign w:val="center"/>
          </w:tcPr>
          <w:p w14:paraId="7C068D52" w14:textId="77777777" w:rsidR="4443ACA6" w:rsidRPr="00740BFC" w:rsidRDefault="538E812A" w:rsidP="4443ACA6">
            <w:pPr>
              <w:rPr>
                <w:color w:val="FFFFFF" w:themeColor="background1"/>
              </w:rPr>
            </w:pPr>
            <w:r w:rsidRPr="538E812A">
              <w:rPr>
                <w:color w:val="FFFFFF" w:themeColor="background1"/>
              </w:rPr>
              <w:t>Regra a ser implementada</w:t>
            </w:r>
          </w:p>
        </w:tc>
        <w:tc>
          <w:tcPr>
            <w:tcW w:w="1832" w:type="dxa"/>
            <w:shd w:val="clear" w:color="auto" w:fill="4472C4" w:themeFill="accent1"/>
            <w:vAlign w:val="center"/>
          </w:tcPr>
          <w:p w14:paraId="07268C5F" w14:textId="77777777" w:rsidR="4443ACA6" w:rsidRPr="00740BFC" w:rsidRDefault="538E812A" w:rsidP="4443ACA6">
            <w:pPr>
              <w:rPr>
                <w:color w:val="FFFFFF" w:themeColor="background1"/>
              </w:rPr>
            </w:pPr>
            <w:r w:rsidRPr="538E812A">
              <w:rPr>
                <w:color w:val="FFFFFF" w:themeColor="background1"/>
              </w:rPr>
              <w:t>Serviço Externo</w:t>
            </w:r>
          </w:p>
        </w:tc>
      </w:tr>
      <w:tr w:rsidR="4443ACA6" w:rsidRPr="00740BFC" w14:paraId="2E3A2060" w14:textId="77777777" w:rsidTr="538E812A">
        <w:trPr>
          <w:trHeight w:val="300"/>
        </w:trPr>
        <w:tc>
          <w:tcPr>
            <w:tcW w:w="2377" w:type="dxa"/>
            <w:shd w:val="clear" w:color="auto" w:fill="auto"/>
          </w:tcPr>
          <w:p w14:paraId="52217CFE" w14:textId="2A8DDB78" w:rsidR="4443ACA6" w:rsidRPr="00740BFC" w:rsidRDefault="549E2DAF" w:rsidP="02E71A18">
            <w:pPr>
              <w:spacing w:line="259" w:lineRule="auto"/>
            </w:pPr>
            <w:r w:rsidRPr="00740BFC">
              <w:t>Abrir m</w:t>
            </w:r>
            <w:r w:rsidR="07DEA013" w:rsidRPr="00740BFC">
              <w:t>enu</w:t>
            </w:r>
          </w:p>
        </w:tc>
        <w:tc>
          <w:tcPr>
            <w:tcW w:w="4689" w:type="dxa"/>
            <w:shd w:val="clear" w:color="auto" w:fill="auto"/>
          </w:tcPr>
          <w:p w14:paraId="6C45123E" w14:textId="383C450B" w:rsidR="4443ACA6" w:rsidRPr="00740BFC" w:rsidRDefault="07DEA013" w:rsidP="525E96C2">
            <w:pPr>
              <w:spacing w:line="259" w:lineRule="auto"/>
            </w:pPr>
            <w:r w:rsidRPr="00740BFC">
              <w:t>Clicando nas três riscas no canto superior esquerdo o colaborador abre a aba menu</w:t>
            </w:r>
          </w:p>
        </w:tc>
        <w:tc>
          <w:tcPr>
            <w:tcW w:w="1832" w:type="dxa"/>
            <w:shd w:val="clear" w:color="auto" w:fill="auto"/>
          </w:tcPr>
          <w:p w14:paraId="78D61CE4" w14:textId="5B7530A3" w:rsidR="4443ACA6" w:rsidRPr="00740BFC" w:rsidRDefault="00B6051C" w:rsidP="4443ACA6">
            <w:r w:rsidRPr="00740BFC">
              <w:t>Não</w:t>
            </w:r>
          </w:p>
        </w:tc>
      </w:tr>
      <w:tr w:rsidR="544AED06" w:rsidRPr="00740BFC" w14:paraId="643CCD61" w14:textId="77777777" w:rsidTr="538E812A">
        <w:trPr>
          <w:trHeight w:val="300"/>
        </w:trPr>
        <w:tc>
          <w:tcPr>
            <w:tcW w:w="2377" w:type="dxa"/>
            <w:shd w:val="clear" w:color="auto" w:fill="auto"/>
          </w:tcPr>
          <w:p w14:paraId="0AFEC123" w14:textId="37318C15" w:rsidR="544AED06" w:rsidRPr="00740BFC" w:rsidRDefault="47755A2E" w:rsidP="544AED06">
            <w:pPr>
              <w:spacing w:line="259" w:lineRule="auto"/>
            </w:pPr>
            <w:r w:rsidRPr="00740BFC">
              <w:t>Redirecionar para página inicial</w:t>
            </w:r>
          </w:p>
        </w:tc>
        <w:tc>
          <w:tcPr>
            <w:tcW w:w="4689" w:type="dxa"/>
            <w:shd w:val="clear" w:color="auto" w:fill="auto"/>
          </w:tcPr>
          <w:p w14:paraId="0C271CA8" w14:textId="661A88B0" w:rsidR="544AED06" w:rsidRPr="00740BFC" w:rsidRDefault="538E812A" w:rsidP="544AED06">
            <w:pPr>
              <w:spacing w:line="259" w:lineRule="auto"/>
            </w:pPr>
            <w:r>
              <w:t>Ao clicar em “Home” o trabalhador é levado novamente para a página principal a menos que esteja na própria página</w:t>
            </w:r>
          </w:p>
        </w:tc>
        <w:tc>
          <w:tcPr>
            <w:tcW w:w="1832" w:type="dxa"/>
            <w:shd w:val="clear" w:color="auto" w:fill="auto"/>
          </w:tcPr>
          <w:p w14:paraId="5985DA5E" w14:textId="488B9227" w:rsidR="544AED06" w:rsidRPr="00740BFC" w:rsidRDefault="00055A69" w:rsidP="544AED06">
            <w:r w:rsidRPr="00740BFC">
              <w:t>Não</w:t>
            </w:r>
          </w:p>
        </w:tc>
      </w:tr>
      <w:tr w:rsidR="544AED06" w:rsidRPr="00740BFC" w14:paraId="2423E379" w14:textId="77777777" w:rsidTr="538E812A">
        <w:trPr>
          <w:trHeight w:val="300"/>
        </w:trPr>
        <w:tc>
          <w:tcPr>
            <w:tcW w:w="2377" w:type="dxa"/>
            <w:shd w:val="clear" w:color="auto" w:fill="auto"/>
          </w:tcPr>
          <w:p w14:paraId="6F541AFC" w14:textId="7043C2C9" w:rsidR="544AED06" w:rsidRPr="00740BFC" w:rsidRDefault="47755A2E" w:rsidP="544AED06">
            <w:pPr>
              <w:spacing w:line="259" w:lineRule="auto"/>
            </w:pPr>
            <w:r w:rsidRPr="00740BFC">
              <w:t xml:space="preserve">Abrir </w:t>
            </w:r>
            <w:r w:rsidR="77365E0A" w:rsidRPr="00740BFC">
              <w:t xml:space="preserve">pop-up </w:t>
            </w:r>
            <w:r w:rsidRPr="00740BFC">
              <w:t>“notificações”</w:t>
            </w:r>
          </w:p>
        </w:tc>
        <w:tc>
          <w:tcPr>
            <w:tcW w:w="4689" w:type="dxa"/>
            <w:shd w:val="clear" w:color="auto" w:fill="auto"/>
          </w:tcPr>
          <w:p w14:paraId="3C162E13" w14:textId="347A7396" w:rsidR="544AED06" w:rsidRPr="00740BFC" w:rsidRDefault="216EE1EF" w:rsidP="544AED06">
            <w:pPr>
              <w:spacing w:line="259" w:lineRule="auto"/>
            </w:pPr>
            <w:r w:rsidRPr="00740BFC">
              <w:t>Assim que o funcionário clica em “notificações” um pop-up é aberto com as notificações mais recentes</w:t>
            </w:r>
          </w:p>
        </w:tc>
        <w:tc>
          <w:tcPr>
            <w:tcW w:w="1832" w:type="dxa"/>
            <w:shd w:val="clear" w:color="auto" w:fill="auto"/>
          </w:tcPr>
          <w:p w14:paraId="610B5B79" w14:textId="00B6F2C8" w:rsidR="544AED06" w:rsidRPr="00740BFC" w:rsidRDefault="00055A69" w:rsidP="544AED06">
            <w:r w:rsidRPr="00740BFC">
              <w:t>Sim</w:t>
            </w:r>
          </w:p>
        </w:tc>
      </w:tr>
      <w:tr w:rsidR="544AED06" w:rsidRPr="00740BFC" w14:paraId="184B81F2" w14:textId="77777777" w:rsidTr="538E812A">
        <w:trPr>
          <w:trHeight w:val="300"/>
        </w:trPr>
        <w:tc>
          <w:tcPr>
            <w:tcW w:w="2377" w:type="dxa"/>
            <w:shd w:val="clear" w:color="auto" w:fill="auto"/>
          </w:tcPr>
          <w:p w14:paraId="300C7B45" w14:textId="17EC40F0" w:rsidR="544AED06" w:rsidRPr="00740BFC" w:rsidRDefault="47755A2E" w:rsidP="544AED06">
            <w:pPr>
              <w:spacing w:line="259" w:lineRule="auto"/>
            </w:pPr>
            <w:r w:rsidRPr="00740BFC">
              <w:t>Redirecionar para conta</w:t>
            </w:r>
          </w:p>
        </w:tc>
        <w:tc>
          <w:tcPr>
            <w:tcW w:w="4689" w:type="dxa"/>
            <w:shd w:val="clear" w:color="auto" w:fill="auto"/>
          </w:tcPr>
          <w:p w14:paraId="0D797096" w14:textId="574F7D19" w:rsidR="544AED06" w:rsidRPr="00740BFC" w:rsidRDefault="6437197C" w:rsidP="544AED06">
            <w:pPr>
              <w:spacing w:line="259" w:lineRule="auto"/>
            </w:pPr>
            <w:r w:rsidRPr="00740BFC">
              <w:t>Se “perfil” for clicado pelo colaborador o mesmo será enviado para a página do seu perfil</w:t>
            </w:r>
            <w:r w:rsidR="1E6F82BB" w:rsidRPr="00740BFC">
              <w:t xml:space="preserve"> a menos que esteja na própria página</w:t>
            </w:r>
          </w:p>
        </w:tc>
        <w:tc>
          <w:tcPr>
            <w:tcW w:w="1832" w:type="dxa"/>
            <w:shd w:val="clear" w:color="auto" w:fill="auto"/>
          </w:tcPr>
          <w:p w14:paraId="6F1C5158" w14:textId="541E5E1B" w:rsidR="544AED06" w:rsidRPr="00740BFC" w:rsidRDefault="00BA50E8" w:rsidP="544AED06">
            <w:r w:rsidRPr="00740BFC">
              <w:t>Não</w:t>
            </w:r>
          </w:p>
        </w:tc>
      </w:tr>
      <w:tr w:rsidR="544AED06" w:rsidRPr="00740BFC" w14:paraId="265A82AF" w14:textId="77777777" w:rsidTr="538E812A">
        <w:trPr>
          <w:trHeight w:val="300"/>
        </w:trPr>
        <w:tc>
          <w:tcPr>
            <w:tcW w:w="2377" w:type="dxa"/>
            <w:shd w:val="clear" w:color="auto" w:fill="auto"/>
          </w:tcPr>
          <w:p w14:paraId="7E300606" w14:textId="1D4B9810" w:rsidR="544AED06" w:rsidRPr="00740BFC" w:rsidRDefault="47755A2E" w:rsidP="544AED06">
            <w:pPr>
              <w:spacing w:line="259" w:lineRule="auto"/>
            </w:pPr>
            <w:r w:rsidRPr="00740BFC">
              <w:t>Terminar sessão</w:t>
            </w:r>
          </w:p>
        </w:tc>
        <w:tc>
          <w:tcPr>
            <w:tcW w:w="4689" w:type="dxa"/>
            <w:shd w:val="clear" w:color="auto" w:fill="auto"/>
          </w:tcPr>
          <w:p w14:paraId="00C7B2A1" w14:textId="06F46040" w:rsidR="544AED06" w:rsidRPr="00740BFC" w:rsidRDefault="538E812A" w:rsidP="544AED06">
            <w:pPr>
              <w:spacing w:line="259" w:lineRule="auto"/>
            </w:pPr>
            <w:r>
              <w:t>Quando o utilizador clica em “Leave” este terá a sua sessão terminada e será redirecionado para a página “iniciar sessão”</w:t>
            </w:r>
          </w:p>
        </w:tc>
        <w:tc>
          <w:tcPr>
            <w:tcW w:w="1832" w:type="dxa"/>
            <w:shd w:val="clear" w:color="auto" w:fill="auto"/>
          </w:tcPr>
          <w:p w14:paraId="5D6D8988" w14:textId="5ABBBDD7" w:rsidR="544AED06" w:rsidRPr="00740BFC" w:rsidRDefault="538E812A" w:rsidP="544AED06">
            <w:r>
              <w:t>Nao</w:t>
            </w:r>
          </w:p>
        </w:tc>
      </w:tr>
      <w:tr w:rsidR="5EFD1712" w:rsidRPr="00740BFC" w14:paraId="3985CC23" w14:textId="77777777" w:rsidTr="538E812A">
        <w:trPr>
          <w:trHeight w:val="300"/>
        </w:trPr>
        <w:tc>
          <w:tcPr>
            <w:tcW w:w="2377" w:type="dxa"/>
            <w:shd w:val="clear" w:color="auto" w:fill="auto"/>
          </w:tcPr>
          <w:p w14:paraId="116D1354" w14:textId="6B26241E" w:rsidR="5EFD1712" w:rsidRPr="00740BFC" w:rsidRDefault="59555A55" w:rsidP="5EFD1712">
            <w:pPr>
              <w:spacing w:line="259" w:lineRule="auto"/>
            </w:pPr>
            <w:r w:rsidRPr="00740BFC">
              <w:lastRenderedPageBreak/>
              <w:t xml:space="preserve">Redirecionar </w:t>
            </w:r>
            <w:r w:rsidR="690C964C" w:rsidRPr="00740BFC">
              <w:t>para inventário</w:t>
            </w:r>
          </w:p>
        </w:tc>
        <w:tc>
          <w:tcPr>
            <w:tcW w:w="4689" w:type="dxa"/>
            <w:shd w:val="clear" w:color="auto" w:fill="auto"/>
          </w:tcPr>
          <w:p w14:paraId="2E0212E5" w14:textId="0B6F1217" w:rsidR="5EFD1712" w:rsidRPr="00740BFC" w:rsidRDefault="6574DE69" w:rsidP="5EFD1712">
            <w:pPr>
              <w:spacing w:line="259" w:lineRule="auto"/>
            </w:pPr>
            <w:r w:rsidRPr="00740BFC">
              <w:t>Redireciona</w:t>
            </w:r>
            <w:r w:rsidR="67B49C98" w:rsidRPr="00740BFC">
              <w:t xml:space="preserve"> o colaborador para a página “stocks”</w:t>
            </w:r>
            <w:r w:rsidR="7A3FC2B3" w:rsidRPr="00740BFC">
              <w:t xml:space="preserve"> se este for</w:t>
            </w:r>
            <w:r w:rsidR="3AB291FA" w:rsidRPr="00740BFC">
              <w:t xml:space="preserve"> o gestor de compras</w:t>
            </w:r>
          </w:p>
        </w:tc>
        <w:tc>
          <w:tcPr>
            <w:tcW w:w="1832" w:type="dxa"/>
            <w:shd w:val="clear" w:color="auto" w:fill="auto"/>
          </w:tcPr>
          <w:p w14:paraId="565744BA" w14:textId="30E89BF8" w:rsidR="5EFD1712" w:rsidRPr="00740BFC" w:rsidRDefault="00BA50E8" w:rsidP="5EFD1712">
            <w:r w:rsidRPr="00740BFC">
              <w:t>Não</w:t>
            </w:r>
          </w:p>
        </w:tc>
      </w:tr>
      <w:tr w:rsidR="10CA429B" w:rsidRPr="00740BFC" w14:paraId="4C0188EB" w14:textId="77777777" w:rsidTr="538E812A">
        <w:trPr>
          <w:trHeight w:val="300"/>
        </w:trPr>
        <w:tc>
          <w:tcPr>
            <w:tcW w:w="2377" w:type="dxa"/>
            <w:shd w:val="clear" w:color="auto" w:fill="auto"/>
          </w:tcPr>
          <w:p w14:paraId="46D446F5" w14:textId="4BD1C627" w:rsidR="10CA429B" w:rsidRPr="00740BFC" w:rsidRDefault="59555A55" w:rsidP="10CA429B">
            <w:pPr>
              <w:spacing w:line="259" w:lineRule="auto"/>
            </w:pPr>
            <w:r w:rsidRPr="00740BFC">
              <w:t xml:space="preserve">Redirecionar </w:t>
            </w:r>
            <w:r w:rsidR="44B9D95C" w:rsidRPr="00740BFC">
              <w:t>para</w:t>
            </w:r>
            <w:r w:rsidRPr="00740BFC">
              <w:t xml:space="preserve"> e</w:t>
            </w:r>
            <w:r w:rsidR="379A2508" w:rsidRPr="00740BFC">
              <w:t>nvios</w:t>
            </w:r>
          </w:p>
        </w:tc>
        <w:tc>
          <w:tcPr>
            <w:tcW w:w="4689" w:type="dxa"/>
            <w:shd w:val="clear" w:color="auto" w:fill="auto"/>
          </w:tcPr>
          <w:p w14:paraId="21D3B221" w14:textId="40E61FC9" w:rsidR="10CA429B" w:rsidRPr="00740BFC" w:rsidRDefault="379A2508" w:rsidP="10CA429B">
            <w:pPr>
              <w:spacing w:line="259" w:lineRule="auto"/>
            </w:pPr>
            <w:r w:rsidRPr="00740BFC">
              <w:t>Redireciona o usuário para a página “expedição”</w:t>
            </w:r>
            <w:r w:rsidR="1C3CC9CC" w:rsidRPr="00740BFC">
              <w:t xml:space="preserve"> se este for</w:t>
            </w:r>
            <w:r w:rsidR="746AC936" w:rsidRPr="00740BFC">
              <w:t xml:space="preserve"> o gestor de </w:t>
            </w:r>
            <w:r w:rsidR="00E33720" w:rsidRPr="00740BFC">
              <w:t>logística</w:t>
            </w:r>
          </w:p>
        </w:tc>
        <w:tc>
          <w:tcPr>
            <w:tcW w:w="1832" w:type="dxa"/>
            <w:shd w:val="clear" w:color="auto" w:fill="auto"/>
          </w:tcPr>
          <w:p w14:paraId="0BE5A707" w14:textId="78EFF524" w:rsidR="10CA429B" w:rsidRPr="00740BFC" w:rsidRDefault="00BA50E8" w:rsidP="10CA429B">
            <w:r w:rsidRPr="00740BFC">
              <w:t>Não</w:t>
            </w:r>
          </w:p>
        </w:tc>
      </w:tr>
      <w:tr w:rsidR="3EC2E96C" w:rsidRPr="00740BFC" w14:paraId="3E1CFA82" w14:textId="77777777" w:rsidTr="538E812A">
        <w:trPr>
          <w:trHeight w:val="300"/>
        </w:trPr>
        <w:tc>
          <w:tcPr>
            <w:tcW w:w="2377" w:type="dxa"/>
            <w:shd w:val="clear" w:color="auto" w:fill="auto"/>
          </w:tcPr>
          <w:p w14:paraId="67C90653" w14:textId="5B94F0EC" w:rsidR="59555A55" w:rsidRPr="00740BFC" w:rsidRDefault="538E812A" w:rsidP="3EC2E96C">
            <w:pPr>
              <w:spacing w:line="259" w:lineRule="auto"/>
            </w:pPr>
            <w:r>
              <w:t>Redirecionar para ocorrências</w:t>
            </w:r>
          </w:p>
        </w:tc>
        <w:tc>
          <w:tcPr>
            <w:tcW w:w="4689" w:type="dxa"/>
            <w:shd w:val="clear" w:color="auto" w:fill="auto"/>
          </w:tcPr>
          <w:p w14:paraId="77991DFE" w14:textId="7D901185" w:rsidR="3EC2E96C" w:rsidRPr="00740BFC" w:rsidRDefault="5135D855" w:rsidP="3EC2E96C">
            <w:pPr>
              <w:spacing w:line="259" w:lineRule="auto"/>
            </w:pPr>
            <w:r w:rsidRPr="00740BFC">
              <w:t>Redireciona o funcionário para a página “ocorrências”</w:t>
            </w:r>
            <w:r w:rsidR="57196417" w:rsidRPr="00740BFC">
              <w:t xml:space="preserve"> se este for</w:t>
            </w:r>
            <w:r w:rsidR="369DD082" w:rsidRPr="00740BFC">
              <w:t xml:space="preserve"> o gestor de pós-venda ou o gestor comercial</w:t>
            </w:r>
          </w:p>
        </w:tc>
        <w:tc>
          <w:tcPr>
            <w:tcW w:w="1832" w:type="dxa"/>
            <w:shd w:val="clear" w:color="auto" w:fill="auto"/>
          </w:tcPr>
          <w:p w14:paraId="56651698" w14:textId="47B82CB8" w:rsidR="3EC2E96C" w:rsidRPr="00740BFC" w:rsidRDefault="00BA50E8" w:rsidP="3EC2E96C">
            <w:r w:rsidRPr="00740BFC">
              <w:t>Não</w:t>
            </w:r>
          </w:p>
        </w:tc>
      </w:tr>
      <w:tr w:rsidR="3EC2E96C" w:rsidRPr="00740BFC" w14:paraId="5A90D488" w14:textId="77777777" w:rsidTr="538E812A">
        <w:trPr>
          <w:trHeight w:val="300"/>
        </w:trPr>
        <w:tc>
          <w:tcPr>
            <w:tcW w:w="2377" w:type="dxa"/>
            <w:shd w:val="clear" w:color="auto" w:fill="auto"/>
          </w:tcPr>
          <w:p w14:paraId="46BC81FE" w14:textId="6241963A" w:rsidR="3EC2E96C" w:rsidRPr="00740BFC" w:rsidRDefault="59555A55" w:rsidP="3EC2E96C">
            <w:pPr>
              <w:spacing w:line="259" w:lineRule="auto"/>
            </w:pPr>
            <w:r w:rsidRPr="00740BFC">
              <w:t xml:space="preserve">Redirecionar </w:t>
            </w:r>
            <w:r w:rsidR="2C6E9AFD" w:rsidRPr="00740BFC">
              <w:t>para marketing</w:t>
            </w:r>
          </w:p>
        </w:tc>
        <w:tc>
          <w:tcPr>
            <w:tcW w:w="4689" w:type="dxa"/>
            <w:shd w:val="clear" w:color="auto" w:fill="auto"/>
          </w:tcPr>
          <w:p w14:paraId="0A553B5A" w14:textId="2507556A" w:rsidR="3EC2E96C" w:rsidRPr="00740BFC" w:rsidRDefault="3018006D" w:rsidP="3EC2E96C">
            <w:pPr>
              <w:spacing w:line="259" w:lineRule="auto"/>
            </w:pPr>
            <w:r w:rsidRPr="00740BFC">
              <w:t>Redireciona o usuário para a página “promoções e campanhas”</w:t>
            </w:r>
            <w:r w:rsidR="5F57753B" w:rsidRPr="00740BFC">
              <w:t xml:space="preserve"> se este for</w:t>
            </w:r>
            <w:r w:rsidR="6EA8D0E4" w:rsidRPr="00740BFC">
              <w:t xml:space="preserve"> gestor de marketing</w:t>
            </w:r>
          </w:p>
        </w:tc>
        <w:tc>
          <w:tcPr>
            <w:tcW w:w="1832" w:type="dxa"/>
            <w:shd w:val="clear" w:color="auto" w:fill="auto"/>
          </w:tcPr>
          <w:p w14:paraId="1C899704" w14:textId="6108E4AB" w:rsidR="3EC2E96C" w:rsidRPr="00740BFC" w:rsidRDefault="00BA50E8" w:rsidP="3EC2E96C">
            <w:r w:rsidRPr="00740BFC">
              <w:t>Não</w:t>
            </w:r>
          </w:p>
        </w:tc>
      </w:tr>
      <w:tr w:rsidR="3EC2E96C" w:rsidRPr="00740BFC" w14:paraId="70EEC1CA" w14:textId="77777777" w:rsidTr="538E812A">
        <w:trPr>
          <w:trHeight w:val="300"/>
        </w:trPr>
        <w:tc>
          <w:tcPr>
            <w:tcW w:w="2377" w:type="dxa"/>
            <w:shd w:val="clear" w:color="auto" w:fill="auto"/>
          </w:tcPr>
          <w:p w14:paraId="62EC8ADE" w14:textId="5A419BD5" w:rsidR="3EC2E96C" w:rsidRPr="00740BFC" w:rsidRDefault="538E812A" w:rsidP="3EC2E96C">
            <w:pPr>
              <w:spacing w:line="259" w:lineRule="auto"/>
            </w:pPr>
            <w:r>
              <w:t>Redirecionar para chegadas</w:t>
            </w:r>
          </w:p>
        </w:tc>
        <w:tc>
          <w:tcPr>
            <w:tcW w:w="4689" w:type="dxa"/>
            <w:shd w:val="clear" w:color="auto" w:fill="auto"/>
          </w:tcPr>
          <w:p w14:paraId="25F9E68F" w14:textId="564084F1" w:rsidR="3EC2E96C" w:rsidRPr="00740BFC" w:rsidRDefault="7CDA1630" w:rsidP="3EC2E96C">
            <w:pPr>
              <w:spacing w:line="259" w:lineRule="auto"/>
            </w:pPr>
            <w:r w:rsidRPr="00740BFC">
              <w:rPr>
                <w:rFonts w:eastAsia="Calibri" w:cs="Calibri"/>
                <w:color w:val="000000" w:themeColor="text1"/>
              </w:rPr>
              <w:t>Redireciona o usuário para a página “entrada de armazém”</w:t>
            </w:r>
            <w:r w:rsidR="5F57753B" w:rsidRPr="00740BFC">
              <w:t xml:space="preserve"> se este for</w:t>
            </w:r>
            <w:r w:rsidR="64EED789" w:rsidRPr="00740BFC">
              <w:t xml:space="preserve"> o responsável de armazém</w:t>
            </w:r>
          </w:p>
        </w:tc>
        <w:tc>
          <w:tcPr>
            <w:tcW w:w="1832" w:type="dxa"/>
            <w:shd w:val="clear" w:color="auto" w:fill="auto"/>
          </w:tcPr>
          <w:p w14:paraId="73D98D39" w14:textId="368356B2" w:rsidR="3EC2E96C" w:rsidRPr="00740BFC" w:rsidRDefault="00BA50E8" w:rsidP="3EC2E96C">
            <w:r w:rsidRPr="00740BFC">
              <w:t>Não</w:t>
            </w:r>
          </w:p>
        </w:tc>
      </w:tr>
      <w:tr w:rsidR="07BC6A4D" w:rsidRPr="00740BFC" w14:paraId="245291D6" w14:textId="77777777" w:rsidTr="538E812A">
        <w:trPr>
          <w:trHeight w:val="300"/>
        </w:trPr>
        <w:tc>
          <w:tcPr>
            <w:tcW w:w="2377" w:type="dxa"/>
            <w:shd w:val="clear" w:color="auto" w:fill="auto"/>
          </w:tcPr>
          <w:p w14:paraId="74ACA141" w14:textId="1CD74805" w:rsidR="07BC6A4D" w:rsidRPr="00740BFC" w:rsidRDefault="59555A55" w:rsidP="07BC6A4D">
            <w:pPr>
              <w:spacing w:line="259" w:lineRule="auto"/>
            </w:pPr>
            <w:r w:rsidRPr="00740BFC">
              <w:t xml:space="preserve">Redirecionar </w:t>
            </w:r>
            <w:r w:rsidR="1D3422A1" w:rsidRPr="00740BFC">
              <w:t>para</w:t>
            </w:r>
            <w:r w:rsidRPr="00740BFC">
              <w:t xml:space="preserve"> clientes</w:t>
            </w:r>
          </w:p>
        </w:tc>
        <w:tc>
          <w:tcPr>
            <w:tcW w:w="4689" w:type="dxa"/>
            <w:shd w:val="clear" w:color="auto" w:fill="auto"/>
          </w:tcPr>
          <w:p w14:paraId="36EF1124" w14:textId="1956A917" w:rsidR="07BC6A4D" w:rsidRPr="00740BFC" w:rsidRDefault="538E812A" w:rsidP="07BC6A4D">
            <w:pPr>
              <w:spacing w:line="259" w:lineRule="auto"/>
            </w:pPr>
            <w:r w:rsidRPr="538E812A">
              <w:rPr>
                <w:rFonts w:eastAsia="Calibri" w:cs="Calibri"/>
                <w:color w:val="000000" w:themeColor="text1"/>
              </w:rPr>
              <w:t>Redireciona o usuário para a página “clientes”</w:t>
            </w:r>
            <w:r>
              <w:t xml:space="preserve"> para qualquer funcionário exceto o responsável de armazém </w:t>
            </w:r>
          </w:p>
        </w:tc>
        <w:tc>
          <w:tcPr>
            <w:tcW w:w="1832" w:type="dxa"/>
            <w:shd w:val="clear" w:color="auto" w:fill="auto"/>
          </w:tcPr>
          <w:p w14:paraId="481A9D79" w14:textId="36535823" w:rsidR="07BC6A4D" w:rsidRPr="00740BFC" w:rsidRDefault="00BA50E8" w:rsidP="07BC6A4D">
            <w:r w:rsidRPr="00740BFC">
              <w:t>Não</w:t>
            </w:r>
          </w:p>
        </w:tc>
      </w:tr>
    </w:tbl>
    <w:p w14:paraId="37F70F74" w14:textId="4D5F1437" w:rsidR="008547E1" w:rsidRPr="00740BFC" w:rsidRDefault="538E812A" w:rsidP="62B3BD79">
      <w:pPr>
        <w:pStyle w:val="Ttulo4"/>
      </w:pPr>
      <w:bookmarkStart w:id="195" w:name="_Toc199624752"/>
      <w:r>
        <w:t>Funcionalidade Perfil</w:t>
      </w:r>
      <w:bookmarkEnd w:id="195"/>
    </w:p>
    <w:p w14:paraId="29AECAB7" w14:textId="77777777" w:rsidR="008547E1" w:rsidRPr="00740BFC" w:rsidRDefault="61FE6A40" w:rsidP="002E5000">
      <w:pPr>
        <w:keepNext/>
        <w:jc w:val="center"/>
      </w:pPr>
      <w:r>
        <w:rPr>
          <w:noProof/>
        </w:rPr>
        <w:drawing>
          <wp:inline distT="0" distB="0" distL="0" distR="0" wp14:anchorId="1B285B05" wp14:editId="46526665">
            <wp:extent cx="3471927" cy="3905250"/>
            <wp:effectExtent l="0" t="0" r="0" b="0"/>
            <wp:docPr id="1716963106" name="Picture 1117848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963106" name="Picture 1117848534"/>
                    <pic:cNvPicPr/>
                  </pic:nvPicPr>
                  <pic:blipFill>
                    <a:blip r:embed="rId69">
                      <a:extLst>
                        <a:ext uri="{28A0092B-C50C-407E-A947-70E740481C1C}">
                          <a14:useLocalDpi xmlns:a14="http://schemas.microsoft.com/office/drawing/2010/main" val="0"/>
                        </a:ext>
                      </a:extLst>
                    </a:blip>
                    <a:stretch>
                      <a:fillRect/>
                    </a:stretch>
                  </pic:blipFill>
                  <pic:spPr>
                    <a:xfrm>
                      <a:off x="0" y="0"/>
                      <a:ext cx="3485250" cy="3920236"/>
                    </a:xfrm>
                    <a:prstGeom prst="rect">
                      <a:avLst/>
                    </a:prstGeom>
                  </pic:spPr>
                </pic:pic>
              </a:graphicData>
            </a:graphic>
          </wp:inline>
        </w:drawing>
      </w:r>
    </w:p>
    <w:p w14:paraId="099E1125" w14:textId="07F6A714" w:rsidR="008547E1" w:rsidRPr="00740BFC" w:rsidRDefault="538E812A" w:rsidP="0026586C">
      <w:pPr>
        <w:pStyle w:val="Legenda"/>
        <w:jc w:val="center"/>
      </w:pPr>
      <w:bookmarkStart w:id="196" w:name="_Toc194761375"/>
      <w:r>
        <w:t xml:space="preserve">Figura </w:t>
      </w:r>
      <w:fldSimple w:instr=" SEQ Figura \* ARABIC "/>
      <w:r>
        <w:t>. BackOffice – Mockup da funcionalidade Perfil.</w:t>
      </w:r>
      <w:bookmarkEnd w:id="196"/>
      <w:r>
        <w:t xml:space="preserve">   </w:t>
      </w:r>
    </w:p>
    <w:p w14:paraId="1A8417A4" w14:textId="6A880DE2" w:rsidR="008547E1" w:rsidRPr="00740BFC" w:rsidRDefault="538E812A" w:rsidP="538E812A">
      <w:pPr>
        <w:jc w:val="both"/>
        <w:rPr>
          <w:sz w:val="22"/>
          <w:szCs w:val="22"/>
        </w:rPr>
      </w:pPr>
      <w:r w:rsidRPr="538E812A">
        <w:rPr>
          <w:sz w:val="22"/>
          <w:szCs w:val="22"/>
        </w:rPr>
        <w:t xml:space="preserve">Esta funcionalidade compreende um conjunto de sub-funcionalidades associadas, especificadas na tabela seguinte. </w:t>
      </w:r>
    </w:p>
    <w:p w14:paraId="1C274497" w14:textId="77777777" w:rsidR="008547E1" w:rsidRPr="00740BFC" w:rsidRDefault="008547E1" w:rsidP="2171A528">
      <w:pPr>
        <w:jc w:val="both"/>
      </w:pPr>
    </w:p>
    <w:p w14:paraId="645BE92F" w14:textId="70DA1C38" w:rsidR="008547E1" w:rsidRPr="00740BFC" w:rsidRDefault="538E812A" w:rsidP="62B3BD79">
      <w:pPr>
        <w:pStyle w:val="Legenda"/>
        <w:keepNext/>
        <w:jc w:val="center"/>
      </w:pPr>
      <w:bookmarkStart w:id="197" w:name="_Toc199624903"/>
      <w:r>
        <w:lastRenderedPageBreak/>
        <w:t xml:space="preserve">Tabela </w:t>
      </w:r>
      <w:fldSimple w:instr=" SEQ Tabela \* ARABIC ">
        <w:r>
          <w:t>57</w:t>
        </w:r>
      </w:fldSimple>
      <w:r>
        <w:t xml:space="preserve">. </w:t>
      </w:r>
      <w:r w:rsidRPr="538E812A">
        <w:rPr>
          <w:i/>
          <w:iCs/>
        </w:rPr>
        <w:t>BackOffice</w:t>
      </w:r>
      <w:r>
        <w:t xml:space="preserve"> - Regras de negócio da funcionalidade </w:t>
      </w:r>
      <w:r w:rsidRPr="538E812A">
        <w:rPr>
          <w:i/>
          <w:iCs/>
        </w:rPr>
        <w:t>Perfil.</w:t>
      </w:r>
      <w:bookmarkEnd w:id="19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7"/>
        <w:gridCol w:w="4689"/>
        <w:gridCol w:w="1832"/>
      </w:tblGrid>
      <w:tr w:rsidR="62B3BD79" w:rsidRPr="00740BFC" w14:paraId="12A70F88" w14:textId="77777777" w:rsidTr="538E812A">
        <w:trPr>
          <w:trHeight w:val="300"/>
        </w:trPr>
        <w:tc>
          <w:tcPr>
            <w:tcW w:w="2377" w:type="dxa"/>
            <w:shd w:val="clear" w:color="auto" w:fill="4472C4" w:themeFill="accent1"/>
            <w:vAlign w:val="center"/>
          </w:tcPr>
          <w:p w14:paraId="339A7337" w14:textId="77777777" w:rsidR="62B3BD79" w:rsidRPr="00740BFC" w:rsidRDefault="538E812A" w:rsidP="62B3BD79">
            <w:pPr>
              <w:rPr>
                <w:color w:val="FFFFFF" w:themeColor="background1"/>
              </w:rPr>
            </w:pPr>
            <w:r w:rsidRPr="538E812A">
              <w:rPr>
                <w:color w:val="FFFFFF" w:themeColor="background1"/>
              </w:rPr>
              <w:t>Sub-funcionalidade</w:t>
            </w:r>
          </w:p>
        </w:tc>
        <w:tc>
          <w:tcPr>
            <w:tcW w:w="4689" w:type="dxa"/>
            <w:shd w:val="clear" w:color="auto" w:fill="4472C4" w:themeFill="accent1"/>
            <w:vAlign w:val="center"/>
          </w:tcPr>
          <w:p w14:paraId="15739018" w14:textId="77777777" w:rsidR="62B3BD79" w:rsidRPr="00740BFC" w:rsidRDefault="538E812A" w:rsidP="62B3BD79">
            <w:pPr>
              <w:rPr>
                <w:color w:val="FFFFFF" w:themeColor="background1"/>
              </w:rPr>
            </w:pPr>
            <w:r w:rsidRPr="538E812A">
              <w:rPr>
                <w:color w:val="FFFFFF" w:themeColor="background1"/>
              </w:rPr>
              <w:t>Regra a ser implementada</w:t>
            </w:r>
          </w:p>
        </w:tc>
        <w:tc>
          <w:tcPr>
            <w:tcW w:w="1832" w:type="dxa"/>
            <w:shd w:val="clear" w:color="auto" w:fill="4472C4" w:themeFill="accent1"/>
            <w:vAlign w:val="center"/>
          </w:tcPr>
          <w:p w14:paraId="6966CDA0" w14:textId="77777777" w:rsidR="62B3BD79" w:rsidRPr="00740BFC" w:rsidRDefault="538E812A" w:rsidP="62B3BD79">
            <w:pPr>
              <w:rPr>
                <w:color w:val="FFFFFF" w:themeColor="background1"/>
              </w:rPr>
            </w:pPr>
            <w:r w:rsidRPr="538E812A">
              <w:rPr>
                <w:color w:val="FFFFFF" w:themeColor="background1"/>
              </w:rPr>
              <w:t>Serviço Externo</w:t>
            </w:r>
          </w:p>
        </w:tc>
      </w:tr>
      <w:tr w:rsidR="62B3BD79" w:rsidRPr="00740BFC" w14:paraId="2B30DAAD" w14:textId="77777777" w:rsidTr="538E812A">
        <w:trPr>
          <w:trHeight w:val="300"/>
        </w:trPr>
        <w:tc>
          <w:tcPr>
            <w:tcW w:w="2377" w:type="dxa"/>
            <w:shd w:val="clear" w:color="auto" w:fill="auto"/>
          </w:tcPr>
          <w:p w14:paraId="2BB57F81" w14:textId="02E68E70" w:rsidR="62B3BD79" w:rsidRPr="00740BFC" w:rsidRDefault="68751526" w:rsidP="62B3BD79">
            <w:pPr>
              <w:spacing w:line="259" w:lineRule="auto"/>
            </w:pPr>
            <w:r w:rsidRPr="00740BFC">
              <w:t>Editar telemóvel</w:t>
            </w:r>
          </w:p>
        </w:tc>
        <w:tc>
          <w:tcPr>
            <w:tcW w:w="4689" w:type="dxa"/>
            <w:shd w:val="clear" w:color="auto" w:fill="auto"/>
          </w:tcPr>
          <w:p w14:paraId="2203F8B1" w14:textId="62D65B10" w:rsidR="62B3BD79" w:rsidRPr="00740BFC" w:rsidRDefault="538E812A" w:rsidP="62B3BD79">
            <w:pPr>
              <w:spacing w:line="259" w:lineRule="auto"/>
            </w:pPr>
            <w:r>
              <w:t>Clicando no ícone de lápis ao lado do campo de número de telemóvel o colaborador poderá editar o seu contacto telefónico, pressionando “Enter” no final para guardar</w:t>
            </w:r>
          </w:p>
        </w:tc>
        <w:tc>
          <w:tcPr>
            <w:tcW w:w="1832" w:type="dxa"/>
            <w:shd w:val="clear" w:color="auto" w:fill="auto"/>
          </w:tcPr>
          <w:p w14:paraId="3A3350FC" w14:textId="5A754676" w:rsidR="62B3BD79" w:rsidRPr="00740BFC" w:rsidRDefault="00BA50E8">
            <w:r w:rsidRPr="00740BFC">
              <w:t>Não</w:t>
            </w:r>
          </w:p>
        </w:tc>
      </w:tr>
      <w:tr w:rsidR="7848418E" w:rsidRPr="00740BFC" w14:paraId="243290A1" w14:textId="77777777" w:rsidTr="538E812A">
        <w:trPr>
          <w:trHeight w:val="300"/>
        </w:trPr>
        <w:tc>
          <w:tcPr>
            <w:tcW w:w="2377" w:type="dxa"/>
            <w:shd w:val="clear" w:color="auto" w:fill="auto"/>
          </w:tcPr>
          <w:p w14:paraId="311BE7AE" w14:textId="1DEF6832" w:rsidR="68751526" w:rsidRPr="00740BFC" w:rsidRDefault="68751526" w:rsidP="7848418E">
            <w:pPr>
              <w:spacing w:line="259" w:lineRule="auto"/>
            </w:pPr>
            <w:r w:rsidRPr="00740BFC">
              <w:t>Editar email</w:t>
            </w:r>
          </w:p>
        </w:tc>
        <w:tc>
          <w:tcPr>
            <w:tcW w:w="4689" w:type="dxa"/>
            <w:shd w:val="clear" w:color="auto" w:fill="auto"/>
          </w:tcPr>
          <w:p w14:paraId="65BA94AB" w14:textId="67183408" w:rsidR="7848418E" w:rsidRPr="00740BFC" w:rsidRDefault="538E812A" w:rsidP="7848418E">
            <w:pPr>
              <w:spacing w:line="259" w:lineRule="auto"/>
            </w:pPr>
            <w:r>
              <w:t>Clicando no ícone de lápis ao lado do campo do correio eletrónico o colaborador poderá editar o seu email, pressionando “Enter” no final para guardar</w:t>
            </w:r>
          </w:p>
        </w:tc>
        <w:tc>
          <w:tcPr>
            <w:tcW w:w="1832" w:type="dxa"/>
            <w:shd w:val="clear" w:color="auto" w:fill="auto"/>
          </w:tcPr>
          <w:p w14:paraId="237E3819" w14:textId="30CA677C" w:rsidR="7848418E" w:rsidRPr="00740BFC" w:rsidRDefault="00BA50E8" w:rsidP="7848418E">
            <w:r w:rsidRPr="00740BFC">
              <w:t>Não</w:t>
            </w:r>
          </w:p>
        </w:tc>
      </w:tr>
    </w:tbl>
    <w:p w14:paraId="512966B3" w14:textId="417C2205" w:rsidR="008547E1" w:rsidRPr="00740BFC" w:rsidRDefault="008547E1" w:rsidP="62B3BD79"/>
    <w:p w14:paraId="3CEA85CB" w14:textId="16D50254" w:rsidR="008547E1" w:rsidRPr="00740BFC" w:rsidRDefault="538E812A" w:rsidP="5237893C">
      <w:pPr>
        <w:pStyle w:val="Ttulo4"/>
      </w:pPr>
      <w:bookmarkStart w:id="198" w:name="_Toc199624753"/>
      <w:r>
        <w:t>Funcionalidade Stock</w:t>
      </w:r>
      <w:bookmarkEnd w:id="198"/>
    </w:p>
    <w:p w14:paraId="3C5A0B4F" w14:textId="77777777" w:rsidR="008547E1" w:rsidRPr="00740BFC" w:rsidRDefault="590A71BF" w:rsidP="00D975FF">
      <w:pPr>
        <w:keepNext/>
        <w:ind w:left="708"/>
        <w:jc w:val="center"/>
      </w:pPr>
      <w:r>
        <w:rPr>
          <w:noProof/>
        </w:rPr>
        <w:drawing>
          <wp:inline distT="0" distB="0" distL="0" distR="0" wp14:anchorId="4E5049BC" wp14:editId="3C878DBC">
            <wp:extent cx="5064864" cy="2819400"/>
            <wp:effectExtent l="0" t="0" r="2540" b="0"/>
            <wp:docPr id="1158109169" name="Picture 1158109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109169" name="Picture 1158109169"/>
                    <pic:cNvPicPr/>
                  </pic:nvPicPr>
                  <pic:blipFill>
                    <a:blip r:embed="rId70">
                      <a:extLst>
                        <a:ext uri="{28A0092B-C50C-407E-A947-70E740481C1C}">
                          <a14:useLocalDpi xmlns:a14="http://schemas.microsoft.com/office/drawing/2010/main" val="0"/>
                        </a:ext>
                      </a:extLst>
                    </a:blip>
                    <a:stretch>
                      <a:fillRect/>
                    </a:stretch>
                  </pic:blipFill>
                  <pic:spPr>
                    <a:xfrm>
                      <a:off x="0" y="0"/>
                      <a:ext cx="5073606" cy="2824266"/>
                    </a:xfrm>
                    <a:prstGeom prst="rect">
                      <a:avLst/>
                    </a:prstGeom>
                  </pic:spPr>
                </pic:pic>
              </a:graphicData>
            </a:graphic>
          </wp:inline>
        </w:drawing>
      </w:r>
    </w:p>
    <w:p w14:paraId="4FB81F5B" w14:textId="1C746310" w:rsidR="008547E1" w:rsidRPr="00740BFC" w:rsidRDefault="538E812A" w:rsidP="0026586C">
      <w:pPr>
        <w:pStyle w:val="Legenda"/>
        <w:jc w:val="center"/>
      </w:pPr>
      <w:bookmarkStart w:id="199" w:name="_Toc194761376"/>
      <w:r>
        <w:t xml:space="preserve">Figura </w:t>
      </w:r>
      <w:fldSimple w:instr=" SEQ Figura \* ARABIC "/>
      <w:r>
        <w:t>. BackOffice – Mockup da funcionalidade Stock.</w:t>
      </w:r>
      <w:bookmarkEnd w:id="199"/>
      <w:r>
        <w:t xml:space="preserve">       </w:t>
      </w:r>
    </w:p>
    <w:p w14:paraId="0C23FDD5" w14:textId="6A1F24F4" w:rsidR="008547E1" w:rsidRPr="00740BFC" w:rsidRDefault="538E812A" w:rsidP="538E812A">
      <w:pPr>
        <w:jc w:val="both"/>
        <w:rPr>
          <w:sz w:val="22"/>
          <w:szCs w:val="22"/>
        </w:rPr>
      </w:pPr>
      <w:r w:rsidRPr="538E812A">
        <w:rPr>
          <w:sz w:val="22"/>
          <w:szCs w:val="22"/>
        </w:rPr>
        <w:t xml:space="preserve">Esta funcionalidade compreende um conjunto de sub-funcionalidades associadas, especificadas na tabela seguinte. </w:t>
      </w:r>
    </w:p>
    <w:p w14:paraId="197FDC1B" w14:textId="3814B376" w:rsidR="008547E1" w:rsidRPr="00740BFC" w:rsidRDefault="538E812A" w:rsidP="5237893C">
      <w:pPr>
        <w:pStyle w:val="Legenda"/>
        <w:keepNext/>
        <w:jc w:val="center"/>
      </w:pPr>
      <w:bookmarkStart w:id="200" w:name="_Toc199624904"/>
      <w:r>
        <w:t xml:space="preserve">Tabela </w:t>
      </w:r>
      <w:fldSimple w:instr=" SEQ Tabela \* ARABIC ">
        <w:r>
          <w:t>58</w:t>
        </w:r>
      </w:fldSimple>
      <w:r>
        <w:t xml:space="preserve">. </w:t>
      </w:r>
      <w:r w:rsidRPr="538E812A">
        <w:rPr>
          <w:i/>
          <w:iCs/>
        </w:rPr>
        <w:t>BackOffice</w:t>
      </w:r>
      <w:r>
        <w:t xml:space="preserve"> - Regras de negócio da funcionalidade </w:t>
      </w:r>
      <w:r w:rsidRPr="538E812A">
        <w:rPr>
          <w:i/>
          <w:iCs/>
        </w:rPr>
        <w:t>Stock.</w:t>
      </w:r>
      <w:bookmarkEnd w:id="20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7"/>
        <w:gridCol w:w="4689"/>
        <w:gridCol w:w="1832"/>
      </w:tblGrid>
      <w:tr w:rsidR="5237893C" w:rsidRPr="00740BFC" w14:paraId="7EDDBA74" w14:textId="77777777" w:rsidTr="538E812A">
        <w:trPr>
          <w:trHeight w:val="300"/>
        </w:trPr>
        <w:tc>
          <w:tcPr>
            <w:tcW w:w="2377" w:type="dxa"/>
            <w:shd w:val="clear" w:color="auto" w:fill="4472C4" w:themeFill="accent1"/>
            <w:vAlign w:val="center"/>
          </w:tcPr>
          <w:p w14:paraId="1B98EFD9" w14:textId="77777777" w:rsidR="5237893C" w:rsidRPr="00740BFC" w:rsidRDefault="538E812A" w:rsidP="5237893C">
            <w:pPr>
              <w:rPr>
                <w:color w:val="FFFFFF" w:themeColor="background1"/>
              </w:rPr>
            </w:pPr>
            <w:r w:rsidRPr="538E812A">
              <w:rPr>
                <w:color w:val="FFFFFF" w:themeColor="background1"/>
              </w:rPr>
              <w:t>Sub-funcionalidade</w:t>
            </w:r>
          </w:p>
        </w:tc>
        <w:tc>
          <w:tcPr>
            <w:tcW w:w="4689" w:type="dxa"/>
            <w:shd w:val="clear" w:color="auto" w:fill="4472C4" w:themeFill="accent1"/>
            <w:vAlign w:val="center"/>
          </w:tcPr>
          <w:p w14:paraId="36032C12" w14:textId="77777777" w:rsidR="5237893C" w:rsidRPr="00740BFC" w:rsidRDefault="538E812A" w:rsidP="5237893C">
            <w:pPr>
              <w:rPr>
                <w:color w:val="FFFFFF" w:themeColor="background1"/>
              </w:rPr>
            </w:pPr>
            <w:r w:rsidRPr="538E812A">
              <w:rPr>
                <w:color w:val="FFFFFF" w:themeColor="background1"/>
              </w:rPr>
              <w:t>Regra a ser implementada</w:t>
            </w:r>
          </w:p>
        </w:tc>
        <w:tc>
          <w:tcPr>
            <w:tcW w:w="1832" w:type="dxa"/>
            <w:shd w:val="clear" w:color="auto" w:fill="4472C4" w:themeFill="accent1"/>
            <w:vAlign w:val="center"/>
          </w:tcPr>
          <w:p w14:paraId="1C665772" w14:textId="77777777" w:rsidR="5237893C" w:rsidRPr="00740BFC" w:rsidRDefault="538E812A" w:rsidP="5237893C">
            <w:pPr>
              <w:rPr>
                <w:color w:val="FFFFFF" w:themeColor="background1"/>
              </w:rPr>
            </w:pPr>
            <w:r w:rsidRPr="538E812A">
              <w:rPr>
                <w:color w:val="FFFFFF" w:themeColor="background1"/>
              </w:rPr>
              <w:t>Serviço Externo</w:t>
            </w:r>
          </w:p>
        </w:tc>
      </w:tr>
      <w:tr w:rsidR="5237893C" w:rsidRPr="00740BFC" w14:paraId="2EBF3420" w14:textId="77777777" w:rsidTr="538E812A">
        <w:trPr>
          <w:trHeight w:val="300"/>
        </w:trPr>
        <w:tc>
          <w:tcPr>
            <w:tcW w:w="2377" w:type="dxa"/>
            <w:shd w:val="clear" w:color="auto" w:fill="auto"/>
          </w:tcPr>
          <w:p w14:paraId="601AC601" w14:textId="3ADF8AAF" w:rsidR="5237893C" w:rsidRPr="00740BFC" w:rsidRDefault="107DB808" w:rsidP="5237893C">
            <w:pPr>
              <w:spacing w:line="259" w:lineRule="auto"/>
            </w:pPr>
            <w:r w:rsidRPr="00740BFC">
              <w:t>Barra de pesquisa</w:t>
            </w:r>
          </w:p>
        </w:tc>
        <w:tc>
          <w:tcPr>
            <w:tcW w:w="4689" w:type="dxa"/>
            <w:shd w:val="clear" w:color="auto" w:fill="auto"/>
          </w:tcPr>
          <w:p w14:paraId="7AB8EB40" w14:textId="20846174" w:rsidR="5237893C" w:rsidRPr="00740BFC" w:rsidRDefault="538E812A" w:rsidP="5237893C">
            <w:pPr>
              <w:spacing w:line="259" w:lineRule="auto"/>
              <w:rPr>
                <w:rFonts w:eastAsia="Calibri" w:cs="Calibri"/>
              </w:rPr>
            </w:pPr>
            <w:r w:rsidRPr="538E812A">
              <w:rPr>
                <w:rFonts w:eastAsia="Calibri" w:cs="Calibri"/>
                <w:color w:val="000000" w:themeColor="text1"/>
              </w:rPr>
              <w:t>Permite ao usuário pesquisar por uma palavra-chave como o nome do vinho ou alguma característica do mesmo</w:t>
            </w:r>
          </w:p>
        </w:tc>
        <w:tc>
          <w:tcPr>
            <w:tcW w:w="1832" w:type="dxa"/>
            <w:shd w:val="clear" w:color="auto" w:fill="auto"/>
          </w:tcPr>
          <w:p w14:paraId="11282EE8" w14:textId="1793C551" w:rsidR="5237893C" w:rsidRPr="00740BFC" w:rsidRDefault="00BA50E8">
            <w:r w:rsidRPr="00740BFC">
              <w:t>Não</w:t>
            </w:r>
          </w:p>
        </w:tc>
      </w:tr>
      <w:tr w:rsidR="262EFCEF" w:rsidRPr="00740BFC" w14:paraId="3CA94A64" w14:textId="77777777" w:rsidTr="538E812A">
        <w:trPr>
          <w:trHeight w:val="300"/>
        </w:trPr>
        <w:tc>
          <w:tcPr>
            <w:tcW w:w="2377" w:type="dxa"/>
            <w:shd w:val="clear" w:color="auto" w:fill="auto"/>
          </w:tcPr>
          <w:p w14:paraId="2A3E8746" w14:textId="497CE3FD" w:rsidR="107DB808" w:rsidRPr="00740BFC" w:rsidRDefault="538E812A" w:rsidP="262EFCEF">
            <w:pPr>
              <w:spacing w:line="259" w:lineRule="auto"/>
            </w:pPr>
            <w:r>
              <w:t>Abrir aba “região”</w:t>
            </w:r>
          </w:p>
        </w:tc>
        <w:tc>
          <w:tcPr>
            <w:tcW w:w="4689" w:type="dxa"/>
            <w:shd w:val="clear" w:color="auto" w:fill="auto"/>
          </w:tcPr>
          <w:p w14:paraId="52A66638" w14:textId="0A9FA328" w:rsidR="262EFCEF" w:rsidRPr="00740BFC" w:rsidRDefault="538E812A" w:rsidP="262EFCEF">
            <w:pPr>
              <w:rPr>
                <w:rFonts w:eastAsia="Calibri" w:cs="Calibri"/>
                <w:color w:val="000000" w:themeColor="text1"/>
              </w:rPr>
            </w:pPr>
            <w:r w:rsidRPr="538E812A">
              <w:rPr>
                <w:rFonts w:eastAsia="Calibri" w:cs="Calibri"/>
                <w:color w:val="000000" w:themeColor="text1"/>
              </w:rPr>
              <w:t xml:space="preserve">Clicando na seta que está à frente de “região” será aberta uma aba de seleção onde o utilizador poderá escolher a região que deseja utilizar para filtrar os vinhos </w:t>
            </w:r>
          </w:p>
        </w:tc>
        <w:tc>
          <w:tcPr>
            <w:tcW w:w="1832" w:type="dxa"/>
            <w:shd w:val="clear" w:color="auto" w:fill="auto"/>
          </w:tcPr>
          <w:p w14:paraId="7EE3466E" w14:textId="39634E0C" w:rsidR="262EFCEF" w:rsidRPr="00740BFC" w:rsidRDefault="00BA50E8" w:rsidP="262EFCEF">
            <w:r w:rsidRPr="00740BFC">
              <w:t>Não</w:t>
            </w:r>
          </w:p>
        </w:tc>
      </w:tr>
      <w:tr w:rsidR="22B15A0E" w:rsidRPr="00740BFC" w14:paraId="3ADEE308" w14:textId="77777777" w:rsidTr="538E812A">
        <w:trPr>
          <w:trHeight w:val="300"/>
        </w:trPr>
        <w:tc>
          <w:tcPr>
            <w:tcW w:w="2377" w:type="dxa"/>
            <w:shd w:val="clear" w:color="auto" w:fill="auto"/>
          </w:tcPr>
          <w:p w14:paraId="182227E6" w14:textId="23CE8A11" w:rsidR="22B15A0E" w:rsidRPr="00740BFC" w:rsidRDefault="538E812A" w:rsidP="22B15A0E">
            <w:pPr>
              <w:spacing w:line="259" w:lineRule="auto"/>
            </w:pPr>
            <w:r>
              <w:t>Abrir aba “tipo”</w:t>
            </w:r>
          </w:p>
        </w:tc>
        <w:tc>
          <w:tcPr>
            <w:tcW w:w="4689" w:type="dxa"/>
            <w:shd w:val="clear" w:color="auto" w:fill="auto"/>
          </w:tcPr>
          <w:p w14:paraId="696F8750" w14:textId="1D5733E4" w:rsidR="22B15A0E" w:rsidRPr="00740BFC" w:rsidRDefault="538E812A" w:rsidP="22B15A0E">
            <w:pPr>
              <w:rPr>
                <w:rFonts w:eastAsia="Calibri" w:cs="Calibri"/>
                <w:color w:val="000000" w:themeColor="text1"/>
              </w:rPr>
            </w:pPr>
            <w:r w:rsidRPr="538E812A">
              <w:rPr>
                <w:rFonts w:eastAsia="Calibri" w:cs="Calibri"/>
                <w:color w:val="000000" w:themeColor="text1"/>
              </w:rPr>
              <w:t xml:space="preserve">Ao clicar na seta que está à frente de “tipo” será aberta uma aba de seleção onde o </w:t>
            </w:r>
            <w:r w:rsidRPr="538E812A">
              <w:rPr>
                <w:rFonts w:eastAsia="Calibri" w:cs="Calibri"/>
                <w:color w:val="000000" w:themeColor="text1"/>
              </w:rPr>
              <w:lastRenderedPageBreak/>
              <w:t>utilizador poderá escolher o tipo de vinho que deseja utilizar para filtrar os vinhos</w:t>
            </w:r>
          </w:p>
        </w:tc>
        <w:tc>
          <w:tcPr>
            <w:tcW w:w="1832" w:type="dxa"/>
            <w:shd w:val="clear" w:color="auto" w:fill="auto"/>
          </w:tcPr>
          <w:p w14:paraId="39671116" w14:textId="4843BA3B" w:rsidR="22B15A0E" w:rsidRPr="00740BFC" w:rsidRDefault="538E812A" w:rsidP="22B15A0E">
            <w:r>
              <w:lastRenderedPageBreak/>
              <w:t>Nao</w:t>
            </w:r>
          </w:p>
        </w:tc>
      </w:tr>
      <w:tr w:rsidR="3F826AC7" w:rsidRPr="00740BFC" w14:paraId="02941D3D" w14:textId="77777777" w:rsidTr="538E812A">
        <w:trPr>
          <w:trHeight w:val="300"/>
        </w:trPr>
        <w:tc>
          <w:tcPr>
            <w:tcW w:w="2377" w:type="dxa"/>
            <w:shd w:val="clear" w:color="auto" w:fill="auto"/>
          </w:tcPr>
          <w:p w14:paraId="05E474C8" w14:textId="61EF93F0" w:rsidR="3F826AC7" w:rsidRPr="00740BFC" w:rsidRDefault="5DED3818" w:rsidP="3F826AC7">
            <w:pPr>
              <w:spacing w:line="259" w:lineRule="auto"/>
            </w:pPr>
            <w:r w:rsidRPr="00740BFC">
              <w:t>Pedir vinho</w:t>
            </w:r>
          </w:p>
        </w:tc>
        <w:tc>
          <w:tcPr>
            <w:tcW w:w="4689" w:type="dxa"/>
            <w:shd w:val="clear" w:color="auto" w:fill="auto"/>
          </w:tcPr>
          <w:p w14:paraId="49AE8867" w14:textId="40F752EC" w:rsidR="3F826AC7" w:rsidRPr="00740BFC" w:rsidRDefault="538E812A" w:rsidP="47D4A358">
            <w:pPr>
              <w:rPr>
                <w:rFonts w:eastAsia="Calibri" w:cs="Calibri"/>
                <w:color w:val="000000" w:themeColor="text1"/>
              </w:rPr>
            </w:pPr>
            <w:r w:rsidRPr="538E812A">
              <w:rPr>
                <w:rFonts w:eastAsia="Calibri" w:cs="Calibri"/>
                <w:color w:val="000000" w:themeColor="text1"/>
              </w:rPr>
              <w:t>Para pedir vinho o gestor de compras tem que clicar na caixa de seleção que se encontra o final da linha correspondente ao vinho que o mesmo deseja encomendar. Ao clicar será aberta uma aba para que o gestor escolha a quantidade e fornecedora que deseja para receber o vinho. Escolhendo a quantidade e a fornecedora será automaticamente calculado o preço total da compra que quer efetuar. O preço aparecerá à frente de “preço”.</w:t>
            </w:r>
          </w:p>
          <w:p w14:paraId="009B11E4" w14:textId="4E631B36" w:rsidR="3F826AC7" w:rsidRPr="00740BFC" w:rsidRDefault="538E812A" w:rsidP="3F826AC7">
            <w:pPr>
              <w:rPr>
                <w:rFonts w:eastAsia="Calibri" w:cs="Calibri"/>
                <w:color w:val="000000" w:themeColor="text1"/>
              </w:rPr>
            </w:pPr>
            <w:r w:rsidRPr="538E812A">
              <w:rPr>
                <w:rFonts w:eastAsia="Calibri" w:cs="Calibri"/>
                <w:color w:val="000000" w:themeColor="text1"/>
              </w:rPr>
              <w:t>Se o gestor clicar em “confirmar”, com os campos necessários preenchidos, o vinho será adicionado ao carrinho</w:t>
            </w:r>
          </w:p>
        </w:tc>
        <w:tc>
          <w:tcPr>
            <w:tcW w:w="1832" w:type="dxa"/>
            <w:shd w:val="clear" w:color="auto" w:fill="auto"/>
          </w:tcPr>
          <w:p w14:paraId="003B9391" w14:textId="1A7B7B5B" w:rsidR="3F826AC7" w:rsidRPr="00740BFC" w:rsidRDefault="00BA50E8" w:rsidP="3F826AC7">
            <w:r w:rsidRPr="00740BFC">
              <w:t>Sim</w:t>
            </w:r>
          </w:p>
        </w:tc>
      </w:tr>
      <w:tr w:rsidR="5B4FFFB7" w:rsidRPr="00740BFC" w14:paraId="4B2D1659" w14:textId="77777777" w:rsidTr="538E812A">
        <w:trPr>
          <w:trHeight w:val="300"/>
        </w:trPr>
        <w:tc>
          <w:tcPr>
            <w:tcW w:w="2377" w:type="dxa"/>
            <w:shd w:val="clear" w:color="auto" w:fill="auto"/>
          </w:tcPr>
          <w:p w14:paraId="3054695F" w14:textId="6382BB3E" w:rsidR="3E567AA6" w:rsidRPr="00740BFC" w:rsidRDefault="3E567AA6" w:rsidP="5B4FFFB7">
            <w:pPr>
              <w:spacing w:line="259" w:lineRule="auto"/>
            </w:pPr>
            <w:r w:rsidRPr="00740BFC">
              <w:t>Informação do stock do vinho</w:t>
            </w:r>
          </w:p>
        </w:tc>
        <w:tc>
          <w:tcPr>
            <w:tcW w:w="4689" w:type="dxa"/>
            <w:shd w:val="clear" w:color="auto" w:fill="auto"/>
          </w:tcPr>
          <w:p w14:paraId="6A3BE6BE" w14:textId="00ED0CAF" w:rsidR="5B4FFFB7" w:rsidRPr="00740BFC" w:rsidRDefault="538E812A" w:rsidP="5B4FFFB7">
            <w:pPr>
              <w:rPr>
                <w:rFonts w:eastAsia="Calibri" w:cs="Calibri"/>
                <w:color w:val="000000" w:themeColor="text1"/>
              </w:rPr>
            </w:pPr>
            <w:r w:rsidRPr="538E812A">
              <w:rPr>
                <w:rFonts w:eastAsia="Calibri" w:cs="Calibri"/>
                <w:color w:val="000000" w:themeColor="text1"/>
              </w:rPr>
              <w:t>Clicando no nome de um dos vinhos o usuário será redirecionado para a página com os detalhes do inventário atual do vinho (sendo que a cor vermelha representa que um vinho importante que está prestes a ficar sem stock ou um vinho qualquer que já está sem stock; a cor amarela que um vinho com um pedido de stock pendente; a cor preta para quando o vinho ainda tem o stock necessário).</w:t>
            </w:r>
            <w:r w:rsidR="3E567AA6">
              <w:br/>
            </w:r>
            <w:r w:rsidRPr="538E812A">
              <w:rPr>
                <w:rFonts w:eastAsia="Calibri" w:cs="Calibri"/>
                <w:color w:val="000000" w:themeColor="text1"/>
              </w:rPr>
              <w:t>Nessa página será possível a informação sobre o vinho representada na imagem. A única funcionalidade adicional nessa página será uma seta no canto inferior esquerdo que fará o gestor voltar para a página anterior.</w:t>
            </w:r>
          </w:p>
        </w:tc>
        <w:tc>
          <w:tcPr>
            <w:tcW w:w="1832" w:type="dxa"/>
            <w:shd w:val="clear" w:color="auto" w:fill="auto"/>
          </w:tcPr>
          <w:p w14:paraId="4B4091E0" w14:textId="0BE315FD" w:rsidR="5B4FFFB7" w:rsidRPr="00740BFC" w:rsidRDefault="538E812A" w:rsidP="5B4FFFB7">
            <w:r>
              <w:t>Nao</w:t>
            </w:r>
          </w:p>
        </w:tc>
      </w:tr>
      <w:tr w:rsidR="590A6266" w:rsidRPr="00740BFC" w14:paraId="02446A91" w14:textId="77777777" w:rsidTr="538E812A">
        <w:trPr>
          <w:trHeight w:val="300"/>
        </w:trPr>
        <w:tc>
          <w:tcPr>
            <w:tcW w:w="2377" w:type="dxa"/>
            <w:shd w:val="clear" w:color="auto" w:fill="auto"/>
          </w:tcPr>
          <w:p w14:paraId="03E95CB4" w14:textId="68FBB356" w:rsidR="590A6266" w:rsidRPr="00740BFC" w:rsidRDefault="56B5AE55" w:rsidP="590A6266">
            <w:pPr>
              <w:spacing w:line="259" w:lineRule="auto"/>
            </w:pPr>
            <w:r w:rsidRPr="00740BFC">
              <w:t>Abrir aba carrinho</w:t>
            </w:r>
          </w:p>
        </w:tc>
        <w:tc>
          <w:tcPr>
            <w:tcW w:w="4689" w:type="dxa"/>
            <w:shd w:val="clear" w:color="auto" w:fill="auto"/>
          </w:tcPr>
          <w:p w14:paraId="59BCB4D0" w14:textId="45D8F94D" w:rsidR="590A6266" w:rsidRPr="00740BFC" w:rsidRDefault="538E812A" w:rsidP="590A6266">
            <w:pPr>
              <w:rPr>
                <w:rFonts w:eastAsia="Calibri" w:cs="Calibri"/>
                <w:color w:val="000000" w:themeColor="text1"/>
              </w:rPr>
            </w:pPr>
            <w:r w:rsidRPr="538E812A">
              <w:rPr>
                <w:rFonts w:eastAsia="Calibri" w:cs="Calibri"/>
                <w:color w:val="000000" w:themeColor="text1"/>
              </w:rPr>
              <w:t>Assim que o colaborador clica no ícone do carrinho é aberta uma aba com todos os vinhos selecionados para compra. Clicando em “fazer pedido” é enviado uma solicitação a cada uma das fornecedoras escolhida para cada um dos vinhos selecionados.</w:t>
            </w:r>
            <w:r w:rsidR="60D7BF3F">
              <w:br/>
            </w:r>
            <w:r w:rsidRPr="538E812A">
              <w:rPr>
                <w:rFonts w:eastAsia="Calibri" w:cs="Calibri"/>
                <w:color w:val="000000" w:themeColor="text1"/>
              </w:rPr>
              <w:t xml:space="preserve">(o ícone do carrinho fica com uma bola vermelha por cima como mostra na imagem sempre que a sua aba não estiver vazia) </w:t>
            </w:r>
          </w:p>
        </w:tc>
        <w:tc>
          <w:tcPr>
            <w:tcW w:w="1832" w:type="dxa"/>
            <w:shd w:val="clear" w:color="auto" w:fill="auto"/>
          </w:tcPr>
          <w:p w14:paraId="59349C49" w14:textId="5B346438" w:rsidR="590A6266" w:rsidRPr="00740BFC" w:rsidRDefault="538E812A" w:rsidP="590A6266">
            <w:r>
              <w:t>Nao</w:t>
            </w:r>
          </w:p>
        </w:tc>
      </w:tr>
      <w:tr w:rsidR="213CEA58" w:rsidRPr="00740BFC" w14:paraId="14976289" w14:textId="77777777" w:rsidTr="538E812A">
        <w:trPr>
          <w:trHeight w:val="300"/>
        </w:trPr>
        <w:tc>
          <w:tcPr>
            <w:tcW w:w="2377" w:type="dxa"/>
            <w:shd w:val="clear" w:color="auto" w:fill="auto"/>
          </w:tcPr>
          <w:p w14:paraId="20B94040" w14:textId="370CADAD" w:rsidR="213CEA58" w:rsidRPr="00740BFC" w:rsidRDefault="0B91EA09" w:rsidP="213CEA58">
            <w:pPr>
              <w:spacing w:line="259" w:lineRule="auto"/>
            </w:pPr>
            <w:r w:rsidRPr="00740BFC">
              <w:t>Ver mais</w:t>
            </w:r>
          </w:p>
        </w:tc>
        <w:tc>
          <w:tcPr>
            <w:tcW w:w="4689" w:type="dxa"/>
            <w:shd w:val="clear" w:color="auto" w:fill="auto"/>
          </w:tcPr>
          <w:p w14:paraId="090BE2CA" w14:textId="089C7AC6" w:rsidR="213CEA58" w:rsidRPr="00740BFC" w:rsidRDefault="538E812A" w:rsidP="213CEA58">
            <w:pPr>
              <w:rPr>
                <w:rFonts w:eastAsia="Calibri" w:cs="Calibri"/>
                <w:color w:val="000000" w:themeColor="text1"/>
              </w:rPr>
            </w:pPr>
            <w:r w:rsidRPr="538E812A">
              <w:rPr>
                <w:rFonts w:eastAsia="Calibri" w:cs="Calibri"/>
                <w:color w:val="000000" w:themeColor="text1"/>
              </w:rPr>
              <w:t>Quando o utilizador clica num dos 3 pontos ao meio do ecrã em baixo poderá ver mais alíneas que não são mostradas na primeira parte</w:t>
            </w:r>
          </w:p>
        </w:tc>
        <w:tc>
          <w:tcPr>
            <w:tcW w:w="1832" w:type="dxa"/>
            <w:shd w:val="clear" w:color="auto" w:fill="auto"/>
          </w:tcPr>
          <w:p w14:paraId="11CDFFEB" w14:textId="7A34644D" w:rsidR="213CEA58" w:rsidRPr="00740BFC" w:rsidRDefault="00DD6A64" w:rsidP="213CEA58">
            <w:r>
              <w:t>Não</w:t>
            </w:r>
          </w:p>
        </w:tc>
      </w:tr>
    </w:tbl>
    <w:p w14:paraId="33655A1F" w14:textId="79A049E3" w:rsidR="008547E1" w:rsidRPr="00740BFC" w:rsidRDefault="008547E1" w:rsidP="5237893C"/>
    <w:p w14:paraId="3892FCC7" w14:textId="368B7468" w:rsidR="00084041" w:rsidRPr="00740BFC" w:rsidRDefault="538E812A" w:rsidP="73F2F583">
      <w:pPr>
        <w:pStyle w:val="Ttulo4"/>
      </w:pPr>
      <w:bookmarkStart w:id="201" w:name="_Toc199624754"/>
      <w:r>
        <w:lastRenderedPageBreak/>
        <w:t>Funcionalidade Expedição</w:t>
      </w:r>
      <w:bookmarkEnd w:id="201"/>
    </w:p>
    <w:p w14:paraId="52ED2333" w14:textId="77777777" w:rsidR="55316BF1" w:rsidRPr="00740BFC" w:rsidRDefault="67628899" w:rsidP="00190A81">
      <w:pPr>
        <w:keepNext/>
        <w:jc w:val="center"/>
      </w:pPr>
      <w:r>
        <w:rPr>
          <w:noProof/>
        </w:rPr>
        <w:drawing>
          <wp:inline distT="0" distB="0" distL="0" distR="0" wp14:anchorId="5E2FD627" wp14:editId="18B6BC68">
            <wp:extent cx="3994476" cy="4505325"/>
            <wp:effectExtent l="0" t="0" r="6350" b="0"/>
            <wp:docPr id="569407448" name="Picture 569407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407448" name="Picture 569407448"/>
                    <pic:cNvPicPr/>
                  </pic:nvPicPr>
                  <pic:blipFill>
                    <a:blip r:embed="rId71">
                      <a:extLst>
                        <a:ext uri="{28A0092B-C50C-407E-A947-70E740481C1C}">
                          <a14:useLocalDpi xmlns:a14="http://schemas.microsoft.com/office/drawing/2010/main" val="0"/>
                        </a:ext>
                      </a:extLst>
                    </a:blip>
                    <a:stretch>
                      <a:fillRect/>
                    </a:stretch>
                  </pic:blipFill>
                  <pic:spPr>
                    <a:xfrm>
                      <a:off x="0" y="0"/>
                      <a:ext cx="4006752" cy="4519171"/>
                    </a:xfrm>
                    <a:prstGeom prst="rect">
                      <a:avLst/>
                    </a:prstGeom>
                  </pic:spPr>
                </pic:pic>
              </a:graphicData>
            </a:graphic>
          </wp:inline>
        </w:drawing>
      </w:r>
    </w:p>
    <w:p w14:paraId="224EA21C" w14:textId="38092A84" w:rsidR="1EF68B8C" w:rsidRPr="00740BFC" w:rsidRDefault="538E812A" w:rsidP="00190A81">
      <w:pPr>
        <w:pStyle w:val="Legenda"/>
        <w:jc w:val="center"/>
      </w:pPr>
      <w:bookmarkStart w:id="202" w:name="_Toc194761377"/>
      <w:r>
        <w:t xml:space="preserve">Figura </w:t>
      </w:r>
      <w:fldSimple w:instr=" SEQ Figura \* ARABIC "/>
      <w:r>
        <w:t>. BackOffice – Mockup da funcionalidade Expedição.</w:t>
      </w:r>
      <w:bookmarkEnd w:id="202"/>
    </w:p>
    <w:p w14:paraId="34FC715A" w14:textId="6A1F24F4" w:rsidR="6C459DD1" w:rsidRPr="00740BFC" w:rsidRDefault="538E812A" w:rsidP="538E812A">
      <w:pPr>
        <w:jc w:val="both"/>
        <w:rPr>
          <w:sz w:val="22"/>
          <w:szCs w:val="22"/>
        </w:rPr>
      </w:pPr>
      <w:r w:rsidRPr="538E812A">
        <w:rPr>
          <w:sz w:val="22"/>
          <w:szCs w:val="22"/>
        </w:rPr>
        <w:t xml:space="preserve">Esta funcionalidade compreende um conjunto de sub-funcionalidades associadas, especificadas na tabela seguinte. </w:t>
      </w:r>
    </w:p>
    <w:p w14:paraId="78016EA8" w14:textId="59ABB2DF" w:rsidR="6C459DD1" w:rsidRPr="00740BFC" w:rsidRDefault="538E812A" w:rsidP="1EF68B8C">
      <w:pPr>
        <w:pStyle w:val="Legenda"/>
        <w:keepNext/>
        <w:jc w:val="center"/>
      </w:pPr>
      <w:bookmarkStart w:id="203" w:name="_Toc199624905"/>
      <w:r>
        <w:t xml:space="preserve">Tabela </w:t>
      </w:r>
      <w:fldSimple w:instr=" SEQ Tabela \* ARABIC ">
        <w:r>
          <w:t>59</w:t>
        </w:r>
      </w:fldSimple>
      <w:r>
        <w:t xml:space="preserve">. </w:t>
      </w:r>
      <w:r w:rsidRPr="538E812A">
        <w:rPr>
          <w:i/>
          <w:iCs/>
        </w:rPr>
        <w:t>BackOffice</w:t>
      </w:r>
      <w:r>
        <w:t xml:space="preserve"> - Regras de negócio da funcionalidade </w:t>
      </w:r>
      <w:r w:rsidRPr="538E812A">
        <w:rPr>
          <w:i/>
          <w:iCs/>
        </w:rPr>
        <w:t>Expedição.</w:t>
      </w:r>
      <w:bookmarkEnd w:id="203"/>
    </w:p>
    <w:tbl>
      <w:tblPr>
        <w:tblW w:w="88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5"/>
        <w:gridCol w:w="6120"/>
        <w:gridCol w:w="1083"/>
      </w:tblGrid>
      <w:tr w:rsidR="314FFAE4" w:rsidRPr="00740BFC" w14:paraId="1330A1EB" w14:textId="77777777" w:rsidTr="538E812A">
        <w:trPr>
          <w:trHeight w:val="300"/>
        </w:trPr>
        <w:tc>
          <w:tcPr>
            <w:tcW w:w="1695" w:type="dxa"/>
            <w:shd w:val="clear" w:color="auto" w:fill="4472C4" w:themeFill="accent1"/>
            <w:vAlign w:val="center"/>
          </w:tcPr>
          <w:p w14:paraId="676F2185" w14:textId="77777777" w:rsidR="314FFAE4" w:rsidRPr="00740BFC" w:rsidRDefault="538E812A" w:rsidP="314FFAE4">
            <w:pPr>
              <w:rPr>
                <w:color w:val="FFFFFF" w:themeColor="background1"/>
              </w:rPr>
            </w:pPr>
            <w:r w:rsidRPr="538E812A">
              <w:rPr>
                <w:color w:val="FFFFFF" w:themeColor="background1"/>
              </w:rPr>
              <w:t>Sub-funcionalidade</w:t>
            </w:r>
          </w:p>
        </w:tc>
        <w:tc>
          <w:tcPr>
            <w:tcW w:w="6120" w:type="dxa"/>
            <w:shd w:val="clear" w:color="auto" w:fill="4472C4" w:themeFill="accent1"/>
            <w:vAlign w:val="center"/>
          </w:tcPr>
          <w:p w14:paraId="3F14DB63" w14:textId="77777777" w:rsidR="314FFAE4" w:rsidRPr="00740BFC" w:rsidRDefault="538E812A" w:rsidP="314FFAE4">
            <w:pPr>
              <w:rPr>
                <w:color w:val="FFFFFF" w:themeColor="background1"/>
              </w:rPr>
            </w:pPr>
            <w:r w:rsidRPr="538E812A">
              <w:rPr>
                <w:color w:val="FFFFFF" w:themeColor="background1"/>
              </w:rPr>
              <w:t>Regra a ser implementada</w:t>
            </w:r>
          </w:p>
        </w:tc>
        <w:tc>
          <w:tcPr>
            <w:tcW w:w="1083" w:type="dxa"/>
            <w:shd w:val="clear" w:color="auto" w:fill="4472C4" w:themeFill="accent1"/>
            <w:vAlign w:val="center"/>
          </w:tcPr>
          <w:p w14:paraId="5A58DA6B" w14:textId="77777777" w:rsidR="314FFAE4" w:rsidRPr="00740BFC" w:rsidRDefault="538E812A" w:rsidP="4DD4FE2F">
            <w:pPr>
              <w:rPr>
                <w:color w:val="FFFFFF" w:themeColor="background1"/>
              </w:rPr>
            </w:pPr>
            <w:r w:rsidRPr="538E812A">
              <w:rPr>
                <w:color w:val="FFFFFF" w:themeColor="background1"/>
              </w:rPr>
              <w:t>Serviço Externo</w:t>
            </w:r>
          </w:p>
          <w:p w14:paraId="1110074A" w14:textId="14D5F7DB" w:rsidR="314FFAE4" w:rsidRPr="00740BFC" w:rsidRDefault="314FFAE4" w:rsidP="314FFAE4">
            <w:pPr>
              <w:rPr>
                <w:color w:val="FFFFFF" w:themeColor="background1"/>
              </w:rPr>
            </w:pPr>
          </w:p>
        </w:tc>
      </w:tr>
      <w:tr w:rsidR="30CFAAEA" w:rsidRPr="00740BFC" w14:paraId="50BBF7F6" w14:textId="77777777" w:rsidTr="538E812A">
        <w:trPr>
          <w:trHeight w:val="300"/>
        </w:trPr>
        <w:tc>
          <w:tcPr>
            <w:tcW w:w="1695" w:type="dxa"/>
            <w:shd w:val="clear" w:color="auto" w:fill="auto"/>
          </w:tcPr>
          <w:p w14:paraId="16931FD4" w14:textId="6382BB3E" w:rsidR="30CFAAEA" w:rsidRPr="00740BFC" w:rsidRDefault="30CFAAEA" w:rsidP="30CFAAEA">
            <w:pPr>
              <w:spacing w:line="259" w:lineRule="auto"/>
            </w:pPr>
            <w:r w:rsidRPr="00740BFC">
              <w:t>Informação do stock do vinho</w:t>
            </w:r>
          </w:p>
        </w:tc>
        <w:tc>
          <w:tcPr>
            <w:tcW w:w="6120" w:type="dxa"/>
            <w:shd w:val="clear" w:color="auto" w:fill="auto"/>
          </w:tcPr>
          <w:p w14:paraId="208D6963" w14:textId="7C51437F" w:rsidR="30CFAAEA" w:rsidRPr="00740BFC" w:rsidRDefault="538E812A" w:rsidP="00E9383D">
            <w:pPr>
              <w:spacing w:line="259" w:lineRule="auto"/>
              <w:jc w:val="both"/>
              <w:rPr>
                <w:rFonts w:eastAsia="Calibri" w:cs="Calibri"/>
                <w:color w:val="000000" w:themeColor="text1"/>
              </w:rPr>
            </w:pPr>
            <w:r w:rsidRPr="538E812A">
              <w:rPr>
                <w:rFonts w:eastAsia="Calibri" w:cs="Calibri"/>
                <w:color w:val="000000" w:themeColor="text1"/>
              </w:rPr>
              <w:t>Clicando no nome de um dos vinhos o usuário será redirecionado para a página com os detalhes do inventário atual do vinho (sendo que a cor vermelha representa que um vinho pedido pelo cliente sofreu uma rutura de stock; a cor amarela representa um vinho pedido pelo cliente que ainda está a ser preparado; a cor azul é para quando o vinho está pronto para ser enviado à sua transportadora correspondente).</w:t>
            </w:r>
            <w:r w:rsidR="30CFAAEA">
              <w:br/>
            </w:r>
            <w:r w:rsidRPr="538E812A">
              <w:rPr>
                <w:rFonts w:eastAsia="Calibri" w:cs="Calibri"/>
                <w:color w:val="000000" w:themeColor="text1"/>
              </w:rPr>
              <w:t>Nessa página será possível a informação sobre o vinho representada na imagem. A única funcionalidade adicional nessa página será uma seta no canto inferior esquerdo que fará o gestor voltar para a página anterior.</w:t>
            </w:r>
          </w:p>
        </w:tc>
        <w:tc>
          <w:tcPr>
            <w:tcW w:w="1083" w:type="dxa"/>
            <w:shd w:val="clear" w:color="auto" w:fill="auto"/>
          </w:tcPr>
          <w:p w14:paraId="4EE7799C" w14:textId="5F4A29B5" w:rsidR="30CFAAEA" w:rsidRPr="00740BFC" w:rsidRDefault="538E812A" w:rsidP="30CFAAEA">
            <w:r>
              <w:t>Nao</w:t>
            </w:r>
          </w:p>
        </w:tc>
      </w:tr>
      <w:tr w:rsidR="620F34DB" w:rsidRPr="00740BFC" w14:paraId="21C04549" w14:textId="77777777" w:rsidTr="538E812A">
        <w:trPr>
          <w:trHeight w:val="300"/>
        </w:trPr>
        <w:tc>
          <w:tcPr>
            <w:tcW w:w="1695" w:type="dxa"/>
            <w:shd w:val="clear" w:color="auto" w:fill="auto"/>
          </w:tcPr>
          <w:p w14:paraId="0BCE5588" w14:textId="131CE873" w:rsidR="620F34DB" w:rsidRPr="00740BFC" w:rsidRDefault="620F34DB" w:rsidP="620F34DB">
            <w:pPr>
              <w:spacing w:line="259" w:lineRule="auto"/>
            </w:pPr>
            <w:r w:rsidRPr="00740BFC">
              <w:lastRenderedPageBreak/>
              <w:t>Guia de transporte</w:t>
            </w:r>
          </w:p>
        </w:tc>
        <w:tc>
          <w:tcPr>
            <w:tcW w:w="6120" w:type="dxa"/>
            <w:shd w:val="clear" w:color="auto" w:fill="auto"/>
          </w:tcPr>
          <w:p w14:paraId="560F6594" w14:textId="34828599" w:rsidR="620F34DB" w:rsidRPr="00740BFC" w:rsidRDefault="620F34DB" w:rsidP="620F34DB">
            <w:pPr>
              <w:spacing w:line="259" w:lineRule="auto"/>
            </w:pPr>
            <w:r w:rsidRPr="00740BFC">
              <w:t>Envia um guia de transporte para a transportadora associada à encomenda selecionada (só é possível para encomendas com o estado azul / pronta)</w:t>
            </w:r>
          </w:p>
        </w:tc>
        <w:tc>
          <w:tcPr>
            <w:tcW w:w="1083" w:type="dxa"/>
            <w:shd w:val="clear" w:color="auto" w:fill="auto"/>
          </w:tcPr>
          <w:p w14:paraId="7B9AA7BD" w14:textId="5DD6F8C8" w:rsidR="620F34DB" w:rsidRPr="00740BFC" w:rsidRDefault="620F34DB">
            <w:r w:rsidRPr="00740BFC">
              <w:t>Sim</w:t>
            </w:r>
          </w:p>
        </w:tc>
      </w:tr>
      <w:tr w:rsidR="1B27AB79" w:rsidRPr="00740BFC" w14:paraId="23881D22" w14:textId="77777777" w:rsidTr="538E812A">
        <w:trPr>
          <w:trHeight w:val="300"/>
        </w:trPr>
        <w:tc>
          <w:tcPr>
            <w:tcW w:w="1695" w:type="dxa"/>
            <w:shd w:val="clear" w:color="auto" w:fill="auto"/>
          </w:tcPr>
          <w:p w14:paraId="70386CA8" w14:textId="08320EFA" w:rsidR="5C3AE7AD" w:rsidRPr="00740BFC" w:rsidRDefault="5C3AE7AD" w:rsidP="1B27AB79">
            <w:pPr>
              <w:spacing w:line="259" w:lineRule="auto"/>
            </w:pPr>
            <w:r w:rsidRPr="00740BFC">
              <w:t>Ver mais</w:t>
            </w:r>
          </w:p>
        </w:tc>
        <w:tc>
          <w:tcPr>
            <w:tcW w:w="6120" w:type="dxa"/>
            <w:shd w:val="clear" w:color="auto" w:fill="auto"/>
          </w:tcPr>
          <w:p w14:paraId="5FDC4F22" w14:textId="3D4FBE39" w:rsidR="1B27AB79" w:rsidRPr="00740BFC" w:rsidRDefault="538E812A" w:rsidP="1B27AB79">
            <w:pPr>
              <w:spacing w:line="259" w:lineRule="auto"/>
              <w:rPr>
                <w:color w:val="000000" w:themeColor="text1"/>
              </w:rPr>
            </w:pPr>
            <w:r w:rsidRPr="538E812A">
              <w:rPr>
                <w:rFonts w:eastAsia="Noto Sans"/>
                <w:color w:val="000000" w:themeColor="text1"/>
              </w:rPr>
              <w:t>Quando o utilizador clica num dos 3 pontos ao meio do ecrã em baixo poderá ver mais alíneas que não são mostradas na primeira parte</w:t>
            </w:r>
          </w:p>
        </w:tc>
        <w:tc>
          <w:tcPr>
            <w:tcW w:w="1083" w:type="dxa"/>
            <w:shd w:val="clear" w:color="auto" w:fill="auto"/>
          </w:tcPr>
          <w:p w14:paraId="511521EA" w14:textId="232346C6" w:rsidR="1B27AB79" w:rsidRPr="00740BFC" w:rsidRDefault="00DD6A64" w:rsidP="1B27AB79">
            <w:r>
              <w:t>Não</w:t>
            </w:r>
          </w:p>
        </w:tc>
      </w:tr>
    </w:tbl>
    <w:p w14:paraId="60284A4E" w14:textId="3BB7AD73" w:rsidR="31212AEB" w:rsidRPr="00740BFC" w:rsidRDefault="538E812A" w:rsidP="1CBBC582">
      <w:pPr>
        <w:pStyle w:val="Ttulo4"/>
      </w:pPr>
      <w:bookmarkStart w:id="204" w:name="_Toc199624755"/>
      <w:r>
        <w:t>Funcionalidade Ocorrências</w:t>
      </w:r>
      <w:bookmarkEnd w:id="204"/>
    </w:p>
    <w:p w14:paraId="1172E277" w14:textId="2DF354A4" w:rsidR="31212AEB" w:rsidRPr="00740BFC" w:rsidRDefault="19DD6A34" w:rsidP="0066208B">
      <w:pPr>
        <w:keepNext/>
        <w:jc w:val="center"/>
      </w:pPr>
      <w:r>
        <w:rPr>
          <w:noProof/>
        </w:rPr>
        <w:drawing>
          <wp:inline distT="0" distB="0" distL="0" distR="0" wp14:anchorId="71D8FEFC" wp14:editId="129B7758">
            <wp:extent cx="5029200" cy="5657850"/>
            <wp:effectExtent l="0" t="0" r="0" b="0"/>
            <wp:docPr id="2008203832" name="Picture 2008203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2" cstate="print">
                      <a:extLst>
                        <a:ext uri="{28A0092B-C50C-407E-A947-70E740481C1C}">
                          <a14:useLocalDpi xmlns:a14="http://schemas.microsoft.com/office/drawing/2010/main" val="0"/>
                        </a:ext>
                      </a:extLst>
                    </a:blip>
                    <a:stretch>
                      <a:fillRect/>
                    </a:stretch>
                  </pic:blipFill>
                  <pic:spPr>
                    <a:xfrm>
                      <a:off x="0" y="0"/>
                      <a:ext cx="5029200" cy="5657850"/>
                    </a:xfrm>
                    <a:prstGeom prst="rect">
                      <a:avLst/>
                    </a:prstGeom>
                  </pic:spPr>
                </pic:pic>
              </a:graphicData>
            </a:graphic>
          </wp:inline>
        </w:drawing>
      </w:r>
    </w:p>
    <w:p w14:paraId="5E1D24D2" w14:textId="52B0CB4A" w:rsidR="31212AEB" w:rsidRPr="00740BFC" w:rsidRDefault="538E812A" w:rsidP="0066208B">
      <w:pPr>
        <w:pStyle w:val="Legenda"/>
        <w:jc w:val="center"/>
      </w:pPr>
      <w:bookmarkStart w:id="205" w:name="_Toc194761378"/>
      <w:r>
        <w:t xml:space="preserve">Figura </w:t>
      </w:r>
      <w:fldSimple w:instr=" SEQ Figura \* ARABIC "/>
      <w:r>
        <w:t>. BackOffice – Mockup da funcionalidade Ocorrências.</w:t>
      </w:r>
      <w:bookmarkEnd w:id="205"/>
    </w:p>
    <w:p w14:paraId="76526003" w14:textId="1E7D21DA" w:rsidR="00CE30DC" w:rsidRPr="00740BFC" w:rsidRDefault="538E812A" w:rsidP="0026586C">
      <w:pPr>
        <w:jc w:val="both"/>
        <w:rPr>
          <w:sz w:val="22"/>
          <w:szCs w:val="22"/>
        </w:rPr>
      </w:pPr>
      <w:r w:rsidRPr="538E812A">
        <w:rPr>
          <w:sz w:val="22"/>
          <w:szCs w:val="22"/>
        </w:rPr>
        <w:t xml:space="preserve">Esta funcionalidade compreende um conjunto de sub-funcionalidades associadas, especificadas na tabela seguinte. </w:t>
      </w:r>
    </w:p>
    <w:p w14:paraId="76F45E24" w14:textId="5313123F" w:rsidR="585292EB" w:rsidRPr="00740BFC" w:rsidRDefault="538E812A" w:rsidP="538E812A">
      <w:pPr>
        <w:pStyle w:val="Legenda"/>
        <w:keepNext/>
        <w:jc w:val="center"/>
        <w:rPr>
          <w:i/>
          <w:iCs/>
        </w:rPr>
      </w:pPr>
      <w:bookmarkStart w:id="206" w:name="_Toc199624906"/>
      <w:r>
        <w:t xml:space="preserve">Tabela </w:t>
      </w:r>
      <w:fldSimple w:instr=" SEQ Tabela \* ARABIC ">
        <w:r>
          <w:t>60</w:t>
        </w:r>
      </w:fldSimple>
      <w:r>
        <w:t xml:space="preserve">. </w:t>
      </w:r>
      <w:r w:rsidRPr="538E812A">
        <w:rPr>
          <w:i/>
          <w:iCs/>
        </w:rPr>
        <w:t>BackOffice</w:t>
      </w:r>
      <w:r>
        <w:t xml:space="preserve"> - Regras de negócio da funcionalidade </w:t>
      </w:r>
      <w:r w:rsidRPr="538E812A">
        <w:rPr>
          <w:i/>
          <w:iCs/>
        </w:rPr>
        <w:t>Ocorrências.</w:t>
      </w:r>
      <w:bookmarkEnd w:id="20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4"/>
        <w:gridCol w:w="3174"/>
        <w:gridCol w:w="3252"/>
        <w:gridCol w:w="1058"/>
      </w:tblGrid>
      <w:tr w:rsidR="7EDC7967" w14:paraId="552FEA6B" w14:textId="77777777" w:rsidTr="538E812A">
        <w:trPr>
          <w:trHeight w:val="300"/>
        </w:trPr>
        <w:tc>
          <w:tcPr>
            <w:tcW w:w="1695" w:type="dxa"/>
            <w:gridSpan w:val="2"/>
            <w:shd w:val="clear" w:color="auto" w:fill="4472C4" w:themeFill="accent1"/>
            <w:vAlign w:val="center"/>
          </w:tcPr>
          <w:p w14:paraId="18DFA1CE" w14:textId="77777777" w:rsidR="7EDC7967" w:rsidRDefault="538E812A" w:rsidP="7EDC7967">
            <w:pPr>
              <w:rPr>
                <w:color w:val="FFFFFF" w:themeColor="background1"/>
              </w:rPr>
            </w:pPr>
            <w:r w:rsidRPr="538E812A">
              <w:rPr>
                <w:color w:val="FFFFFF" w:themeColor="background1"/>
              </w:rPr>
              <w:t>Sub-funcionalidade</w:t>
            </w:r>
          </w:p>
        </w:tc>
        <w:tc>
          <w:tcPr>
            <w:tcW w:w="6120" w:type="dxa"/>
            <w:shd w:val="clear" w:color="auto" w:fill="4472C4" w:themeFill="accent1"/>
            <w:vAlign w:val="center"/>
          </w:tcPr>
          <w:p w14:paraId="3080A5A7" w14:textId="77777777" w:rsidR="7EDC7967" w:rsidRDefault="538E812A" w:rsidP="7EDC7967">
            <w:pPr>
              <w:rPr>
                <w:color w:val="FFFFFF" w:themeColor="background1"/>
              </w:rPr>
            </w:pPr>
            <w:r w:rsidRPr="538E812A">
              <w:rPr>
                <w:color w:val="FFFFFF" w:themeColor="background1"/>
              </w:rPr>
              <w:t>Regra a ser implementada</w:t>
            </w:r>
          </w:p>
        </w:tc>
        <w:tc>
          <w:tcPr>
            <w:tcW w:w="1208" w:type="dxa"/>
            <w:shd w:val="clear" w:color="auto" w:fill="4472C4" w:themeFill="accent1"/>
            <w:vAlign w:val="center"/>
          </w:tcPr>
          <w:p w14:paraId="0D52B35C" w14:textId="77777777" w:rsidR="7EDC7967" w:rsidRDefault="538E812A" w:rsidP="7EDC7967">
            <w:pPr>
              <w:rPr>
                <w:color w:val="FFFFFF" w:themeColor="background1"/>
              </w:rPr>
            </w:pPr>
            <w:r w:rsidRPr="538E812A">
              <w:rPr>
                <w:color w:val="FFFFFF" w:themeColor="background1"/>
              </w:rPr>
              <w:t>Serviço Externo</w:t>
            </w:r>
          </w:p>
          <w:p w14:paraId="111B108E" w14:textId="14D5F7DB" w:rsidR="7EDC7967" w:rsidRDefault="7EDC7967" w:rsidP="7EDC7967">
            <w:pPr>
              <w:rPr>
                <w:color w:val="FFFFFF" w:themeColor="background1"/>
              </w:rPr>
            </w:pPr>
          </w:p>
        </w:tc>
      </w:tr>
      <w:tr w:rsidR="7EDC7967" w14:paraId="7420D1DF" w14:textId="77777777" w:rsidTr="538E812A">
        <w:trPr>
          <w:trHeight w:val="300"/>
        </w:trPr>
        <w:tc>
          <w:tcPr>
            <w:tcW w:w="1695" w:type="dxa"/>
            <w:shd w:val="clear" w:color="auto" w:fill="auto"/>
          </w:tcPr>
          <w:p w14:paraId="66335236" w14:textId="2B57B813" w:rsidR="214EC1F9" w:rsidRPr="214EC1F9" w:rsidRDefault="538E812A" w:rsidP="538E812A">
            <w:pPr>
              <w:spacing w:before="0" w:after="0"/>
              <w:rPr>
                <w:rFonts w:asciiTheme="minorHAnsi" w:eastAsiaTheme="minorEastAsia" w:hAnsiTheme="minorHAnsi" w:cstheme="minorBidi"/>
                <w:color w:val="000000" w:themeColor="text1"/>
                <w:lang w:val="pt"/>
              </w:rPr>
            </w:pPr>
            <w:r w:rsidRPr="538E812A">
              <w:rPr>
                <w:rFonts w:asciiTheme="minorHAnsi" w:eastAsiaTheme="minorEastAsia" w:hAnsiTheme="minorHAnsi" w:cstheme="minorBidi"/>
                <w:color w:val="000000" w:themeColor="text1"/>
              </w:rPr>
              <w:lastRenderedPageBreak/>
              <w:t xml:space="preserve">Barra de pesquisa </w:t>
            </w:r>
          </w:p>
        </w:tc>
        <w:tc>
          <w:tcPr>
            <w:tcW w:w="6120" w:type="dxa"/>
            <w:shd w:val="clear" w:color="auto" w:fill="auto"/>
          </w:tcPr>
          <w:p w14:paraId="0BC204D6" w14:textId="30E442C1" w:rsidR="214EC1F9" w:rsidRPr="214EC1F9" w:rsidRDefault="538E812A" w:rsidP="538E812A">
            <w:pPr>
              <w:spacing w:before="0" w:after="0"/>
              <w:rPr>
                <w:rFonts w:asciiTheme="minorHAnsi" w:eastAsiaTheme="minorEastAsia" w:hAnsiTheme="minorHAnsi" w:cstheme="minorBidi"/>
                <w:color w:val="000000" w:themeColor="text1"/>
                <w:lang w:val="pt-BR"/>
              </w:rPr>
            </w:pPr>
            <w:r w:rsidRPr="538E812A">
              <w:rPr>
                <w:rFonts w:asciiTheme="minorHAnsi" w:eastAsiaTheme="minorEastAsia" w:hAnsiTheme="minorHAnsi" w:cstheme="minorBidi"/>
                <w:color w:val="000000" w:themeColor="text1"/>
              </w:rPr>
              <w:t xml:space="preserve">Permite ao usuário pesquisar por uma palavra-chave como o titulo da ocorrência ou alguma característica do mesmo </w:t>
            </w:r>
          </w:p>
        </w:tc>
        <w:tc>
          <w:tcPr>
            <w:tcW w:w="1208" w:type="dxa"/>
            <w:gridSpan w:val="2"/>
            <w:shd w:val="clear" w:color="auto" w:fill="auto"/>
          </w:tcPr>
          <w:p w14:paraId="65776008" w14:textId="65C8CF16" w:rsidR="7EDC7967" w:rsidRDefault="00DD6A64">
            <w:r>
              <w:t>Não</w:t>
            </w:r>
          </w:p>
        </w:tc>
      </w:tr>
      <w:tr w:rsidR="7EDC7967" w14:paraId="34215132" w14:textId="77777777" w:rsidTr="538E812A">
        <w:trPr>
          <w:trHeight w:val="300"/>
        </w:trPr>
        <w:tc>
          <w:tcPr>
            <w:tcW w:w="1695" w:type="dxa"/>
            <w:shd w:val="clear" w:color="auto" w:fill="auto"/>
          </w:tcPr>
          <w:p w14:paraId="22DD23A6" w14:textId="2871A7FA" w:rsidR="214EC1F9" w:rsidRPr="214EC1F9" w:rsidRDefault="538E812A" w:rsidP="538E812A">
            <w:pPr>
              <w:spacing w:before="0" w:after="0"/>
              <w:rPr>
                <w:rFonts w:asciiTheme="minorHAnsi" w:eastAsiaTheme="minorEastAsia" w:hAnsiTheme="minorHAnsi" w:cstheme="minorBidi"/>
                <w:color w:val="000000" w:themeColor="text1"/>
                <w:lang w:val="pt"/>
              </w:rPr>
            </w:pPr>
            <w:r w:rsidRPr="538E812A">
              <w:rPr>
                <w:rFonts w:asciiTheme="minorHAnsi" w:eastAsiaTheme="minorEastAsia" w:hAnsiTheme="minorHAnsi" w:cstheme="minorBidi"/>
                <w:color w:val="000000" w:themeColor="text1"/>
              </w:rPr>
              <w:t xml:space="preserve">Abrir aba resolver </w:t>
            </w:r>
          </w:p>
        </w:tc>
        <w:tc>
          <w:tcPr>
            <w:tcW w:w="6120" w:type="dxa"/>
            <w:shd w:val="clear" w:color="auto" w:fill="auto"/>
          </w:tcPr>
          <w:p w14:paraId="3F284FE6" w14:textId="047ADD9B" w:rsidR="214EC1F9" w:rsidRPr="214EC1F9" w:rsidRDefault="538E812A" w:rsidP="538E812A">
            <w:pPr>
              <w:spacing w:before="0" w:after="0"/>
              <w:rPr>
                <w:rFonts w:asciiTheme="minorHAnsi" w:eastAsiaTheme="minorEastAsia" w:hAnsiTheme="minorHAnsi" w:cstheme="minorBidi"/>
                <w:color w:val="000000" w:themeColor="text1"/>
                <w:lang w:val="pt"/>
              </w:rPr>
            </w:pPr>
            <w:r w:rsidRPr="538E812A">
              <w:rPr>
                <w:rFonts w:asciiTheme="minorHAnsi" w:eastAsiaTheme="minorEastAsia" w:hAnsiTheme="minorHAnsi" w:cstheme="minorBidi"/>
                <w:color w:val="000000" w:themeColor="text1"/>
              </w:rPr>
              <w:t xml:space="preserve">Após selecionar uma das ocorrências uma aba com as informações da ocorrência será aberta no lado direito com um botão no final, “resolver” </w:t>
            </w:r>
          </w:p>
        </w:tc>
        <w:tc>
          <w:tcPr>
            <w:tcW w:w="1208" w:type="dxa"/>
            <w:gridSpan w:val="2"/>
            <w:shd w:val="clear" w:color="auto" w:fill="auto"/>
          </w:tcPr>
          <w:p w14:paraId="50005F71" w14:textId="200867B2" w:rsidR="7EDC7967" w:rsidRDefault="00DD6A64">
            <w:r>
              <w:t>Não</w:t>
            </w:r>
          </w:p>
        </w:tc>
      </w:tr>
      <w:tr w:rsidR="7EDC7967" w14:paraId="5DB7178E" w14:textId="77777777" w:rsidTr="538E812A">
        <w:trPr>
          <w:trHeight w:val="300"/>
        </w:trPr>
        <w:tc>
          <w:tcPr>
            <w:tcW w:w="1695" w:type="dxa"/>
            <w:shd w:val="clear" w:color="auto" w:fill="auto"/>
          </w:tcPr>
          <w:p w14:paraId="49AC74D9" w14:textId="6372E872" w:rsidR="214EC1F9" w:rsidRPr="214EC1F9" w:rsidRDefault="538E812A" w:rsidP="538E812A">
            <w:pPr>
              <w:spacing w:before="0" w:after="0"/>
              <w:rPr>
                <w:rFonts w:asciiTheme="minorHAnsi" w:eastAsiaTheme="minorEastAsia" w:hAnsiTheme="minorHAnsi" w:cstheme="minorBidi"/>
                <w:color w:val="000000" w:themeColor="text1"/>
                <w:lang w:val="pt"/>
              </w:rPr>
            </w:pPr>
            <w:r w:rsidRPr="538E812A">
              <w:rPr>
                <w:rFonts w:asciiTheme="minorHAnsi" w:eastAsiaTheme="minorEastAsia" w:hAnsiTheme="minorHAnsi" w:cstheme="minorBidi"/>
                <w:color w:val="000000" w:themeColor="text1"/>
              </w:rPr>
              <w:t>Pop-up ocorrência</w:t>
            </w:r>
          </w:p>
        </w:tc>
        <w:tc>
          <w:tcPr>
            <w:tcW w:w="6120" w:type="dxa"/>
            <w:shd w:val="clear" w:color="auto" w:fill="auto"/>
          </w:tcPr>
          <w:p w14:paraId="18C01D2F" w14:textId="1C2305E8" w:rsidR="214EC1F9" w:rsidRPr="214EC1F9" w:rsidRDefault="538E812A" w:rsidP="538E812A">
            <w:pPr>
              <w:spacing w:before="0" w:after="0"/>
              <w:rPr>
                <w:rFonts w:asciiTheme="minorHAnsi" w:eastAsiaTheme="minorEastAsia" w:hAnsiTheme="minorHAnsi" w:cstheme="minorBidi"/>
                <w:color w:val="000000" w:themeColor="text1"/>
                <w:lang w:val="pt"/>
              </w:rPr>
            </w:pPr>
            <w:r w:rsidRPr="538E812A">
              <w:rPr>
                <w:rFonts w:asciiTheme="minorHAnsi" w:eastAsiaTheme="minorEastAsia" w:hAnsiTheme="minorHAnsi" w:cstheme="minorBidi"/>
                <w:color w:val="000000" w:themeColor="text1"/>
              </w:rPr>
              <w:t xml:space="preserve">Clicando em resolver, um pop-up da ocorrência selecionada será aberto. </w:t>
            </w:r>
            <w:r w:rsidR="214EC1F9">
              <w:br/>
            </w:r>
            <w:r w:rsidRPr="538E812A">
              <w:rPr>
                <w:rFonts w:asciiTheme="minorHAnsi" w:eastAsiaTheme="minorEastAsia" w:hAnsiTheme="minorHAnsi" w:cstheme="minorBidi"/>
                <w:color w:val="000000" w:themeColor="text1"/>
              </w:rPr>
              <w:t xml:space="preserve">Este pop-up terá um campo para que o gestor escreva a solução que quer propor ao cliente. </w:t>
            </w:r>
          </w:p>
        </w:tc>
        <w:tc>
          <w:tcPr>
            <w:tcW w:w="1208" w:type="dxa"/>
            <w:gridSpan w:val="2"/>
            <w:shd w:val="clear" w:color="auto" w:fill="auto"/>
          </w:tcPr>
          <w:p w14:paraId="3D0BF17B" w14:textId="63AC6C2F" w:rsidR="7EDC7967" w:rsidRDefault="00DD6A64">
            <w:r>
              <w:t>Não</w:t>
            </w:r>
          </w:p>
        </w:tc>
      </w:tr>
      <w:tr w:rsidR="147F988A" w14:paraId="24FB4C51" w14:textId="77777777" w:rsidTr="538E812A">
        <w:trPr>
          <w:trHeight w:val="300"/>
        </w:trPr>
        <w:tc>
          <w:tcPr>
            <w:tcW w:w="1694" w:type="dxa"/>
            <w:shd w:val="clear" w:color="auto" w:fill="auto"/>
          </w:tcPr>
          <w:p w14:paraId="3507FEF5" w14:textId="22DEDB39" w:rsidR="147F988A" w:rsidRDefault="538E812A" w:rsidP="538E812A">
            <w:pPr>
              <w:spacing w:before="0" w:after="0"/>
              <w:rPr>
                <w:rFonts w:asciiTheme="minorHAnsi" w:eastAsiaTheme="minorEastAsia" w:hAnsiTheme="minorHAnsi" w:cstheme="minorBidi"/>
                <w:color w:val="000000" w:themeColor="text1"/>
                <w:lang w:val="pt"/>
              </w:rPr>
            </w:pPr>
            <w:r w:rsidRPr="538E812A">
              <w:rPr>
                <w:rFonts w:asciiTheme="minorHAnsi" w:eastAsiaTheme="minorEastAsia" w:hAnsiTheme="minorHAnsi" w:cstheme="minorBidi"/>
                <w:color w:val="000000" w:themeColor="text1"/>
              </w:rPr>
              <w:t>Enviar resolução</w:t>
            </w:r>
          </w:p>
        </w:tc>
        <w:tc>
          <w:tcPr>
            <w:tcW w:w="6002" w:type="dxa"/>
            <w:shd w:val="clear" w:color="auto" w:fill="auto"/>
          </w:tcPr>
          <w:p w14:paraId="595ECEEF" w14:textId="5ED42CFD" w:rsidR="147F988A" w:rsidRDefault="538E812A" w:rsidP="538E812A">
            <w:pPr>
              <w:spacing w:before="0" w:after="0"/>
              <w:rPr>
                <w:rFonts w:asciiTheme="minorHAnsi" w:eastAsiaTheme="minorEastAsia" w:hAnsiTheme="minorHAnsi" w:cstheme="minorBidi"/>
                <w:color w:val="000000" w:themeColor="text1"/>
                <w:lang w:val="pt"/>
              </w:rPr>
            </w:pPr>
            <w:r w:rsidRPr="538E812A">
              <w:rPr>
                <w:rFonts w:asciiTheme="minorHAnsi" w:eastAsiaTheme="minorEastAsia" w:hAnsiTheme="minorHAnsi" w:cstheme="minorBidi"/>
                <w:color w:val="000000" w:themeColor="text1"/>
              </w:rPr>
              <w:t>Ao clicar em “confirmar resolução” a mensagem da resolução (que não pode ser vazia) será enviada ao cliente</w:t>
            </w:r>
          </w:p>
        </w:tc>
        <w:tc>
          <w:tcPr>
            <w:tcW w:w="1202" w:type="dxa"/>
            <w:gridSpan w:val="2"/>
            <w:shd w:val="clear" w:color="auto" w:fill="auto"/>
          </w:tcPr>
          <w:p w14:paraId="1F10A562" w14:textId="623B3F33" w:rsidR="147F988A" w:rsidRDefault="00DD6A64" w:rsidP="147F988A">
            <w:r>
              <w:t>Não</w:t>
            </w:r>
          </w:p>
        </w:tc>
      </w:tr>
      <w:tr w:rsidR="7B8D3174" w14:paraId="48577586" w14:textId="77777777" w:rsidTr="538E812A">
        <w:trPr>
          <w:trHeight w:val="300"/>
        </w:trPr>
        <w:tc>
          <w:tcPr>
            <w:tcW w:w="1694" w:type="dxa"/>
            <w:shd w:val="clear" w:color="auto" w:fill="auto"/>
          </w:tcPr>
          <w:p w14:paraId="3E7D15F3" w14:textId="5DCFBB03" w:rsidR="7B8D3174" w:rsidRDefault="538E812A" w:rsidP="538E812A">
            <w:pPr>
              <w:rPr>
                <w:rFonts w:asciiTheme="minorHAnsi" w:eastAsiaTheme="minorEastAsia" w:hAnsiTheme="minorHAnsi" w:cstheme="minorBidi"/>
                <w:color w:val="000000" w:themeColor="text1"/>
                <w:lang w:val="pt"/>
              </w:rPr>
            </w:pPr>
            <w:r w:rsidRPr="538E812A">
              <w:rPr>
                <w:rFonts w:asciiTheme="minorHAnsi" w:eastAsiaTheme="minorEastAsia" w:hAnsiTheme="minorHAnsi" w:cstheme="minorBidi"/>
                <w:color w:val="000000" w:themeColor="text1"/>
              </w:rPr>
              <w:t>Ver mais</w:t>
            </w:r>
          </w:p>
        </w:tc>
        <w:tc>
          <w:tcPr>
            <w:tcW w:w="6002" w:type="dxa"/>
            <w:shd w:val="clear" w:color="auto" w:fill="auto"/>
          </w:tcPr>
          <w:p w14:paraId="3C1C4232" w14:textId="316AAF80" w:rsidR="7B8D3174" w:rsidRDefault="538E812A" w:rsidP="538E812A">
            <w:pPr>
              <w:spacing w:line="259" w:lineRule="auto"/>
              <w:rPr>
                <w:rFonts w:eastAsiaTheme="minorEastAsia"/>
                <w:color w:val="000000" w:themeColor="text1"/>
              </w:rPr>
            </w:pPr>
            <w:r w:rsidRPr="538E812A">
              <w:rPr>
                <w:rFonts w:eastAsia="Noto Sans"/>
                <w:color w:val="000000" w:themeColor="text1"/>
              </w:rPr>
              <w:t>Quando o utilizador clica num dos 3 pontos ao meio do ecrã em baixo poderá ver mais alíneas que não são mostradas na primeira parte</w:t>
            </w:r>
          </w:p>
        </w:tc>
        <w:tc>
          <w:tcPr>
            <w:tcW w:w="1202" w:type="dxa"/>
            <w:gridSpan w:val="2"/>
            <w:shd w:val="clear" w:color="auto" w:fill="auto"/>
          </w:tcPr>
          <w:p w14:paraId="5CB9A428" w14:textId="1FA60A20" w:rsidR="7B8D3174" w:rsidRDefault="00DD6A64" w:rsidP="7B8D3174">
            <w:r>
              <w:t>Não</w:t>
            </w:r>
          </w:p>
        </w:tc>
      </w:tr>
    </w:tbl>
    <w:p w14:paraId="5B999A16" w14:textId="619986C0" w:rsidR="31212AEB" w:rsidRPr="00740BFC" w:rsidRDefault="31212AEB"/>
    <w:p w14:paraId="2B9956EA" w14:textId="0A086BFE" w:rsidR="31212AEB" w:rsidRPr="00740BFC" w:rsidRDefault="538E812A" w:rsidP="1CBBC582">
      <w:pPr>
        <w:pStyle w:val="Ttulo4"/>
      </w:pPr>
      <w:bookmarkStart w:id="207" w:name="_Toc199624756"/>
      <w:r>
        <w:lastRenderedPageBreak/>
        <w:t>Funcionalidade Promoções e Campanhas</w:t>
      </w:r>
      <w:bookmarkEnd w:id="207"/>
    </w:p>
    <w:p w14:paraId="3FF2E5BB" w14:textId="4FC145F4" w:rsidR="31212AEB" w:rsidRPr="00740BFC" w:rsidRDefault="7DC5A80A" w:rsidP="0085416D">
      <w:pPr>
        <w:keepNext/>
        <w:jc w:val="center"/>
      </w:pPr>
      <w:r>
        <w:rPr>
          <w:noProof/>
        </w:rPr>
        <w:drawing>
          <wp:inline distT="0" distB="0" distL="0" distR="0" wp14:anchorId="0016293E" wp14:editId="4BD4D72D">
            <wp:extent cx="5657850" cy="4772025"/>
            <wp:effectExtent l="0" t="0" r="0" b="0"/>
            <wp:docPr id="938092851" name="Picture 938092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3" cstate="print">
                      <a:extLst>
                        <a:ext uri="{28A0092B-C50C-407E-A947-70E740481C1C}">
                          <a14:useLocalDpi xmlns:a14="http://schemas.microsoft.com/office/drawing/2010/main" val="0"/>
                        </a:ext>
                      </a:extLst>
                    </a:blip>
                    <a:stretch>
                      <a:fillRect/>
                    </a:stretch>
                  </pic:blipFill>
                  <pic:spPr>
                    <a:xfrm>
                      <a:off x="0" y="0"/>
                      <a:ext cx="5657850" cy="4772025"/>
                    </a:xfrm>
                    <a:prstGeom prst="rect">
                      <a:avLst/>
                    </a:prstGeom>
                  </pic:spPr>
                </pic:pic>
              </a:graphicData>
            </a:graphic>
          </wp:inline>
        </w:drawing>
      </w:r>
    </w:p>
    <w:p w14:paraId="0F9291A7" w14:textId="6373BEB5" w:rsidR="31212AEB" w:rsidRPr="00740BFC" w:rsidRDefault="538E812A" w:rsidP="0085416D">
      <w:pPr>
        <w:pStyle w:val="Legenda"/>
        <w:jc w:val="center"/>
      </w:pPr>
      <w:bookmarkStart w:id="208" w:name="_Toc194761379"/>
      <w:r>
        <w:t xml:space="preserve">Figura </w:t>
      </w:r>
      <w:fldSimple w:instr=" SEQ Figura \* ARABIC "/>
      <w:r>
        <w:t>. BackOffice – Mockup da funcionalidade Promoções e Campanhas.</w:t>
      </w:r>
      <w:bookmarkEnd w:id="208"/>
    </w:p>
    <w:p w14:paraId="2DC0ED72" w14:textId="5B88F5AC" w:rsidR="31212AEB" w:rsidRPr="00740BFC" w:rsidRDefault="538E812A" w:rsidP="538E812A">
      <w:pPr>
        <w:jc w:val="both"/>
        <w:rPr>
          <w:sz w:val="22"/>
          <w:szCs w:val="22"/>
        </w:rPr>
      </w:pPr>
      <w:r w:rsidRPr="538E812A">
        <w:rPr>
          <w:sz w:val="22"/>
          <w:szCs w:val="22"/>
        </w:rPr>
        <w:t xml:space="preserve">Esta funcionalidade compreende um conjunto de sub-funcionalidades associadas, especificadas na tabela seguinte. </w:t>
      </w:r>
    </w:p>
    <w:p w14:paraId="57604CB4" w14:textId="64B89C99" w:rsidR="31212AEB" w:rsidRPr="00740BFC" w:rsidRDefault="538E812A" w:rsidP="1CBBC582">
      <w:pPr>
        <w:pStyle w:val="Legenda"/>
        <w:keepNext/>
        <w:jc w:val="center"/>
      </w:pPr>
      <w:bookmarkStart w:id="209" w:name="_Toc199624907"/>
      <w:r>
        <w:t xml:space="preserve">Tabela </w:t>
      </w:r>
      <w:fldSimple w:instr=" SEQ Tabela \* ARABIC ">
        <w:r>
          <w:t>61</w:t>
        </w:r>
      </w:fldSimple>
      <w:r>
        <w:t xml:space="preserve">. </w:t>
      </w:r>
      <w:r w:rsidRPr="538E812A">
        <w:rPr>
          <w:i/>
          <w:iCs/>
        </w:rPr>
        <w:t>BackOffice</w:t>
      </w:r>
      <w:r>
        <w:t xml:space="preserve"> - Regras de negócio da funcionalidade </w:t>
      </w:r>
      <w:r w:rsidRPr="538E812A">
        <w:rPr>
          <w:i/>
          <w:iCs/>
        </w:rPr>
        <w:t>Promoções e Campanhas.</w:t>
      </w:r>
      <w:bookmarkEnd w:id="20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25"/>
        <w:gridCol w:w="5310"/>
        <w:gridCol w:w="1163"/>
      </w:tblGrid>
      <w:tr w:rsidR="1CBBC582" w:rsidRPr="00740BFC" w14:paraId="455BAD8F" w14:textId="77777777" w:rsidTr="538E812A">
        <w:trPr>
          <w:trHeight w:val="300"/>
        </w:trPr>
        <w:tc>
          <w:tcPr>
            <w:tcW w:w="2425" w:type="dxa"/>
            <w:shd w:val="clear" w:color="auto" w:fill="4472C4" w:themeFill="accent1"/>
            <w:vAlign w:val="center"/>
          </w:tcPr>
          <w:p w14:paraId="26783182" w14:textId="77777777" w:rsidR="1CBBC582" w:rsidRPr="00740BFC" w:rsidRDefault="538E812A" w:rsidP="1CBBC582">
            <w:pPr>
              <w:rPr>
                <w:color w:val="FFFFFF" w:themeColor="background1"/>
              </w:rPr>
            </w:pPr>
            <w:r w:rsidRPr="538E812A">
              <w:rPr>
                <w:color w:val="FFFFFF" w:themeColor="background1"/>
              </w:rPr>
              <w:t>Sub-funcionalidade</w:t>
            </w:r>
          </w:p>
        </w:tc>
        <w:tc>
          <w:tcPr>
            <w:tcW w:w="5310" w:type="dxa"/>
            <w:shd w:val="clear" w:color="auto" w:fill="4472C4" w:themeFill="accent1"/>
            <w:vAlign w:val="center"/>
          </w:tcPr>
          <w:p w14:paraId="42D79548" w14:textId="77777777" w:rsidR="1CBBC582" w:rsidRPr="00740BFC" w:rsidRDefault="538E812A" w:rsidP="1CBBC582">
            <w:pPr>
              <w:rPr>
                <w:color w:val="FFFFFF" w:themeColor="background1"/>
              </w:rPr>
            </w:pPr>
            <w:r w:rsidRPr="538E812A">
              <w:rPr>
                <w:color w:val="FFFFFF" w:themeColor="background1"/>
              </w:rPr>
              <w:t>Regra a ser implementada</w:t>
            </w:r>
          </w:p>
        </w:tc>
        <w:tc>
          <w:tcPr>
            <w:tcW w:w="1163" w:type="dxa"/>
            <w:shd w:val="clear" w:color="auto" w:fill="4472C4" w:themeFill="accent1"/>
            <w:vAlign w:val="center"/>
          </w:tcPr>
          <w:p w14:paraId="7C1A6543" w14:textId="77777777" w:rsidR="1CBBC582" w:rsidRPr="00740BFC" w:rsidRDefault="538E812A" w:rsidP="1CBBC582">
            <w:pPr>
              <w:rPr>
                <w:color w:val="FFFFFF" w:themeColor="background1"/>
              </w:rPr>
            </w:pPr>
            <w:r w:rsidRPr="538E812A">
              <w:rPr>
                <w:color w:val="FFFFFF" w:themeColor="background1"/>
              </w:rPr>
              <w:t>Serviço Externo</w:t>
            </w:r>
          </w:p>
        </w:tc>
      </w:tr>
      <w:tr w:rsidR="1CBBC582" w:rsidRPr="00740BFC" w14:paraId="17BE132B" w14:textId="77777777" w:rsidTr="538E812A">
        <w:trPr>
          <w:trHeight w:val="300"/>
        </w:trPr>
        <w:tc>
          <w:tcPr>
            <w:tcW w:w="2425" w:type="dxa"/>
            <w:shd w:val="clear" w:color="auto" w:fill="auto"/>
          </w:tcPr>
          <w:p w14:paraId="048F9885" w14:textId="5FFEC78D" w:rsidR="1CBBC582" w:rsidRPr="00740BFC" w:rsidRDefault="538E812A" w:rsidP="6D6541C0">
            <w:pPr>
              <w:spacing w:line="259" w:lineRule="auto"/>
              <w:rPr>
                <w:color w:val="000000" w:themeColor="text1"/>
                <w:lang w:val="pt"/>
              </w:rPr>
            </w:pPr>
            <w:r w:rsidRPr="538E812A">
              <w:rPr>
                <w:rFonts w:eastAsia="Aptos"/>
                <w:color w:val="000000" w:themeColor="text1"/>
              </w:rPr>
              <w:t>Parar campanha</w:t>
            </w:r>
          </w:p>
          <w:p w14:paraId="2E314AA3" w14:textId="27DBB142" w:rsidR="1CBBC582" w:rsidRPr="00740BFC" w:rsidRDefault="1CBBC582" w:rsidP="1CBBC582">
            <w:pPr>
              <w:spacing w:line="259" w:lineRule="auto"/>
            </w:pPr>
          </w:p>
        </w:tc>
        <w:tc>
          <w:tcPr>
            <w:tcW w:w="5310" w:type="dxa"/>
            <w:shd w:val="clear" w:color="auto" w:fill="auto"/>
          </w:tcPr>
          <w:p w14:paraId="514C456B" w14:textId="12E6AAE2" w:rsidR="1CBBC582" w:rsidRPr="00740BFC" w:rsidRDefault="538E812A" w:rsidP="538E812A">
            <w:pPr>
              <w:spacing w:line="233" w:lineRule="auto"/>
              <w:rPr>
                <w:rFonts w:asciiTheme="minorHAnsi" w:eastAsiaTheme="minorEastAsia" w:hAnsiTheme="minorHAnsi" w:cstheme="minorBidi"/>
                <w:color w:val="000000" w:themeColor="text1"/>
                <w:lang w:val="pt"/>
              </w:rPr>
            </w:pPr>
            <w:r w:rsidRPr="538E812A">
              <w:rPr>
                <w:rFonts w:asciiTheme="minorHAnsi" w:eastAsiaTheme="minorEastAsia" w:hAnsiTheme="minorHAnsi" w:cstheme="minorBidi"/>
                <w:color w:val="000000" w:themeColor="text1"/>
              </w:rPr>
              <w:t>Clicando no botão “cancelar” (que só funcionará se o estado da campanha for ativo, verde) o gestor de marketing irá parar uma campanha (a tabela será mantida na tabela)</w:t>
            </w:r>
          </w:p>
        </w:tc>
        <w:tc>
          <w:tcPr>
            <w:tcW w:w="1163" w:type="dxa"/>
            <w:shd w:val="clear" w:color="auto" w:fill="auto"/>
          </w:tcPr>
          <w:p w14:paraId="6F153F56" w14:textId="33B1168C" w:rsidR="1CBBC582" w:rsidRPr="00740BFC" w:rsidRDefault="00DD6A64">
            <w:r>
              <w:t>Não</w:t>
            </w:r>
          </w:p>
        </w:tc>
      </w:tr>
      <w:tr w:rsidR="54A5EC45" w14:paraId="6946BF8B" w14:textId="77777777" w:rsidTr="538E812A">
        <w:trPr>
          <w:trHeight w:val="300"/>
        </w:trPr>
        <w:tc>
          <w:tcPr>
            <w:tcW w:w="2425" w:type="dxa"/>
            <w:shd w:val="clear" w:color="auto" w:fill="auto"/>
          </w:tcPr>
          <w:p w14:paraId="7BA7F92E" w14:textId="5DB6EC63" w:rsidR="6321F1E2" w:rsidRDefault="538E812A" w:rsidP="538E812A">
            <w:pPr>
              <w:spacing w:line="259" w:lineRule="auto"/>
              <w:rPr>
                <w:rFonts w:asciiTheme="minorHAnsi" w:eastAsiaTheme="minorEastAsia" w:hAnsiTheme="minorHAnsi" w:cstheme="minorBidi"/>
                <w:color w:val="000000" w:themeColor="text1"/>
                <w:lang w:val="pt"/>
              </w:rPr>
            </w:pPr>
            <w:r w:rsidRPr="538E812A">
              <w:rPr>
                <w:rFonts w:asciiTheme="minorHAnsi" w:eastAsiaTheme="minorEastAsia" w:hAnsiTheme="minorHAnsi" w:cstheme="minorBidi"/>
                <w:color w:val="000000" w:themeColor="text1"/>
              </w:rPr>
              <w:t>Criar campanha</w:t>
            </w:r>
          </w:p>
        </w:tc>
        <w:tc>
          <w:tcPr>
            <w:tcW w:w="5310" w:type="dxa"/>
            <w:shd w:val="clear" w:color="auto" w:fill="auto"/>
          </w:tcPr>
          <w:p w14:paraId="09E864A8" w14:textId="491C9C81" w:rsidR="6321F1E2" w:rsidRDefault="538E812A" w:rsidP="538E812A">
            <w:pPr>
              <w:spacing w:line="233" w:lineRule="auto"/>
              <w:rPr>
                <w:rFonts w:asciiTheme="minorHAnsi" w:eastAsiaTheme="minorEastAsia" w:hAnsiTheme="minorHAnsi" w:cstheme="minorBidi"/>
                <w:color w:val="000000" w:themeColor="text1"/>
                <w:lang w:val="pt-BR"/>
              </w:rPr>
            </w:pPr>
            <w:r w:rsidRPr="538E812A">
              <w:rPr>
                <w:rFonts w:asciiTheme="minorHAnsi" w:eastAsiaTheme="minorEastAsia" w:hAnsiTheme="minorHAnsi" w:cstheme="minorBidi"/>
                <w:color w:val="000000" w:themeColor="text1"/>
              </w:rPr>
              <w:t>Na secção “iniciar nova campanha” para que o botão “iniciar” funcione (para enviar o usuário para a página onde se adiciona mais informação para que a campanha seja válida), o campo “nome” terá de ser preenchido com até 30 caracteres, terá de ser escolhida uma data válida para início da campanha e uma data válida para o fim (tem de ter um intervalo de pelo menos um dia entre as duas) e terá de ser escolhido um tipo de desconto (percentual ou um valor em concreto) abrindo a aba “tipo de desconto”.</w:t>
            </w:r>
          </w:p>
        </w:tc>
        <w:tc>
          <w:tcPr>
            <w:tcW w:w="1163" w:type="dxa"/>
            <w:shd w:val="clear" w:color="auto" w:fill="auto"/>
          </w:tcPr>
          <w:p w14:paraId="225B94A1" w14:textId="0A445C30" w:rsidR="54A5EC45" w:rsidRDefault="00DD6A64" w:rsidP="54A5EC45">
            <w:r>
              <w:t>Não</w:t>
            </w:r>
          </w:p>
        </w:tc>
      </w:tr>
      <w:tr w:rsidR="1E71BAEB" w14:paraId="7A21EC29" w14:textId="77777777" w:rsidTr="538E812A">
        <w:trPr>
          <w:trHeight w:val="300"/>
        </w:trPr>
        <w:tc>
          <w:tcPr>
            <w:tcW w:w="2425" w:type="dxa"/>
            <w:shd w:val="clear" w:color="auto" w:fill="auto"/>
          </w:tcPr>
          <w:p w14:paraId="40AE1524" w14:textId="18774193" w:rsidR="1E71BAEB" w:rsidRDefault="538E812A" w:rsidP="538E812A">
            <w:pPr>
              <w:spacing w:line="259" w:lineRule="auto"/>
              <w:rPr>
                <w:rFonts w:asciiTheme="minorHAnsi" w:eastAsiaTheme="minorEastAsia" w:hAnsiTheme="minorHAnsi" w:cstheme="minorBidi"/>
                <w:color w:val="000000" w:themeColor="text1"/>
                <w:lang w:val="pt"/>
              </w:rPr>
            </w:pPr>
            <w:r w:rsidRPr="538E812A">
              <w:rPr>
                <w:rFonts w:asciiTheme="minorHAnsi" w:eastAsiaTheme="minorEastAsia" w:hAnsiTheme="minorHAnsi" w:cstheme="minorBidi"/>
                <w:color w:val="000000" w:themeColor="text1"/>
              </w:rPr>
              <w:lastRenderedPageBreak/>
              <w:t>Campo motivo</w:t>
            </w:r>
          </w:p>
        </w:tc>
        <w:tc>
          <w:tcPr>
            <w:tcW w:w="5310" w:type="dxa"/>
            <w:shd w:val="clear" w:color="auto" w:fill="auto"/>
          </w:tcPr>
          <w:p w14:paraId="50CF47D1" w14:textId="2CE0E973" w:rsidR="1E71BAEB" w:rsidRDefault="538E812A" w:rsidP="538E812A">
            <w:pPr>
              <w:spacing w:line="233" w:lineRule="auto"/>
              <w:rPr>
                <w:rFonts w:asciiTheme="minorHAnsi" w:eastAsiaTheme="minorEastAsia" w:hAnsiTheme="minorHAnsi" w:cstheme="minorBidi"/>
                <w:color w:val="000000" w:themeColor="text1"/>
                <w:lang w:val="pt"/>
              </w:rPr>
            </w:pPr>
            <w:r w:rsidRPr="538E812A">
              <w:rPr>
                <w:rFonts w:asciiTheme="minorHAnsi" w:eastAsiaTheme="minorEastAsia" w:hAnsiTheme="minorHAnsi" w:cstheme="minorBidi"/>
                <w:color w:val="000000" w:themeColor="text1"/>
              </w:rPr>
              <w:t>O gestor de marketing pode escrever no campo “motivo” até 1000 caracteres sobre o motivo da campanha</w:t>
            </w:r>
          </w:p>
        </w:tc>
        <w:tc>
          <w:tcPr>
            <w:tcW w:w="1163" w:type="dxa"/>
            <w:shd w:val="clear" w:color="auto" w:fill="auto"/>
          </w:tcPr>
          <w:p w14:paraId="4997FC50" w14:textId="239650E5" w:rsidR="1E71BAEB" w:rsidRDefault="00DD6A64" w:rsidP="1E71BAEB">
            <w:r>
              <w:t>Não</w:t>
            </w:r>
          </w:p>
        </w:tc>
      </w:tr>
      <w:tr w:rsidR="785E1857" w14:paraId="3D21A005" w14:textId="77777777" w:rsidTr="538E812A">
        <w:trPr>
          <w:trHeight w:val="300"/>
        </w:trPr>
        <w:tc>
          <w:tcPr>
            <w:tcW w:w="2425" w:type="dxa"/>
            <w:shd w:val="clear" w:color="auto" w:fill="auto"/>
          </w:tcPr>
          <w:p w14:paraId="266B36D0" w14:textId="5B06C445" w:rsidR="785E1857" w:rsidRDefault="538E812A" w:rsidP="538E812A">
            <w:pPr>
              <w:spacing w:line="259" w:lineRule="auto"/>
              <w:rPr>
                <w:rFonts w:asciiTheme="minorHAnsi" w:eastAsiaTheme="minorEastAsia" w:hAnsiTheme="minorHAnsi" w:cstheme="minorBidi"/>
                <w:color w:val="000000" w:themeColor="text1"/>
                <w:lang w:val="pt"/>
              </w:rPr>
            </w:pPr>
            <w:r w:rsidRPr="538E812A">
              <w:rPr>
                <w:rFonts w:asciiTheme="minorHAnsi" w:eastAsiaTheme="minorEastAsia" w:hAnsiTheme="minorHAnsi" w:cstheme="minorBidi"/>
                <w:color w:val="000000" w:themeColor="text1"/>
              </w:rPr>
              <w:t>Valor de desconto</w:t>
            </w:r>
          </w:p>
        </w:tc>
        <w:tc>
          <w:tcPr>
            <w:tcW w:w="5310" w:type="dxa"/>
            <w:shd w:val="clear" w:color="auto" w:fill="auto"/>
          </w:tcPr>
          <w:p w14:paraId="44C6FB71" w14:textId="36087E89" w:rsidR="785E1857" w:rsidRDefault="538E812A" w:rsidP="538E812A">
            <w:pPr>
              <w:spacing w:line="233" w:lineRule="auto"/>
              <w:rPr>
                <w:rFonts w:asciiTheme="minorHAnsi" w:eastAsiaTheme="minorEastAsia" w:hAnsiTheme="minorHAnsi" w:cstheme="minorBidi"/>
                <w:color w:val="000000" w:themeColor="text1"/>
                <w:lang w:val="pt"/>
              </w:rPr>
            </w:pPr>
            <w:r w:rsidRPr="538E812A">
              <w:rPr>
                <w:rFonts w:asciiTheme="minorHAnsi" w:eastAsiaTheme="minorEastAsia" w:hAnsiTheme="minorHAnsi" w:cstheme="minorBidi"/>
                <w:color w:val="000000" w:themeColor="text1"/>
              </w:rPr>
              <w:t>Neste campo apenas são permitidos números.</w:t>
            </w:r>
            <w:r w:rsidR="6321F1E2">
              <w:br/>
            </w:r>
            <w:r w:rsidRPr="538E812A">
              <w:rPr>
                <w:rFonts w:asciiTheme="minorHAnsi" w:eastAsiaTheme="minorEastAsia" w:hAnsiTheme="minorHAnsi" w:cstheme="minorBidi"/>
                <w:color w:val="000000" w:themeColor="text1"/>
              </w:rPr>
              <w:t>O utilizador poderá escrever o valor de desconto que a campanha terá, sendo que este desconto pode ser percentual ou um valor em concreto (escolha feita previamente antes de criar a campanha)</w:t>
            </w:r>
          </w:p>
        </w:tc>
        <w:tc>
          <w:tcPr>
            <w:tcW w:w="1163" w:type="dxa"/>
            <w:shd w:val="clear" w:color="auto" w:fill="auto"/>
          </w:tcPr>
          <w:p w14:paraId="265E845A" w14:textId="030DA7ED" w:rsidR="785E1857" w:rsidRDefault="00DD6A64" w:rsidP="785E1857">
            <w:r>
              <w:t>Não</w:t>
            </w:r>
          </w:p>
        </w:tc>
      </w:tr>
      <w:tr w:rsidR="157038EB" w14:paraId="1FECD9FE" w14:textId="77777777" w:rsidTr="538E812A">
        <w:trPr>
          <w:trHeight w:val="300"/>
        </w:trPr>
        <w:tc>
          <w:tcPr>
            <w:tcW w:w="2425" w:type="dxa"/>
            <w:shd w:val="clear" w:color="auto" w:fill="auto"/>
          </w:tcPr>
          <w:p w14:paraId="2602CA89" w14:textId="7F35935F" w:rsidR="157038EB" w:rsidRDefault="538E812A" w:rsidP="538E812A">
            <w:pPr>
              <w:spacing w:line="259" w:lineRule="auto"/>
              <w:rPr>
                <w:rFonts w:asciiTheme="minorHAnsi" w:eastAsiaTheme="minorEastAsia" w:hAnsiTheme="minorHAnsi" w:cstheme="minorBidi"/>
                <w:color w:val="000000" w:themeColor="text1"/>
                <w:lang w:val="pt"/>
              </w:rPr>
            </w:pPr>
            <w:r w:rsidRPr="538E812A">
              <w:rPr>
                <w:rFonts w:asciiTheme="minorHAnsi" w:eastAsiaTheme="minorEastAsia" w:hAnsiTheme="minorHAnsi" w:cstheme="minorBidi"/>
                <w:color w:val="000000" w:themeColor="text1"/>
              </w:rPr>
              <w:t>Retirar vinho</w:t>
            </w:r>
          </w:p>
        </w:tc>
        <w:tc>
          <w:tcPr>
            <w:tcW w:w="5310" w:type="dxa"/>
            <w:shd w:val="clear" w:color="auto" w:fill="auto"/>
          </w:tcPr>
          <w:p w14:paraId="653561A6" w14:textId="4CF27534" w:rsidR="157038EB" w:rsidRDefault="538E812A" w:rsidP="538E812A">
            <w:pPr>
              <w:spacing w:line="233" w:lineRule="auto"/>
              <w:rPr>
                <w:rFonts w:asciiTheme="minorHAnsi" w:eastAsiaTheme="minorEastAsia" w:hAnsiTheme="minorHAnsi" w:cstheme="minorBidi"/>
                <w:color w:val="000000" w:themeColor="text1"/>
                <w:lang w:val="pt"/>
              </w:rPr>
            </w:pPr>
            <w:r w:rsidRPr="538E812A">
              <w:rPr>
                <w:rFonts w:asciiTheme="minorHAnsi" w:eastAsiaTheme="minorEastAsia" w:hAnsiTheme="minorHAnsi" w:cstheme="minorBidi"/>
                <w:color w:val="000000" w:themeColor="text1"/>
              </w:rPr>
              <w:t>Clicando no botão vermelho no final da linha de cada vinho é possível retirar o vinho da linha correspondente da campanha</w:t>
            </w:r>
          </w:p>
        </w:tc>
        <w:tc>
          <w:tcPr>
            <w:tcW w:w="1163" w:type="dxa"/>
            <w:shd w:val="clear" w:color="auto" w:fill="auto"/>
          </w:tcPr>
          <w:p w14:paraId="6DC71DC9" w14:textId="3BDDBFB7" w:rsidR="157038EB" w:rsidRDefault="00DD6A64" w:rsidP="157038EB">
            <w:r>
              <w:t>Não</w:t>
            </w:r>
          </w:p>
        </w:tc>
      </w:tr>
      <w:tr w:rsidR="5790BAEB" w14:paraId="0B214868" w14:textId="77777777" w:rsidTr="538E812A">
        <w:trPr>
          <w:trHeight w:val="300"/>
        </w:trPr>
        <w:tc>
          <w:tcPr>
            <w:tcW w:w="2425" w:type="dxa"/>
            <w:shd w:val="clear" w:color="auto" w:fill="auto"/>
          </w:tcPr>
          <w:p w14:paraId="7C7047B3" w14:textId="41C61815" w:rsidR="6321F1E2" w:rsidRDefault="538E812A" w:rsidP="5790BAEB">
            <w:pPr>
              <w:spacing w:line="259" w:lineRule="auto"/>
            </w:pPr>
            <w:r w:rsidRPr="538E812A">
              <w:rPr>
                <w:rFonts w:asciiTheme="minorHAnsi" w:eastAsiaTheme="minorEastAsia" w:hAnsiTheme="minorHAnsi" w:cstheme="minorBidi"/>
                <w:color w:val="000000" w:themeColor="text1"/>
              </w:rPr>
              <w:t>Adicionar vinho</w:t>
            </w:r>
          </w:p>
        </w:tc>
        <w:tc>
          <w:tcPr>
            <w:tcW w:w="5310" w:type="dxa"/>
            <w:shd w:val="clear" w:color="auto" w:fill="auto"/>
          </w:tcPr>
          <w:p w14:paraId="440BA94B" w14:textId="17000366" w:rsidR="0C9F5FD0" w:rsidRDefault="538E812A" w:rsidP="538E812A">
            <w:pPr>
              <w:spacing w:before="0" w:after="0"/>
              <w:rPr>
                <w:rFonts w:asciiTheme="minorHAnsi" w:eastAsiaTheme="minorEastAsia" w:hAnsiTheme="minorHAnsi" w:cstheme="minorBidi"/>
                <w:color w:val="000000" w:themeColor="text1"/>
                <w:lang w:val="pt"/>
              </w:rPr>
            </w:pPr>
            <w:r w:rsidRPr="538E812A">
              <w:rPr>
                <w:rFonts w:asciiTheme="minorHAnsi" w:eastAsiaTheme="minorEastAsia" w:hAnsiTheme="minorHAnsi" w:cstheme="minorBidi"/>
                <w:color w:val="000000" w:themeColor="text1"/>
              </w:rPr>
              <w:t>Adicionar vinho</w:t>
            </w:r>
            <w:r w:rsidR="49B93483">
              <w:br/>
            </w:r>
            <w:r w:rsidRPr="538E812A">
              <w:rPr>
                <w:rFonts w:asciiTheme="minorHAnsi" w:eastAsiaTheme="minorEastAsia" w:hAnsiTheme="minorHAnsi" w:cstheme="minorBidi"/>
                <w:color w:val="000000" w:themeColor="text1"/>
              </w:rPr>
              <w:t>Ao clicar no botão “+” na lista de vinhos será aberto um pop-up.</w:t>
            </w:r>
            <w:r w:rsidR="49B93483">
              <w:br/>
            </w:r>
            <w:r w:rsidRPr="538E812A">
              <w:rPr>
                <w:rFonts w:asciiTheme="minorHAnsi" w:eastAsiaTheme="minorEastAsia" w:hAnsiTheme="minorHAnsi" w:cstheme="minorBidi"/>
                <w:color w:val="000000" w:themeColor="text1"/>
              </w:rPr>
              <w:t>Neste pop-up existe uma barra de pesquisa para se procurar pelo nome do vinho. Caso o vinho que o gestor deseja adicionar não tiver stock suficiente para a campanha, haverá um botão “fazer pedido  stock” que enviará um pedido de reabastecimento ao responsável. Caso contrário, se houver stock suficiente onde está a cinzento encontrar-se-á um botão a vermelho, “confirmar” para adicionar o vinho à lista.</w:t>
            </w:r>
          </w:p>
          <w:p w14:paraId="74F884C7" w14:textId="36CC4729" w:rsidR="5790BAEB" w:rsidRDefault="538E812A" w:rsidP="538E812A">
            <w:pPr>
              <w:spacing w:line="233" w:lineRule="auto"/>
              <w:rPr>
                <w:rFonts w:asciiTheme="minorHAnsi" w:eastAsiaTheme="minorEastAsia" w:hAnsiTheme="minorHAnsi" w:cstheme="minorBidi"/>
                <w:color w:val="000000" w:themeColor="text1"/>
                <w:lang w:val="pt"/>
              </w:rPr>
            </w:pPr>
            <w:r w:rsidRPr="538E812A">
              <w:rPr>
                <w:rFonts w:asciiTheme="minorHAnsi" w:eastAsiaTheme="minorEastAsia" w:hAnsiTheme="minorHAnsi" w:cstheme="minorBidi"/>
                <w:color w:val="000000" w:themeColor="text1"/>
              </w:rPr>
              <w:t>Nesta lista de vinhos existirá a funcionalidade “ver mais”.</w:t>
            </w:r>
          </w:p>
        </w:tc>
        <w:tc>
          <w:tcPr>
            <w:tcW w:w="1163" w:type="dxa"/>
            <w:shd w:val="clear" w:color="auto" w:fill="auto"/>
          </w:tcPr>
          <w:p w14:paraId="326900CF" w14:textId="3595A631" w:rsidR="5790BAEB" w:rsidRDefault="00DD6A64" w:rsidP="5790BAEB">
            <w:r>
              <w:t>Não</w:t>
            </w:r>
          </w:p>
        </w:tc>
      </w:tr>
      <w:tr w:rsidR="2A48879C" w14:paraId="380BEAE1" w14:textId="77777777" w:rsidTr="538E812A">
        <w:trPr>
          <w:trHeight w:val="300"/>
        </w:trPr>
        <w:tc>
          <w:tcPr>
            <w:tcW w:w="2425" w:type="dxa"/>
            <w:shd w:val="clear" w:color="auto" w:fill="auto"/>
          </w:tcPr>
          <w:p w14:paraId="51958530" w14:textId="4A366470" w:rsidR="2A48879C" w:rsidRDefault="538E812A" w:rsidP="538E812A">
            <w:pPr>
              <w:spacing w:line="259" w:lineRule="auto"/>
              <w:rPr>
                <w:rFonts w:asciiTheme="minorHAnsi" w:eastAsiaTheme="minorEastAsia" w:hAnsiTheme="minorHAnsi" w:cstheme="minorBidi"/>
                <w:color w:val="000000" w:themeColor="text1"/>
                <w:lang w:val="pt"/>
              </w:rPr>
            </w:pPr>
            <w:r w:rsidRPr="538E812A">
              <w:rPr>
                <w:rFonts w:asciiTheme="minorHAnsi" w:eastAsiaTheme="minorEastAsia" w:hAnsiTheme="minorHAnsi" w:cstheme="minorBidi"/>
                <w:color w:val="000000" w:themeColor="text1"/>
              </w:rPr>
              <w:t>Página anterior</w:t>
            </w:r>
          </w:p>
        </w:tc>
        <w:tc>
          <w:tcPr>
            <w:tcW w:w="5310" w:type="dxa"/>
            <w:shd w:val="clear" w:color="auto" w:fill="auto"/>
          </w:tcPr>
          <w:p w14:paraId="6933FD7C" w14:textId="154C7BEC" w:rsidR="55228DE4" w:rsidRDefault="538E812A" w:rsidP="55228DE4">
            <w:pPr>
              <w:spacing w:before="0" w:after="0"/>
              <w:rPr>
                <w:rFonts w:eastAsia="Aptos"/>
              </w:rPr>
            </w:pPr>
            <w:r w:rsidRPr="538E812A">
              <w:rPr>
                <w:rFonts w:ascii="Aptos" w:eastAsia="Aptos" w:hAnsi="Aptos" w:cs="Aptos"/>
                <w:color w:val="000000" w:themeColor="text1"/>
                <w:sz w:val="22"/>
                <w:szCs w:val="22"/>
              </w:rPr>
              <w:t>Clicando na seta no canto inferior esquerdo o colaborador será enviado para a página anterior apagando todos os dados da campanha que o mesmo estava a criar</w:t>
            </w:r>
          </w:p>
        </w:tc>
        <w:tc>
          <w:tcPr>
            <w:tcW w:w="1163" w:type="dxa"/>
            <w:shd w:val="clear" w:color="auto" w:fill="auto"/>
          </w:tcPr>
          <w:p w14:paraId="4FE3E8D3" w14:textId="24246E92" w:rsidR="2A48879C" w:rsidRDefault="00DD6A64" w:rsidP="2A48879C">
            <w:r>
              <w:t>Não</w:t>
            </w:r>
          </w:p>
        </w:tc>
      </w:tr>
      <w:tr w:rsidR="683EAEA7" w14:paraId="600F1949" w14:textId="77777777" w:rsidTr="538E812A">
        <w:trPr>
          <w:trHeight w:val="300"/>
        </w:trPr>
        <w:tc>
          <w:tcPr>
            <w:tcW w:w="2425" w:type="dxa"/>
            <w:shd w:val="clear" w:color="auto" w:fill="auto"/>
          </w:tcPr>
          <w:p w14:paraId="0B1E54E1" w14:textId="4073EFCD" w:rsidR="683EAEA7" w:rsidRDefault="538E812A" w:rsidP="538E812A">
            <w:pPr>
              <w:spacing w:line="259" w:lineRule="auto"/>
              <w:rPr>
                <w:rFonts w:asciiTheme="minorHAnsi" w:eastAsiaTheme="minorEastAsia" w:hAnsiTheme="minorHAnsi" w:cstheme="minorBidi"/>
                <w:color w:val="000000" w:themeColor="text1"/>
                <w:lang w:val="pt"/>
              </w:rPr>
            </w:pPr>
            <w:r w:rsidRPr="538E812A">
              <w:rPr>
                <w:rFonts w:asciiTheme="minorHAnsi" w:eastAsiaTheme="minorEastAsia" w:hAnsiTheme="minorHAnsi" w:cstheme="minorBidi"/>
                <w:color w:val="000000" w:themeColor="text1"/>
              </w:rPr>
              <w:t>Confirmar campanha</w:t>
            </w:r>
          </w:p>
        </w:tc>
        <w:tc>
          <w:tcPr>
            <w:tcW w:w="5310" w:type="dxa"/>
            <w:shd w:val="clear" w:color="auto" w:fill="auto"/>
          </w:tcPr>
          <w:p w14:paraId="3E5F8AC4" w14:textId="3113DB3B" w:rsidR="56A0A87E" w:rsidRDefault="538E812A" w:rsidP="538E812A">
            <w:pPr>
              <w:rPr>
                <w:rFonts w:asciiTheme="minorHAnsi" w:eastAsiaTheme="minorEastAsia" w:hAnsiTheme="minorHAnsi" w:cstheme="minorBidi"/>
                <w:color w:val="000000" w:themeColor="text1"/>
                <w:lang w:val="pt-BR"/>
              </w:rPr>
            </w:pPr>
            <w:r w:rsidRPr="538E812A">
              <w:rPr>
                <w:rFonts w:asciiTheme="minorHAnsi" w:eastAsiaTheme="minorEastAsia" w:hAnsiTheme="minorHAnsi" w:cstheme="minorBidi"/>
                <w:color w:val="000000" w:themeColor="text1"/>
              </w:rPr>
              <w:t>Quando o colaborador clicar em “confirmar início a campanha se tiver todos os dados necessários para ser iniciada será adicionada na tabela com todas as campanhas e começará automaticamente na data designada</w:t>
            </w:r>
          </w:p>
        </w:tc>
        <w:tc>
          <w:tcPr>
            <w:tcW w:w="1163" w:type="dxa"/>
            <w:shd w:val="clear" w:color="auto" w:fill="auto"/>
          </w:tcPr>
          <w:p w14:paraId="49BA1355" w14:textId="2E0ADE83" w:rsidR="683EAEA7" w:rsidRDefault="00DD6A64" w:rsidP="683EAEA7">
            <w:r>
              <w:t>Não</w:t>
            </w:r>
          </w:p>
        </w:tc>
      </w:tr>
      <w:tr w:rsidR="4AFEEA22" w14:paraId="2CCAF7E4" w14:textId="77777777" w:rsidTr="538E812A">
        <w:trPr>
          <w:trHeight w:val="300"/>
        </w:trPr>
        <w:tc>
          <w:tcPr>
            <w:tcW w:w="2425" w:type="dxa"/>
            <w:shd w:val="clear" w:color="auto" w:fill="auto"/>
          </w:tcPr>
          <w:p w14:paraId="3F1E5CD6" w14:textId="552D8EC3" w:rsidR="4AFEEA22" w:rsidRDefault="538E812A" w:rsidP="538E812A">
            <w:pPr>
              <w:spacing w:line="259" w:lineRule="auto"/>
              <w:rPr>
                <w:rFonts w:asciiTheme="minorHAnsi" w:eastAsiaTheme="minorEastAsia" w:hAnsiTheme="minorHAnsi" w:cstheme="minorBidi"/>
              </w:rPr>
            </w:pPr>
            <w:r w:rsidRPr="538E812A">
              <w:rPr>
                <w:rFonts w:asciiTheme="minorHAnsi" w:eastAsiaTheme="minorEastAsia" w:hAnsiTheme="minorHAnsi" w:cstheme="minorBidi"/>
                <w:color w:val="000000" w:themeColor="text1"/>
              </w:rPr>
              <w:t>Detalhes campanha</w:t>
            </w:r>
          </w:p>
        </w:tc>
        <w:tc>
          <w:tcPr>
            <w:tcW w:w="5310" w:type="dxa"/>
            <w:shd w:val="clear" w:color="auto" w:fill="auto"/>
          </w:tcPr>
          <w:p w14:paraId="1C758CC9" w14:textId="00E023A8" w:rsidR="26000E1A" w:rsidRDefault="538E812A" w:rsidP="538E812A">
            <w:pPr>
              <w:spacing w:before="0" w:after="0"/>
              <w:rPr>
                <w:rFonts w:asciiTheme="minorHAnsi" w:eastAsiaTheme="minorEastAsia" w:hAnsiTheme="minorHAnsi" w:cstheme="minorBidi"/>
                <w:color w:val="000000" w:themeColor="text1"/>
                <w:lang w:val="pt"/>
              </w:rPr>
            </w:pPr>
            <w:r w:rsidRPr="538E812A">
              <w:rPr>
                <w:rFonts w:asciiTheme="minorHAnsi" w:eastAsiaTheme="minorEastAsia" w:hAnsiTheme="minorHAnsi" w:cstheme="minorBidi"/>
                <w:color w:val="000000" w:themeColor="text1"/>
              </w:rPr>
              <w:t xml:space="preserve">O funcionário, ao clicar no nome de uma das campanhas, irá ser redirecionado para uma página com os detalhes da campanha selecionada e de outras. </w:t>
            </w:r>
          </w:p>
          <w:p w14:paraId="26E0AA68" w14:textId="2DC1283B" w:rsidR="26000E1A" w:rsidRDefault="538E812A" w:rsidP="538E812A">
            <w:pPr>
              <w:spacing w:before="0" w:after="0"/>
              <w:rPr>
                <w:rFonts w:asciiTheme="minorHAnsi" w:eastAsiaTheme="minorEastAsia" w:hAnsiTheme="minorHAnsi" w:cstheme="minorBidi"/>
                <w:color w:val="000000" w:themeColor="text1"/>
                <w:lang w:val="pt"/>
              </w:rPr>
            </w:pPr>
            <w:r w:rsidRPr="538E812A">
              <w:rPr>
                <w:rFonts w:asciiTheme="minorHAnsi" w:eastAsiaTheme="minorEastAsia" w:hAnsiTheme="minorHAnsi" w:cstheme="minorBidi"/>
                <w:color w:val="000000" w:themeColor="text1"/>
              </w:rPr>
              <w:t xml:space="preserve">Nessa página na campanha selecionada o gestor poderá adicionar mais vinhos à campanha ou remover da mesma maneira que em “adicionar vinho” e em “retirar vinho”, mas após as alterações terá de clicar em “guardar” para que as mudanças realmente tenham sido efetuadas. Outra funcionalidade igual à página onde se coloca mais </w:t>
            </w:r>
            <w:r w:rsidRPr="538E812A">
              <w:rPr>
                <w:rFonts w:asciiTheme="minorHAnsi" w:eastAsiaTheme="minorEastAsia" w:hAnsiTheme="minorHAnsi" w:cstheme="minorBidi"/>
                <w:color w:val="000000" w:themeColor="text1"/>
              </w:rPr>
              <w:lastRenderedPageBreak/>
              <w:t xml:space="preserve">detalhes da campanha a ser criada é o botão da seta que envia o usuário para a página anterior. </w:t>
            </w:r>
          </w:p>
          <w:p w14:paraId="1F7BA3EF" w14:textId="2B38EB80" w:rsidR="26000E1A" w:rsidRDefault="538E812A" w:rsidP="538E812A">
            <w:pPr>
              <w:rPr>
                <w:rFonts w:asciiTheme="minorHAnsi" w:eastAsiaTheme="minorEastAsia" w:hAnsiTheme="minorHAnsi" w:cstheme="minorBidi"/>
                <w:color w:val="000000" w:themeColor="text1"/>
                <w:lang w:val="pt"/>
              </w:rPr>
            </w:pPr>
            <w:r w:rsidRPr="538E812A">
              <w:rPr>
                <w:rFonts w:asciiTheme="minorHAnsi" w:eastAsiaTheme="minorEastAsia" w:hAnsiTheme="minorHAnsi" w:cstheme="minorBidi"/>
                <w:color w:val="000000" w:themeColor="text1"/>
              </w:rPr>
              <w:t>Para ver os detalhes de outras campanhas basta clicar numa das campanhas que aparecem no lado esquerdo desta página. As campanhas terão uma funcionalidade de “scroll” e a lista dos vinhos terá a funcionalidade “ver mais”.</w:t>
            </w:r>
          </w:p>
        </w:tc>
        <w:tc>
          <w:tcPr>
            <w:tcW w:w="1163" w:type="dxa"/>
            <w:shd w:val="clear" w:color="auto" w:fill="auto"/>
          </w:tcPr>
          <w:p w14:paraId="23190B74" w14:textId="11466DDC" w:rsidR="4AFEEA22" w:rsidRDefault="00DD6A64" w:rsidP="4AFEEA22">
            <w:r>
              <w:lastRenderedPageBreak/>
              <w:t>Não</w:t>
            </w:r>
          </w:p>
        </w:tc>
      </w:tr>
      <w:tr w:rsidR="0176DC2F" w:rsidRPr="00740BFC" w14:paraId="77EDBF0C" w14:textId="77777777" w:rsidTr="538E812A">
        <w:trPr>
          <w:trHeight w:val="300"/>
        </w:trPr>
        <w:tc>
          <w:tcPr>
            <w:tcW w:w="2425" w:type="dxa"/>
            <w:shd w:val="clear" w:color="auto" w:fill="auto"/>
          </w:tcPr>
          <w:p w14:paraId="489619C7" w14:textId="4C6AD6E0" w:rsidR="0176DC2F" w:rsidRPr="00740BFC" w:rsidRDefault="538E812A" w:rsidP="538E812A">
            <w:pPr>
              <w:spacing w:line="259" w:lineRule="auto"/>
              <w:rPr>
                <w:rFonts w:asciiTheme="minorHAnsi" w:eastAsiaTheme="minorEastAsia" w:hAnsiTheme="minorHAnsi" w:cstheme="minorBidi"/>
              </w:rPr>
            </w:pPr>
            <w:r w:rsidRPr="538E812A">
              <w:rPr>
                <w:rFonts w:asciiTheme="minorHAnsi" w:eastAsiaTheme="minorEastAsia" w:hAnsiTheme="minorHAnsi" w:cstheme="minorBidi"/>
              </w:rPr>
              <w:t>Ver mais</w:t>
            </w:r>
          </w:p>
        </w:tc>
        <w:tc>
          <w:tcPr>
            <w:tcW w:w="5310" w:type="dxa"/>
            <w:shd w:val="clear" w:color="auto" w:fill="auto"/>
          </w:tcPr>
          <w:p w14:paraId="13F99579" w14:textId="5D73D2DC" w:rsidR="0176DC2F" w:rsidRPr="00740BFC" w:rsidRDefault="538E812A" w:rsidP="538E812A">
            <w:pPr>
              <w:spacing w:line="259" w:lineRule="auto"/>
              <w:rPr>
                <w:rFonts w:asciiTheme="minorHAnsi" w:eastAsiaTheme="minorEastAsia" w:hAnsiTheme="minorHAnsi" w:cstheme="minorBidi"/>
                <w:color w:val="000000" w:themeColor="text1"/>
              </w:rPr>
            </w:pPr>
            <w:r w:rsidRPr="538E812A">
              <w:rPr>
                <w:rFonts w:asciiTheme="minorHAnsi" w:eastAsiaTheme="minorEastAsia" w:hAnsiTheme="minorHAnsi" w:cstheme="minorBidi"/>
                <w:color w:val="000000" w:themeColor="text1"/>
              </w:rPr>
              <w:t>Quando o utilizador clica num dos 3 pontos ao meio do ecrã em baixo poderá ver mais alíneas que não são mostradas na primeira parte</w:t>
            </w:r>
          </w:p>
        </w:tc>
        <w:tc>
          <w:tcPr>
            <w:tcW w:w="1163" w:type="dxa"/>
            <w:shd w:val="clear" w:color="auto" w:fill="auto"/>
          </w:tcPr>
          <w:p w14:paraId="0C3AE03F" w14:textId="5FE550D3" w:rsidR="0176DC2F" w:rsidRPr="00740BFC" w:rsidRDefault="00DD6A64" w:rsidP="0176DC2F">
            <w:r>
              <w:t>Não</w:t>
            </w:r>
          </w:p>
        </w:tc>
      </w:tr>
    </w:tbl>
    <w:p w14:paraId="413CFAE7" w14:textId="1BF1E441" w:rsidR="31212AEB" w:rsidRPr="00740BFC" w:rsidRDefault="31212AEB"/>
    <w:p w14:paraId="10B8CAF7" w14:textId="4B833AB6" w:rsidR="609C0518" w:rsidRPr="00740BFC" w:rsidRDefault="538E812A" w:rsidP="1CBBC582">
      <w:pPr>
        <w:pStyle w:val="Ttulo4"/>
      </w:pPr>
      <w:bookmarkStart w:id="210" w:name="_Toc199624757"/>
      <w:r>
        <w:t>Funcionalidade Entradas de Armazém</w:t>
      </w:r>
      <w:bookmarkEnd w:id="210"/>
    </w:p>
    <w:p w14:paraId="4CA82283" w14:textId="485A182E" w:rsidR="609C0518" w:rsidRPr="00740BFC" w:rsidRDefault="07A25C18" w:rsidP="0085416D">
      <w:pPr>
        <w:keepNext/>
        <w:jc w:val="center"/>
      </w:pPr>
      <w:r>
        <w:rPr>
          <w:noProof/>
        </w:rPr>
        <w:drawing>
          <wp:inline distT="0" distB="0" distL="0" distR="0" wp14:anchorId="398C0D4D" wp14:editId="75FF74D4">
            <wp:extent cx="5657850" cy="3181350"/>
            <wp:effectExtent l="0" t="0" r="0" b="0"/>
            <wp:docPr id="702046666" name="Picture 702046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4" cstate="print">
                      <a:extLst>
                        <a:ext uri="{28A0092B-C50C-407E-A947-70E740481C1C}">
                          <a14:useLocalDpi xmlns:a14="http://schemas.microsoft.com/office/drawing/2010/main" val="0"/>
                        </a:ext>
                      </a:extLst>
                    </a:blip>
                    <a:stretch>
                      <a:fillRect/>
                    </a:stretch>
                  </pic:blipFill>
                  <pic:spPr>
                    <a:xfrm>
                      <a:off x="0" y="0"/>
                      <a:ext cx="5657850" cy="3181350"/>
                    </a:xfrm>
                    <a:prstGeom prst="rect">
                      <a:avLst/>
                    </a:prstGeom>
                  </pic:spPr>
                </pic:pic>
              </a:graphicData>
            </a:graphic>
          </wp:inline>
        </w:drawing>
      </w:r>
    </w:p>
    <w:p w14:paraId="37773FA1" w14:textId="6A680403" w:rsidR="1CBBC582" w:rsidRPr="00740BFC" w:rsidRDefault="538E812A" w:rsidP="0085416D">
      <w:pPr>
        <w:pStyle w:val="Legenda"/>
        <w:jc w:val="center"/>
      </w:pPr>
      <w:bookmarkStart w:id="211" w:name="_Toc194761380"/>
      <w:r>
        <w:t xml:space="preserve">Figura </w:t>
      </w:r>
      <w:fldSimple w:instr=" SEQ Figura \* ARABIC "/>
      <w:r>
        <w:t>. BackOffice – Mockup da funcionalidade Entradas de Armazém.</w:t>
      </w:r>
      <w:bookmarkEnd w:id="211"/>
    </w:p>
    <w:p w14:paraId="3B385A85" w14:textId="37B78621" w:rsidR="1CBBC582" w:rsidRPr="00740BFC" w:rsidRDefault="538E812A" w:rsidP="538E812A">
      <w:pPr>
        <w:jc w:val="both"/>
        <w:rPr>
          <w:sz w:val="22"/>
          <w:szCs w:val="22"/>
        </w:rPr>
      </w:pPr>
      <w:r w:rsidRPr="538E812A">
        <w:rPr>
          <w:sz w:val="22"/>
          <w:szCs w:val="22"/>
        </w:rPr>
        <w:t xml:space="preserve">Esta funcionalidade compreende um conjunto de sub-funcionalidades associadas, especificadas na tabela seguinte. </w:t>
      </w:r>
    </w:p>
    <w:p w14:paraId="1ACC3BFF" w14:textId="62C736A5" w:rsidR="609C0518" w:rsidRPr="00740BFC" w:rsidRDefault="538E812A" w:rsidP="538E812A">
      <w:pPr>
        <w:pStyle w:val="Legenda"/>
        <w:keepNext/>
        <w:jc w:val="center"/>
        <w:rPr>
          <w:i/>
          <w:iCs/>
        </w:rPr>
      </w:pPr>
      <w:bookmarkStart w:id="212" w:name="_Toc199624908"/>
      <w:r>
        <w:t xml:space="preserve">Tabela </w:t>
      </w:r>
      <w:fldSimple w:instr=" SEQ Tabela \* ARABIC ">
        <w:r>
          <w:t>62</w:t>
        </w:r>
      </w:fldSimple>
      <w:r>
        <w:t xml:space="preserve">. </w:t>
      </w:r>
      <w:r w:rsidRPr="538E812A">
        <w:rPr>
          <w:i/>
          <w:iCs/>
        </w:rPr>
        <w:t>BackOffice</w:t>
      </w:r>
      <w:r>
        <w:t xml:space="preserve"> - Regras de negócio da funcionalidade </w:t>
      </w:r>
      <w:r w:rsidRPr="538E812A">
        <w:rPr>
          <w:i/>
          <w:iCs/>
        </w:rPr>
        <w:t>Entradas de Armazém.</w:t>
      </w:r>
      <w:bookmarkEnd w:id="21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1"/>
        <w:gridCol w:w="2484"/>
        <w:gridCol w:w="2227"/>
        <w:gridCol w:w="2126"/>
      </w:tblGrid>
      <w:tr w:rsidR="00815696" w:rsidRPr="00740BFC" w14:paraId="18970059" w14:textId="77777777" w:rsidTr="538E812A">
        <w:trPr>
          <w:trHeight w:val="300"/>
        </w:trPr>
        <w:tc>
          <w:tcPr>
            <w:tcW w:w="2382" w:type="dxa"/>
            <w:shd w:val="clear" w:color="auto" w:fill="4472C4" w:themeFill="accent1"/>
          </w:tcPr>
          <w:p w14:paraId="57EBE6D1" w14:textId="77777777" w:rsidR="0043472C" w:rsidRPr="00740BFC" w:rsidRDefault="538E812A" w:rsidP="1CBBC582">
            <w:pPr>
              <w:rPr>
                <w:color w:val="FFFFFF" w:themeColor="background1"/>
              </w:rPr>
            </w:pPr>
            <w:r w:rsidRPr="538E812A">
              <w:rPr>
                <w:color w:val="FFFFFF" w:themeColor="background1"/>
              </w:rPr>
              <w:t>Sub-funcionalidade</w:t>
            </w:r>
          </w:p>
        </w:tc>
        <w:tc>
          <w:tcPr>
            <w:tcW w:w="3144" w:type="dxa"/>
            <w:shd w:val="clear" w:color="auto" w:fill="4472C4" w:themeFill="accent1"/>
            <w:vAlign w:val="center"/>
          </w:tcPr>
          <w:p w14:paraId="1DBD58EF" w14:textId="417BBDBE" w:rsidR="00815696" w:rsidRPr="00740BFC" w:rsidRDefault="538E812A" w:rsidP="00815696">
            <w:pPr>
              <w:rPr>
                <w:color w:val="FFFFFF" w:themeColor="background1"/>
              </w:rPr>
            </w:pPr>
            <w:r w:rsidRPr="538E812A">
              <w:rPr>
                <w:color w:val="FFFFFF" w:themeColor="background1"/>
              </w:rPr>
              <w:t>Sub-funcionalidade</w:t>
            </w:r>
          </w:p>
        </w:tc>
        <w:tc>
          <w:tcPr>
            <w:tcW w:w="2701" w:type="dxa"/>
            <w:shd w:val="clear" w:color="auto" w:fill="4472C4" w:themeFill="accent1"/>
            <w:vAlign w:val="center"/>
          </w:tcPr>
          <w:p w14:paraId="74757C48" w14:textId="7C30A54C" w:rsidR="00815696" w:rsidRPr="00740BFC" w:rsidRDefault="538E812A" w:rsidP="00815696">
            <w:pPr>
              <w:rPr>
                <w:color w:val="FFFFFF" w:themeColor="background1"/>
              </w:rPr>
            </w:pPr>
            <w:ins w:id="213" w:author="Microsoft Word" w:date="2025-04-05T21:07:00Z">
              <w:r w:rsidRPr="538E812A">
                <w:rPr>
                  <w:color w:val="FFFFFF" w:themeColor="background1"/>
                </w:rPr>
                <w:t>Regra a ser implementada</w:t>
              </w:r>
            </w:ins>
          </w:p>
        </w:tc>
        <w:tc>
          <w:tcPr>
            <w:tcW w:w="3053" w:type="dxa"/>
            <w:shd w:val="clear" w:color="auto" w:fill="4472C4" w:themeFill="accent1"/>
            <w:vAlign w:val="center"/>
          </w:tcPr>
          <w:p w14:paraId="1575415F" w14:textId="77777777" w:rsidR="00815696" w:rsidRPr="00740BFC" w:rsidRDefault="538E812A" w:rsidP="00815696">
            <w:pPr>
              <w:rPr>
                <w:color w:val="FFFFFF" w:themeColor="background1"/>
              </w:rPr>
            </w:pPr>
            <w:r w:rsidRPr="538E812A">
              <w:rPr>
                <w:color w:val="FFFFFF" w:themeColor="background1"/>
              </w:rPr>
              <w:t>Serviço Externo</w:t>
            </w:r>
          </w:p>
        </w:tc>
      </w:tr>
      <w:tr w:rsidR="00815696" w:rsidRPr="00740BFC" w14:paraId="25107433" w14:textId="77777777" w:rsidTr="538E812A">
        <w:trPr>
          <w:trHeight w:val="300"/>
        </w:trPr>
        <w:tc>
          <w:tcPr>
            <w:tcW w:w="3144" w:type="dxa"/>
            <w:gridSpan w:val="2"/>
            <w:shd w:val="clear" w:color="auto" w:fill="auto"/>
          </w:tcPr>
          <w:p w14:paraId="4699273A" w14:textId="653F0E3C" w:rsidR="00815696" w:rsidRPr="71A09175" w:rsidRDefault="538E812A" w:rsidP="538E812A">
            <w:pPr>
              <w:spacing w:before="0" w:after="0"/>
              <w:rPr>
                <w:rFonts w:asciiTheme="minorHAnsi" w:eastAsiaTheme="minorEastAsia" w:hAnsiTheme="minorHAnsi" w:cstheme="minorBidi"/>
                <w:color w:val="000000" w:themeColor="text1"/>
                <w:lang w:val="pt"/>
              </w:rPr>
            </w:pPr>
            <w:r w:rsidRPr="538E812A">
              <w:rPr>
                <w:rFonts w:asciiTheme="minorHAnsi" w:eastAsiaTheme="minorEastAsia" w:hAnsiTheme="minorHAnsi" w:cstheme="minorBidi"/>
                <w:color w:val="000000" w:themeColor="text1"/>
              </w:rPr>
              <w:t>Detalhes pedido</w:t>
            </w:r>
          </w:p>
        </w:tc>
        <w:tc>
          <w:tcPr>
            <w:tcW w:w="2701" w:type="dxa"/>
            <w:shd w:val="clear" w:color="auto" w:fill="auto"/>
          </w:tcPr>
          <w:p w14:paraId="0F0228B1" w14:textId="53DF9D32" w:rsidR="00815696" w:rsidRPr="71A09175" w:rsidRDefault="538E812A" w:rsidP="538E812A">
            <w:pPr>
              <w:spacing w:before="0" w:after="0"/>
              <w:rPr>
                <w:rFonts w:asciiTheme="minorHAnsi" w:eastAsiaTheme="minorEastAsia" w:hAnsiTheme="minorHAnsi" w:cstheme="minorBidi"/>
                <w:color w:val="000000" w:themeColor="text1"/>
                <w:lang w:val="pt"/>
              </w:rPr>
            </w:pPr>
            <w:r w:rsidRPr="538E812A">
              <w:rPr>
                <w:rFonts w:asciiTheme="minorHAnsi" w:eastAsiaTheme="minorEastAsia" w:hAnsiTheme="minorHAnsi" w:cstheme="minorBidi"/>
                <w:color w:val="000000" w:themeColor="text1"/>
              </w:rPr>
              <w:t>O colaborador ao selecionar um dos pedidos irá abrir uma aba no lado direito com os detalhes da encomenda escolhida.</w:t>
            </w:r>
          </w:p>
        </w:tc>
        <w:tc>
          <w:tcPr>
            <w:tcW w:w="3053" w:type="dxa"/>
            <w:shd w:val="clear" w:color="auto" w:fill="auto"/>
          </w:tcPr>
          <w:p w14:paraId="04E2AC13" w14:textId="7116B614" w:rsidR="00815696" w:rsidRPr="00740BFC" w:rsidRDefault="00F11AA0" w:rsidP="00815696">
            <w:r>
              <w:t>Sim</w:t>
            </w:r>
          </w:p>
        </w:tc>
      </w:tr>
      <w:tr w:rsidR="00815696" w:rsidRPr="00740BFC" w14:paraId="232ECF35" w14:textId="77777777" w:rsidTr="538E812A">
        <w:trPr>
          <w:trHeight w:val="300"/>
        </w:trPr>
        <w:tc>
          <w:tcPr>
            <w:tcW w:w="3144" w:type="dxa"/>
            <w:gridSpan w:val="2"/>
            <w:shd w:val="clear" w:color="auto" w:fill="auto"/>
          </w:tcPr>
          <w:p w14:paraId="2DC43242" w14:textId="2AD9DDCF" w:rsidR="00815696" w:rsidRPr="71A09175" w:rsidRDefault="538E812A" w:rsidP="538E812A">
            <w:pPr>
              <w:spacing w:before="0" w:after="0"/>
              <w:rPr>
                <w:rFonts w:asciiTheme="minorHAnsi" w:eastAsiaTheme="minorEastAsia" w:hAnsiTheme="minorHAnsi" w:cstheme="minorBidi"/>
                <w:color w:val="000000" w:themeColor="text1"/>
                <w:lang w:val="pt"/>
              </w:rPr>
            </w:pPr>
            <w:r w:rsidRPr="538E812A">
              <w:rPr>
                <w:rFonts w:asciiTheme="minorHAnsi" w:eastAsiaTheme="minorEastAsia" w:hAnsiTheme="minorHAnsi" w:cstheme="minorBidi"/>
                <w:color w:val="000000" w:themeColor="text1"/>
              </w:rPr>
              <w:t>Ver mais</w:t>
            </w:r>
          </w:p>
        </w:tc>
        <w:tc>
          <w:tcPr>
            <w:tcW w:w="2701" w:type="dxa"/>
            <w:shd w:val="clear" w:color="auto" w:fill="auto"/>
          </w:tcPr>
          <w:p w14:paraId="0CD31EAD" w14:textId="34D8D997" w:rsidR="00815696" w:rsidRPr="71A09175" w:rsidRDefault="538E812A" w:rsidP="538E812A">
            <w:pPr>
              <w:spacing w:before="0" w:after="0"/>
              <w:rPr>
                <w:rFonts w:asciiTheme="minorHAnsi" w:eastAsiaTheme="minorEastAsia" w:hAnsiTheme="minorHAnsi" w:cstheme="minorBidi"/>
                <w:color w:val="000000" w:themeColor="text1"/>
                <w:lang w:val="pt"/>
              </w:rPr>
            </w:pPr>
            <w:r w:rsidRPr="538E812A">
              <w:rPr>
                <w:rFonts w:asciiTheme="minorHAnsi" w:eastAsiaTheme="minorEastAsia" w:hAnsiTheme="minorHAnsi" w:cstheme="minorBidi"/>
                <w:color w:val="000000" w:themeColor="text1"/>
              </w:rPr>
              <w:t xml:space="preserve">Quando o utilizador clica num dos 3 </w:t>
            </w:r>
            <w:r w:rsidRPr="538E812A">
              <w:rPr>
                <w:rFonts w:asciiTheme="minorHAnsi" w:eastAsiaTheme="minorEastAsia" w:hAnsiTheme="minorHAnsi" w:cstheme="minorBidi"/>
                <w:color w:val="000000" w:themeColor="text1"/>
              </w:rPr>
              <w:lastRenderedPageBreak/>
              <w:t>pontos ao meio do ecrã em baixo poderá ver mais alíneas que não são mostradas na primeira parte</w:t>
            </w:r>
          </w:p>
        </w:tc>
        <w:tc>
          <w:tcPr>
            <w:tcW w:w="3053" w:type="dxa"/>
            <w:shd w:val="clear" w:color="auto" w:fill="auto"/>
          </w:tcPr>
          <w:p w14:paraId="2CF0D33C" w14:textId="77EF83E1" w:rsidR="00815696" w:rsidRPr="00740BFC" w:rsidRDefault="00815696" w:rsidP="00815696"/>
        </w:tc>
      </w:tr>
      <w:tr w:rsidR="00815696" w14:paraId="1C633D17" w14:textId="77777777" w:rsidTr="538E812A">
        <w:trPr>
          <w:trHeight w:val="300"/>
        </w:trPr>
        <w:tc>
          <w:tcPr>
            <w:tcW w:w="3144" w:type="dxa"/>
            <w:gridSpan w:val="2"/>
            <w:shd w:val="clear" w:color="auto" w:fill="auto"/>
          </w:tcPr>
          <w:p w14:paraId="00499D15" w14:textId="7885DADB" w:rsidR="00815696" w:rsidRDefault="538E812A" w:rsidP="538E812A">
            <w:pPr>
              <w:spacing w:before="0" w:after="0"/>
              <w:rPr>
                <w:rFonts w:asciiTheme="minorHAnsi" w:eastAsiaTheme="minorEastAsia" w:hAnsiTheme="minorHAnsi" w:cstheme="minorBidi"/>
                <w:color w:val="000000" w:themeColor="text1"/>
                <w:lang w:val="pt"/>
              </w:rPr>
            </w:pPr>
            <w:r w:rsidRPr="538E812A">
              <w:rPr>
                <w:rFonts w:asciiTheme="minorHAnsi" w:eastAsiaTheme="minorEastAsia" w:hAnsiTheme="minorHAnsi" w:cstheme="minorBidi"/>
                <w:color w:val="000000" w:themeColor="text1"/>
              </w:rPr>
              <w:t>Criar / Ver ocorrência</w:t>
            </w:r>
          </w:p>
        </w:tc>
        <w:tc>
          <w:tcPr>
            <w:tcW w:w="2701" w:type="dxa"/>
            <w:shd w:val="clear" w:color="auto" w:fill="auto"/>
          </w:tcPr>
          <w:p w14:paraId="2FFDD4EA" w14:textId="3C1A0E93" w:rsidR="00815696" w:rsidRDefault="538E812A" w:rsidP="538E812A">
            <w:pPr>
              <w:spacing w:before="0" w:after="0"/>
              <w:rPr>
                <w:rFonts w:asciiTheme="minorHAnsi" w:eastAsiaTheme="minorEastAsia" w:hAnsiTheme="minorHAnsi" w:cstheme="minorBidi"/>
                <w:color w:val="000000" w:themeColor="text1"/>
                <w:lang w:val="pt"/>
              </w:rPr>
            </w:pPr>
            <w:r w:rsidRPr="538E812A">
              <w:rPr>
                <w:rFonts w:asciiTheme="minorHAnsi" w:eastAsiaTheme="minorEastAsia" w:hAnsiTheme="minorHAnsi" w:cstheme="minorBidi"/>
                <w:color w:val="000000" w:themeColor="text1"/>
              </w:rPr>
              <w:t>Em baixo de “ocorrência” estará um quadrado que terá um desenho de um “certo” caso o pedido tenha alguma ocorrência feita sobre ele.</w:t>
            </w:r>
            <w:r w:rsidR="00815696">
              <w:br/>
            </w:r>
            <w:r w:rsidRPr="538E812A">
              <w:rPr>
                <w:rFonts w:asciiTheme="minorHAnsi" w:eastAsiaTheme="minorEastAsia" w:hAnsiTheme="minorHAnsi" w:cstheme="minorBidi"/>
                <w:color w:val="000000" w:themeColor="text1"/>
              </w:rPr>
              <w:t>Caso o pedido tenha um certo ao clicar no quadrado será aberto um pop-up com os detalhes da ocorrência. Caso contrário será aberto um pop-up para criar uma ocorrência.</w:t>
            </w:r>
            <w:r w:rsidR="00815696">
              <w:br/>
            </w:r>
            <w:r w:rsidRPr="538E812A">
              <w:rPr>
                <w:rFonts w:asciiTheme="minorHAnsi" w:eastAsiaTheme="minorEastAsia" w:hAnsiTheme="minorHAnsi" w:cstheme="minorBidi"/>
                <w:color w:val="000000" w:themeColor="text1"/>
              </w:rPr>
              <w:t>Basta clicar no botâo “criar ocorrência” para criá-la, será necessário que a descrição não esteja vazia.</w:t>
            </w:r>
          </w:p>
        </w:tc>
        <w:tc>
          <w:tcPr>
            <w:tcW w:w="3053" w:type="dxa"/>
            <w:shd w:val="clear" w:color="auto" w:fill="auto"/>
          </w:tcPr>
          <w:p w14:paraId="72266A32" w14:textId="2850C92C" w:rsidR="00815696" w:rsidRDefault="00DD6A64" w:rsidP="00815696">
            <w:r>
              <w:t>Não</w:t>
            </w:r>
          </w:p>
        </w:tc>
      </w:tr>
    </w:tbl>
    <w:p w14:paraId="55CD3977" w14:textId="76FF1BC3" w:rsidR="761D0A01" w:rsidRPr="00740BFC" w:rsidRDefault="538E812A" w:rsidP="1CBBC582">
      <w:pPr>
        <w:pStyle w:val="Ttulo4"/>
      </w:pPr>
      <w:bookmarkStart w:id="214" w:name="_Toc199624758"/>
      <w:r>
        <w:lastRenderedPageBreak/>
        <w:t>Funcionalidade Clientes</w:t>
      </w:r>
      <w:bookmarkEnd w:id="214"/>
    </w:p>
    <w:p w14:paraId="5754A021" w14:textId="722AC686" w:rsidR="761D0A01" w:rsidRPr="00740BFC" w:rsidRDefault="085300F3" w:rsidP="2DB13988">
      <w:pPr>
        <w:keepNext/>
        <w:jc w:val="center"/>
      </w:pPr>
      <w:r>
        <w:rPr>
          <w:noProof/>
        </w:rPr>
        <w:drawing>
          <wp:inline distT="0" distB="0" distL="0" distR="0" wp14:anchorId="20408C00" wp14:editId="6F3982C9">
            <wp:extent cx="4114800" cy="6943725"/>
            <wp:effectExtent l="0" t="0" r="0" b="0"/>
            <wp:docPr id="538214441" name="Picture 538214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5" cstate="print">
                      <a:extLst>
                        <a:ext uri="{28A0092B-C50C-407E-A947-70E740481C1C}">
                          <a14:useLocalDpi xmlns:a14="http://schemas.microsoft.com/office/drawing/2010/main" val="0"/>
                        </a:ext>
                      </a:extLst>
                    </a:blip>
                    <a:stretch>
                      <a:fillRect/>
                    </a:stretch>
                  </pic:blipFill>
                  <pic:spPr>
                    <a:xfrm>
                      <a:off x="0" y="0"/>
                      <a:ext cx="4114800" cy="6943725"/>
                    </a:xfrm>
                    <a:prstGeom prst="rect">
                      <a:avLst/>
                    </a:prstGeom>
                  </pic:spPr>
                </pic:pic>
              </a:graphicData>
            </a:graphic>
          </wp:inline>
        </w:drawing>
      </w:r>
    </w:p>
    <w:p w14:paraId="5A7AB3B3" w14:textId="336ED443" w:rsidR="1CBBC582" w:rsidRPr="00740BFC" w:rsidRDefault="538E812A" w:rsidP="00BF19CF">
      <w:pPr>
        <w:pStyle w:val="Legenda"/>
        <w:jc w:val="center"/>
      </w:pPr>
      <w:bookmarkStart w:id="215" w:name="_Toc194761381"/>
      <w:r>
        <w:t xml:space="preserve">Figura </w:t>
      </w:r>
      <w:fldSimple w:instr=" SEQ Figura \* ARABIC "/>
      <w:r>
        <w:t>. BackOffice – Mockup da funcionalidade Clientes.</w:t>
      </w:r>
      <w:bookmarkEnd w:id="215"/>
    </w:p>
    <w:p w14:paraId="66DA7DA1" w14:textId="20BDCE0E" w:rsidR="761D0A01" w:rsidRDefault="538E812A" w:rsidP="1CBBC582">
      <w:pPr>
        <w:jc w:val="both"/>
        <w:rPr>
          <w:sz w:val="22"/>
          <w:szCs w:val="22"/>
        </w:rPr>
      </w:pPr>
      <w:r w:rsidRPr="538E812A">
        <w:rPr>
          <w:sz w:val="22"/>
          <w:szCs w:val="22"/>
        </w:rPr>
        <w:t xml:space="preserve">Esta funcionalidade compreende um conjunto de sub-funcionalidades associadas, especificadas na tabela seguinte. </w:t>
      </w:r>
    </w:p>
    <w:p w14:paraId="24EFDB53" w14:textId="64A5D431" w:rsidR="000922B6" w:rsidRPr="00D06294" w:rsidRDefault="00D06294" w:rsidP="00D06294">
      <w:pPr>
        <w:spacing w:before="0" w:after="0"/>
        <w:rPr>
          <w:sz w:val="22"/>
          <w:szCs w:val="22"/>
        </w:rPr>
      </w:pPr>
      <w:r w:rsidRPr="538E812A">
        <w:rPr>
          <w:sz w:val="22"/>
          <w:szCs w:val="22"/>
        </w:rPr>
        <w:br w:type="page"/>
      </w:r>
    </w:p>
    <w:p w14:paraId="36D38C99" w14:textId="5624127F" w:rsidR="761D0A01" w:rsidRPr="00740BFC" w:rsidRDefault="538E812A" w:rsidP="1CBBC582">
      <w:pPr>
        <w:pStyle w:val="Legenda"/>
        <w:keepNext/>
        <w:jc w:val="center"/>
      </w:pPr>
      <w:bookmarkStart w:id="216" w:name="_Toc199624909"/>
      <w:r>
        <w:lastRenderedPageBreak/>
        <w:t xml:space="preserve">Tabela </w:t>
      </w:r>
      <w:fldSimple w:instr=" SEQ Tabela \* ARABIC ">
        <w:r>
          <w:t>63</w:t>
        </w:r>
      </w:fldSimple>
      <w:r>
        <w:t xml:space="preserve">. </w:t>
      </w:r>
      <w:r w:rsidRPr="538E812A">
        <w:rPr>
          <w:i/>
          <w:iCs/>
        </w:rPr>
        <w:t>BackOffice</w:t>
      </w:r>
      <w:r>
        <w:t xml:space="preserve"> - Regras de negócio da funcionalidade </w:t>
      </w:r>
      <w:r w:rsidRPr="538E812A">
        <w:rPr>
          <w:i/>
          <w:iCs/>
        </w:rPr>
        <w:t>Clientes.</w:t>
      </w:r>
      <w:bookmarkEnd w:id="216"/>
    </w:p>
    <w:tbl>
      <w:tblPr>
        <w:tblW w:w="88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05"/>
        <w:gridCol w:w="2610"/>
        <w:gridCol w:w="2783"/>
      </w:tblGrid>
      <w:tr w:rsidR="1CBBC582" w:rsidRPr="00740BFC" w14:paraId="79595BA8" w14:textId="77777777" w:rsidTr="538E812A">
        <w:trPr>
          <w:trHeight w:val="300"/>
        </w:trPr>
        <w:tc>
          <w:tcPr>
            <w:tcW w:w="3505" w:type="dxa"/>
            <w:shd w:val="clear" w:color="auto" w:fill="4472C4" w:themeFill="accent1"/>
            <w:vAlign w:val="center"/>
          </w:tcPr>
          <w:p w14:paraId="21271B9A" w14:textId="77777777" w:rsidR="00DE3A9A" w:rsidRPr="00740BFC" w:rsidRDefault="538E812A" w:rsidP="1CBBC582">
            <w:pPr>
              <w:rPr>
                <w:color w:val="FFFFFF" w:themeColor="background1"/>
              </w:rPr>
            </w:pPr>
            <w:r w:rsidRPr="538E812A">
              <w:rPr>
                <w:color w:val="FFFFFF" w:themeColor="background1"/>
              </w:rPr>
              <w:t>Sub-funcionalidade</w:t>
            </w:r>
          </w:p>
        </w:tc>
        <w:tc>
          <w:tcPr>
            <w:tcW w:w="2610" w:type="dxa"/>
            <w:shd w:val="clear" w:color="auto" w:fill="4472C4" w:themeFill="accent1"/>
          </w:tcPr>
          <w:p w14:paraId="75D8D0E0" w14:textId="44CCE9EA" w:rsidR="002507E7" w:rsidRPr="00740BFC" w:rsidRDefault="538E812A" w:rsidP="1CBBC582">
            <w:pPr>
              <w:rPr>
                <w:color w:val="FFFFFF" w:themeColor="background1"/>
              </w:rPr>
            </w:pPr>
            <w:r w:rsidRPr="538E812A">
              <w:rPr>
                <w:color w:val="FFFFFF" w:themeColor="background1"/>
              </w:rPr>
              <w:t>Regra a ser implementada</w:t>
            </w:r>
          </w:p>
        </w:tc>
        <w:tc>
          <w:tcPr>
            <w:tcW w:w="2783" w:type="dxa"/>
            <w:shd w:val="clear" w:color="auto" w:fill="4472C4" w:themeFill="accent1"/>
          </w:tcPr>
          <w:p w14:paraId="4F42FC4D" w14:textId="0A17E031" w:rsidR="00DE3A9A" w:rsidRDefault="538E812A" w:rsidP="1CBBC582">
            <w:pPr>
              <w:rPr>
                <w:color w:val="FFFFFF" w:themeColor="background1"/>
              </w:rPr>
            </w:pPr>
            <w:r w:rsidRPr="538E812A">
              <w:rPr>
                <w:color w:val="FFFFFF" w:themeColor="background1"/>
              </w:rPr>
              <w:t>Serviço Externo</w:t>
            </w:r>
          </w:p>
        </w:tc>
      </w:tr>
      <w:tr w:rsidR="00503A8F" w:rsidRPr="00740BFC" w14:paraId="73D702FB" w14:textId="62A8B2DA" w:rsidTr="538E812A">
        <w:trPr>
          <w:trHeight w:val="300"/>
        </w:trPr>
        <w:tc>
          <w:tcPr>
            <w:tcW w:w="3505" w:type="dxa"/>
            <w:shd w:val="clear" w:color="auto" w:fill="auto"/>
          </w:tcPr>
          <w:p w14:paraId="3886FB70" w14:textId="44560B4E" w:rsidR="00503A8F" w:rsidRPr="7D468572" w:rsidRDefault="538E812A" w:rsidP="538E812A">
            <w:pPr>
              <w:spacing w:before="0" w:after="0"/>
              <w:rPr>
                <w:rFonts w:asciiTheme="minorHAnsi" w:eastAsiaTheme="minorEastAsia" w:hAnsiTheme="minorHAnsi" w:cstheme="minorBidi"/>
                <w:color w:val="000000" w:themeColor="text1"/>
                <w:lang w:val="pt"/>
              </w:rPr>
            </w:pPr>
            <w:r w:rsidRPr="538E812A">
              <w:rPr>
                <w:rFonts w:asciiTheme="minorHAnsi" w:eastAsiaTheme="minorEastAsia" w:hAnsiTheme="minorHAnsi" w:cstheme="minorBidi"/>
                <w:color w:val="000000" w:themeColor="text1"/>
              </w:rPr>
              <w:t>Detalhes cliente</w:t>
            </w:r>
          </w:p>
        </w:tc>
        <w:tc>
          <w:tcPr>
            <w:tcW w:w="2610" w:type="dxa"/>
            <w:shd w:val="clear" w:color="auto" w:fill="auto"/>
          </w:tcPr>
          <w:p w14:paraId="4266C433" w14:textId="42580AB1" w:rsidR="00503A8F" w:rsidRPr="7D468572" w:rsidRDefault="538E812A" w:rsidP="538E812A">
            <w:pPr>
              <w:spacing w:before="0" w:after="0"/>
              <w:rPr>
                <w:rFonts w:asciiTheme="minorHAnsi" w:eastAsiaTheme="minorEastAsia" w:hAnsiTheme="minorHAnsi" w:cstheme="minorBidi"/>
                <w:color w:val="000000" w:themeColor="text1"/>
                <w:lang w:val="pt"/>
              </w:rPr>
            </w:pPr>
            <w:r w:rsidRPr="538E812A">
              <w:rPr>
                <w:rFonts w:asciiTheme="minorHAnsi" w:eastAsiaTheme="minorEastAsia" w:hAnsiTheme="minorHAnsi" w:cstheme="minorBidi"/>
                <w:color w:val="000000" w:themeColor="text1"/>
              </w:rPr>
              <w:t xml:space="preserve">O colaborador ao selecionar </w:t>
            </w:r>
          </w:p>
          <w:p w14:paraId="5027D9EA" w14:textId="42173BD8" w:rsidR="00503A8F" w:rsidRPr="7D468572" w:rsidRDefault="538E812A" w:rsidP="538E812A">
            <w:pPr>
              <w:spacing w:before="0" w:after="0"/>
              <w:rPr>
                <w:rFonts w:asciiTheme="minorHAnsi" w:eastAsiaTheme="minorEastAsia" w:hAnsiTheme="minorHAnsi" w:cstheme="minorBidi"/>
                <w:color w:val="000000" w:themeColor="text1"/>
                <w:lang w:val="pt"/>
              </w:rPr>
            </w:pPr>
            <w:r w:rsidRPr="538E812A">
              <w:rPr>
                <w:rFonts w:asciiTheme="minorHAnsi" w:eastAsiaTheme="minorEastAsia" w:hAnsiTheme="minorHAnsi" w:cstheme="minorBidi"/>
                <w:color w:val="000000" w:themeColor="text1"/>
              </w:rPr>
              <w:t>colaborador ao selecionar um dos pedidos irá abrir uma aba no lado direito com O os detalhes do cliente da encomenda escolhida.</w:t>
            </w:r>
          </w:p>
        </w:tc>
        <w:tc>
          <w:tcPr>
            <w:tcW w:w="2783" w:type="dxa"/>
          </w:tcPr>
          <w:p w14:paraId="7CE24150" w14:textId="71EC331F" w:rsidR="00503A8F" w:rsidRPr="7D468572" w:rsidRDefault="538E812A" w:rsidP="538E812A">
            <w:pPr>
              <w:spacing w:before="0" w:after="0"/>
              <w:rPr>
                <w:rFonts w:asciiTheme="minorHAnsi" w:eastAsiaTheme="minorEastAsia" w:hAnsiTheme="minorHAnsi" w:cstheme="minorBidi"/>
                <w:color w:val="000000" w:themeColor="text1"/>
                <w:lang w:val="pt"/>
              </w:rPr>
            </w:pPr>
            <w:r>
              <w:t>Não</w:t>
            </w:r>
          </w:p>
        </w:tc>
      </w:tr>
      <w:tr w:rsidR="1EDE747D" w:rsidRPr="00740BFC" w14:paraId="69FA93D5" w14:textId="77777777" w:rsidTr="538E812A">
        <w:trPr>
          <w:trHeight w:val="300"/>
        </w:trPr>
        <w:tc>
          <w:tcPr>
            <w:tcW w:w="3505" w:type="dxa"/>
            <w:shd w:val="clear" w:color="auto" w:fill="auto"/>
          </w:tcPr>
          <w:p w14:paraId="1024AE8C" w14:textId="2DE66BEC" w:rsidR="7D468572" w:rsidRPr="7D468572" w:rsidRDefault="538E812A" w:rsidP="538E812A">
            <w:pPr>
              <w:spacing w:before="0" w:after="0"/>
              <w:rPr>
                <w:rFonts w:asciiTheme="minorHAnsi" w:eastAsiaTheme="minorEastAsia" w:hAnsiTheme="minorHAnsi" w:cstheme="minorBidi"/>
                <w:color w:val="000000" w:themeColor="text1"/>
                <w:lang w:val="pt"/>
              </w:rPr>
            </w:pPr>
            <w:r w:rsidRPr="538E812A">
              <w:rPr>
                <w:rFonts w:asciiTheme="minorHAnsi" w:eastAsiaTheme="minorEastAsia" w:hAnsiTheme="minorHAnsi" w:cstheme="minorBidi"/>
                <w:color w:val="000000" w:themeColor="text1"/>
              </w:rPr>
              <w:t>Ver mais</w:t>
            </w:r>
          </w:p>
        </w:tc>
        <w:tc>
          <w:tcPr>
            <w:tcW w:w="2610" w:type="dxa"/>
            <w:shd w:val="clear" w:color="auto" w:fill="auto"/>
          </w:tcPr>
          <w:p w14:paraId="23BD8216" w14:textId="635463FD" w:rsidR="002507E7" w:rsidRPr="009B3B93" w:rsidRDefault="538E812A" w:rsidP="538E812A">
            <w:pPr>
              <w:spacing w:before="0" w:after="0"/>
              <w:rPr>
                <w:rFonts w:asciiTheme="minorHAnsi" w:eastAsiaTheme="minorEastAsia" w:hAnsiTheme="minorHAnsi" w:cstheme="minorBidi"/>
                <w:color w:val="000000" w:themeColor="text1"/>
                <w:lang w:val="pt"/>
              </w:rPr>
            </w:pPr>
            <w:r w:rsidRPr="538E812A">
              <w:rPr>
                <w:rFonts w:asciiTheme="minorHAnsi" w:eastAsiaTheme="minorEastAsia" w:hAnsiTheme="minorHAnsi" w:cstheme="minorBidi"/>
                <w:color w:val="000000" w:themeColor="text1"/>
              </w:rPr>
              <w:t>Quando o utilizador clica num dos 3 pontos ao meio do ecrã em baixo poderá ver mais alíneas que não são mostradas na primeira parte</w:t>
            </w:r>
          </w:p>
        </w:tc>
        <w:tc>
          <w:tcPr>
            <w:tcW w:w="2783" w:type="dxa"/>
          </w:tcPr>
          <w:p w14:paraId="01636DDE" w14:textId="36D7E34C" w:rsidR="00DE3A9A" w:rsidRPr="00740BFC" w:rsidRDefault="00DD6A64" w:rsidP="1EDE747D">
            <w:r>
              <w:t>Não</w:t>
            </w:r>
          </w:p>
        </w:tc>
      </w:tr>
      <w:tr w:rsidR="565C3D92" w14:paraId="696F51AE" w14:textId="77777777" w:rsidTr="538E812A">
        <w:trPr>
          <w:trHeight w:val="300"/>
        </w:trPr>
        <w:tc>
          <w:tcPr>
            <w:tcW w:w="3505" w:type="dxa"/>
            <w:shd w:val="clear" w:color="auto" w:fill="auto"/>
          </w:tcPr>
          <w:p w14:paraId="0918EAB5" w14:textId="3354044A" w:rsidR="565C3D92" w:rsidRDefault="538E812A" w:rsidP="538E812A">
            <w:pPr>
              <w:spacing w:before="0" w:after="0"/>
              <w:rPr>
                <w:rFonts w:asciiTheme="minorHAnsi" w:eastAsiaTheme="minorEastAsia" w:hAnsiTheme="minorHAnsi" w:cstheme="minorBidi"/>
                <w:color w:val="000000" w:themeColor="text1"/>
                <w:lang w:val="pt"/>
              </w:rPr>
            </w:pPr>
            <w:r w:rsidRPr="538E812A">
              <w:rPr>
                <w:rFonts w:asciiTheme="minorHAnsi" w:eastAsiaTheme="minorEastAsia" w:hAnsiTheme="minorHAnsi" w:cstheme="minorBidi"/>
                <w:color w:val="000000" w:themeColor="text1"/>
              </w:rPr>
              <w:t>Encomendas do cliente</w:t>
            </w:r>
          </w:p>
        </w:tc>
        <w:tc>
          <w:tcPr>
            <w:tcW w:w="2610" w:type="dxa"/>
            <w:shd w:val="clear" w:color="auto" w:fill="auto"/>
          </w:tcPr>
          <w:p w14:paraId="49726DBC" w14:textId="77777777" w:rsidR="00503A8F" w:rsidRDefault="538E812A" w:rsidP="538E812A">
            <w:pPr>
              <w:spacing w:before="0" w:after="0"/>
              <w:rPr>
                <w:rFonts w:asciiTheme="minorHAnsi" w:eastAsiaTheme="minorEastAsia" w:hAnsiTheme="minorHAnsi" w:cstheme="minorBidi"/>
                <w:color w:val="000000" w:themeColor="text1"/>
                <w:lang w:val="pt-BR"/>
              </w:rPr>
            </w:pPr>
            <w:r w:rsidRPr="538E812A">
              <w:rPr>
                <w:rFonts w:asciiTheme="minorHAnsi" w:eastAsiaTheme="minorEastAsia" w:hAnsiTheme="minorHAnsi" w:cstheme="minorBidi"/>
                <w:color w:val="000000" w:themeColor="text1"/>
              </w:rPr>
              <w:t>Ao clicar no quadrado no final de cada linha de encomenda o usuário é redirecionado para a página com todas as encomendas do cliente que fez a encomenda selecionada.</w:t>
            </w:r>
          </w:p>
          <w:p w14:paraId="598F947E" w14:textId="46D47436" w:rsidR="002507E7" w:rsidRPr="009B3B93" w:rsidRDefault="538E812A" w:rsidP="538E812A">
            <w:pPr>
              <w:spacing w:before="0" w:after="0"/>
              <w:rPr>
                <w:rFonts w:asciiTheme="minorHAnsi" w:eastAsiaTheme="minorEastAsia" w:hAnsiTheme="minorHAnsi" w:cstheme="minorBidi"/>
                <w:color w:val="000000" w:themeColor="text1"/>
                <w:lang w:val="pt"/>
              </w:rPr>
            </w:pPr>
            <w:r w:rsidRPr="538E812A">
              <w:rPr>
                <w:rFonts w:asciiTheme="minorHAnsi" w:eastAsiaTheme="minorEastAsia" w:hAnsiTheme="minorHAnsi" w:cstheme="minorBidi"/>
                <w:color w:val="000000" w:themeColor="text1"/>
              </w:rPr>
              <w:t>Nesta página existe a funcionalidade “ver mais”</w:t>
            </w:r>
          </w:p>
        </w:tc>
        <w:tc>
          <w:tcPr>
            <w:tcW w:w="2783" w:type="dxa"/>
          </w:tcPr>
          <w:p w14:paraId="71874446" w14:textId="5D6E9B9C" w:rsidR="00DE3A9A" w:rsidRDefault="00DD6A64" w:rsidP="565C3D92">
            <w:r>
              <w:t>Não</w:t>
            </w:r>
          </w:p>
        </w:tc>
      </w:tr>
    </w:tbl>
    <w:p w14:paraId="4A5CA7EE" w14:textId="0801E456" w:rsidR="009B3B93" w:rsidRDefault="009B3B93"/>
    <w:p w14:paraId="2F270BF1" w14:textId="1525F26A" w:rsidR="009B3B93" w:rsidRPr="00740BFC" w:rsidRDefault="009B3B93" w:rsidP="009B3B93">
      <w:pPr>
        <w:spacing w:before="0" w:after="0"/>
      </w:pPr>
      <w:r>
        <w:br w:type="page"/>
      </w:r>
    </w:p>
    <w:p w14:paraId="582A1A46" w14:textId="6B207801" w:rsidR="00947B95" w:rsidRPr="009404FB" w:rsidRDefault="538E812A" w:rsidP="009404FB">
      <w:pPr>
        <w:pStyle w:val="Ttulo3"/>
      </w:pPr>
      <w:bookmarkStart w:id="217" w:name="_Toc755006498"/>
      <w:bookmarkStart w:id="218" w:name="_Toc199624759"/>
      <w:r>
        <w:lastRenderedPageBreak/>
        <w:t>Funcionalidades Batch</w:t>
      </w:r>
      <w:bookmarkEnd w:id="217"/>
      <w:bookmarkEnd w:id="218"/>
    </w:p>
    <w:p w14:paraId="45BC9A30" w14:textId="623EC7E1" w:rsidR="00195131" w:rsidRPr="00740BFC" w:rsidRDefault="538E812A" w:rsidP="00195131">
      <w:pPr>
        <w:pStyle w:val="Legenda"/>
        <w:keepNext/>
        <w:rPr>
          <w:b w:val="0"/>
          <w:bCs w:val="0"/>
          <w:sz w:val="22"/>
          <w:szCs w:val="22"/>
        </w:rPr>
      </w:pPr>
      <w:bookmarkStart w:id="219" w:name="_Ref129165193"/>
      <w:r w:rsidRPr="538E812A">
        <w:rPr>
          <w:b w:val="0"/>
          <w:bCs w:val="0"/>
          <w:sz w:val="22"/>
          <w:szCs w:val="22"/>
        </w:rPr>
        <w:t xml:space="preserve">As funcionalidades </w:t>
      </w:r>
      <w:r w:rsidRPr="538E812A">
        <w:rPr>
          <w:b w:val="0"/>
          <w:bCs w:val="0"/>
          <w:i/>
          <w:iCs/>
          <w:sz w:val="22"/>
          <w:szCs w:val="22"/>
        </w:rPr>
        <w:t>Batch</w:t>
      </w:r>
      <w:r w:rsidRPr="538E812A">
        <w:rPr>
          <w:b w:val="0"/>
          <w:bCs w:val="0"/>
          <w:sz w:val="22"/>
          <w:szCs w:val="22"/>
        </w:rPr>
        <w:t xml:space="preserve"> estão especificadas na tabela seguinte.</w:t>
      </w:r>
    </w:p>
    <w:p w14:paraId="1D87002C" w14:textId="77777777" w:rsidR="00947B95" w:rsidRPr="00740BFC" w:rsidRDefault="00947B95" w:rsidP="00947B95"/>
    <w:p w14:paraId="2A0D75E4" w14:textId="4EB29681" w:rsidR="003A5B86" w:rsidRPr="00740BFC" w:rsidRDefault="538E812A" w:rsidP="003A5B86">
      <w:pPr>
        <w:pStyle w:val="Legenda"/>
        <w:keepNext/>
        <w:jc w:val="center"/>
      </w:pPr>
      <w:bookmarkStart w:id="220" w:name="_Toc199624910"/>
      <w:r>
        <w:t xml:space="preserve">Tabela </w:t>
      </w:r>
      <w:fldSimple w:instr=" SEQ Tabela \* ARABIC ">
        <w:r>
          <w:t>64</w:t>
        </w:r>
      </w:fldSimple>
      <w:bookmarkEnd w:id="219"/>
      <w:r>
        <w:t xml:space="preserve">. Regras de funcionamento das funcionalidades </w:t>
      </w:r>
      <w:r w:rsidRPr="538E812A">
        <w:rPr>
          <w:i/>
          <w:iCs/>
        </w:rPr>
        <w:t>Batch</w:t>
      </w:r>
      <w:r>
        <w:t>.</w:t>
      </w:r>
      <w:bookmarkEnd w:id="22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7"/>
        <w:gridCol w:w="2121"/>
        <w:gridCol w:w="1141"/>
        <w:gridCol w:w="1526"/>
        <w:gridCol w:w="2683"/>
      </w:tblGrid>
      <w:tr w:rsidR="00B25785" w:rsidRPr="00740BFC" w14:paraId="7ED7B1A4" w14:textId="77777777" w:rsidTr="538E812A">
        <w:tc>
          <w:tcPr>
            <w:tcW w:w="1427" w:type="dxa"/>
            <w:shd w:val="clear" w:color="auto" w:fill="4472C4" w:themeFill="accent1"/>
            <w:vAlign w:val="center"/>
          </w:tcPr>
          <w:p w14:paraId="61707495" w14:textId="4270D916" w:rsidR="003A5B86" w:rsidRPr="00740BFC" w:rsidRDefault="538E812A" w:rsidP="0020366D">
            <w:pPr>
              <w:rPr>
                <w:color w:val="FFFFFF"/>
                <w:sz w:val="22"/>
                <w:szCs w:val="22"/>
                <w:lang w:eastAsia="x-none"/>
              </w:rPr>
            </w:pPr>
            <w:r w:rsidRPr="538E812A">
              <w:rPr>
                <w:color w:val="FFFFFF" w:themeColor="background1"/>
                <w:sz w:val="22"/>
                <w:szCs w:val="22"/>
              </w:rPr>
              <w:t>Funcionalidade</w:t>
            </w:r>
          </w:p>
        </w:tc>
        <w:tc>
          <w:tcPr>
            <w:tcW w:w="2121" w:type="dxa"/>
            <w:shd w:val="clear" w:color="auto" w:fill="4472C4" w:themeFill="accent1"/>
            <w:vAlign w:val="center"/>
          </w:tcPr>
          <w:p w14:paraId="32356048" w14:textId="4AA3C619" w:rsidR="003A5B86" w:rsidRPr="00740BFC" w:rsidRDefault="538E812A" w:rsidP="0020366D">
            <w:pPr>
              <w:rPr>
                <w:color w:val="FFFFFF"/>
                <w:sz w:val="22"/>
                <w:szCs w:val="22"/>
                <w:lang w:eastAsia="x-none"/>
              </w:rPr>
            </w:pPr>
            <w:r w:rsidRPr="538E812A">
              <w:rPr>
                <w:color w:val="FFFFFF" w:themeColor="background1"/>
                <w:sz w:val="22"/>
                <w:szCs w:val="22"/>
              </w:rPr>
              <w:t>Tabelas utilizadas</w:t>
            </w:r>
          </w:p>
        </w:tc>
        <w:tc>
          <w:tcPr>
            <w:tcW w:w="1141" w:type="dxa"/>
            <w:shd w:val="clear" w:color="auto" w:fill="4472C4" w:themeFill="accent1"/>
            <w:vAlign w:val="center"/>
          </w:tcPr>
          <w:p w14:paraId="44BB7010" w14:textId="77777777" w:rsidR="003A5B86" w:rsidRPr="00740BFC" w:rsidRDefault="538E812A" w:rsidP="0020366D">
            <w:pPr>
              <w:rPr>
                <w:color w:val="FFFFFF"/>
                <w:sz w:val="22"/>
                <w:szCs w:val="22"/>
                <w:lang w:eastAsia="x-none"/>
              </w:rPr>
            </w:pPr>
            <w:r w:rsidRPr="538E812A">
              <w:rPr>
                <w:color w:val="FFFFFF" w:themeColor="background1"/>
                <w:sz w:val="22"/>
                <w:szCs w:val="22"/>
              </w:rPr>
              <w:t>Parâmetros Entrada</w:t>
            </w:r>
          </w:p>
        </w:tc>
        <w:tc>
          <w:tcPr>
            <w:tcW w:w="1526" w:type="dxa"/>
            <w:shd w:val="clear" w:color="auto" w:fill="4472C4" w:themeFill="accent1"/>
          </w:tcPr>
          <w:p w14:paraId="65C701B5" w14:textId="77777777" w:rsidR="003A5B86" w:rsidRPr="00740BFC" w:rsidRDefault="538E812A" w:rsidP="0020366D">
            <w:pPr>
              <w:rPr>
                <w:color w:val="FFFFFF"/>
                <w:sz w:val="22"/>
                <w:szCs w:val="22"/>
                <w:lang w:eastAsia="x-none"/>
              </w:rPr>
            </w:pPr>
            <w:r w:rsidRPr="538E812A">
              <w:rPr>
                <w:color w:val="FFFFFF" w:themeColor="background1"/>
                <w:sz w:val="22"/>
                <w:szCs w:val="22"/>
              </w:rPr>
              <w:t>Parâmetros Saída</w:t>
            </w:r>
          </w:p>
        </w:tc>
        <w:tc>
          <w:tcPr>
            <w:tcW w:w="2683" w:type="dxa"/>
            <w:shd w:val="clear" w:color="auto" w:fill="4472C4" w:themeFill="accent1"/>
          </w:tcPr>
          <w:p w14:paraId="1E996C2D" w14:textId="77777777" w:rsidR="003A5B86" w:rsidRPr="00740BFC" w:rsidRDefault="538E812A" w:rsidP="0020366D">
            <w:pPr>
              <w:rPr>
                <w:color w:val="FFFFFF"/>
                <w:sz w:val="22"/>
                <w:szCs w:val="22"/>
                <w:lang w:eastAsia="x-none"/>
              </w:rPr>
            </w:pPr>
            <w:r w:rsidRPr="538E812A">
              <w:rPr>
                <w:color w:val="FFFFFF" w:themeColor="background1"/>
                <w:sz w:val="22"/>
                <w:szCs w:val="22"/>
              </w:rPr>
              <w:t>Descrição</w:t>
            </w:r>
          </w:p>
        </w:tc>
      </w:tr>
      <w:tr w:rsidR="00B25785" w:rsidRPr="00740BFC" w14:paraId="6AA44839" w14:textId="77777777" w:rsidTr="538E812A">
        <w:tc>
          <w:tcPr>
            <w:tcW w:w="1427" w:type="dxa"/>
            <w:shd w:val="clear" w:color="auto" w:fill="auto"/>
          </w:tcPr>
          <w:p w14:paraId="60FB6018" w14:textId="2AEBA655" w:rsidR="003A5B86" w:rsidRPr="00740BFC" w:rsidRDefault="538E812A" w:rsidP="0020366D">
            <w:pPr>
              <w:rPr>
                <w:sz w:val="22"/>
                <w:szCs w:val="22"/>
                <w:lang w:eastAsia="x-none"/>
              </w:rPr>
            </w:pPr>
            <w:r w:rsidRPr="538E812A">
              <w:rPr>
                <w:sz w:val="22"/>
                <w:szCs w:val="22"/>
              </w:rPr>
              <w:t>Pedido automático de Stock</w:t>
            </w:r>
          </w:p>
        </w:tc>
        <w:tc>
          <w:tcPr>
            <w:tcW w:w="2121" w:type="dxa"/>
            <w:shd w:val="clear" w:color="auto" w:fill="auto"/>
          </w:tcPr>
          <w:p w14:paraId="26A270C1" w14:textId="26AC5C4E" w:rsidR="003A5B86" w:rsidRPr="00740BFC" w:rsidRDefault="538E812A" w:rsidP="0020366D">
            <w:pPr>
              <w:rPr>
                <w:sz w:val="22"/>
                <w:szCs w:val="22"/>
                <w:lang w:eastAsia="x-none"/>
              </w:rPr>
            </w:pPr>
            <w:r w:rsidRPr="538E812A">
              <w:rPr>
                <w:sz w:val="22"/>
                <w:szCs w:val="22"/>
              </w:rPr>
              <w:t>Produto, EncomendaFornecedor, EstadoEncomenda, Encomenda, Fornecedor, StockProduto</w:t>
            </w:r>
          </w:p>
        </w:tc>
        <w:tc>
          <w:tcPr>
            <w:tcW w:w="1141" w:type="dxa"/>
            <w:shd w:val="clear" w:color="auto" w:fill="auto"/>
          </w:tcPr>
          <w:p w14:paraId="40CC7581" w14:textId="77777777" w:rsidR="003A5B86" w:rsidRPr="00740BFC" w:rsidRDefault="003A5B86" w:rsidP="0020366D">
            <w:pPr>
              <w:rPr>
                <w:sz w:val="22"/>
                <w:szCs w:val="22"/>
                <w:lang w:eastAsia="x-none"/>
              </w:rPr>
            </w:pPr>
          </w:p>
        </w:tc>
        <w:tc>
          <w:tcPr>
            <w:tcW w:w="1526" w:type="dxa"/>
            <w:shd w:val="clear" w:color="auto" w:fill="auto"/>
          </w:tcPr>
          <w:p w14:paraId="7EC4A416" w14:textId="6436CE2F" w:rsidR="003A5B86" w:rsidRPr="00740BFC" w:rsidRDefault="538E812A" w:rsidP="0020366D">
            <w:pPr>
              <w:rPr>
                <w:sz w:val="22"/>
                <w:szCs w:val="22"/>
                <w:lang w:eastAsia="x-none"/>
              </w:rPr>
            </w:pPr>
            <w:r w:rsidRPr="538E812A">
              <w:rPr>
                <w:sz w:val="22"/>
                <w:szCs w:val="22"/>
              </w:rPr>
              <w:t>List&lt;Produto.id&gt;</w:t>
            </w:r>
          </w:p>
        </w:tc>
        <w:tc>
          <w:tcPr>
            <w:tcW w:w="2683" w:type="dxa"/>
            <w:shd w:val="clear" w:color="auto" w:fill="auto"/>
          </w:tcPr>
          <w:p w14:paraId="58D7D21B" w14:textId="2AC2BE3B" w:rsidR="003A5B86" w:rsidRPr="00AC4E8A" w:rsidRDefault="538E812A" w:rsidP="0020366D">
            <w:r w:rsidRPr="538E812A">
              <w:rPr>
                <w:sz w:val="22"/>
                <w:szCs w:val="22"/>
              </w:rPr>
              <w:t xml:space="preserve">Às 00:00 (horário militar) de cada dia, verifica todos os artigos com o atributo “Produto.isHighDemand” definido </w:t>
            </w:r>
            <w:r w:rsidRPr="538E812A">
              <w:rPr>
                <w:i/>
                <w:iCs/>
                <w:sz w:val="22"/>
                <w:szCs w:val="22"/>
              </w:rPr>
              <w:t>True</w:t>
            </w:r>
            <w:r w:rsidRPr="538E812A">
              <w:rPr>
                <w:i/>
                <w:iCs/>
              </w:rPr>
              <w:t xml:space="preserve"> </w:t>
            </w:r>
            <w:r>
              <w:t>se têm stock suficiente pela condição (“StockProduto.quantidade” &gt; “Produto.minQuantity”). Caso a ultima condição falhe, efetua um pedido automático de X quantidade desse produto e adiciona “Produto.id” à lista de saída</w:t>
            </w:r>
          </w:p>
        </w:tc>
      </w:tr>
    </w:tbl>
    <w:p w14:paraId="540CC9C8" w14:textId="77777777" w:rsidR="002443AC" w:rsidRPr="00740BFC" w:rsidRDefault="002443AC" w:rsidP="37A9725F">
      <w:pPr>
        <w:rPr>
          <w:sz w:val="22"/>
          <w:szCs w:val="22"/>
        </w:rPr>
        <w:sectPr w:rsidR="002443AC" w:rsidRPr="00740BFC" w:rsidSect="00885809">
          <w:pgSz w:w="11907" w:h="16839" w:code="9"/>
          <w:pgMar w:top="1440" w:right="1559" w:bottom="993" w:left="1440" w:header="426" w:footer="708" w:gutter="0"/>
          <w:cols w:space="708"/>
          <w:titlePg/>
          <w:docGrid w:linePitch="360"/>
        </w:sectPr>
      </w:pPr>
    </w:p>
    <w:p w14:paraId="39DB063C" w14:textId="77777777" w:rsidR="00897D86" w:rsidRPr="00740BFC" w:rsidRDefault="538E812A" w:rsidP="00E608B3">
      <w:pPr>
        <w:pStyle w:val="Ttulo2"/>
        <w:rPr>
          <w:lang w:val="pt-PT"/>
        </w:rPr>
      </w:pPr>
      <w:bookmarkStart w:id="221" w:name="_Toc1678133249"/>
      <w:bookmarkStart w:id="222" w:name="_Toc199624760"/>
      <w:r>
        <w:lastRenderedPageBreak/>
        <w:t>Especificação de testes</w:t>
      </w:r>
      <w:bookmarkEnd w:id="221"/>
      <w:bookmarkEnd w:id="222"/>
      <w:r>
        <w:t xml:space="preserve"> </w:t>
      </w:r>
    </w:p>
    <w:p w14:paraId="228AEFFC" w14:textId="77777777" w:rsidR="00897D86" w:rsidRPr="00740BFC" w:rsidRDefault="538E812A" w:rsidP="004B6469">
      <w:pPr>
        <w:pStyle w:val="Ttulo3"/>
      </w:pPr>
      <w:bookmarkStart w:id="223" w:name="_Toc2110114724"/>
      <w:bookmarkStart w:id="224" w:name="_Toc199624761"/>
      <w:r>
        <w:t>Condições de execução dos testes</w:t>
      </w:r>
      <w:bookmarkEnd w:id="223"/>
      <w:bookmarkEnd w:id="224"/>
    </w:p>
    <w:p w14:paraId="021E4603" w14:textId="049824C0" w:rsidR="00A4581E" w:rsidRPr="004E0C67" w:rsidRDefault="538E812A" w:rsidP="00EE15A6">
      <w:r>
        <w:t>Para os testes, 2 ambientes de trabalho deverão de ser usados:</w:t>
      </w:r>
      <w:r w:rsidR="00DE0E2E">
        <w:br/>
      </w:r>
      <w:r>
        <w:t>um ambiente limpo, onde se testa as funcionalidades base, conflitos e um ambiente caótico, isto para verificar se a funcionalidade se mantém corretas com vários utilizadores em simultâneo, criando conflitos.</w:t>
      </w:r>
    </w:p>
    <w:p w14:paraId="09DF9219" w14:textId="77777777" w:rsidR="002E360F" w:rsidRPr="00740BFC" w:rsidRDefault="538E812A" w:rsidP="538E812A">
      <w:pPr>
        <w:pStyle w:val="Ttulo3"/>
        <w:rPr>
          <w:i/>
        </w:rPr>
      </w:pPr>
      <w:bookmarkStart w:id="225" w:name="_Toc469576705"/>
      <w:bookmarkStart w:id="226" w:name="_Toc199624762"/>
      <w:r>
        <w:t xml:space="preserve">Especificação dos testes das funcionalidades </w:t>
      </w:r>
      <w:r w:rsidRPr="538E812A">
        <w:rPr>
          <w:i/>
        </w:rPr>
        <w:t>FrontOffice</w:t>
      </w:r>
      <w:bookmarkStart w:id="227" w:name="_Toc1241619291"/>
      <w:bookmarkEnd w:id="225"/>
      <w:bookmarkEnd w:id="226"/>
    </w:p>
    <w:p w14:paraId="13DACFDC" w14:textId="480A3F24" w:rsidR="006234BB" w:rsidRPr="00740BFC" w:rsidRDefault="538E812A" w:rsidP="538E812A">
      <w:pPr>
        <w:pStyle w:val="Ttulo4"/>
        <w:rPr>
          <w:rFonts w:ascii="Courier New" w:hAnsi="Courier New" w:cs="Courier New"/>
          <w:color w:val="auto"/>
        </w:rPr>
      </w:pPr>
      <w:bookmarkStart w:id="228" w:name="_Toc990105615"/>
      <w:bookmarkStart w:id="229" w:name="_Toc199624763"/>
      <w:r>
        <w:t xml:space="preserve">Funcionalidade </w:t>
      </w:r>
      <w:bookmarkEnd w:id="228"/>
      <w:r>
        <w:t>“Encomenda de cliente”</w:t>
      </w:r>
      <w:bookmarkEnd w:id="229"/>
    </w:p>
    <w:p w14:paraId="2018CAE5" w14:textId="2B878826" w:rsidR="002E360F" w:rsidRPr="00740BFC" w:rsidRDefault="538E812A" w:rsidP="538E812A">
      <w:pPr>
        <w:pStyle w:val="Legenda"/>
        <w:keepNext/>
        <w:jc w:val="center"/>
        <w:rPr>
          <w:rFonts w:ascii="Courier New" w:hAnsi="Courier New" w:cs="Courier New"/>
          <w:i/>
          <w:iCs/>
        </w:rPr>
      </w:pPr>
      <w:bookmarkStart w:id="230" w:name="_Ref129165263"/>
      <w:bookmarkStart w:id="231" w:name="_Toc199624911"/>
      <w:r>
        <w:t xml:space="preserve">Tabela </w:t>
      </w:r>
      <w:fldSimple w:instr=" SEQ Tabela \* ARABIC ">
        <w:r>
          <w:t>65</w:t>
        </w:r>
      </w:fldSimple>
      <w:bookmarkEnd w:id="230"/>
      <w:r>
        <w:t xml:space="preserve">. </w:t>
      </w:r>
      <w:r w:rsidRPr="538E812A">
        <w:rPr>
          <w:i/>
          <w:iCs/>
        </w:rPr>
        <w:t>FrontOffice</w:t>
      </w:r>
      <w:r>
        <w:t xml:space="preserve"> - Testes da funcionalidade </w:t>
      </w:r>
      <w:r w:rsidRPr="538E812A">
        <w:rPr>
          <w:i/>
          <w:iCs/>
        </w:rPr>
        <w:t>“</w:t>
      </w:r>
      <w:r w:rsidRPr="538E812A">
        <w:rPr>
          <w:sz w:val="21"/>
          <w:szCs w:val="21"/>
        </w:rPr>
        <w:t>Encomenda de cliente</w:t>
      </w:r>
      <w:r w:rsidRPr="538E812A">
        <w:rPr>
          <w:i/>
          <w:iCs/>
        </w:rPr>
        <w:t>”</w:t>
      </w:r>
      <w:r w:rsidRPr="538E812A">
        <w:rPr>
          <w:rFonts w:ascii="Courier New" w:hAnsi="Courier New" w:cs="Courier New"/>
          <w:i/>
          <w:iCs/>
        </w:rPr>
        <w:t>.</w:t>
      </w:r>
      <w:bookmarkEnd w:id="23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5"/>
        <w:gridCol w:w="6539"/>
      </w:tblGrid>
      <w:tr w:rsidR="002E360F" w:rsidRPr="00740BFC" w14:paraId="29329C92" w14:textId="77777777" w:rsidTr="538E812A">
        <w:tc>
          <w:tcPr>
            <w:tcW w:w="2245" w:type="dxa"/>
            <w:shd w:val="clear" w:color="auto" w:fill="4472C4" w:themeFill="accent1"/>
            <w:vAlign w:val="center"/>
          </w:tcPr>
          <w:p w14:paraId="722C67CA" w14:textId="762CC01C" w:rsidR="002E360F" w:rsidRPr="00740BFC" w:rsidRDefault="538E812A">
            <w:pPr>
              <w:rPr>
                <w:color w:val="FFFFFF"/>
                <w:lang w:eastAsia="x-none"/>
              </w:rPr>
            </w:pPr>
            <w:r w:rsidRPr="538E812A">
              <w:rPr>
                <w:color w:val="FFFFFF" w:themeColor="background1"/>
              </w:rPr>
              <w:t>subfuncionalidades</w:t>
            </w:r>
          </w:p>
        </w:tc>
        <w:tc>
          <w:tcPr>
            <w:tcW w:w="6539" w:type="dxa"/>
            <w:shd w:val="clear" w:color="auto" w:fill="4472C4" w:themeFill="accent1"/>
            <w:vAlign w:val="center"/>
          </w:tcPr>
          <w:p w14:paraId="2C969DDB" w14:textId="77777777" w:rsidR="002E360F" w:rsidRPr="00740BFC" w:rsidRDefault="538E812A">
            <w:pPr>
              <w:rPr>
                <w:color w:val="FFFFFF"/>
                <w:lang w:eastAsia="x-none"/>
              </w:rPr>
            </w:pPr>
            <w:r w:rsidRPr="538E812A">
              <w:rPr>
                <w:color w:val="FFFFFF" w:themeColor="background1"/>
              </w:rPr>
              <w:t>Teste a realizar</w:t>
            </w:r>
          </w:p>
        </w:tc>
      </w:tr>
      <w:tr w:rsidR="002E360F" w:rsidRPr="00740BFC" w14:paraId="2060D11D" w14:textId="77777777" w:rsidTr="538E812A">
        <w:tc>
          <w:tcPr>
            <w:tcW w:w="2245" w:type="dxa"/>
            <w:shd w:val="clear" w:color="auto" w:fill="auto"/>
          </w:tcPr>
          <w:p w14:paraId="15AD67DB" w14:textId="66CCE0ED" w:rsidR="002E360F" w:rsidRPr="00740BFC" w:rsidRDefault="00897BA8" w:rsidP="00C84DA3">
            <w:pPr>
              <w:rPr>
                <w:lang w:eastAsia="x-none"/>
              </w:rPr>
            </w:pPr>
            <w:r w:rsidRPr="00740BFC">
              <w:rPr>
                <w:lang w:eastAsia="x-none"/>
              </w:rPr>
              <w:t>Criar</w:t>
            </w:r>
          </w:p>
        </w:tc>
        <w:tc>
          <w:tcPr>
            <w:tcW w:w="6539" w:type="dxa"/>
            <w:shd w:val="clear" w:color="auto" w:fill="auto"/>
          </w:tcPr>
          <w:p w14:paraId="670C88AF" w14:textId="2D9DB7DC" w:rsidR="001D39DF" w:rsidRPr="00740BFC" w:rsidRDefault="538E812A" w:rsidP="00382DBF">
            <w:pPr>
              <w:pStyle w:val="PargrafodaLista"/>
              <w:numPr>
                <w:ilvl w:val="0"/>
                <w:numId w:val="16"/>
              </w:numPr>
              <w:spacing w:after="0" w:line="240" w:lineRule="auto"/>
              <w:rPr>
                <w:lang w:val="pt-PT"/>
              </w:rPr>
            </w:pPr>
            <w:r w:rsidRPr="00BF303B">
              <w:rPr>
                <w:lang w:val="pt-PT"/>
              </w:rPr>
              <w:t>Clicar no botão “Carrinho” no canto superior esquerdo da plataforma;</w:t>
            </w:r>
          </w:p>
          <w:p w14:paraId="6945C9D6" w14:textId="20363082" w:rsidR="00094119" w:rsidRPr="00740BFC" w:rsidRDefault="538E812A" w:rsidP="00382DBF">
            <w:pPr>
              <w:pStyle w:val="PargrafodaLista"/>
              <w:numPr>
                <w:ilvl w:val="0"/>
                <w:numId w:val="16"/>
              </w:numPr>
              <w:spacing w:after="0" w:line="240" w:lineRule="auto"/>
              <w:rPr>
                <w:lang w:val="pt-PT" w:eastAsia="x-none"/>
              </w:rPr>
            </w:pPr>
            <w:r w:rsidRPr="00BF303B">
              <w:rPr>
                <w:lang w:val="pt-PT"/>
              </w:rPr>
              <w:t>No separador lateral que abre, o botão “Checkout” não pode aparecer enquanto o Carrinho estiver vazio; Adicione um artigo para confirmar que o botão “Checkout” fica disponível;</w:t>
            </w:r>
          </w:p>
          <w:p w14:paraId="5E11392F" w14:textId="4BCA0B24" w:rsidR="00C506E1" w:rsidRPr="00740BFC" w:rsidRDefault="538E812A" w:rsidP="00382DBF">
            <w:pPr>
              <w:pStyle w:val="PargrafodaLista"/>
              <w:numPr>
                <w:ilvl w:val="0"/>
                <w:numId w:val="16"/>
              </w:numPr>
              <w:spacing w:after="0" w:line="240" w:lineRule="auto"/>
              <w:rPr>
                <w:lang w:val="pt-PT" w:eastAsia="x-none"/>
              </w:rPr>
            </w:pPr>
            <w:r w:rsidRPr="00BF303B">
              <w:rPr>
                <w:lang w:val="pt-PT"/>
              </w:rPr>
              <w:t>Preencher o formulário e selecionar “Próximo passo”; Caso o formulário não seja preenchido, o botão “Próximo passo” não permite ser clicado.</w:t>
            </w:r>
          </w:p>
          <w:p w14:paraId="71AAD7C5" w14:textId="7E2B828B" w:rsidR="00AC6D4F" w:rsidRPr="00740BFC" w:rsidRDefault="538E812A" w:rsidP="00382DBF">
            <w:pPr>
              <w:pStyle w:val="PargrafodaLista"/>
              <w:numPr>
                <w:ilvl w:val="0"/>
                <w:numId w:val="16"/>
              </w:numPr>
              <w:spacing w:after="0" w:line="240" w:lineRule="auto"/>
              <w:rPr>
                <w:lang w:val="pt-PT"/>
              </w:rPr>
            </w:pPr>
            <w:r>
              <w:t>Selecionar a transportadora desejada;</w:t>
            </w:r>
          </w:p>
          <w:p w14:paraId="507A4EF9" w14:textId="0E8443AB" w:rsidR="00B81008" w:rsidRPr="00740BFC" w:rsidRDefault="538E812A" w:rsidP="00382DBF">
            <w:pPr>
              <w:pStyle w:val="PargrafodaLista"/>
              <w:numPr>
                <w:ilvl w:val="0"/>
                <w:numId w:val="16"/>
              </w:numPr>
              <w:spacing w:line="240" w:lineRule="auto"/>
              <w:rPr>
                <w:lang w:val="pt-PT"/>
              </w:rPr>
            </w:pPr>
            <w:r w:rsidRPr="00BF303B">
              <w:rPr>
                <w:lang w:val="pt-PT"/>
              </w:rPr>
              <w:t xml:space="preserve">Caso o utilizador queira um endereço de entrega diferença do endereço de faturação, marca o visto para o efeito e aparecerá um novo formulário; O botão “Fazer Pedido” nao ficará disponível se este </w:t>
            </w:r>
            <w:r w:rsidRPr="00BF303B">
              <w:rPr>
                <w:i/>
                <w:iCs/>
                <w:lang w:val="pt-PT"/>
              </w:rPr>
              <w:t xml:space="preserve">Visto </w:t>
            </w:r>
            <w:r w:rsidRPr="00BF303B">
              <w:rPr>
                <w:lang w:val="pt-PT"/>
              </w:rPr>
              <w:t>for selecionado até que o formulário seja preenchido;</w:t>
            </w:r>
          </w:p>
          <w:p w14:paraId="4133F922" w14:textId="5705D255" w:rsidR="00F06F0F" w:rsidRPr="00740BFC" w:rsidRDefault="538E812A" w:rsidP="00382DBF">
            <w:pPr>
              <w:pStyle w:val="PargrafodaLista"/>
              <w:numPr>
                <w:ilvl w:val="0"/>
                <w:numId w:val="16"/>
              </w:numPr>
              <w:spacing w:line="240" w:lineRule="auto"/>
              <w:rPr>
                <w:lang w:val="pt-PT"/>
              </w:rPr>
            </w:pPr>
            <w:r w:rsidRPr="00BF303B">
              <w:rPr>
                <w:lang w:val="pt-PT"/>
              </w:rPr>
              <w:t>Preencher o formulário e clicar “Fazer Pedido”;</w:t>
            </w:r>
          </w:p>
          <w:p w14:paraId="3875F5BB" w14:textId="2637CD64" w:rsidR="00066778" w:rsidRPr="00740BFC" w:rsidRDefault="538E812A" w:rsidP="00382DBF">
            <w:pPr>
              <w:pStyle w:val="PargrafodaLista"/>
              <w:numPr>
                <w:ilvl w:val="0"/>
                <w:numId w:val="16"/>
              </w:numPr>
              <w:spacing w:line="240" w:lineRule="auto"/>
              <w:rPr>
                <w:lang w:val="pt-PT"/>
              </w:rPr>
            </w:pPr>
            <w:r w:rsidRPr="00BF303B">
              <w:rPr>
                <w:lang w:val="pt-PT"/>
              </w:rPr>
              <w:t>Efetuar o pagamento com o montante indicado para a referência multibanco indicada.</w:t>
            </w:r>
          </w:p>
        </w:tc>
      </w:tr>
    </w:tbl>
    <w:p w14:paraId="45BFD47B" w14:textId="77777777" w:rsidR="00426F3E" w:rsidRPr="00740BFC" w:rsidRDefault="00426F3E">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5"/>
        <w:gridCol w:w="6089"/>
      </w:tblGrid>
      <w:tr w:rsidR="0067706B" w:rsidRPr="00740BFC" w14:paraId="39A0113D" w14:textId="77777777" w:rsidTr="538E812A">
        <w:tc>
          <w:tcPr>
            <w:tcW w:w="2695" w:type="dxa"/>
            <w:shd w:val="clear" w:color="auto" w:fill="auto"/>
          </w:tcPr>
          <w:p w14:paraId="499ABD25" w14:textId="41746DC6" w:rsidR="0067706B" w:rsidRPr="00740BFC" w:rsidRDefault="00007358">
            <w:pPr>
              <w:rPr>
                <w:lang w:eastAsia="x-none"/>
              </w:rPr>
            </w:pPr>
            <w:r w:rsidRPr="00740BFC">
              <w:rPr>
                <w:lang w:eastAsia="x-none"/>
              </w:rPr>
              <w:lastRenderedPageBreak/>
              <w:t xml:space="preserve">Verificar </w:t>
            </w:r>
            <w:r w:rsidR="00D44555" w:rsidRPr="00740BFC">
              <w:rPr>
                <w:lang w:eastAsia="x-none"/>
              </w:rPr>
              <w:t>estado da encomenda</w:t>
            </w:r>
          </w:p>
        </w:tc>
        <w:tc>
          <w:tcPr>
            <w:tcW w:w="6089" w:type="dxa"/>
            <w:shd w:val="clear" w:color="auto" w:fill="auto"/>
          </w:tcPr>
          <w:p w14:paraId="3F9D9953" w14:textId="104CB1A1" w:rsidR="00143F16" w:rsidRPr="00740BFC" w:rsidRDefault="538E812A" w:rsidP="00382DBF">
            <w:pPr>
              <w:pStyle w:val="PargrafodaLista"/>
              <w:numPr>
                <w:ilvl w:val="0"/>
                <w:numId w:val="5"/>
              </w:numPr>
              <w:spacing w:after="0"/>
              <w:rPr>
                <w:lang w:val="pt-PT"/>
              </w:rPr>
            </w:pPr>
            <w:r w:rsidRPr="00BF303B">
              <w:rPr>
                <w:lang w:val="pt-PT"/>
              </w:rPr>
              <w:t>Selecionar “Pedidos” no canto superior direito;</w:t>
            </w:r>
          </w:p>
          <w:p w14:paraId="32349630" w14:textId="7D920A1E" w:rsidR="00F33326" w:rsidRPr="00740BFC" w:rsidRDefault="538E812A" w:rsidP="00382DBF">
            <w:pPr>
              <w:pStyle w:val="PargrafodaLista"/>
              <w:numPr>
                <w:ilvl w:val="0"/>
                <w:numId w:val="5"/>
              </w:numPr>
              <w:spacing w:after="0"/>
              <w:rPr>
                <w:lang w:val="pt-PT"/>
              </w:rPr>
            </w:pPr>
            <w:r w:rsidRPr="00BF303B">
              <w:rPr>
                <w:lang w:val="pt-PT"/>
              </w:rPr>
              <w:t xml:space="preserve">Caso o utilizador não tenha conta, é direcionado a uma página para acompanhar encomendas por nº de encomenda; Caso esteja dentro de conta, é direcionado à página de histórico de Pedidos do utilizador; </w:t>
            </w:r>
          </w:p>
          <w:p w14:paraId="7F16BD49" w14:textId="6F36C378" w:rsidR="006C7D3C" w:rsidRPr="00740BFC" w:rsidRDefault="538E812A" w:rsidP="00382DBF">
            <w:pPr>
              <w:pStyle w:val="PargrafodaLista"/>
              <w:numPr>
                <w:ilvl w:val="0"/>
                <w:numId w:val="5"/>
              </w:numPr>
              <w:rPr>
                <w:lang w:val="pt-PT"/>
              </w:rPr>
            </w:pPr>
            <w:r w:rsidRPr="00BF303B">
              <w:rPr>
                <w:lang w:val="pt-PT"/>
              </w:rPr>
              <w:t>Se não tiver conta: Introduzir um nº de Encomenda válido.</w:t>
            </w:r>
          </w:p>
          <w:p w14:paraId="50572129" w14:textId="5A50A335" w:rsidR="0067706B" w:rsidRPr="00740BFC" w:rsidRDefault="538E812A" w:rsidP="00382DBF">
            <w:pPr>
              <w:pStyle w:val="PargrafodaLista"/>
              <w:numPr>
                <w:ilvl w:val="0"/>
                <w:numId w:val="5"/>
              </w:numPr>
              <w:rPr>
                <w:lang w:val="pt-PT" w:eastAsia="x-none"/>
              </w:rPr>
            </w:pPr>
            <w:r w:rsidRPr="00BF303B">
              <w:rPr>
                <w:lang w:val="pt-PT"/>
              </w:rPr>
              <w:t>Se tiver dentro de conta: A encomenda só aparece disponível para acompanhamento se esta estiver em estado “Em transito”; Neste caso, licar “acompanhar encomenda” na encomenda pretendida.</w:t>
            </w:r>
          </w:p>
        </w:tc>
      </w:tr>
    </w:tbl>
    <w:p w14:paraId="5BEA8996" w14:textId="06A6CE96" w:rsidR="001C71EA" w:rsidRPr="00740BFC" w:rsidRDefault="538E812A" w:rsidP="001C71EA">
      <w:pPr>
        <w:pStyle w:val="Ttulo4"/>
      </w:pPr>
      <w:bookmarkStart w:id="232" w:name="_Toc199624764"/>
      <w:r>
        <w:t>Funcionalidade “Ocorrências”</w:t>
      </w:r>
      <w:bookmarkEnd w:id="232"/>
    </w:p>
    <w:p w14:paraId="2AD3E3B6" w14:textId="444C3607" w:rsidR="001C71EA" w:rsidRPr="00740BFC" w:rsidRDefault="538E812A" w:rsidP="538E812A">
      <w:pPr>
        <w:pStyle w:val="Legenda"/>
        <w:keepNext/>
        <w:jc w:val="center"/>
        <w:rPr>
          <w:rFonts w:ascii="Courier New" w:hAnsi="Courier New" w:cs="Courier New"/>
          <w:i/>
          <w:iCs/>
        </w:rPr>
      </w:pPr>
      <w:bookmarkStart w:id="233" w:name="_Toc199624912"/>
      <w:r>
        <w:t xml:space="preserve">Tabela </w:t>
      </w:r>
      <w:fldSimple w:instr=" SEQ Tabela \* ARABIC ">
        <w:r>
          <w:t>66</w:t>
        </w:r>
      </w:fldSimple>
      <w:r>
        <w:t xml:space="preserve">. </w:t>
      </w:r>
      <w:r w:rsidRPr="538E812A">
        <w:rPr>
          <w:i/>
          <w:iCs/>
        </w:rPr>
        <w:t>FrontOffice</w:t>
      </w:r>
      <w:r>
        <w:t xml:space="preserve"> - Testes da funcionalidade </w:t>
      </w:r>
      <w:r w:rsidRPr="538E812A">
        <w:rPr>
          <w:i/>
          <w:iCs/>
        </w:rPr>
        <w:t>“</w:t>
      </w:r>
      <w:r w:rsidRPr="538E812A">
        <w:rPr>
          <w:sz w:val="21"/>
          <w:szCs w:val="21"/>
        </w:rPr>
        <w:t>Ocorrências”</w:t>
      </w:r>
      <w:r w:rsidRPr="538E812A">
        <w:rPr>
          <w:rFonts w:ascii="Courier New" w:hAnsi="Courier New" w:cs="Courier New"/>
          <w:i/>
          <w:iCs/>
        </w:rPr>
        <w:t>.</w:t>
      </w:r>
      <w:bookmarkEnd w:id="23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9"/>
        <w:gridCol w:w="6095"/>
      </w:tblGrid>
      <w:tr w:rsidR="001C71EA" w:rsidRPr="00740BFC" w14:paraId="70CA3583" w14:textId="77777777" w:rsidTr="538E812A">
        <w:tc>
          <w:tcPr>
            <w:tcW w:w="2689" w:type="dxa"/>
            <w:shd w:val="clear" w:color="auto" w:fill="4472C4" w:themeFill="accent1"/>
            <w:vAlign w:val="center"/>
          </w:tcPr>
          <w:p w14:paraId="29027793" w14:textId="7BEEC5A7" w:rsidR="001C71EA" w:rsidRPr="00740BFC" w:rsidRDefault="538E812A">
            <w:pPr>
              <w:rPr>
                <w:color w:val="FFFFFF"/>
                <w:lang w:eastAsia="x-none"/>
              </w:rPr>
            </w:pPr>
            <w:r w:rsidRPr="538E812A">
              <w:rPr>
                <w:color w:val="FFFFFF" w:themeColor="background1"/>
              </w:rPr>
              <w:t>subfuncionalidades</w:t>
            </w:r>
          </w:p>
        </w:tc>
        <w:tc>
          <w:tcPr>
            <w:tcW w:w="6095" w:type="dxa"/>
            <w:shd w:val="clear" w:color="auto" w:fill="4472C4" w:themeFill="accent1"/>
            <w:vAlign w:val="center"/>
          </w:tcPr>
          <w:p w14:paraId="5EB21486" w14:textId="77777777" w:rsidR="001C71EA" w:rsidRPr="00740BFC" w:rsidRDefault="538E812A">
            <w:pPr>
              <w:rPr>
                <w:color w:val="FFFFFF"/>
                <w:lang w:eastAsia="x-none"/>
              </w:rPr>
            </w:pPr>
            <w:r w:rsidRPr="538E812A">
              <w:rPr>
                <w:color w:val="FFFFFF" w:themeColor="background1"/>
              </w:rPr>
              <w:t>Teste a realizar</w:t>
            </w:r>
          </w:p>
        </w:tc>
      </w:tr>
      <w:tr w:rsidR="001C71EA" w:rsidRPr="0072394A" w14:paraId="13DE6DA0" w14:textId="77777777" w:rsidTr="538E812A">
        <w:tc>
          <w:tcPr>
            <w:tcW w:w="2689" w:type="dxa"/>
            <w:shd w:val="clear" w:color="auto" w:fill="auto"/>
          </w:tcPr>
          <w:p w14:paraId="1873E4D1" w14:textId="08065A10" w:rsidR="001C71EA" w:rsidRPr="001A429A" w:rsidRDefault="001C71EA">
            <w:r w:rsidRPr="001A429A">
              <w:t>Criar</w:t>
            </w:r>
          </w:p>
        </w:tc>
        <w:tc>
          <w:tcPr>
            <w:tcW w:w="6095" w:type="dxa"/>
            <w:shd w:val="clear" w:color="auto" w:fill="auto"/>
          </w:tcPr>
          <w:p w14:paraId="30FC4F67" w14:textId="70354F24" w:rsidR="000F3BB1" w:rsidRPr="001A429A" w:rsidRDefault="538E812A" w:rsidP="00382DBF">
            <w:pPr>
              <w:pStyle w:val="PargrafodaLista"/>
              <w:numPr>
                <w:ilvl w:val="0"/>
                <w:numId w:val="17"/>
              </w:numPr>
              <w:rPr>
                <w:lang w:val="pt-PT"/>
              </w:rPr>
            </w:pPr>
            <w:r w:rsidRPr="00BF303B">
              <w:rPr>
                <w:lang w:val="pt-PT"/>
              </w:rPr>
              <w:t>Em caso de não tiver conta: clicar em “Ajuda”; introduzir um nº de encomenda válido e preencher o formulário a explicar a ocorrência;</w:t>
            </w:r>
          </w:p>
          <w:p w14:paraId="2D34171E" w14:textId="4B7F9055" w:rsidR="000F3BB1" w:rsidRPr="001A429A" w:rsidRDefault="538E812A" w:rsidP="00382DBF">
            <w:pPr>
              <w:pStyle w:val="PargrafodaLista"/>
              <w:numPr>
                <w:ilvl w:val="0"/>
                <w:numId w:val="17"/>
              </w:numPr>
              <w:rPr>
                <w:lang w:val="pt-PT"/>
              </w:rPr>
            </w:pPr>
            <w:r w:rsidRPr="00BF303B">
              <w:rPr>
                <w:lang w:val="pt-PT"/>
              </w:rPr>
              <w:t>No caso de estiver dentro de conta:</w:t>
            </w:r>
            <w:r w:rsidR="007F1054" w:rsidRPr="00BF303B">
              <w:rPr>
                <w:lang w:val="pt-PT"/>
              </w:rPr>
              <w:br/>
            </w:r>
            <w:r w:rsidRPr="00BF303B">
              <w:rPr>
                <w:lang w:val="pt-PT"/>
              </w:rPr>
              <w:t>selecionar “Pedidos” no canto superior esquerdo;</w:t>
            </w:r>
            <w:r w:rsidR="007F1054" w:rsidRPr="00BF303B">
              <w:rPr>
                <w:lang w:val="pt-PT"/>
              </w:rPr>
              <w:br/>
            </w:r>
            <w:r w:rsidRPr="00BF303B">
              <w:rPr>
                <w:lang w:val="pt-PT"/>
              </w:rPr>
              <w:t>ou</w:t>
            </w:r>
            <w:r w:rsidR="007F1054" w:rsidRPr="00BF303B">
              <w:rPr>
                <w:lang w:val="pt-PT"/>
              </w:rPr>
              <w:br/>
            </w:r>
            <w:r w:rsidRPr="00BF303B">
              <w:rPr>
                <w:lang w:val="pt-PT"/>
              </w:rPr>
              <w:t>selecionar “Conta” no topo direito, selecionar “Pedidos” no menu lateral direito;</w:t>
            </w:r>
          </w:p>
          <w:p w14:paraId="4267B264" w14:textId="4EFD0738" w:rsidR="000F3BB1" w:rsidRPr="001A429A" w:rsidRDefault="538E812A" w:rsidP="00382DBF">
            <w:pPr>
              <w:pStyle w:val="PargrafodaLista"/>
              <w:numPr>
                <w:ilvl w:val="0"/>
                <w:numId w:val="8"/>
              </w:numPr>
              <w:spacing w:line="240" w:lineRule="auto"/>
              <w:rPr>
                <w:lang w:val="pt-PT"/>
              </w:rPr>
            </w:pPr>
            <w:r w:rsidRPr="00BF303B">
              <w:rPr>
                <w:lang w:val="pt-PT"/>
              </w:rPr>
              <w:t xml:space="preserve">Só é possível abrir ocorrências numa conta com histórico de pedidos. </w:t>
            </w:r>
            <w:r w:rsidR="00BD4699" w:rsidRPr="00BF303B">
              <w:rPr>
                <w:lang w:val="pt-PT"/>
              </w:rPr>
              <w:br/>
            </w:r>
            <w:r w:rsidRPr="00BF303B">
              <w:rPr>
                <w:lang w:val="pt-PT"/>
              </w:rPr>
              <w:t xml:space="preserve">Se a encomenda por acompanhar pretendida ainda não foi entregue, selecionar “Acompanhar encomenda” na encomenda pretendida; </w:t>
            </w:r>
            <w:r w:rsidR="00BD4699" w:rsidRPr="00BF303B">
              <w:rPr>
                <w:lang w:val="pt-PT"/>
              </w:rPr>
              <w:br/>
            </w:r>
            <w:r w:rsidRPr="00BF303B">
              <w:rPr>
                <w:lang w:val="pt-PT"/>
              </w:rPr>
              <w:t>Caso já tenha sido entregue, clicar na área retangular da do pedido entregue pretendido.</w:t>
            </w:r>
          </w:p>
          <w:p w14:paraId="1F336DAA" w14:textId="3BA91B13" w:rsidR="000F3BB1" w:rsidRPr="001A429A" w:rsidRDefault="538E812A" w:rsidP="00382DBF">
            <w:pPr>
              <w:pStyle w:val="PargrafodaLista"/>
              <w:numPr>
                <w:ilvl w:val="0"/>
                <w:numId w:val="17"/>
              </w:numPr>
              <w:rPr>
                <w:lang w:val="pt-PT"/>
              </w:rPr>
            </w:pPr>
            <w:r w:rsidRPr="00BF303B">
              <w:rPr>
                <w:lang w:val="pt-PT"/>
              </w:rPr>
              <w:t>Carregar no botão do topo “Criar nova ocorrência”;</w:t>
            </w:r>
          </w:p>
          <w:p w14:paraId="1302C33D" w14:textId="744AAF73" w:rsidR="000F3BB1" w:rsidRPr="001A429A" w:rsidRDefault="538E812A" w:rsidP="00382DBF">
            <w:pPr>
              <w:pStyle w:val="PargrafodaLista"/>
              <w:numPr>
                <w:ilvl w:val="0"/>
                <w:numId w:val="17"/>
              </w:numPr>
              <w:rPr>
                <w:lang w:val="pt-PT"/>
              </w:rPr>
            </w:pPr>
            <w:r>
              <w:t>Preencher formulário;</w:t>
            </w:r>
          </w:p>
          <w:p w14:paraId="6976F694" w14:textId="51191AFB" w:rsidR="001C71EA" w:rsidRPr="001A429A" w:rsidRDefault="538E812A" w:rsidP="00382DBF">
            <w:pPr>
              <w:pStyle w:val="PargrafodaLista"/>
              <w:numPr>
                <w:ilvl w:val="0"/>
                <w:numId w:val="17"/>
              </w:numPr>
              <w:rPr>
                <w:lang w:val="pt-PT"/>
              </w:rPr>
            </w:pPr>
            <w:r>
              <w:t>Confirmar.</w:t>
            </w:r>
          </w:p>
        </w:tc>
      </w:tr>
    </w:tbl>
    <w:p w14:paraId="4273CD6C" w14:textId="7EEB83A0" w:rsidR="001C71EA" w:rsidRPr="0072394A" w:rsidRDefault="538E812A" w:rsidP="538E812A">
      <w:pPr>
        <w:pStyle w:val="Ttulo4"/>
        <w:rPr>
          <w:rStyle w:val="nfaseDiscreta"/>
          <w:i w:val="0"/>
          <w:iCs w:val="0"/>
          <w:color w:val="1F497D"/>
        </w:rPr>
      </w:pPr>
      <w:bookmarkStart w:id="234" w:name="_Toc199624765"/>
      <w:r w:rsidRPr="538E812A">
        <w:rPr>
          <w:rStyle w:val="nfaseDiscreta"/>
          <w:i w:val="0"/>
          <w:iCs w:val="0"/>
          <w:color w:val="1F497D"/>
        </w:rPr>
        <w:t>Funcionalidade “Perfil”</w:t>
      </w:r>
      <w:bookmarkEnd w:id="234"/>
    </w:p>
    <w:p w14:paraId="6F9C7449" w14:textId="77777777" w:rsidR="001C71EA" w:rsidRPr="0072394A" w:rsidRDefault="001C71EA" w:rsidP="001C71EA">
      <w:pPr>
        <w:rPr>
          <w:b/>
          <w:bCs/>
        </w:rPr>
      </w:pPr>
    </w:p>
    <w:p w14:paraId="6025FC5E" w14:textId="5C661211" w:rsidR="001C71EA" w:rsidRPr="00740BFC" w:rsidRDefault="538E812A" w:rsidP="538E812A">
      <w:pPr>
        <w:pStyle w:val="Legenda"/>
        <w:keepNext/>
        <w:jc w:val="center"/>
        <w:rPr>
          <w:rFonts w:ascii="Courier New" w:hAnsi="Courier New" w:cs="Courier New"/>
          <w:i/>
          <w:iCs/>
        </w:rPr>
      </w:pPr>
      <w:bookmarkStart w:id="235" w:name="_Toc199624913"/>
      <w:r>
        <w:t xml:space="preserve">Tabela </w:t>
      </w:r>
      <w:fldSimple w:instr=" SEQ Tabela \* ARABIC ">
        <w:r>
          <w:t>67</w:t>
        </w:r>
      </w:fldSimple>
      <w:r>
        <w:t xml:space="preserve">. </w:t>
      </w:r>
      <w:r w:rsidRPr="538E812A">
        <w:rPr>
          <w:i/>
          <w:iCs/>
        </w:rPr>
        <w:t>FrontOffice</w:t>
      </w:r>
      <w:r>
        <w:t xml:space="preserve"> - Testes da funcionalidade </w:t>
      </w:r>
      <w:r w:rsidRPr="538E812A">
        <w:rPr>
          <w:i/>
          <w:iCs/>
        </w:rPr>
        <w:t>“</w:t>
      </w:r>
      <w:r w:rsidRPr="538E812A">
        <w:rPr>
          <w:sz w:val="21"/>
          <w:szCs w:val="21"/>
        </w:rPr>
        <w:t>Perfil”</w:t>
      </w:r>
      <w:r w:rsidRPr="538E812A">
        <w:rPr>
          <w:rFonts w:ascii="Courier New" w:hAnsi="Courier New" w:cs="Courier New"/>
          <w:i/>
          <w:iCs/>
        </w:rPr>
        <w:t>.</w:t>
      </w:r>
      <w:bookmarkEnd w:id="23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9"/>
        <w:gridCol w:w="6095"/>
      </w:tblGrid>
      <w:tr w:rsidR="001C71EA" w:rsidRPr="00740BFC" w14:paraId="64422D18" w14:textId="77777777" w:rsidTr="538E812A">
        <w:tc>
          <w:tcPr>
            <w:tcW w:w="2689" w:type="dxa"/>
            <w:shd w:val="clear" w:color="auto" w:fill="4472C4" w:themeFill="accent1"/>
            <w:vAlign w:val="center"/>
          </w:tcPr>
          <w:p w14:paraId="2C4F9910" w14:textId="344C121B" w:rsidR="001C71EA" w:rsidRPr="00740BFC" w:rsidRDefault="538E812A">
            <w:pPr>
              <w:rPr>
                <w:color w:val="FFFFFF"/>
                <w:lang w:eastAsia="x-none"/>
              </w:rPr>
            </w:pPr>
            <w:r w:rsidRPr="538E812A">
              <w:rPr>
                <w:color w:val="FFFFFF" w:themeColor="background1"/>
              </w:rPr>
              <w:t>subfuncionalidades</w:t>
            </w:r>
          </w:p>
        </w:tc>
        <w:tc>
          <w:tcPr>
            <w:tcW w:w="6095" w:type="dxa"/>
            <w:shd w:val="clear" w:color="auto" w:fill="4472C4" w:themeFill="accent1"/>
            <w:vAlign w:val="center"/>
          </w:tcPr>
          <w:p w14:paraId="04AFB868" w14:textId="77777777" w:rsidR="001C71EA" w:rsidRPr="00740BFC" w:rsidRDefault="538E812A">
            <w:pPr>
              <w:rPr>
                <w:color w:val="FFFFFF"/>
                <w:lang w:eastAsia="x-none"/>
              </w:rPr>
            </w:pPr>
            <w:r w:rsidRPr="538E812A">
              <w:rPr>
                <w:color w:val="FFFFFF" w:themeColor="background1"/>
              </w:rPr>
              <w:t>Teste a realizar</w:t>
            </w:r>
          </w:p>
        </w:tc>
      </w:tr>
      <w:tr w:rsidR="001C71EA" w:rsidRPr="00740BFC" w14:paraId="62DECF55" w14:textId="77777777" w:rsidTr="538E812A">
        <w:tc>
          <w:tcPr>
            <w:tcW w:w="2689" w:type="dxa"/>
            <w:shd w:val="clear" w:color="auto" w:fill="auto"/>
          </w:tcPr>
          <w:p w14:paraId="2AEFB273" w14:textId="13AC35A6" w:rsidR="00FE34C0" w:rsidRPr="00740BFC" w:rsidRDefault="00A95962">
            <w:pPr>
              <w:rPr>
                <w:lang w:eastAsia="x-none"/>
              </w:rPr>
            </w:pPr>
            <w:r w:rsidRPr="00740BFC">
              <w:rPr>
                <w:lang w:eastAsia="x-none"/>
              </w:rPr>
              <w:lastRenderedPageBreak/>
              <w:t>Visualizar</w:t>
            </w:r>
          </w:p>
        </w:tc>
        <w:tc>
          <w:tcPr>
            <w:tcW w:w="6095" w:type="dxa"/>
            <w:shd w:val="clear" w:color="auto" w:fill="auto"/>
          </w:tcPr>
          <w:p w14:paraId="489DA564" w14:textId="3E7E8107" w:rsidR="00A368B3" w:rsidRPr="00740BFC" w:rsidRDefault="538E812A" w:rsidP="00382DBF">
            <w:pPr>
              <w:pStyle w:val="PargrafodaLista"/>
              <w:numPr>
                <w:ilvl w:val="0"/>
                <w:numId w:val="9"/>
              </w:numPr>
              <w:spacing w:line="240" w:lineRule="auto"/>
              <w:rPr>
                <w:lang w:val="pt-PT" w:eastAsia="x-none"/>
              </w:rPr>
            </w:pPr>
            <w:r w:rsidRPr="00BF303B">
              <w:rPr>
                <w:lang w:val="pt-PT"/>
              </w:rPr>
              <w:t>Clicar no icone superior direito “Conta”;</w:t>
            </w:r>
            <w:r w:rsidR="00800EB4" w:rsidRPr="00BF303B">
              <w:rPr>
                <w:lang w:val="pt-PT"/>
              </w:rPr>
              <w:br/>
            </w:r>
            <w:r w:rsidRPr="00BF303B">
              <w:rPr>
                <w:lang w:val="pt-PT"/>
              </w:rPr>
              <w:t xml:space="preserve">Cada utilizador tem acesso único e exclusivo à sua própria conta. Caso o utilizador não tenha feito </w:t>
            </w:r>
            <w:r w:rsidRPr="00BF303B">
              <w:rPr>
                <w:i/>
                <w:iCs/>
                <w:lang w:val="pt-PT"/>
              </w:rPr>
              <w:t>log-in</w:t>
            </w:r>
            <w:r w:rsidRPr="00BF303B">
              <w:rPr>
                <w:lang w:val="pt-PT"/>
              </w:rPr>
              <w:t xml:space="preserve"> e clicar no botão “Conta”, ser-lhe-á apresentado a página de log-in.</w:t>
            </w:r>
          </w:p>
        </w:tc>
      </w:tr>
      <w:tr w:rsidR="00B56EEE" w:rsidRPr="00740BFC" w14:paraId="3B820768" w14:textId="77777777" w:rsidTr="538E812A">
        <w:tc>
          <w:tcPr>
            <w:tcW w:w="2689" w:type="dxa"/>
            <w:shd w:val="clear" w:color="auto" w:fill="auto"/>
          </w:tcPr>
          <w:p w14:paraId="58357032" w14:textId="3A4CDD99" w:rsidR="00603F1C" w:rsidRPr="00740BFC" w:rsidRDefault="00603F1C" w:rsidP="00FE34C0">
            <w:pPr>
              <w:rPr>
                <w:lang w:eastAsia="x-none"/>
              </w:rPr>
            </w:pPr>
            <w:r w:rsidRPr="00740BFC">
              <w:rPr>
                <w:lang w:eastAsia="x-none"/>
              </w:rPr>
              <w:t>Editar</w:t>
            </w:r>
          </w:p>
        </w:tc>
        <w:tc>
          <w:tcPr>
            <w:tcW w:w="6095" w:type="dxa"/>
            <w:shd w:val="clear" w:color="auto" w:fill="auto"/>
          </w:tcPr>
          <w:p w14:paraId="0682398A" w14:textId="214B32F0" w:rsidR="00A6001B" w:rsidRPr="00740BFC" w:rsidRDefault="538E812A">
            <w:pPr>
              <w:pStyle w:val="PargrafodaLista"/>
              <w:numPr>
                <w:ilvl w:val="0"/>
                <w:numId w:val="10"/>
              </w:numPr>
              <w:spacing w:line="240" w:lineRule="auto"/>
              <w:rPr>
                <w:lang w:val="pt-PT" w:eastAsia="x-none"/>
              </w:rPr>
            </w:pPr>
            <w:r w:rsidRPr="00BF303B">
              <w:rPr>
                <w:lang w:val="pt-PT"/>
              </w:rPr>
              <w:t>Clicar no icone superior direito “Conta”;</w:t>
            </w:r>
            <w:r w:rsidR="00475067" w:rsidRPr="00BF303B">
              <w:rPr>
                <w:lang w:val="pt-PT"/>
              </w:rPr>
              <w:br/>
            </w:r>
            <w:r w:rsidRPr="00BF303B">
              <w:rPr>
                <w:lang w:val="pt-PT"/>
              </w:rPr>
              <w:t xml:space="preserve">Cada utilizador tem acesso único e exclusivo à sua própria conta. </w:t>
            </w:r>
            <w:r w:rsidR="00475067" w:rsidRPr="00BF303B">
              <w:rPr>
                <w:lang w:val="pt-PT"/>
              </w:rPr>
              <w:br/>
            </w:r>
            <w:r w:rsidRPr="00BF303B">
              <w:rPr>
                <w:lang w:val="pt-PT"/>
              </w:rPr>
              <w:t xml:space="preserve">Caso o utilizador não tenha feito </w:t>
            </w:r>
            <w:r w:rsidRPr="00BF303B">
              <w:rPr>
                <w:i/>
                <w:iCs/>
                <w:lang w:val="pt-PT"/>
              </w:rPr>
              <w:t>log-in</w:t>
            </w:r>
            <w:r w:rsidRPr="00BF303B">
              <w:rPr>
                <w:lang w:val="pt-PT"/>
              </w:rPr>
              <w:t xml:space="preserve"> e clicar no botão “Conta”, ser-lhe-á apresentado a página de log-in.</w:t>
            </w:r>
            <w:r w:rsidR="00475067" w:rsidRPr="00BF303B">
              <w:rPr>
                <w:lang w:val="pt-PT"/>
              </w:rPr>
              <w:br/>
            </w:r>
            <w:r w:rsidRPr="00BF303B">
              <w:rPr>
                <w:lang w:val="pt-PT"/>
              </w:rPr>
              <w:t>Caso contrário, ser-lhe-á apresentado o perfil como primeira página;</w:t>
            </w:r>
          </w:p>
          <w:p w14:paraId="34B36E17" w14:textId="3BBF74A1" w:rsidR="00107E61" w:rsidRPr="00740BFC" w:rsidRDefault="538E812A" w:rsidP="00382DBF">
            <w:pPr>
              <w:pStyle w:val="PargrafodaLista"/>
              <w:numPr>
                <w:ilvl w:val="0"/>
                <w:numId w:val="10"/>
              </w:numPr>
              <w:spacing w:line="240" w:lineRule="auto"/>
              <w:rPr>
                <w:lang w:val="pt-PT" w:eastAsia="x-none"/>
              </w:rPr>
            </w:pPr>
            <w:r>
              <w:t>Carregar em “Editar perfil”;</w:t>
            </w:r>
          </w:p>
          <w:p w14:paraId="0C305865" w14:textId="1389BD2B" w:rsidR="001720E8" w:rsidRPr="00740BFC" w:rsidRDefault="538E812A" w:rsidP="00382DBF">
            <w:pPr>
              <w:pStyle w:val="PargrafodaLista"/>
              <w:numPr>
                <w:ilvl w:val="0"/>
                <w:numId w:val="10"/>
              </w:numPr>
              <w:spacing w:line="240" w:lineRule="auto"/>
              <w:rPr>
                <w:lang w:val="pt-PT" w:eastAsia="x-none"/>
              </w:rPr>
            </w:pPr>
            <w:r w:rsidRPr="00BF303B">
              <w:rPr>
                <w:lang w:val="pt-PT"/>
              </w:rPr>
              <w:t>Fazer as edições pretendidas;</w:t>
            </w:r>
            <w:r w:rsidR="00110252" w:rsidRPr="00BF303B">
              <w:rPr>
                <w:lang w:val="pt-PT"/>
              </w:rPr>
              <w:br/>
            </w:r>
            <w:r w:rsidRPr="00BF303B">
              <w:rPr>
                <w:lang w:val="pt-PT"/>
              </w:rPr>
              <w:t>O utilizador pode editar todos os campos, com a exceção do NIF e do e-mail, estando estes bloqueados de edição;</w:t>
            </w:r>
          </w:p>
          <w:p w14:paraId="151E03BC" w14:textId="112BE0D2" w:rsidR="004A1ECB" w:rsidRPr="00740BFC" w:rsidRDefault="538E812A" w:rsidP="00C661A3">
            <w:pPr>
              <w:pStyle w:val="PargrafodaLista"/>
              <w:numPr>
                <w:ilvl w:val="0"/>
                <w:numId w:val="10"/>
              </w:numPr>
              <w:spacing w:line="240" w:lineRule="auto"/>
              <w:rPr>
                <w:lang w:val="pt-PT"/>
              </w:rPr>
            </w:pPr>
            <w:r w:rsidRPr="00BF303B">
              <w:rPr>
                <w:lang w:val="pt-PT"/>
              </w:rPr>
              <w:t>Carregar em “Guardar”.</w:t>
            </w:r>
            <w:r w:rsidR="005F587B" w:rsidRPr="00BF303B">
              <w:rPr>
                <w:lang w:val="pt-PT"/>
              </w:rPr>
              <w:br/>
            </w:r>
            <w:r w:rsidRPr="00BF303B">
              <w:rPr>
                <w:lang w:val="pt-PT"/>
              </w:rPr>
              <w:t>O botão Guardar só aparece a cores se e só se os campos editáveis estiverem preenchidos e validados.</w:t>
            </w:r>
          </w:p>
        </w:tc>
      </w:tr>
    </w:tbl>
    <w:p w14:paraId="2B918679" w14:textId="19E19720" w:rsidR="00B7428C" w:rsidRPr="00740BFC" w:rsidRDefault="538E812A" w:rsidP="538E812A">
      <w:pPr>
        <w:pStyle w:val="Ttulo4"/>
        <w:rPr>
          <w:rStyle w:val="nfaseDiscreta"/>
          <w:i w:val="0"/>
          <w:iCs w:val="0"/>
          <w:color w:val="1F497D"/>
        </w:rPr>
      </w:pPr>
      <w:bookmarkStart w:id="236" w:name="_Toc199624766"/>
      <w:r w:rsidRPr="538E812A">
        <w:rPr>
          <w:rStyle w:val="nfaseDiscreta"/>
          <w:i w:val="0"/>
          <w:iCs w:val="0"/>
          <w:color w:val="1F497D"/>
        </w:rPr>
        <w:t>Funcionalidade “Catálogo”</w:t>
      </w:r>
      <w:bookmarkEnd w:id="236"/>
    </w:p>
    <w:p w14:paraId="08E08D54" w14:textId="77777777" w:rsidR="00B7428C" w:rsidRPr="00740BFC" w:rsidRDefault="00B7428C" w:rsidP="00B7428C"/>
    <w:p w14:paraId="299A79ED" w14:textId="2A563771" w:rsidR="00B7428C" w:rsidRPr="00740BFC" w:rsidRDefault="538E812A" w:rsidP="538E812A">
      <w:pPr>
        <w:pStyle w:val="Legenda"/>
        <w:keepNext/>
        <w:jc w:val="center"/>
        <w:rPr>
          <w:rFonts w:ascii="Courier New" w:hAnsi="Courier New" w:cs="Courier New"/>
          <w:i/>
          <w:iCs/>
        </w:rPr>
      </w:pPr>
      <w:bookmarkStart w:id="237" w:name="_Toc199624914"/>
      <w:r>
        <w:t xml:space="preserve">Tabela </w:t>
      </w:r>
      <w:fldSimple w:instr=" SEQ Tabela \* ARABIC ">
        <w:r>
          <w:t>68</w:t>
        </w:r>
      </w:fldSimple>
      <w:r>
        <w:t xml:space="preserve">. </w:t>
      </w:r>
      <w:r w:rsidRPr="538E812A">
        <w:rPr>
          <w:i/>
          <w:iCs/>
        </w:rPr>
        <w:t>FrontOffice</w:t>
      </w:r>
      <w:r>
        <w:t xml:space="preserve"> - Testes da funcionalidade </w:t>
      </w:r>
      <w:r w:rsidRPr="538E812A">
        <w:rPr>
          <w:i/>
          <w:iCs/>
        </w:rPr>
        <w:t>“</w:t>
      </w:r>
      <w:r w:rsidRPr="538E812A">
        <w:rPr>
          <w:sz w:val="21"/>
          <w:szCs w:val="21"/>
        </w:rPr>
        <w:t>Catálogo”</w:t>
      </w:r>
      <w:r w:rsidRPr="538E812A">
        <w:rPr>
          <w:rFonts w:ascii="Courier New" w:hAnsi="Courier New" w:cs="Courier New"/>
          <w:i/>
          <w:iCs/>
        </w:rPr>
        <w:t>.</w:t>
      </w:r>
      <w:bookmarkEnd w:id="23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9"/>
        <w:gridCol w:w="6095"/>
      </w:tblGrid>
      <w:tr w:rsidR="00B7428C" w:rsidRPr="00740BFC" w14:paraId="2CD05207" w14:textId="77777777" w:rsidTr="538E812A">
        <w:tc>
          <w:tcPr>
            <w:tcW w:w="2689" w:type="dxa"/>
            <w:shd w:val="clear" w:color="auto" w:fill="4472C4" w:themeFill="accent1"/>
            <w:vAlign w:val="center"/>
          </w:tcPr>
          <w:p w14:paraId="26444B98" w14:textId="19177D82" w:rsidR="00B7428C" w:rsidRPr="00740BFC" w:rsidRDefault="538E812A">
            <w:pPr>
              <w:rPr>
                <w:color w:val="FFFFFF"/>
                <w:lang w:eastAsia="x-none"/>
              </w:rPr>
            </w:pPr>
            <w:r w:rsidRPr="538E812A">
              <w:rPr>
                <w:color w:val="FFFFFF" w:themeColor="background1"/>
              </w:rPr>
              <w:t>subfuncionalidades</w:t>
            </w:r>
          </w:p>
        </w:tc>
        <w:tc>
          <w:tcPr>
            <w:tcW w:w="6095" w:type="dxa"/>
            <w:shd w:val="clear" w:color="auto" w:fill="4472C4" w:themeFill="accent1"/>
            <w:vAlign w:val="center"/>
          </w:tcPr>
          <w:p w14:paraId="2514DF89" w14:textId="77777777" w:rsidR="00B7428C" w:rsidRPr="00740BFC" w:rsidRDefault="538E812A">
            <w:pPr>
              <w:rPr>
                <w:color w:val="FFFFFF"/>
                <w:lang w:eastAsia="x-none"/>
              </w:rPr>
            </w:pPr>
            <w:r w:rsidRPr="538E812A">
              <w:rPr>
                <w:color w:val="FFFFFF" w:themeColor="background1"/>
              </w:rPr>
              <w:t>Teste a realizar</w:t>
            </w:r>
          </w:p>
        </w:tc>
      </w:tr>
      <w:tr w:rsidR="00B7428C" w:rsidRPr="00740BFC" w14:paraId="3F22D8A1" w14:textId="77777777" w:rsidTr="538E812A">
        <w:tc>
          <w:tcPr>
            <w:tcW w:w="2689" w:type="dxa"/>
            <w:shd w:val="clear" w:color="auto" w:fill="auto"/>
          </w:tcPr>
          <w:p w14:paraId="27E8227A" w14:textId="68713692" w:rsidR="00B7428C" w:rsidRPr="00740BFC" w:rsidRDefault="00B7428C">
            <w:pPr>
              <w:rPr>
                <w:lang w:eastAsia="x-none"/>
              </w:rPr>
            </w:pPr>
            <w:r w:rsidRPr="00740BFC">
              <w:rPr>
                <w:lang w:eastAsia="x-none"/>
              </w:rPr>
              <w:t xml:space="preserve">Visualizar </w:t>
            </w:r>
            <w:r w:rsidR="00D7081C" w:rsidRPr="00740BFC">
              <w:rPr>
                <w:lang w:eastAsia="x-none"/>
              </w:rPr>
              <w:t>artigo</w:t>
            </w:r>
          </w:p>
        </w:tc>
        <w:tc>
          <w:tcPr>
            <w:tcW w:w="6095" w:type="dxa"/>
            <w:shd w:val="clear" w:color="auto" w:fill="auto"/>
          </w:tcPr>
          <w:p w14:paraId="24A0928C" w14:textId="67006629" w:rsidR="00716D0B" w:rsidRPr="00740BFC" w:rsidRDefault="538E812A" w:rsidP="00B94F47">
            <w:pPr>
              <w:pStyle w:val="PargrafodaLista"/>
              <w:spacing w:line="240" w:lineRule="auto"/>
              <w:ind w:left="360"/>
              <w:rPr>
                <w:lang w:val="pt-PT"/>
              </w:rPr>
            </w:pPr>
            <w:r w:rsidRPr="00BF303B">
              <w:rPr>
                <w:lang w:val="pt-PT"/>
              </w:rPr>
              <w:t xml:space="preserve">O utilizador ao entrar na página, poderá explorar livremente a seleção de artigos disponíveis em várias categorias, como “Destaque”, “Promoção” para os artigos ao abrigo de uma possível campanha em vigor, categoria “Vinhos” que contem as subcategorias “Tipo”, “Região”, “Casta”. </w:t>
            </w:r>
          </w:p>
        </w:tc>
      </w:tr>
      <w:tr w:rsidR="00B94F47" w:rsidRPr="00740BFC" w14:paraId="0502E910" w14:textId="77777777" w:rsidTr="538E812A">
        <w:tc>
          <w:tcPr>
            <w:tcW w:w="2689" w:type="dxa"/>
            <w:shd w:val="clear" w:color="auto" w:fill="auto"/>
          </w:tcPr>
          <w:p w14:paraId="167F62D9" w14:textId="17B3BC8E" w:rsidR="00B94F47" w:rsidRPr="00740BFC" w:rsidRDefault="00B94F47">
            <w:pPr>
              <w:rPr>
                <w:lang w:eastAsia="x-none"/>
              </w:rPr>
            </w:pPr>
            <w:r w:rsidRPr="00740BFC">
              <w:rPr>
                <w:lang w:eastAsia="x-none"/>
              </w:rPr>
              <w:t xml:space="preserve">Filtrar </w:t>
            </w:r>
            <w:r w:rsidR="00D106A4" w:rsidRPr="00740BFC">
              <w:rPr>
                <w:lang w:eastAsia="x-none"/>
              </w:rPr>
              <w:t>vinhos</w:t>
            </w:r>
          </w:p>
        </w:tc>
        <w:tc>
          <w:tcPr>
            <w:tcW w:w="6095" w:type="dxa"/>
            <w:shd w:val="clear" w:color="auto" w:fill="auto"/>
          </w:tcPr>
          <w:p w14:paraId="24957724" w14:textId="31E0A415" w:rsidR="00B94F47" w:rsidRPr="00740BFC" w:rsidRDefault="538E812A" w:rsidP="00382DBF">
            <w:pPr>
              <w:pStyle w:val="PargrafodaLista"/>
              <w:numPr>
                <w:ilvl w:val="0"/>
                <w:numId w:val="18"/>
              </w:numPr>
              <w:rPr>
                <w:lang w:val="pt-PT"/>
              </w:rPr>
            </w:pPr>
            <w:r w:rsidRPr="00BF303B">
              <w:rPr>
                <w:lang w:val="pt-PT"/>
              </w:rPr>
              <w:t xml:space="preserve">Ao clicar no botão “Ver Mais” da categoria desejada, o sistema irá aplicar um filtro base aos vinhos, dividindo-os por classe: </w:t>
            </w:r>
            <w:r w:rsidR="00057C1F" w:rsidRPr="00BF303B">
              <w:rPr>
                <w:lang w:val="pt-PT"/>
              </w:rPr>
              <w:br/>
            </w:r>
            <w:r w:rsidRPr="00BF303B">
              <w:rPr>
                <w:lang w:val="pt-PT"/>
              </w:rPr>
              <w:t>“</w:t>
            </w:r>
            <w:r w:rsidRPr="00BF303B">
              <w:rPr>
                <w:i/>
                <w:iCs/>
                <w:lang w:val="pt-PT"/>
              </w:rPr>
              <w:t>Destaques</w:t>
            </w:r>
            <w:r w:rsidRPr="00BF303B">
              <w:rPr>
                <w:lang w:val="pt-PT"/>
              </w:rPr>
              <w:t xml:space="preserve">” serão os vinhos em promoção; </w:t>
            </w:r>
            <w:r w:rsidR="00057C1F" w:rsidRPr="00BF303B">
              <w:rPr>
                <w:lang w:val="pt-PT"/>
              </w:rPr>
              <w:br/>
            </w:r>
            <w:r w:rsidR="00057C1F" w:rsidRPr="00BF303B">
              <w:rPr>
                <w:lang w:val="pt-PT"/>
              </w:rPr>
              <w:br/>
            </w:r>
            <w:r w:rsidRPr="00BF303B">
              <w:rPr>
                <w:lang w:val="pt-PT"/>
              </w:rPr>
              <w:t>“Tinto”, “Branco”, “Verde” e “Rose” será uma seleção de cada família de vinhos.</w:t>
            </w:r>
          </w:p>
          <w:p w14:paraId="34732F04" w14:textId="16A397C8" w:rsidR="000C475F" w:rsidRPr="00740BFC" w:rsidRDefault="538E812A" w:rsidP="00382DBF">
            <w:pPr>
              <w:pStyle w:val="PargrafodaLista"/>
              <w:numPr>
                <w:ilvl w:val="0"/>
                <w:numId w:val="18"/>
              </w:numPr>
              <w:rPr>
                <w:lang w:val="pt-PT"/>
              </w:rPr>
            </w:pPr>
            <w:r w:rsidRPr="00BF303B">
              <w:rPr>
                <w:lang w:val="pt-PT"/>
              </w:rPr>
              <w:t xml:space="preserve">Já na Página com o filtro base de vinhos, o utilizador poderá clicar no botão “Filtros”, no qual poderá aplicar </w:t>
            </w:r>
            <w:r w:rsidRPr="00BF303B">
              <w:rPr>
                <w:lang w:val="pt-PT"/>
              </w:rPr>
              <w:lastRenderedPageBreak/>
              <w:t>filtros mais detalhados, tais como, Região, Castas, Preço/Valor, Teor Alcoólico e Nome/EAN; neste mesmo menu o utilizador também poderá ordenar os vinhos por Preço Ascendente/Descendente, Nome Ascendente/Descendente e/ou “Mais Recente”</w:t>
            </w:r>
          </w:p>
          <w:p w14:paraId="2FFFD7B4" w14:textId="7729326E" w:rsidR="00B34ACD" w:rsidRPr="00740BFC" w:rsidRDefault="538E812A" w:rsidP="00382DBF">
            <w:pPr>
              <w:pStyle w:val="PargrafodaLista"/>
              <w:numPr>
                <w:ilvl w:val="0"/>
                <w:numId w:val="18"/>
              </w:numPr>
              <w:rPr>
                <w:lang w:val="pt-PT"/>
              </w:rPr>
            </w:pPr>
            <w:r w:rsidRPr="00BF303B">
              <w:rPr>
                <w:lang w:val="pt-PT"/>
              </w:rPr>
              <w:t xml:space="preserve">O utilizador, ao filtrar os vinhos com uma pesquisa por nome, poderá fazê-lo de duas formas: </w:t>
            </w:r>
            <w:r w:rsidR="000C475F" w:rsidRPr="00BF303B">
              <w:rPr>
                <w:lang w:val="pt-PT"/>
              </w:rPr>
              <w:br/>
            </w:r>
            <w:r w:rsidRPr="00BF303B">
              <w:rPr>
                <w:lang w:val="pt-PT"/>
              </w:rPr>
              <w:t xml:space="preserve">- pesquisa parcial, onde aparece os vinhos todos com o nome parecido </w:t>
            </w:r>
            <w:r w:rsidR="000C475F" w:rsidRPr="00BF303B">
              <w:rPr>
                <w:lang w:val="pt-PT"/>
              </w:rPr>
              <w:br/>
            </w:r>
            <w:r w:rsidRPr="00BF303B">
              <w:rPr>
                <w:lang w:val="pt-PT"/>
              </w:rPr>
              <w:t>- pesquisa exata, na qual só aparece vinhos com o nome exato que pesquisou.</w:t>
            </w:r>
            <w:r w:rsidR="000C475F" w:rsidRPr="00BF303B">
              <w:rPr>
                <w:lang w:val="pt-PT"/>
              </w:rPr>
              <w:br/>
            </w:r>
            <w:r w:rsidRPr="00BF303B">
              <w:rPr>
                <w:lang w:val="pt-PT"/>
              </w:rPr>
              <w:t>Por defeito a pesquisa será feita de forma parcial, no entanto o utilizador poderá modificar com um campo de escolha singular.</w:t>
            </w:r>
          </w:p>
        </w:tc>
      </w:tr>
    </w:tbl>
    <w:p w14:paraId="78292748" w14:textId="4F6EE2EA" w:rsidR="00B85CF3" w:rsidRPr="00740BFC" w:rsidRDefault="538E812A" w:rsidP="008513C2">
      <w:pPr>
        <w:pStyle w:val="Ttulo3"/>
      </w:pPr>
      <w:bookmarkStart w:id="238" w:name="_Toc199624767"/>
      <w:r>
        <w:lastRenderedPageBreak/>
        <w:t xml:space="preserve">Especificação dos testes das funcionalidades </w:t>
      </w:r>
      <w:r w:rsidRPr="538E812A">
        <w:rPr>
          <w:i/>
        </w:rPr>
        <w:t>BackOffice</w:t>
      </w:r>
      <w:bookmarkEnd w:id="227"/>
      <w:bookmarkEnd w:id="238"/>
      <w:r>
        <w:t xml:space="preserve"> </w:t>
      </w:r>
    </w:p>
    <w:p w14:paraId="4B280F50" w14:textId="776E9764" w:rsidR="00497404" w:rsidRPr="00740BFC" w:rsidRDefault="538E812A" w:rsidP="00497404">
      <w:pPr>
        <w:pStyle w:val="Ttulo4"/>
        <w:rPr>
          <w:rFonts w:ascii="Courier New" w:hAnsi="Courier New" w:cs="Courier New"/>
          <w:b w:val="0"/>
          <w:bCs w:val="0"/>
          <w:color w:val="auto"/>
          <w:sz w:val="20"/>
          <w:szCs w:val="20"/>
        </w:rPr>
      </w:pPr>
      <w:bookmarkStart w:id="239" w:name="_Toc333136318"/>
      <w:bookmarkStart w:id="240" w:name="_Toc199624768"/>
      <w:bookmarkStart w:id="241" w:name="_Toc1901510854"/>
      <w:r>
        <w:t xml:space="preserve">Funcionalidade </w:t>
      </w:r>
      <w:bookmarkEnd w:id="239"/>
      <w:r>
        <w:t>“Campanhas”</w:t>
      </w:r>
      <w:bookmarkEnd w:id="240"/>
    </w:p>
    <w:p w14:paraId="63EC7709" w14:textId="360E43B5" w:rsidR="001C71EA" w:rsidRPr="00740BFC" w:rsidRDefault="538E812A" w:rsidP="001C71EA">
      <w:pPr>
        <w:pStyle w:val="Legenda"/>
        <w:keepNext/>
        <w:jc w:val="center"/>
      </w:pPr>
      <w:bookmarkStart w:id="242" w:name="_Toc199624915"/>
      <w:r>
        <w:t xml:space="preserve">Tabela </w:t>
      </w:r>
      <w:fldSimple w:instr=" SEQ Tabela \* ARABIC ">
        <w:r>
          <w:t>69</w:t>
        </w:r>
      </w:fldSimple>
      <w:r>
        <w:t xml:space="preserve">. </w:t>
      </w:r>
      <w:r w:rsidRPr="538E812A">
        <w:rPr>
          <w:i/>
          <w:iCs/>
        </w:rPr>
        <w:t>BackOffice</w:t>
      </w:r>
      <w:r>
        <w:t xml:space="preserve"> - Teste da funcionalidade </w:t>
      </w:r>
      <w:r w:rsidRPr="538E812A">
        <w:rPr>
          <w:i/>
          <w:iCs/>
        </w:rPr>
        <w:t>“</w:t>
      </w:r>
      <w:r>
        <w:t>Campanhas</w:t>
      </w:r>
      <w:r w:rsidRPr="538E812A">
        <w:rPr>
          <w:i/>
          <w:iCs/>
        </w:rPr>
        <w:t>”</w:t>
      </w:r>
      <w:r w:rsidRPr="538E812A">
        <w:rPr>
          <w:rFonts w:ascii="Courier New" w:hAnsi="Courier New" w:cs="Courier New"/>
          <w:i/>
          <w:iCs/>
        </w:rPr>
        <w:t>.</w:t>
      </w:r>
      <w:bookmarkEnd w:id="24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5954"/>
      </w:tblGrid>
      <w:tr w:rsidR="001C71EA" w:rsidRPr="00740BFC" w14:paraId="288ABD25" w14:textId="77777777" w:rsidTr="538E812A">
        <w:tc>
          <w:tcPr>
            <w:tcW w:w="2830" w:type="dxa"/>
            <w:shd w:val="clear" w:color="auto" w:fill="4472C4" w:themeFill="accent1"/>
            <w:vAlign w:val="center"/>
          </w:tcPr>
          <w:p w14:paraId="019F70A9" w14:textId="09DF8C25" w:rsidR="001C71EA" w:rsidRPr="00740BFC" w:rsidRDefault="538E812A">
            <w:pPr>
              <w:rPr>
                <w:color w:val="FFFFFF"/>
                <w:lang w:eastAsia="x-none"/>
              </w:rPr>
            </w:pPr>
            <w:r w:rsidRPr="538E812A">
              <w:rPr>
                <w:color w:val="FFFFFF" w:themeColor="background1"/>
              </w:rPr>
              <w:t>subfuncionalidades</w:t>
            </w:r>
          </w:p>
        </w:tc>
        <w:tc>
          <w:tcPr>
            <w:tcW w:w="5954" w:type="dxa"/>
            <w:shd w:val="clear" w:color="auto" w:fill="4472C4" w:themeFill="accent1"/>
            <w:vAlign w:val="center"/>
          </w:tcPr>
          <w:p w14:paraId="5CB1B572" w14:textId="77777777" w:rsidR="001C71EA" w:rsidRPr="00740BFC" w:rsidRDefault="538E812A">
            <w:pPr>
              <w:rPr>
                <w:color w:val="FFFFFF"/>
                <w:lang w:eastAsia="x-none"/>
              </w:rPr>
            </w:pPr>
            <w:r w:rsidRPr="538E812A">
              <w:rPr>
                <w:color w:val="FFFFFF" w:themeColor="background1"/>
              </w:rPr>
              <w:t>Teste a realizar</w:t>
            </w:r>
          </w:p>
        </w:tc>
      </w:tr>
      <w:tr w:rsidR="009C5E78" w:rsidRPr="00740BFC" w14:paraId="03D82B78" w14:textId="77777777" w:rsidTr="538E812A">
        <w:tc>
          <w:tcPr>
            <w:tcW w:w="2830" w:type="dxa"/>
            <w:shd w:val="clear" w:color="auto" w:fill="auto"/>
          </w:tcPr>
          <w:p w14:paraId="23BF74A6" w14:textId="7FA65B68" w:rsidR="009C5E78" w:rsidRPr="00740BFC" w:rsidRDefault="008D0B1F" w:rsidP="00335347">
            <w:r w:rsidRPr="00740BFC">
              <w:t>Iniciar</w:t>
            </w:r>
            <w:r w:rsidR="00CC564E" w:rsidRPr="00740BFC">
              <w:t xml:space="preserve"> campanha</w:t>
            </w:r>
          </w:p>
        </w:tc>
        <w:tc>
          <w:tcPr>
            <w:tcW w:w="5954" w:type="dxa"/>
            <w:shd w:val="clear" w:color="auto" w:fill="auto"/>
          </w:tcPr>
          <w:p w14:paraId="17E3470E" w14:textId="20F816BE" w:rsidR="009C5E78" w:rsidRPr="00740BFC" w:rsidRDefault="538E812A" w:rsidP="008A6A2C">
            <w:pPr>
              <w:pStyle w:val="PargrafodaLista"/>
              <w:numPr>
                <w:ilvl w:val="0"/>
                <w:numId w:val="28"/>
              </w:numPr>
              <w:rPr>
                <w:lang w:val="pt-PT"/>
              </w:rPr>
            </w:pPr>
            <w:r w:rsidRPr="00BF303B">
              <w:rPr>
                <w:lang w:val="pt-PT"/>
              </w:rPr>
              <w:t>O utilizador no ecrã “Promoções e Campanhas” poderá criar uma campanha preenchendo os campos “Nome”, “Data de Inicio”, “Data de Fim” e escolher o “Tipo de Desconto”, podendo ser “Desconto Percentual” ou “Desconto Direto”;</w:t>
            </w:r>
          </w:p>
          <w:p w14:paraId="4AB86B3F" w14:textId="6EFAA77B" w:rsidR="00C978D9" w:rsidRPr="00740BFC" w:rsidRDefault="538E812A" w:rsidP="0002512A">
            <w:pPr>
              <w:pStyle w:val="PargrafodaLista"/>
              <w:numPr>
                <w:ilvl w:val="0"/>
                <w:numId w:val="28"/>
              </w:numPr>
              <w:rPr>
                <w:lang w:val="pt-PT"/>
              </w:rPr>
            </w:pPr>
            <w:r w:rsidRPr="00BF303B">
              <w:rPr>
                <w:lang w:val="pt-PT"/>
              </w:rPr>
              <w:t>O Sistema terá de verificar se os campos necessários estão todos preenchidos, sendo o caso das datas que são datas irrealistas, invalidas ou em conflito com outras campanhas para então disponibilizar o botão “Iniciar”;</w:t>
            </w:r>
          </w:p>
          <w:p w14:paraId="0CED26EF" w14:textId="7C53CB7A" w:rsidR="000D74C4" w:rsidRPr="00740BFC" w:rsidRDefault="538E812A" w:rsidP="0002512A">
            <w:pPr>
              <w:pStyle w:val="PargrafodaLista"/>
              <w:numPr>
                <w:ilvl w:val="0"/>
                <w:numId w:val="28"/>
              </w:numPr>
              <w:rPr>
                <w:lang w:val="pt-PT"/>
              </w:rPr>
            </w:pPr>
            <w:r w:rsidRPr="00BF303B">
              <w:rPr>
                <w:lang w:val="pt-PT"/>
              </w:rPr>
              <w:t>O utilizador clicando no botão “Iniciar” deparar-se-á com uma nova página onde poderá escolher os vinhos que estão dentro da campanha, o valor do desconto e o motivo;</w:t>
            </w:r>
          </w:p>
          <w:p w14:paraId="133DC8E3" w14:textId="15D87315" w:rsidR="00B470CF" w:rsidRPr="00740BFC" w:rsidRDefault="538E812A" w:rsidP="0002512A">
            <w:pPr>
              <w:pStyle w:val="PargrafodaLista"/>
              <w:numPr>
                <w:ilvl w:val="0"/>
                <w:numId w:val="28"/>
              </w:numPr>
              <w:rPr>
                <w:lang w:val="pt-PT"/>
              </w:rPr>
            </w:pPr>
            <w:r w:rsidRPr="00BF303B">
              <w:rPr>
                <w:lang w:val="pt-PT"/>
              </w:rPr>
              <w:t xml:space="preserve">O utilizador para escolher os vinhos terá de clicar num botão “+” na tabela de vinhos, que abrirá um </w:t>
            </w:r>
            <w:r w:rsidRPr="00BF303B">
              <w:rPr>
                <w:i/>
                <w:iCs/>
                <w:lang w:val="pt-PT"/>
              </w:rPr>
              <w:t>pop up</w:t>
            </w:r>
            <w:r w:rsidRPr="00BF303B">
              <w:rPr>
                <w:lang w:val="pt-PT"/>
              </w:rPr>
              <w:t xml:space="preserve"> onde poderá pesquisar pelo vinho pretendido. </w:t>
            </w:r>
            <w:r w:rsidR="00B470CF" w:rsidRPr="00BF303B">
              <w:rPr>
                <w:lang w:val="pt-PT"/>
              </w:rPr>
              <w:br/>
            </w:r>
            <w:r w:rsidRPr="00BF303B">
              <w:rPr>
                <w:lang w:val="pt-PT"/>
              </w:rPr>
              <w:t xml:space="preserve">O utilizador poderá fazer um pedido de stock caso </w:t>
            </w:r>
            <w:r w:rsidRPr="00BF303B">
              <w:rPr>
                <w:lang w:val="pt-PT"/>
              </w:rPr>
              <w:lastRenderedPageBreak/>
              <w:t>ache necessário e, para confirmar a escolha do vinho, terá de clicar no botão “Adicionar”;</w:t>
            </w:r>
          </w:p>
          <w:p w14:paraId="6E888369" w14:textId="634FF10A" w:rsidR="007C7303" w:rsidRPr="00740BFC" w:rsidRDefault="538E812A" w:rsidP="0002512A">
            <w:pPr>
              <w:pStyle w:val="PargrafodaLista"/>
              <w:numPr>
                <w:ilvl w:val="0"/>
                <w:numId w:val="28"/>
              </w:numPr>
              <w:rPr>
                <w:lang w:val="pt-PT"/>
              </w:rPr>
            </w:pPr>
            <w:r w:rsidRPr="00BF303B">
              <w:rPr>
                <w:lang w:val="pt-PT"/>
              </w:rPr>
              <w:t>Antes de disponibilizar um botão funcional “Confirmar Inicio”, o sistema tem de verificar: Existe pelo menos 1 vinho escolhido para fazer parte da campanha; O campo “Valor de desconto” está preenchido com números positivos e em caso de desconto percentual se o valor não é maior que 99; o campo “motivo” foi preenchido;</w:t>
            </w:r>
          </w:p>
          <w:p w14:paraId="02EAC6C5" w14:textId="0CDEE547" w:rsidR="006D7ADF" w:rsidRPr="00740BFC" w:rsidRDefault="538E812A" w:rsidP="0002512A">
            <w:pPr>
              <w:pStyle w:val="PargrafodaLista"/>
              <w:numPr>
                <w:ilvl w:val="0"/>
                <w:numId w:val="28"/>
              </w:numPr>
              <w:rPr>
                <w:lang w:val="pt-PT"/>
              </w:rPr>
            </w:pPr>
            <w:r w:rsidRPr="00BF303B">
              <w:rPr>
                <w:lang w:val="pt-PT"/>
              </w:rPr>
              <w:t>O utilizador para efetivamente iniciar a campanha, terá assim que estiver tudo conforme o pedido, terá de clicar no botão “Confirmar Inicio”.</w:t>
            </w:r>
          </w:p>
        </w:tc>
      </w:tr>
      <w:tr w:rsidR="00227072" w:rsidRPr="00740BFC" w14:paraId="142067D5" w14:textId="77777777" w:rsidTr="538E812A">
        <w:tc>
          <w:tcPr>
            <w:tcW w:w="2830" w:type="dxa"/>
            <w:shd w:val="clear" w:color="auto" w:fill="auto"/>
          </w:tcPr>
          <w:p w14:paraId="7050CA77" w14:textId="73B6E094" w:rsidR="00227072" w:rsidRPr="00740BFC" w:rsidRDefault="00227072" w:rsidP="00335347">
            <w:r w:rsidRPr="00740BFC">
              <w:lastRenderedPageBreak/>
              <w:t>Editar Campanha</w:t>
            </w:r>
          </w:p>
        </w:tc>
        <w:tc>
          <w:tcPr>
            <w:tcW w:w="5954" w:type="dxa"/>
            <w:shd w:val="clear" w:color="auto" w:fill="auto"/>
          </w:tcPr>
          <w:p w14:paraId="327FB903" w14:textId="78EB104C" w:rsidR="00227072" w:rsidRPr="00740BFC" w:rsidRDefault="538E812A" w:rsidP="005A4BBB">
            <w:pPr>
              <w:pStyle w:val="PargrafodaLista"/>
              <w:numPr>
                <w:ilvl w:val="0"/>
                <w:numId w:val="30"/>
              </w:numPr>
              <w:rPr>
                <w:lang w:val="pt-PT"/>
              </w:rPr>
            </w:pPr>
            <w:r w:rsidRPr="00BF303B">
              <w:rPr>
                <w:lang w:val="pt-PT"/>
              </w:rPr>
              <w:t xml:space="preserve">No ecrã “Promoções e Campanhas” ao clicar numa promoção já existente, o utilizador será redirecionado a uma nova </w:t>
            </w:r>
            <w:r w:rsidRPr="00BF303B">
              <w:rPr>
                <w:i/>
                <w:iCs/>
                <w:lang w:val="pt-PT"/>
              </w:rPr>
              <w:t xml:space="preserve">view </w:t>
            </w:r>
            <w:r w:rsidRPr="00BF303B">
              <w:rPr>
                <w:lang w:val="pt-PT"/>
              </w:rPr>
              <w:t>das campanhas, onde se poderá ver os vinhos incluidos na campanha selecionada, nesta view o utilizador também poderá ver outras campanhas ao clicar noutro card;</w:t>
            </w:r>
          </w:p>
          <w:p w14:paraId="5A30A978" w14:textId="51000574" w:rsidR="00AE1111" w:rsidRPr="00740BFC" w:rsidRDefault="538E812A" w:rsidP="005A4BBB">
            <w:pPr>
              <w:pStyle w:val="PargrafodaLista"/>
              <w:numPr>
                <w:ilvl w:val="0"/>
                <w:numId w:val="30"/>
              </w:numPr>
              <w:rPr>
                <w:lang w:val="pt-PT"/>
              </w:rPr>
            </w:pPr>
            <w:r w:rsidRPr="00BF303B">
              <w:rPr>
                <w:lang w:val="pt-PT"/>
              </w:rPr>
              <w:t xml:space="preserve">Nesta </w:t>
            </w:r>
            <w:r w:rsidRPr="00BF303B">
              <w:rPr>
                <w:i/>
                <w:iCs/>
                <w:lang w:val="pt-PT"/>
              </w:rPr>
              <w:t>view</w:t>
            </w:r>
            <w:r w:rsidRPr="00BF303B">
              <w:rPr>
                <w:lang w:val="pt-PT"/>
              </w:rPr>
              <w:t xml:space="preserve"> o utilizador poderá editar os vinhos incluidos na campanha escolhida, tendo em conta que a campanha está em Estado “Ativa” Bloqueando a edição de campanhas em Estado “Terminada”, removendo vinhos anteriormento escolhidos no botão “x” e escolhendo novos vinhos com o botão “+”;</w:t>
            </w:r>
          </w:p>
          <w:p w14:paraId="66743BA0" w14:textId="5146CAEE" w:rsidR="00512AB7" w:rsidRPr="00740BFC" w:rsidRDefault="538E812A" w:rsidP="007B25B6">
            <w:pPr>
              <w:pStyle w:val="PargrafodaLista"/>
              <w:numPr>
                <w:ilvl w:val="0"/>
                <w:numId w:val="30"/>
              </w:numPr>
              <w:rPr>
                <w:lang w:val="pt-PT"/>
              </w:rPr>
            </w:pPr>
            <w:r w:rsidRPr="00BF303B">
              <w:rPr>
                <w:lang w:val="pt-PT"/>
              </w:rPr>
              <w:t xml:space="preserve">Assim que se clica no botão “+” vai abrir um </w:t>
            </w:r>
            <w:r w:rsidRPr="00BF303B">
              <w:rPr>
                <w:i/>
                <w:iCs/>
                <w:lang w:val="pt-PT"/>
              </w:rPr>
              <w:t>pop up</w:t>
            </w:r>
            <w:r w:rsidRPr="00BF303B">
              <w:rPr>
                <w:lang w:val="pt-PT"/>
              </w:rPr>
              <w:t xml:space="preserve"> onde se pode pesquisar pelo vinho a ser adicionado, e igual a iniciar campanha, se for necessário o utilizador poderá fazer um pedido de stock, para adicionar o vinho escolhido, o utilizador clica no botão “Adicionar”.</w:t>
            </w:r>
          </w:p>
        </w:tc>
      </w:tr>
      <w:tr w:rsidR="00B23F89" w:rsidRPr="00740BFC" w14:paraId="6B6C0509" w14:textId="77777777" w:rsidTr="538E812A">
        <w:tc>
          <w:tcPr>
            <w:tcW w:w="2830" w:type="dxa"/>
            <w:shd w:val="clear" w:color="auto" w:fill="auto"/>
          </w:tcPr>
          <w:p w14:paraId="4322CF20" w14:textId="0E847BEF" w:rsidR="00B23F89" w:rsidRPr="00740BFC" w:rsidRDefault="00B23F89" w:rsidP="00335347">
            <w:r w:rsidRPr="00740BFC">
              <w:t>Cancelar Campanha</w:t>
            </w:r>
          </w:p>
        </w:tc>
        <w:tc>
          <w:tcPr>
            <w:tcW w:w="5954" w:type="dxa"/>
            <w:shd w:val="clear" w:color="auto" w:fill="auto"/>
          </w:tcPr>
          <w:p w14:paraId="2970E774" w14:textId="587CBD8E" w:rsidR="00B23F89" w:rsidRPr="00740BFC" w:rsidRDefault="538E812A" w:rsidP="00B23F89">
            <w:pPr>
              <w:pStyle w:val="PargrafodaLista"/>
              <w:numPr>
                <w:ilvl w:val="0"/>
                <w:numId w:val="31"/>
              </w:numPr>
              <w:rPr>
                <w:lang w:val="pt-PT"/>
              </w:rPr>
            </w:pPr>
            <w:r w:rsidRPr="00BF303B">
              <w:rPr>
                <w:lang w:val="pt-PT"/>
              </w:rPr>
              <w:t>No ecrã “Promoções e Campanhas” o utilizador poderá ver todas as Campanhas existentes sejam estas em Estado “Ativa” ou “Terminada”, mas para cancelar uma campanha, o utilizador terá um botão “Cancelar” ao lado da campanha, este tem de estar desativado para as campanhas em Estado “Terminada”.</w:t>
            </w:r>
          </w:p>
        </w:tc>
      </w:tr>
    </w:tbl>
    <w:p w14:paraId="27B465E6" w14:textId="43804263" w:rsidR="00093CF5" w:rsidRPr="00740BFC" w:rsidRDefault="538E812A" w:rsidP="00093CF5">
      <w:pPr>
        <w:pStyle w:val="Ttulo4"/>
      </w:pPr>
      <w:bookmarkStart w:id="243" w:name="_Toc199624769"/>
      <w:r>
        <w:lastRenderedPageBreak/>
        <w:t>Funcionalidade “Stocks”</w:t>
      </w:r>
      <w:bookmarkEnd w:id="243"/>
    </w:p>
    <w:p w14:paraId="7532F25A" w14:textId="09823BF5" w:rsidR="0062691F" w:rsidRPr="00740BFC" w:rsidRDefault="538E812A" w:rsidP="0062691F">
      <w:pPr>
        <w:pStyle w:val="Legenda"/>
        <w:keepNext/>
        <w:jc w:val="center"/>
      </w:pPr>
      <w:bookmarkStart w:id="244" w:name="_Toc199624916"/>
      <w:r>
        <w:t xml:space="preserve">Tabela </w:t>
      </w:r>
      <w:fldSimple w:instr=" SEQ Tabela \* ARABIC ">
        <w:r>
          <w:t>70</w:t>
        </w:r>
      </w:fldSimple>
      <w:r>
        <w:t xml:space="preserve">. </w:t>
      </w:r>
      <w:r w:rsidRPr="538E812A">
        <w:rPr>
          <w:i/>
          <w:iCs/>
        </w:rPr>
        <w:t>BackOffice</w:t>
      </w:r>
      <w:r>
        <w:t xml:space="preserve"> - Teste da funcionalidade </w:t>
      </w:r>
      <w:r w:rsidRPr="538E812A">
        <w:rPr>
          <w:i/>
          <w:iCs/>
        </w:rPr>
        <w:t>“Stocks”</w:t>
      </w:r>
      <w:bookmarkEnd w:id="24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5954"/>
      </w:tblGrid>
      <w:tr w:rsidR="0062691F" w:rsidRPr="00740BFC" w14:paraId="7A419C9B" w14:textId="77777777" w:rsidTr="538E812A">
        <w:tc>
          <w:tcPr>
            <w:tcW w:w="2830" w:type="dxa"/>
            <w:shd w:val="clear" w:color="auto" w:fill="4472C4" w:themeFill="accent1"/>
            <w:vAlign w:val="center"/>
          </w:tcPr>
          <w:p w14:paraId="3E8864A6" w14:textId="651C1895" w:rsidR="0062691F" w:rsidRPr="00740BFC" w:rsidRDefault="538E812A" w:rsidP="004058B4">
            <w:pPr>
              <w:rPr>
                <w:color w:val="FFFFFF"/>
                <w:lang w:eastAsia="x-none"/>
              </w:rPr>
            </w:pPr>
            <w:r w:rsidRPr="538E812A">
              <w:rPr>
                <w:color w:val="FFFFFF" w:themeColor="background1"/>
              </w:rPr>
              <w:t>subfuncionalidades</w:t>
            </w:r>
          </w:p>
        </w:tc>
        <w:tc>
          <w:tcPr>
            <w:tcW w:w="5954" w:type="dxa"/>
            <w:shd w:val="clear" w:color="auto" w:fill="4472C4" w:themeFill="accent1"/>
            <w:vAlign w:val="center"/>
          </w:tcPr>
          <w:p w14:paraId="118A1B2F" w14:textId="77777777" w:rsidR="0062691F" w:rsidRPr="00740BFC" w:rsidRDefault="538E812A" w:rsidP="004058B4">
            <w:pPr>
              <w:rPr>
                <w:color w:val="FFFFFF"/>
                <w:lang w:eastAsia="x-none"/>
              </w:rPr>
            </w:pPr>
            <w:r w:rsidRPr="538E812A">
              <w:rPr>
                <w:color w:val="FFFFFF" w:themeColor="background1"/>
              </w:rPr>
              <w:t>Teste a realizar</w:t>
            </w:r>
          </w:p>
        </w:tc>
      </w:tr>
      <w:tr w:rsidR="0062691F" w:rsidRPr="00740BFC" w14:paraId="4E2FFFFB" w14:textId="77777777" w:rsidTr="538E812A">
        <w:tc>
          <w:tcPr>
            <w:tcW w:w="2830" w:type="dxa"/>
            <w:shd w:val="clear" w:color="auto" w:fill="auto"/>
          </w:tcPr>
          <w:p w14:paraId="4221F1E6" w14:textId="427CCFBC" w:rsidR="0062691F" w:rsidRPr="00740BFC" w:rsidRDefault="005447F6" w:rsidP="004058B4">
            <w:pPr>
              <w:rPr>
                <w:lang w:eastAsia="x-none"/>
              </w:rPr>
            </w:pPr>
            <w:r w:rsidRPr="00740BFC">
              <w:rPr>
                <w:lang w:eastAsia="x-none"/>
              </w:rPr>
              <w:t>Criar</w:t>
            </w:r>
          </w:p>
        </w:tc>
        <w:tc>
          <w:tcPr>
            <w:tcW w:w="5954" w:type="dxa"/>
            <w:shd w:val="clear" w:color="auto" w:fill="auto"/>
          </w:tcPr>
          <w:p w14:paraId="543B997C" w14:textId="5390F2DF" w:rsidR="0062691F" w:rsidRPr="00835C98" w:rsidRDefault="538E812A" w:rsidP="538E812A">
            <w:pPr>
              <w:pStyle w:val="PargrafodaLista"/>
              <w:numPr>
                <w:ilvl w:val="0"/>
                <w:numId w:val="14"/>
              </w:numPr>
              <w:spacing w:line="240" w:lineRule="auto"/>
              <w:rPr>
                <w:rFonts w:asciiTheme="minorHAnsi" w:eastAsia="Aptos" w:hAnsiTheme="minorHAnsi" w:cstheme="minorBidi"/>
                <w:lang w:val="pt-PT"/>
              </w:rPr>
            </w:pPr>
            <w:r w:rsidRPr="00BF303B">
              <w:rPr>
                <w:rFonts w:asciiTheme="minorHAnsi" w:eastAsia="Aptos" w:hAnsiTheme="minorHAnsi" w:cstheme="minorBidi"/>
                <w:lang w:val="pt-PT"/>
              </w:rPr>
              <w:t>Uma nova encomenda começa com o utilizador a adicionar, pelo menos, um artigo ao carrinho.</w:t>
            </w:r>
            <w:r w:rsidR="00D10917" w:rsidRPr="00BF303B">
              <w:rPr>
                <w:lang w:val="pt-PT"/>
              </w:rPr>
              <w:br/>
            </w:r>
            <w:r w:rsidRPr="00BF303B">
              <w:rPr>
                <w:rFonts w:asciiTheme="minorHAnsi" w:eastAsia="Aptos" w:hAnsiTheme="minorHAnsi" w:cstheme="minorBidi"/>
                <w:lang w:val="pt-PT"/>
              </w:rPr>
              <w:t>Este processo é simplesmente selecionar um artigo, especificar a quantidade e o fornecedor pretendido e carregar no botão “Confirmar”;</w:t>
            </w:r>
            <w:r w:rsidR="00D10917" w:rsidRPr="00BF303B">
              <w:rPr>
                <w:lang w:val="pt-PT"/>
              </w:rPr>
              <w:br/>
            </w:r>
            <w:r w:rsidR="00D10917" w:rsidRPr="00BF303B">
              <w:rPr>
                <w:lang w:val="pt-PT"/>
              </w:rPr>
              <w:br/>
            </w:r>
            <w:r w:rsidRPr="00BF303B">
              <w:rPr>
                <w:rFonts w:asciiTheme="minorHAnsi" w:eastAsia="Aptos" w:hAnsiTheme="minorHAnsi" w:cstheme="minorBidi"/>
                <w:lang w:val="pt-PT"/>
              </w:rPr>
              <w:t xml:space="preserve">O utilizador poderá ver vários artigos listados para pedido, e os nomes terão uma cor consoante o estado atual de stock: vermelho significa que tem o stock atual abaixo do valor mínimo definido pelo artigo; amarelo se o artigo já tiver um pedido pendente; preto se tiver nada a apontar. </w:t>
            </w:r>
            <w:r w:rsidR="00D10917" w:rsidRPr="00BF303B">
              <w:rPr>
                <w:lang w:val="pt-PT"/>
              </w:rPr>
              <w:br/>
            </w:r>
            <w:r w:rsidR="00D10917" w:rsidRPr="00BF303B">
              <w:rPr>
                <w:lang w:val="pt-PT"/>
              </w:rPr>
              <w:br/>
            </w:r>
            <w:r w:rsidRPr="00BF303B">
              <w:rPr>
                <w:rFonts w:asciiTheme="minorHAnsi" w:eastAsia="Aptos" w:hAnsiTheme="minorHAnsi" w:cstheme="minorBidi"/>
                <w:lang w:val="pt-PT"/>
              </w:rPr>
              <w:t xml:space="preserve">O sistema impede o vinho selecionado de ser adicionado ao pedido se: o utilizador não inseriu um valor positivo na quantidade, o fornecedor especificado é inválido ou não colocou dados de todo nestes dois requisitos; o utilizador irá receber um </w:t>
            </w:r>
            <w:r w:rsidRPr="00BF303B">
              <w:rPr>
                <w:rFonts w:asciiTheme="minorHAnsi" w:eastAsia="Aptos" w:hAnsiTheme="minorHAnsi" w:cstheme="minorBidi"/>
                <w:i/>
                <w:iCs/>
                <w:lang w:val="pt-PT"/>
              </w:rPr>
              <w:t xml:space="preserve">pop up </w:t>
            </w:r>
            <w:r w:rsidRPr="00BF303B">
              <w:rPr>
                <w:rFonts w:asciiTheme="minorHAnsi" w:eastAsia="Aptos" w:hAnsiTheme="minorHAnsi" w:cstheme="minorBidi"/>
                <w:lang w:val="pt-PT"/>
              </w:rPr>
              <w:t>a alertar da razão de não poder continuar;</w:t>
            </w:r>
          </w:p>
          <w:p w14:paraId="7E6994B8" w14:textId="29780090" w:rsidR="0062691F" w:rsidRPr="00835C98" w:rsidRDefault="538E812A" w:rsidP="538E812A">
            <w:pPr>
              <w:pStyle w:val="PargrafodaLista"/>
              <w:numPr>
                <w:ilvl w:val="0"/>
                <w:numId w:val="14"/>
              </w:numPr>
              <w:spacing w:line="240" w:lineRule="auto"/>
              <w:rPr>
                <w:rFonts w:asciiTheme="minorHAnsi" w:eastAsia="Aptos" w:hAnsiTheme="minorHAnsi" w:cstheme="minorBidi"/>
                <w:lang w:val="pt-PT"/>
              </w:rPr>
            </w:pPr>
            <w:r w:rsidRPr="00BF303B">
              <w:rPr>
                <w:rFonts w:asciiTheme="minorHAnsi" w:eastAsia="Aptos" w:hAnsiTheme="minorHAnsi" w:cstheme="minorBidi"/>
                <w:lang w:val="pt-PT"/>
              </w:rPr>
              <w:t>Pode repetir o passo (1) para adicionar mais artigos ao pedido;</w:t>
            </w:r>
          </w:p>
          <w:p w14:paraId="2B49EDAE" w14:textId="2B51C343" w:rsidR="0062691F" w:rsidRPr="00740BFC" w:rsidRDefault="538E812A" w:rsidP="00787972">
            <w:pPr>
              <w:pStyle w:val="PargrafodaLista"/>
              <w:numPr>
                <w:ilvl w:val="0"/>
                <w:numId w:val="14"/>
              </w:numPr>
              <w:spacing w:line="240" w:lineRule="auto"/>
              <w:rPr>
                <w:lang w:val="pt-PT"/>
              </w:rPr>
            </w:pPr>
            <w:r w:rsidRPr="00BF303B">
              <w:rPr>
                <w:rFonts w:asciiTheme="minorHAnsi" w:eastAsia="Aptos" w:hAnsiTheme="minorHAnsi" w:cstheme="minorBidi"/>
                <w:lang w:val="pt-PT"/>
              </w:rPr>
              <w:t>Para concluir o processo, o utilizador clica no botão “Fazer Pedido” no “Carrinho”, no canto inferior direito.</w:t>
            </w:r>
            <w:r w:rsidR="00543EFE" w:rsidRPr="00BF303B">
              <w:rPr>
                <w:lang w:val="pt-PT"/>
              </w:rPr>
              <w:br/>
            </w:r>
            <w:r w:rsidRPr="00BF303B">
              <w:rPr>
                <w:rFonts w:asciiTheme="minorHAnsi" w:hAnsiTheme="minorHAnsi" w:cstheme="minorBidi"/>
                <w:lang w:val="pt-PT"/>
              </w:rPr>
              <w:t>No caso de o pedido não ter qualquer artigo adicionado, o botão “Fazer Pedido” estará bloqueado.</w:t>
            </w:r>
          </w:p>
        </w:tc>
      </w:tr>
      <w:tr w:rsidR="5C25B772" w:rsidRPr="00740BFC" w14:paraId="66296FE6" w14:textId="77777777" w:rsidTr="538E812A">
        <w:trPr>
          <w:trHeight w:val="300"/>
        </w:trPr>
        <w:tc>
          <w:tcPr>
            <w:tcW w:w="2830" w:type="dxa"/>
            <w:shd w:val="clear" w:color="auto" w:fill="auto"/>
          </w:tcPr>
          <w:p w14:paraId="541D63F1" w14:textId="07313A30" w:rsidR="3D9B4020" w:rsidRPr="00740BFC" w:rsidRDefault="00F211E3" w:rsidP="005F12C1">
            <w:r>
              <w:t>Filtrar Vinhos</w:t>
            </w:r>
          </w:p>
        </w:tc>
        <w:tc>
          <w:tcPr>
            <w:tcW w:w="5954" w:type="dxa"/>
            <w:shd w:val="clear" w:color="auto" w:fill="auto"/>
          </w:tcPr>
          <w:p w14:paraId="2FB9F707" w14:textId="12002335" w:rsidR="3D9B4020" w:rsidRPr="00196BC7" w:rsidRDefault="538E812A" w:rsidP="538E812A">
            <w:pPr>
              <w:pStyle w:val="PargrafodaLista"/>
              <w:numPr>
                <w:ilvl w:val="0"/>
                <w:numId w:val="14"/>
              </w:numPr>
              <w:rPr>
                <w:rFonts w:asciiTheme="minorHAnsi" w:eastAsia="Aptos" w:hAnsiTheme="minorHAnsi" w:cstheme="minorBidi"/>
                <w:lang w:val="pt-PT"/>
              </w:rPr>
            </w:pPr>
            <w:r w:rsidRPr="00BF303B">
              <w:rPr>
                <w:rFonts w:asciiTheme="minorHAnsi" w:eastAsia="Aptos" w:hAnsiTheme="minorHAnsi" w:cstheme="minorBidi"/>
                <w:lang w:val="pt-PT"/>
              </w:rPr>
              <w:t>Situando-se no ecrã “Stocks” o utilizador tem um menu onde pode pesquisar pelo nome do vinho, e filtrar os vinhos por Região e/ou Tipos</w:t>
            </w:r>
          </w:p>
        </w:tc>
      </w:tr>
    </w:tbl>
    <w:p w14:paraId="06CE2689" w14:textId="22FC48BD" w:rsidR="00EC71B7" w:rsidRPr="00740BFC" w:rsidRDefault="538E812A" w:rsidP="00F274D1">
      <w:pPr>
        <w:pStyle w:val="Ttulo4"/>
        <w:rPr>
          <w:rFonts w:ascii="Courier New" w:hAnsi="Courier New" w:cs="Courier New"/>
          <w:b w:val="0"/>
          <w:bCs w:val="0"/>
          <w:color w:val="auto"/>
          <w:sz w:val="20"/>
          <w:szCs w:val="20"/>
        </w:rPr>
      </w:pPr>
      <w:bookmarkStart w:id="245" w:name="_Toc199624770"/>
      <w:r>
        <w:t>Funcionalidade “Análise de Ocorrências”</w:t>
      </w:r>
      <w:bookmarkEnd w:id="245"/>
    </w:p>
    <w:p w14:paraId="4DD5CC7B" w14:textId="3AC846E0" w:rsidR="0062691F" w:rsidRPr="00740BFC" w:rsidRDefault="538E812A" w:rsidP="0062691F">
      <w:pPr>
        <w:pStyle w:val="Legenda"/>
        <w:keepNext/>
        <w:jc w:val="center"/>
      </w:pPr>
      <w:bookmarkStart w:id="246" w:name="_Toc199624917"/>
      <w:r>
        <w:t xml:space="preserve">Tabela </w:t>
      </w:r>
      <w:fldSimple w:instr=" SEQ Tabela \* ARABIC ">
        <w:r>
          <w:t>71</w:t>
        </w:r>
      </w:fldSimple>
      <w:r>
        <w:t xml:space="preserve">. </w:t>
      </w:r>
      <w:r w:rsidRPr="538E812A">
        <w:rPr>
          <w:i/>
          <w:iCs/>
        </w:rPr>
        <w:t>BackOffice</w:t>
      </w:r>
      <w:r>
        <w:t xml:space="preserve"> - Teste da funcionalidade </w:t>
      </w:r>
      <w:r w:rsidRPr="538E812A">
        <w:rPr>
          <w:i/>
          <w:iCs/>
        </w:rPr>
        <w:t>“Análise de Ocorrências”</w:t>
      </w:r>
      <w:r w:rsidRPr="538E812A">
        <w:rPr>
          <w:rFonts w:ascii="Courier New" w:hAnsi="Courier New" w:cs="Courier New"/>
          <w:i/>
          <w:iCs/>
        </w:rPr>
        <w:t>.</w:t>
      </w:r>
      <w:bookmarkEnd w:id="24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5954"/>
      </w:tblGrid>
      <w:tr w:rsidR="0062691F" w:rsidRPr="00740BFC" w14:paraId="1059797D" w14:textId="77777777" w:rsidTr="538E812A">
        <w:tc>
          <w:tcPr>
            <w:tcW w:w="2830" w:type="dxa"/>
            <w:shd w:val="clear" w:color="auto" w:fill="4472C4" w:themeFill="accent1"/>
            <w:vAlign w:val="center"/>
          </w:tcPr>
          <w:p w14:paraId="1E127562" w14:textId="3DE04E0B" w:rsidR="0062691F" w:rsidRPr="00740BFC" w:rsidRDefault="538E812A" w:rsidP="004058B4">
            <w:pPr>
              <w:rPr>
                <w:color w:val="FFFFFF"/>
                <w:lang w:eastAsia="x-none"/>
              </w:rPr>
            </w:pPr>
            <w:r w:rsidRPr="538E812A">
              <w:rPr>
                <w:color w:val="FFFFFF" w:themeColor="background1"/>
              </w:rPr>
              <w:t>subfuncionalidades</w:t>
            </w:r>
          </w:p>
        </w:tc>
        <w:tc>
          <w:tcPr>
            <w:tcW w:w="5954" w:type="dxa"/>
            <w:shd w:val="clear" w:color="auto" w:fill="4472C4" w:themeFill="accent1"/>
            <w:vAlign w:val="center"/>
          </w:tcPr>
          <w:p w14:paraId="452DFD41" w14:textId="77777777" w:rsidR="0062691F" w:rsidRPr="00740BFC" w:rsidRDefault="538E812A" w:rsidP="004058B4">
            <w:pPr>
              <w:rPr>
                <w:color w:val="FFFFFF"/>
                <w:lang w:eastAsia="x-none"/>
              </w:rPr>
            </w:pPr>
            <w:r w:rsidRPr="538E812A">
              <w:rPr>
                <w:color w:val="FFFFFF" w:themeColor="background1"/>
              </w:rPr>
              <w:t>Teste a realizar</w:t>
            </w:r>
          </w:p>
        </w:tc>
      </w:tr>
      <w:tr w:rsidR="00FF37BC" w:rsidRPr="00740BFC" w14:paraId="051CEDC7" w14:textId="77777777" w:rsidTr="538E812A">
        <w:trPr>
          <w:trHeight w:val="300"/>
        </w:trPr>
        <w:tc>
          <w:tcPr>
            <w:tcW w:w="2830" w:type="dxa"/>
            <w:shd w:val="clear" w:color="auto" w:fill="auto"/>
          </w:tcPr>
          <w:p w14:paraId="73F4249D" w14:textId="23CDDFD4" w:rsidR="00FF37BC"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t>Analisar Ocorrência</w:t>
            </w:r>
          </w:p>
        </w:tc>
        <w:tc>
          <w:tcPr>
            <w:tcW w:w="5954" w:type="dxa"/>
            <w:shd w:val="clear" w:color="auto" w:fill="auto"/>
          </w:tcPr>
          <w:p w14:paraId="72C52309" w14:textId="1D0B0B6D" w:rsidR="00ED16C6" w:rsidRPr="0042653B" w:rsidRDefault="538E812A" w:rsidP="538E812A">
            <w:pPr>
              <w:pStyle w:val="PargrafodaLista"/>
              <w:numPr>
                <w:ilvl w:val="0"/>
                <w:numId w:val="12"/>
              </w:numPr>
              <w:rPr>
                <w:rFonts w:asciiTheme="minorHAnsi" w:eastAsia="Aptos" w:hAnsiTheme="minorHAnsi" w:cstheme="minorBidi"/>
                <w:lang w:val="pt-PT"/>
              </w:rPr>
            </w:pPr>
            <w:r w:rsidRPr="00BF303B">
              <w:rPr>
                <w:rFonts w:asciiTheme="minorHAnsi" w:eastAsia="Aptos" w:hAnsiTheme="minorHAnsi" w:cstheme="minorBidi"/>
                <w:lang w:val="pt-PT"/>
              </w:rPr>
              <w:t>Para analisar uma ocorrência o utilizador tem de estar no ecrã “Ocorrências” onde poderá ver todas as ocorrências, assim como o número de ocorrências nos diferentes estados.</w:t>
            </w:r>
          </w:p>
          <w:p w14:paraId="782D838F" w14:textId="0FC61A81" w:rsidR="00A86C7F" w:rsidRPr="00740BFC" w:rsidRDefault="538E812A" w:rsidP="538E812A">
            <w:pPr>
              <w:pStyle w:val="PargrafodaLista"/>
              <w:numPr>
                <w:ilvl w:val="0"/>
                <w:numId w:val="12"/>
              </w:numPr>
              <w:rPr>
                <w:rFonts w:asciiTheme="minorHAnsi" w:eastAsia="Aptos" w:hAnsiTheme="minorHAnsi" w:cstheme="minorBidi"/>
                <w:lang w:val="pt-PT"/>
              </w:rPr>
            </w:pPr>
            <w:r w:rsidRPr="00BF303B">
              <w:rPr>
                <w:rFonts w:asciiTheme="minorHAnsi" w:eastAsia="Aptos" w:hAnsiTheme="minorHAnsi" w:cstheme="minorBidi"/>
                <w:lang w:val="pt-PT"/>
              </w:rPr>
              <w:lastRenderedPageBreak/>
              <w:t>Clicando numa das ocorrências em Estado “Pendentes”, poderá ver um resumo da ocorrência, atualizando o estado da ocorrência</w:t>
            </w:r>
          </w:p>
        </w:tc>
      </w:tr>
      <w:tr w:rsidR="00EB62BC" w:rsidRPr="00740BFC" w14:paraId="5069A584" w14:textId="77777777" w:rsidTr="538E812A">
        <w:trPr>
          <w:trHeight w:val="300"/>
        </w:trPr>
        <w:tc>
          <w:tcPr>
            <w:tcW w:w="2830" w:type="dxa"/>
            <w:shd w:val="clear" w:color="auto" w:fill="auto"/>
          </w:tcPr>
          <w:p w14:paraId="74AD7716" w14:textId="520E3F25" w:rsidR="00EB62BC" w:rsidRPr="00740BFC" w:rsidRDefault="538E812A" w:rsidP="538E812A">
            <w:pPr>
              <w:rPr>
                <w:rFonts w:asciiTheme="minorHAnsi" w:eastAsiaTheme="minorEastAsia" w:hAnsiTheme="minorHAnsi" w:cstheme="minorBidi"/>
              </w:rPr>
            </w:pPr>
            <w:r w:rsidRPr="538E812A">
              <w:rPr>
                <w:rFonts w:asciiTheme="minorHAnsi" w:eastAsiaTheme="minorEastAsia" w:hAnsiTheme="minorHAnsi" w:cstheme="minorBidi"/>
              </w:rPr>
              <w:lastRenderedPageBreak/>
              <w:t>Resolver Ocorrência</w:t>
            </w:r>
          </w:p>
        </w:tc>
        <w:tc>
          <w:tcPr>
            <w:tcW w:w="5954" w:type="dxa"/>
            <w:shd w:val="clear" w:color="auto" w:fill="auto"/>
          </w:tcPr>
          <w:p w14:paraId="44402E9A" w14:textId="45E7180D" w:rsidR="00EB62BC" w:rsidRPr="0042653B" w:rsidRDefault="538E812A" w:rsidP="538E812A">
            <w:pPr>
              <w:pStyle w:val="PargrafodaLista"/>
              <w:numPr>
                <w:ilvl w:val="0"/>
                <w:numId w:val="32"/>
              </w:numPr>
              <w:rPr>
                <w:rFonts w:asciiTheme="minorHAnsi" w:eastAsia="Aptos" w:hAnsiTheme="minorHAnsi" w:cstheme="minorBidi"/>
                <w:lang w:val="pt-PT"/>
              </w:rPr>
            </w:pPr>
            <w:r w:rsidRPr="00BF303B">
              <w:rPr>
                <w:rFonts w:asciiTheme="minorHAnsi" w:eastAsia="Aptos" w:hAnsiTheme="minorHAnsi" w:cstheme="minorBidi"/>
                <w:lang w:val="pt-PT"/>
              </w:rPr>
              <w:t>No ecrã “Ocorrências” onde poderá ver todas as ocorrências, assim como o número de ocorrências nos diferentes estados;</w:t>
            </w:r>
          </w:p>
          <w:p w14:paraId="72C570D6" w14:textId="0AD47B65" w:rsidR="00B83B2C" w:rsidRPr="0042653B" w:rsidRDefault="538E812A" w:rsidP="538E812A">
            <w:pPr>
              <w:pStyle w:val="PargrafodaLista"/>
              <w:numPr>
                <w:ilvl w:val="0"/>
                <w:numId w:val="32"/>
              </w:numPr>
              <w:rPr>
                <w:rFonts w:asciiTheme="minorHAnsi" w:eastAsia="Aptos" w:hAnsiTheme="minorHAnsi" w:cstheme="minorBidi"/>
                <w:lang w:val="pt-BR"/>
              </w:rPr>
            </w:pPr>
            <w:r w:rsidRPr="00BF303B">
              <w:rPr>
                <w:rFonts w:asciiTheme="minorHAnsi" w:eastAsia="Aptos" w:hAnsiTheme="minorHAnsi" w:cstheme="minorBidi"/>
                <w:lang w:val="pt-PT"/>
              </w:rPr>
              <w:t>Clicando numa das ocorrências em Estado “Em Análise” poderá ver um resumo da ocorrência, e no fim do resumo poderá ver o botão “Resolver”;</w:t>
            </w:r>
          </w:p>
          <w:p w14:paraId="3DBE810D" w14:textId="67B99B9A" w:rsidR="00B83B2C" w:rsidRPr="00C0658E" w:rsidRDefault="538E812A" w:rsidP="00A4269D">
            <w:pPr>
              <w:pStyle w:val="PargrafodaLista"/>
              <w:numPr>
                <w:ilvl w:val="0"/>
                <w:numId w:val="32"/>
              </w:numPr>
              <w:rPr>
                <w:rFonts w:ascii="Aptos" w:eastAsia="Aptos" w:hAnsi="Aptos" w:cs="Aptos"/>
                <w:lang w:val="pt-BR"/>
              </w:rPr>
            </w:pPr>
            <w:r w:rsidRPr="00BF303B">
              <w:rPr>
                <w:rFonts w:asciiTheme="minorHAnsi" w:eastAsia="Aptos" w:hAnsiTheme="minorHAnsi" w:cstheme="minorBidi"/>
                <w:lang w:val="pt-PT"/>
              </w:rPr>
              <w:t xml:space="preserve">Ao clicar no botão “Resolver” irá aparecer um </w:t>
            </w:r>
            <w:r w:rsidRPr="00BF303B">
              <w:rPr>
                <w:rFonts w:asciiTheme="minorHAnsi" w:eastAsia="Aptos" w:hAnsiTheme="minorHAnsi" w:cstheme="minorBidi"/>
                <w:i/>
                <w:iCs/>
                <w:lang w:val="pt-PT"/>
              </w:rPr>
              <w:t>pop up</w:t>
            </w:r>
            <w:r w:rsidRPr="00BF303B">
              <w:rPr>
                <w:rFonts w:asciiTheme="minorHAnsi" w:eastAsia="Aptos" w:hAnsiTheme="minorHAnsi" w:cstheme="minorBidi"/>
                <w:lang w:val="pt-PT"/>
              </w:rPr>
              <w:t xml:space="preserve"> onde o user poderá escrever a resolução da ocorrência e enviar a mesma, o que vai atualizar o estado da ocorrência.</w:t>
            </w:r>
          </w:p>
        </w:tc>
      </w:tr>
    </w:tbl>
    <w:p w14:paraId="6682679A" w14:textId="77777777" w:rsidR="0026586C" w:rsidRPr="00740BFC" w:rsidRDefault="0026586C" w:rsidP="0026586C"/>
    <w:p w14:paraId="764F73FB" w14:textId="4B9360C8" w:rsidR="00803E6B" w:rsidRPr="00740BFC" w:rsidRDefault="538E812A" w:rsidP="00803E6B">
      <w:pPr>
        <w:pStyle w:val="Ttulo4"/>
        <w:rPr>
          <w:rFonts w:ascii="Courier New" w:hAnsi="Courier New" w:cs="Courier New"/>
          <w:b w:val="0"/>
          <w:bCs w:val="0"/>
          <w:color w:val="auto"/>
          <w:sz w:val="20"/>
          <w:szCs w:val="20"/>
        </w:rPr>
      </w:pPr>
      <w:bookmarkStart w:id="247" w:name="_Toc199624771"/>
      <w:r>
        <w:t>Funcionalidade “Expedição”</w:t>
      </w:r>
      <w:bookmarkEnd w:id="247"/>
    </w:p>
    <w:p w14:paraId="15CB6734" w14:textId="40508FA1" w:rsidR="001C71EA" w:rsidRPr="00740BFC" w:rsidRDefault="538E812A" w:rsidP="001C71EA">
      <w:pPr>
        <w:pStyle w:val="Legenda"/>
        <w:keepNext/>
        <w:jc w:val="center"/>
      </w:pPr>
      <w:bookmarkStart w:id="248" w:name="_Toc199624918"/>
      <w:r>
        <w:t xml:space="preserve">Tabela </w:t>
      </w:r>
      <w:fldSimple w:instr=" SEQ Tabela \* ARABIC ">
        <w:r>
          <w:t>72</w:t>
        </w:r>
      </w:fldSimple>
      <w:r>
        <w:t xml:space="preserve">. </w:t>
      </w:r>
      <w:r w:rsidRPr="538E812A">
        <w:rPr>
          <w:i/>
          <w:iCs/>
        </w:rPr>
        <w:t>BackOffice</w:t>
      </w:r>
      <w:r>
        <w:t xml:space="preserve"> - Teste da funcionalidade </w:t>
      </w:r>
      <w:r w:rsidRPr="538E812A">
        <w:rPr>
          <w:i/>
          <w:iCs/>
        </w:rPr>
        <w:t>“Expedição”</w:t>
      </w:r>
      <w:r w:rsidRPr="538E812A">
        <w:rPr>
          <w:rFonts w:ascii="Courier New" w:hAnsi="Courier New" w:cs="Courier New"/>
          <w:i/>
          <w:iCs/>
        </w:rPr>
        <w:t>.</w:t>
      </w:r>
      <w:bookmarkEnd w:id="24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5954"/>
      </w:tblGrid>
      <w:tr w:rsidR="001C71EA" w:rsidRPr="00740BFC" w14:paraId="0A73EEC9" w14:textId="77777777" w:rsidTr="538E812A">
        <w:tc>
          <w:tcPr>
            <w:tcW w:w="2830" w:type="dxa"/>
            <w:shd w:val="clear" w:color="auto" w:fill="4472C4" w:themeFill="accent1"/>
            <w:vAlign w:val="center"/>
          </w:tcPr>
          <w:p w14:paraId="3742FBCD" w14:textId="765A82C9" w:rsidR="001C71EA" w:rsidRPr="00740BFC" w:rsidRDefault="538E812A">
            <w:pPr>
              <w:rPr>
                <w:color w:val="FFFFFF"/>
                <w:lang w:eastAsia="x-none"/>
              </w:rPr>
            </w:pPr>
            <w:r w:rsidRPr="538E812A">
              <w:rPr>
                <w:color w:val="FFFFFF" w:themeColor="background1"/>
              </w:rPr>
              <w:t>subfuncionalidades</w:t>
            </w:r>
          </w:p>
        </w:tc>
        <w:tc>
          <w:tcPr>
            <w:tcW w:w="5954" w:type="dxa"/>
            <w:shd w:val="clear" w:color="auto" w:fill="4472C4" w:themeFill="accent1"/>
            <w:vAlign w:val="center"/>
          </w:tcPr>
          <w:p w14:paraId="1FC2AD02" w14:textId="77777777" w:rsidR="001C71EA" w:rsidRPr="00740BFC" w:rsidRDefault="538E812A">
            <w:pPr>
              <w:rPr>
                <w:color w:val="FFFFFF"/>
                <w:lang w:eastAsia="x-none"/>
              </w:rPr>
            </w:pPr>
            <w:r w:rsidRPr="538E812A">
              <w:rPr>
                <w:color w:val="FFFFFF" w:themeColor="background1"/>
              </w:rPr>
              <w:t>Teste a realizar</w:t>
            </w:r>
          </w:p>
        </w:tc>
      </w:tr>
      <w:tr w:rsidR="001C71EA" w:rsidRPr="00740BFC" w14:paraId="37D75403" w14:textId="77777777" w:rsidTr="538E812A">
        <w:tc>
          <w:tcPr>
            <w:tcW w:w="2830" w:type="dxa"/>
            <w:shd w:val="clear" w:color="auto" w:fill="auto"/>
          </w:tcPr>
          <w:p w14:paraId="1C9C4C52" w14:textId="50CAF9AC" w:rsidR="001C71EA" w:rsidRPr="00740BFC" w:rsidRDefault="538E812A">
            <w:r>
              <w:t>Visualizar estados dos pedidos</w:t>
            </w:r>
          </w:p>
        </w:tc>
        <w:tc>
          <w:tcPr>
            <w:tcW w:w="5954" w:type="dxa"/>
            <w:shd w:val="clear" w:color="auto" w:fill="auto"/>
          </w:tcPr>
          <w:p w14:paraId="06B4BBD6" w14:textId="51CA6B3F" w:rsidR="002954FD" w:rsidRPr="002954FD" w:rsidRDefault="538E812A" w:rsidP="00F70287">
            <w:pPr>
              <w:rPr>
                <w:lang w:val="pt-BR"/>
              </w:rPr>
            </w:pPr>
            <w:r>
              <w:t>Ao abrir o ecrã “Expedição” pelo Menu lateral, é possível ver o estado de cada encomenda na listagem através do círculo colorido na coluna “Estado”.</w:t>
            </w:r>
            <w:r w:rsidR="00795ADA">
              <w:br/>
            </w:r>
            <w:r>
              <w:t>O vermelho significa que uma expedição não foi inicializada; amarelo significa que está em progresso; azul significa que está pronta para ser expedida para o cliente.</w:t>
            </w:r>
            <w:r w:rsidR="00795ADA">
              <w:br/>
            </w:r>
            <w:r>
              <w:t>O utilizador pode selecionar um dos pedidos e ver detalhes sobre este, bem como os artigos já colocados para expedição.</w:t>
            </w:r>
          </w:p>
          <w:p w14:paraId="33289B37" w14:textId="00C85D78" w:rsidR="001C71EA" w:rsidRPr="002954FD" w:rsidRDefault="001C71EA">
            <w:pPr>
              <w:rPr>
                <w:lang w:val="pt-BR"/>
              </w:rPr>
            </w:pPr>
          </w:p>
        </w:tc>
      </w:tr>
      <w:tr w:rsidR="0045479D" w:rsidRPr="007D45F6" w14:paraId="562C9F67" w14:textId="77777777" w:rsidTr="538E812A">
        <w:tc>
          <w:tcPr>
            <w:tcW w:w="2830" w:type="dxa"/>
            <w:shd w:val="clear" w:color="auto" w:fill="auto"/>
          </w:tcPr>
          <w:p w14:paraId="2E6AD601" w14:textId="3B3505DC" w:rsidR="0045479D" w:rsidRDefault="002B2247">
            <w:pPr>
              <w:rPr>
                <w:lang w:eastAsia="x-none"/>
              </w:rPr>
            </w:pPr>
            <w:r>
              <w:rPr>
                <w:lang w:eastAsia="x-none"/>
              </w:rPr>
              <w:t>Iniciar</w:t>
            </w:r>
          </w:p>
        </w:tc>
        <w:tc>
          <w:tcPr>
            <w:tcW w:w="5954" w:type="dxa"/>
            <w:shd w:val="clear" w:color="auto" w:fill="auto"/>
          </w:tcPr>
          <w:p w14:paraId="4517FC50" w14:textId="476AF154" w:rsidR="0045479D" w:rsidRDefault="002B2247">
            <w:r>
              <w:t xml:space="preserve">Para iniciar </w:t>
            </w:r>
            <w:r w:rsidR="008D7AEA">
              <w:t xml:space="preserve">a </w:t>
            </w:r>
            <w:r>
              <w:t>expedição</w:t>
            </w:r>
            <w:r w:rsidR="008D7AEA">
              <w:t xml:space="preserve"> de um pedido, o utilizador abre o ecrã “Expedição”, clica num pedido em espera</w:t>
            </w:r>
            <w:r w:rsidR="0062774F">
              <w:t xml:space="preserve"> e poderá </w:t>
            </w:r>
            <w:r w:rsidR="00FE5503">
              <w:t xml:space="preserve">verificar os artigos e as respetivas quantidades no quadro </w:t>
            </w:r>
            <w:r w:rsidR="002E284E">
              <w:t>à direita;</w:t>
            </w:r>
          </w:p>
          <w:p w14:paraId="53A0AD7E" w14:textId="3A880160" w:rsidR="0045479D" w:rsidRDefault="538E812A">
            <w:r>
              <w:t xml:space="preserve">Os pedidos em espera de serem tratados estarão marcados com o Estado amarelo ou vermelho. </w:t>
            </w:r>
          </w:p>
        </w:tc>
      </w:tr>
      <w:tr w:rsidR="00E74E84" w:rsidRPr="007D45F6" w14:paraId="6433555F" w14:textId="77777777" w:rsidTr="538E812A">
        <w:tc>
          <w:tcPr>
            <w:tcW w:w="2830" w:type="dxa"/>
            <w:shd w:val="clear" w:color="auto" w:fill="auto"/>
          </w:tcPr>
          <w:p w14:paraId="6A5B950B" w14:textId="73BF2BC6" w:rsidR="00E74E84" w:rsidRDefault="00E74E84">
            <w:pPr>
              <w:rPr>
                <w:lang w:eastAsia="x-none"/>
              </w:rPr>
            </w:pPr>
            <w:r>
              <w:rPr>
                <w:lang w:eastAsia="x-none"/>
              </w:rPr>
              <w:t>Terminar</w:t>
            </w:r>
          </w:p>
        </w:tc>
        <w:tc>
          <w:tcPr>
            <w:tcW w:w="5954" w:type="dxa"/>
            <w:shd w:val="clear" w:color="auto" w:fill="auto"/>
          </w:tcPr>
          <w:p w14:paraId="5671BB82" w14:textId="35941D1B" w:rsidR="00E74E84" w:rsidRDefault="538E812A">
            <w:r>
              <w:t>Para terminar um pedido para expedição, terá que selecionar num pedido em estado “Pronto” (cor azul) e clicar no botão “Emitir Guia de Transporte”.</w:t>
            </w:r>
            <w:r w:rsidR="00E74E84">
              <w:br/>
            </w:r>
            <w:r>
              <w:t>Caso selecione um pedido que não esteja no estado “Pronto”, o botão “Emitir Guia de Transporte” não aparece.</w:t>
            </w:r>
          </w:p>
        </w:tc>
      </w:tr>
    </w:tbl>
    <w:p w14:paraId="5FDB7E1F" w14:textId="4FE13622" w:rsidR="00AB14CB" w:rsidRPr="0026586C" w:rsidRDefault="00AB14CB" w:rsidP="00AB14CB"/>
    <w:p w14:paraId="02825CEF" w14:textId="6AD4ED66" w:rsidR="00AB14CB" w:rsidRPr="0026586C" w:rsidRDefault="538E812A" w:rsidP="00FE3F59">
      <w:pPr>
        <w:pStyle w:val="Ttulo4"/>
        <w:rPr>
          <w:rFonts w:ascii="Courier New" w:hAnsi="Courier New" w:cs="Courier New"/>
          <w:b w:val="0"/>
          <w:bCs w:val="0"/>
          <w:color w:val="auto"/>
          <w:sz w:val="20"/>
          <w:szCs w:val="20"/>
        </w:rPr>
      </w:pPr>
      <w:r>
        <w:t xml:space="preserve"> </w:t>
      </w:r>
      <w:bookmarkStart w:id="249" w:name="_Toc199624772"/>
      <w:r>
        <w:t>Funcionalidade “Clientes”</w:t>
      </w:r>
      <w:bookmarkEnd w:id="249"/>
    </w:p>
    <w:p w14:paraId="5E33DEFD" w14:textId="4EBFD616" w:rsidR="00AB14CB" w:rsidRPr="007D45F6" w:rsidRDefault="538E812A" w:rsidP="00AB14CB">
      <w:pPr>
        <w:pStyle w:val="Legenda"/>
        <w:keepNext/>
        <w:jc w:val="center"/>
      </w:pPr>
      <w:r>
        <w:t xml:space="preserve">Tabela 70. </w:t>
      </w:r>
      <w:r w:rsidRPr="538E812A">
        <w:rPr>
          <w:i/>
          <w:iCs/>
        </w:rPr>
        <w:t>BackOffice</w:t>
      </w:r>
      <w:r>
        <w:t xml:space="preserve"> - Teste da funcionalidade </w:t>
      </w:r>
      <w:r w:rsidRPr="538E812A">
        <w:rPr>
          <w:i/>
          <w:iCs/>
        </w:rPr>
        <w:t>“Clientes”</w:t>
      </w:r>
      <w:r w:rsidRPr="538E812A">
        <w:rPr>
          <w:rFonts w:ascii="Courier New" w:hAnsi="Courier New" w:cs="Courier New"/>
          <w:i/>
          <w:iCs/>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5954"/>
      </w:tblGrid>
      <w:tr w:rsidR="00AB14CB" w:rsidRPr="007D45F6" w14:paraId="75FA2E8F" w14:textId="77777777" w:rsidTr="538E812A">
        <w:tc>
          <w:tcPr>
            <w:tcW w:w="2830" w:type="dxa"/>
            <w:shd w:val="clear" w:color="auto" w:fill="4472C4" w:themeFill="accent1"/>
            <w:vAlign w:val="center"/>
          </w:tcPr>
          <w:p w14:paraId="06FE8986" w14:textId="77777777" w:rsidR="00AB14CB" w:rsidRPr="007D45F6" w:rsidRDefault="538E812A">
            <w:pPr>
              <w:rPr>
                <w:color w:val="FFFFFF"/>
                <w:lang w:eastAsia="x-none"/>
              </w:rPr>
            </w:pPr>
            <w:r w:rsidRPr="538E812A">
              <w:rPr>
                <w:color w:val="FFFFFF" w:themeColor="background1"/>
              </w:rPr>
              <w:t>subfuncionalidades</w:t>
            </w:r>
          </w:p>
        </w:tc>
        <w:tc>
          <w:tcPr>
            <w:tcW w:w="5954" w:type="dxa"/>
            <w:shd w:val="clear" w:color="auto" w:fill="4472C4" w:themeFill="accent1"/>
            <w:vAlign w:val="center"/>
          </w:tcPr>
          <w:p w14:paraId="6DEE9C97" w14:textId="77777777" w:rsidR="00AB14CB" w:rsidRPr="007D45F6" w:rsidRDefault="538E812A">
            <w:pPr>
              <w:rPr>
                <w:color w:val="FFFFFF"/>
                <w:lang w:eastAsia="x-none"/>
              </w:rPr>
            </w:pPr>
            <w:r w:rsidRPr="538E812A">
              <w:rPr>
                <w:color w:val="FFFFFF" w:themeColor="background1"/>
              </w:rPr>
              <w:t>Teste a realizar</w:t>
            </w:r>
          </w:p>
        </w:tc>
      </w:tr>
      <w:tr w:rsidR="00AB14CB" w:rsidRPr="007D45F6" w14:paraId="1C9E43A8" w14:textId="77777777" w:rsidTr="538E812A">
        <w:tc>
          <w:tcPr>
            <w:tcW w:w="2830" w:type="dxa"/>
            <w:shd w:val="clear" w:color="auto" w:fill="auto"/>
          </w:tcPr>
          <w:p w14:paraId="19D91EC2" w14:textId="77777777" w:rsidR="00AB14CB" w:rsidRPr="007D45F6" w:rsidRDefault="00AB14CB">
            <w:pPr>
              <w:rPr>
                <w:lang w:eastAsia="x-none"/>
              </w:rPr>
            </w:pPr>
            <w:r>
              <w:rPr>
                <w:lang w:eastAsia="x-none"/>
              </w:rPr>
              <w:t>Visualizar o estado do pedido</w:t>
            </w:r>
          </w:p>
        </w:tc>
        <w:tc>
          <w:tcPr>
            <w:tcW w:w="5954" w:type="dxa"/>
            <w:shd w:val="clear" w:color="auto" w:fill="auto"/>
          </w:tcPr>
          <w:p w14:paraId="2950D23D" w14:textId="77777777" w:rsidR="00AB14CB" w:rsidRPr="002954FD" w:rsidRDefault="00AB14CB">
            <w:pPr>
              <w:rPr>
                <w:lang w:val="pt-BR"/>
              </w:rPr>
            </w:pPr>
          </w:p>
        </w:tc>
      </w:tr>
    </w:tbl>
    <w:p w14:paraId="44F026E7" w14:textId="505B74A3" w:rsidR="00DF6F25" w:rsidRPr="00DF6F25" w:rsidRDefault="538E812A" w:rsidP="001F45B3">
      <w:pPr>
        <w:pStyle w:val="Ttulo4"/>
      </w:pPr>
      <w:bookmarkStart w:id="250" w:name="_Toc199624773"/>
      <w:r>
        <w:t>Funcionalidade “Entradas de Armazém"</w:t>
      </w:r>
      <w:bookmarkEnd w:id="250"/>
    </w:p>
    <w:p w14:paraId="7A93CFB7" w14:textId="0A80C1E8" w:rsidR="00093CF5" w:rsidRPr="00740BFC" w:rsidRDefault="538E812A" w:rsidP="00093CF5">
      <w:pPr>
        <w:pStyle w:val="Legenda"/>
        <w:keepNext/>
        <w:jc w:val="center"/>
      </w:pPr>
      <w:r>
        <w:t xml:space="preserve">Tabela 71. </w:t>
      </w:r>
      <w:r w:rsidRPr="538E812A">
        <w:rPr>
          <w:i/>
          <w:iCs/>
        </w:rPr>
        <w:t>BackOffice</w:t>
      </w:r>
      <w:r>
        <w:t xml:space="preserve"> - Teste da funcionalidade </w:t>
      </w:r>
      <w:r w:rsidRPr="538E812A">
        <w:rPr>
          <w:i/>
          <w:iCs/>
        </w:rPr>
        <w:t>“</w:t>
      </w:r>
      <w:r>
        <w:t>Entradas de Armazém</w:t>
      </w:r>
      <w:r w:rsidRPr="538E812A">
        <w:rPr>
          <w:i/>
          <w:iCs/>
        </w:rPr>
        <w:t>”</w:t>
      </w:r>
      <w:r w:rsidRPr="538E812A">
        <w:rPr>
          <w:rFonts w:ascii="Courier New" w:hAnsi="Courier New" w:cs="Courier New"/>
          <w:i/>
          <w:iCs/>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5954"/>
      </w:tblGrid>
      <w:tr w:rsidR="00093CF5" w:rsidRPr="00740BFC" w14:paraId="7BBCA4A1" w14:textId="77777777" w:rsidTr="538E812A">
        <w:tc>
          <w:tcPr>
            <w:tcW w:w="2830" w:type="dxa"/>
            <w:shd w:val="clear" w:color="auto" w:fill="4472C4" w:themeFill="accent1"/>
            <w:vAlign w:val="center"/>
          </w:tcPr>
          <w:p w14:paraId="1394AB99" w14:textId="1CABB9BC" w:rsidR="00093CF5" w:rsidRPr="00740BFC" w:rsidRDefault="538E812A" w:rsidP="004058B4">
            <w:pPr>
              <w:rPr>
                <w:color w:val="FFFFFF"/>
                <w:lang w:eastAsia="x-none"/>
              </w:rPr>
            </w:pPr>
            <w:r w:rsidRPr="538E812A">
              <w:rPr>
                <w:color w:val="FFFFFF" w:themeColor="background1"/>
              </w:rPr>
              <w:t>subfuncionalidades</w:t>
            </w:r>
          </w:p>
        </w:tc>
        <w:tc>
          <w:tcPr>
            <w:tcW w:w="5954" w:type="dxa"/>
            <w:shd w:val="clear" w:color="auto" w:fill="4472C4" w:themeFill="accent1"/>
            <w:vAlign w:val="center"/>
          </w:tcPr>
          <w:p w14:paraId="4987D9D5" w14:textId="77777777" w:rsidR="00093CF5" w:rsidRPr="00740BFC" w:rsidRDefault="538E812A" w:rsidP="004058B4">
            <w:pPr>
              <w:rPr>
                <w:color w:val="FFFFFF"/>
                <w:lang w:eastAsia="x-none"/>
              </w:rPr>
            </w:pPr>
            <w:r w:rsidRPr="538E812A">
              <w:rPr>
                <w:color w:val="FFFFFF" w:themeColor="background1"/>
              </w:rPr>
              <w:t>Teste a realizar</w:t>
            </w:r>
          </w:p>
        </w:tc>
      </w:tr>
      <w:tr w:rsidR="00142639" w:rsidRPr="00740BFC" w14:paraId="5DC90BF2" w14:textId="77777777" w:rsidTr="538E812A">
        <w:tc>
          <w:tcPr>
            <w:tcW w:w="2830" w:type="dxa"/>
            <w:shd w:val="clear" w:color="auto" w:fill="auto"/>
          </w:tcPr>
          <w:p w14:paraId="115C8D97" w14:textId="1F57F4E5" w:rsidR="00142639" w:rsidRDefault="009E3CB5" w:rsidP="004058B4">
            <w:pPr>
              <w:rPr>
                <w:lang w:eastAsia="x-none"/>
              </w:rPr>
            </w:pPr>
            <w:r>
              <w:rPr>
                <w:lang w:eastAsia="x-none"/>
              </w:rPr>
              <w:t>Receber encomenda</w:t>
            </w:r>
          </w:p>
        </w:tc>
        <w:tc>
          <w:tcPr>
            <w:tcW w:w="5954" w:type="dxa"/>
            <w:shd w:val="clear" w:color="auto" w:fill="auto"/>
          </w:tcPr>
          <w:p w14:paraId="7C8FB14B" w14:textId="0AE6615C" w:rsidR="000B6097" w:rsidRDefault="538E812A" w:rsidP="000B6097">
            <w:pPr>
              <w:pStyle w:val="PargrafodaLista"/>
              <w:numPr>
                <w:ilvl w:val="3"/>
                <w:numId w:val="12"/>
              </w:numPr>
              <w:rPr>
                <w:lang w:val="pt-BR"/>
              </w:rPr>
            </w:pPr>
            <w:r w:rsidRPr="00BF303B">
              <w:rPr>
                <w:lang w:val="pt-PT"/>
              </w:rPr>
              <w:t>No ecrã “Entradas de Armazém” o utilizador poderá ver todos os pedidos feitos pela “</w:t>
            </w:r>
            <w:r w:rsidRPr="00BF303B">
              <w:rPr>
                <w:b/>
                <w:bCs/>
                <w:i/>
                <w:iCs/>
                <w:lang w:val="pt-PT"/>
              </w:rPr>
              <w:t>Vinisys</w:t>
            </w:r>
            <w:r w:rsidRPr="00BF303B">
              <w:rPr>
                <w:lang w:val="pt-PT"/>
              </w:rPr>
              <w:t>”</w:t>
            </w:r>
            <w:r w:rsidRPr="00BF303B">
              <w:rPr>
                <w:b/>
                <w:bCs/>
                <w:lang w:val="pt-PT"/>
              </w:rPr>
              <w:t xml:space="preserve"> </w:t>
            </w:r>
            <w:r w:rsidRPr="00BF303B">
              <w:rPr>
                <w:lang w:val="pt-PT"/>
              </w:rPr>
              <w:t xml:space="preserve">e o seu estado. </w:t>
            </w:r>
            <w:r w:rsidR="00414575" w:rsidRPr="00BF303B">
              <w:rPr>
                <w:lang w:val="pt-PT"/>
              </w:rPr>
              <w:br/>
            </w:r>
            <w:r w:rsidRPr="00BF303B">
              <w:rPr>
                <w:lang w:val="pt-PT"/>
              </w:rPr>
              <w:t>Quando chega uma encomenda ao armazem, o utilizador procura pelo pedido correspondente à encomenda no sistema;</w:t>
            </w:r>
          </w:p>
          <w:p w14:paraId="06244AFA" w14:textId="1CB5D4F6" w:rsidR="000B6097" w:rsidRDefault="538E812A" w:rsidP="000B6097">
            <w:pPr>
              <w:pStyle w:val="PargrafodaLista"/>
              <w:numPr>
                <w:ilvl w:val="3"/>
                <w:numId w:val="12"/>
              </w:numPr>
              <w:rPr>
                <w:lang w:val="pt-BR"/>
              </w:rPr>
            </w:pPr>
            <w:r w:rsidRPr="00BF303B">
              <w:rPr>
                <w:lang w:val="pt-PT"/>
              </w:rPr>
              <w:t>Quando for aberto o pedido, o utilizador pode inserir as quantidades recebidas e conferir com as quantidades pedidas pelo pedido;</w:t>
            </w:r>
            <w:r w:rsidR="00885519" w:rsidRPr="00BF303B">
              <w:rPr>
                <w:lang w:val="pt-PT"/>
              </w:rPr>
              <w:br/>
            </w:r>
            <w:r w:rsidRPr="00BF303B">
              <w:rPr>
                <w:lang w:val="pt-PT"/>
              </w:rPr>
              <w:t>As quantidades apenas podem ser não-negativas.</w:t>
            </w:r>
          </w:p>
          <w:p w14:paraId="26B08AC9" w14:textId="7502D5DE" w:rsidR="007D5044" w:rsidRPr="000B6097" w:rsidRDefault="538E812A" w:rsidP="000B6097">
            <w:pPr>
              <w:pStyle w:val="PargrafodaLista"/>
              <w:numPr>
                <w:ilvl w:val="3"/>
                <w:numId w:val="12"/>
              </w:numPr>
              <w:rPr>
                <w:lang w:val="pt-BR"/>
              </w:rPr>
            </w:pPr>
            <w:r w:rsidRPr="00BF303B">
              <w:rPr>
                <w:lang w:val="pt-PT"/>
              </w:rPr>
              <w:t>Assim que todas as quantidades estejam conferidas, a entrada muda para o estado “Completa”.</w:t>
            </w:r>
          </w:p>
        </w:tc>
      </w:tr>
      <w:tr w:rsidR="00093CF5" w:rsidRPr="00740BFC" w14:paraId="1FF26AC0" w14:textId="77777777" w:rsidTr="538E812A">
        <w:tc>
          <w:tcPr>
            <w:tcW w:w="2830" w:type="dxa"/>
            <w:shd w:val="clear" w:color="auto" w:fill="auto"/>
          </w:tcPr>
          <w:p w14:paraId="0F04B60B" w14:textId="6C0707B5" w:rsidR="00093CF5" w:rsidRPr="00740BFC" w:rsidRDefault="002D20C9" w:rsidP="00001B4C">
            <w:pPr>
              <w:rPr>
                <w:lang w:eastAsia="x-none"/>
              </w:rPr>
            </w:pPr>
            <w:r>
              <w:rPr>
                <w:lang w:eastAsia="x-none"/>
              </w:rPr>
              <w:t>Criar ocorrência</w:t>
            </w:r>
          </w:p>
        </w:tc>
        <w:tc>
          <w:tcPr>
            <w:tcW w:w="5954" w:type="dxa"/>
            <w:shd w:val="clear" w:color="auto" w:fill="auto"/>
          </w:tcPr>
          <w:p w14:paraId="563D0D66" w14:textId="3AA1DC0D" w:rsidR="00B31DA5" w:rsidRPr="00B31DA5" w:rsidRDefault="538E812A" w:rsidP="00B31DA5">
            <w:pPr>
              <w:pStyle w:val="PargrafodaLista"/>
              <w:numPr>
                <w:ilvl w:val="0"/>
                <w:numId w:val="34"/>
              </w:numPr>
              <w:rPr>
                <w:lang w:val="pt-PT" w:eastAsia="x-none"/>
              </w:rPr>
            </w:pPr>
            <w:r w:rsidRPr="00BF303B">
              <w:rPr>
                <w:lang w:val="pt-PT"/>
              </w:rPr>
              <w:t>No ecrã “Entradas de Armazém” o utilizador poderá ver todas as encomendas feitas pela “</w:t>
            </w:r>
            <w:r w:rsidRPr="00BF303B">
              <w:rPr>
                <w:b/>
                <w:bCs/>
                <w:i/>
                <w:iCs/>
                <w:lang w:val="pt-PT"/>
              </w:rPr>
              <w:t>Vinisys</w:t>
            </w:r>
            <w:r w:rsidRPr="00BF303B">
              <w:rPr>
                <w:lang w:val="pt-PT"/>
              </w:rPr>
              <w:t>”</w:t>
            </w:r>
            <w:r w:rsidRPr="00BF303B">
              <w:rPr>
                <w:b/>
                <w:bCs/>
                <w:lang w:val="pt-PT"/>
              </w:rPr>
              <w:t xml:space="preserve"> </w:t>
            </w:r>
            <w:r w:rsidRPr="00BF303B">
              <w:rPr>
                <w:lang w:val="pt-PT"/>
              </w:rPr>
              <w:t xml:space="preserve">e o seu estado, o utilizador clicando no quadrado que está ao lado do nome e estado de cada encomenda, o sistema irá abrir um </w:t>
            </w:r>
            <w:r w:rsidRPr="00BF303B">
              <w:rPr>
                <w:i/>
                <w:iCs/>
                <w:lang w:val="pt-PT"/>
              </w:rPr>
              <w:t>pop up</w:t>
            </w:r>
            <w:r w:rsidR="000C7687" w:rsidRPr="00BF303B">
              <w:rPr>
                <w:lang w:val="pt-PT"/>
              </w:rPr>
              <w:br/>
            </w:r>
            <w:r w:rsidR="000C7687" w:rsidRPr="00BF303B">
              <w:rPr>
                <w:lang w:val="pt-PT"/>
              </w:rPr>
              <w:br/>
            </w:r>
            <w:r w:rsidRPr="00BF303B">
              <w:rPr>
                <w:lang w:val="pt-PT"/>
              </w:rPr>
              <w:t xml:space="preserve">Este quadrado será substituído por um quadrado com um certo dentro caso, </w:t>
            </w:r>
          </w:p>
          <w:p w14:paraId="3BF90317" w14:textId="774A52FB" w:rsidR="00CB2863" w:rsidRDefault="538E812A" w:rsidP="00AF0E84">
            <w:pPr>
              <w:pStyle w:val="PargrafodaLista"/>
              <w:numPr>
                <w:ilvl w:val="0"/>
                <w:numId w:val="34"/>
              </w:numPr>
              <w:rPr>
                <w:lang w:val="pt-PT"/>
              </w:rPr>
            </w:pPr>
            <w:r w:rsidRPr="00BF303B">
              <w:rPr>
                <w:lang w:val="pt-PT"/>
              </w:rPr>
              <w:t xml:space="preserve">No </w:t>
            </w:r>
            <w:r w:rsidRPr="00BF303B">
              <w:rPr>
                <w:i/>
                <w:iCs/>
                <w:lang w:val="pt-PT"/>
              </w:rPr>
              <w:t xml:space="preserve">pop up </w:t>
            </w:r>
            <w:r w:rsidRPr="00BF303B">
              <w:rPr>
                <w:lang w:val="pt-PT"/>
              </w:rPr>
              <w:t>agora aberto, se a encomenda ainda não tiver ocorrências e o estado da encomenda não estar em “Completa”, poderá abrir uma ocorrência, descrevendo o problema, o tipo da ocorrência será automatizado para “Interna” e o motivo será baseado no estado da encomenda</w:t>
            </w:r>
          </w:p>
          <w:p w14:paraId="2C8D7773" w14:textId="2D07B889" w:rsidR="00422962" w:rsidRDefault="538E812A" w:rsidP="00AF0E84">
            <w:pPr>
              <w:pStyle w:val="PargrafodaLista"/>
              <w:numPr>
                <w:ilvl w:val="0"/>
                <w:numId w:val="34"/>
              </w:numPr>
              <w:rPr>
                <w:lang w:val="pt-PT"/>
              </w:rPr>
            </w:pPr>
            <w:r w:rsidRPr="00BF303B">
              <w:rPr>
                <w:lang w:val="pt-PT"/>
              </w:rPr>
              <w:lastRenderedPageBreak/>
              <w:t>O utilizador terá então de preencher o campo de “Descrição” onde irá descrever o motivo da criação da ocorrência</w:t>
            </w:r>
          </w:p>
          <w:p w14:paraId="74DE25F0" w14:textId="77777777" w:rsidR="00535170" w:rsidRDefault="538E812A" w:rsidP="00AF0E84">
            <w:pPr>
              <w:pStyle w:val="PargrafodaLista"/>
              <w:numPr>
                <w:ilvl w:val="0"/>
                <w:numId w:val="34"/>
              </w:numPr>
              <w:rPr>
                <w:lang w:val="pt-PT" w:eastAsia="x-none"/>
              </w:rPr>
            </w:pPr>
            <w:r w:rsidRPr="00BF303B">
              <w:rPr>
                <w:lang w:val="pt-PT"/>
              </w:rPr>
              <w:t>O Sistema antes de disponibilizar o botão funcional “Nova Ocorrência” tem de verificar se o campo descrição não está vazio.</w:t>
            </w:r>
          </w:p>
          <w:p w14:paraId="42C879B8" w14:textId="056DF30E" w:rsidR="00D77232" w:rsidRPr="005E1EFA" w:rsidRDefault="538E812A" w:rsidP="00AF0E84">
            <w:pPr>
              <w:pStyle w:val="PargrafodaLista"/>
              <w:numPr>
                <w:ilvl w:val="0"/>
                <w:numId w:val="34"/>
              </w:numPr>
              <w:rPr>
                <w:lang w:val="pt-PT" w:eastAsia="x-none"/>
              </w:rPr>
            </w:pPr>
            <w:r w:rsidRPr="00BF303B">
              <w:rPr>
                <w:lang w:val="pt-PT"/>
              </w:rPr>
              <w:t>O utilizador já tendo preenchido, poderá clicar no botão “Nova Ocorrência”, criando assim uma ocorrência</w:t>
            </w:r>
          </w:p>
        </w:tc>
      </w:tr>
      <w:tr w:rsidR="000E0AE0" w:rsidRPr="00740BFC" w14:paraId="7AE35681" w14:textId="77777777" w:rsidTr="538E812A">
        <w:tc>
          <w:tcPr>
            <w:tcW w:w="2830" w:type="dxa"/>
            <w:shd w:val="clear" w:color="auto" w:fill="auto"/>
          </w:tcPr>
          <w:p w14:paraId="4A3699AE" w14:textId="7AEC3E41" w:rsidR="000E0AE0" w:rsidRDefault="000E0AE0" w:rsidP="004058B4">
            <w:pPr>
              <w:rPr>
                <w:lang w:eastAsia="x-none"/>
              </w:rPr>
            </w:pPr>
            <w:r>
              <w:rPr>
                <w:lang w:eastAsia="x-none"/>
              </w:rPr>
              <w:lastRenderedPageBreak/>
              <w:t xml:space="preserve">Verificar estado </w:t>
            </w:r>
            <w:r w:rsidR="00C95FD3">
              <w:rPr>
                <w:lang w:eastAsia="x-none"/>
              </w:rPr>
              <w:t>da encomenda</w:t>
            </w:r>
          </w:p>
        </w:tc>
        <w:tc>
          <w:tcPr>
            <w:tcW w:w="5954" w:type="dxa"/>
            <w:shd w:val="clear" w:color="auto" w:fill="auto"/>
          </w:tcPr>
          <w:p w14:paraId="2D5C6CB9" w14:textId="77777777" w:rsidR="00C95FD3" w:rsidRPr="008F6344" w:rsidRDefault="538E812A" w:rsidP="006144D9">
            <w:pPr>
              <w:pStyle w:val="PargrafodaLista"/>
              <w:numPr>
                <w:ilvl w:val="0"/>
                <w:numId w:val="35"/>
              </w:numPr>
              <w:rPr>
                <w:lang w:val="pt-PT"/>
              </w:rPr>
            </w:pPr>
            <w:r w:rsidRPr="00BF303B">
              <w:rPr>
                <w:lang w:val="pt-PT"/>
              </w:rPr>
              <w:t>No ecrã “Entradas de Armazém” o utilizador poderá ver todas as encomendas feitas pela “</w:t>
            </w:r>
            <w:r w:rsidRPr="00BF303B">
              <w:rPr>
                <w:b/>
                <w:bCs/>
                <w:i/>
                <w:iCs/>
                <w:lang w:val="pt-PT"/>
              </w:rPr>
              <w:t>Vinisys</w:t>
            </w:r>
            <w:r w:rsidRPr="00BF303B">
              <w:rPr>
                <w:lang w:val="pt-PT"/>
              </w:rPr>
              <w:t>”</w:t>
            </w:r>
            <w:r w:rsidRPr="00BF303B">
              <w:rPr>
                <w:b/>
                <w:bCs/>
                <w:lang w:val="pt-PT"/>
              </w:rPr>
              <w:t xml:space="preserve"> </w:t>
            </w:r>
            <w:r w:rsidRPr="00BF303B">
              <w:rPr>
                <w:lang w:val="pt-PT"/>
              </w:rPr>
              <w:t>e o seu estado.</w:t>
            </w:r>
          </w:p>
          <w:p w14:paraId="2DC20C5F" w14:textId="77777777" w:rsidR="00C06C11" w:rsidRPr="00DD4FC2" w:rsidRDefault="538E812A" w:rsidP="538E812A">
            <w:pPr>
              <w:pStyle w:val="PargrafodaLista"/>
              <w:numPr>
                <w:ilvl w:val="0"/>
                <w:numId w:val="35"/>
              </w:numPr>
              <w:rPr>
                <w:rFonts w:asciiTheme="minorHAnsi" w:hAnsiTheme="minorHAnsi" w:cstheme="minorBidi"/>
                <w:lang w:val="pt-PT" w:eastAsia="x-none"/>
              </w:rPr>
            </w:pPr>
            <w:r w:rsidRPr="00BF303B">
              <w:rPr>
                <w:rFonts w:asciiTheme="minorHAnsi" w:hAnsiTheme="minorHAnsi" w:cstheme="minorBidi"/>
                <w:lang w:val="pt-PT"/>
              </w:rPr>
              <w:t>Selecionando uma das encomendas, o utilizador pode ver em detalhe o estado da encomenda</w:t>
            </w:r>
          </w:p>
          <w:p w14:paraId="5BDE9A18" w14:textId="60B33641" w:rsidR="00821C2F" w:rsidRPr="00DD4FC2" w:rsidRDefault="538E812A" w:rsidP="538E812A">
            <w:pPr>
              <w:pStyle w:val="PargrafodaLista"/>
              <w:ind w:left="720"/>
              <w:rPr>
                <w:rFonts w:asciiTheme="minorHAnsi" w:hAnsiTheme="minorHAnsi" w:cstheme="minorBidi"/>
                <w:lang w:val="pt-PT" w:eastAsia="x-none"/>
              </w:rPr>
            </w:pPr>
            <w:r w:rsidRPr="00BF303B">
              <w:rPr>
                <w:rFonts w:asciiTheme="minorHAnsi" w:hAnsiTheme="minorHAnsi" w:cstheme="minorBidi"/>
                <w:lang w:val="pt-PT"/>
              </w:rPr>
              <w:t>Caso a encomenda em questão tenha uma ocorrência (notado pelo “</w:t>
            </w:r>
            <w:r w:rsidRPr="00BF303B">
              <w:rPr>
                <w:rFonts w:ascii="Segoe UI Symbol" w:hAnsi="Segoe UI Symbol" w:cs="Segoe UI Symbol"/>
                <w:lang w:val="pt-PT"/>
              </w:rPr>
              <w:t>✔</w:t>
            </w:r>
            <w:r w:rsidRPr="00BF303B">
              <w:rPr>
                <w:rFonts w:asciiTheme="minorHAnsi" w:hAnsiTheme="minorHAnsi" w:cstheme="minorBidi"/>
                <w:lang w:val="pt-PT"/>
              </w:rPr>
              <w:t>” na coluna “Ocorrência), selecionando o mesmo mostrará uma janela com a ocorrência atual.</w:t>
            </w:r>
          </w:p>
          <w:p w14:paraId="2BB2869F" w14:textId="57766A81" w:rsidR="00C06C11" w:rsidRPr="00C06C11" w:rsidRDefault="538E812A" w:rsidP="006144D9">
            <w:pPr>
              <w:pStyle w:val="PargrafodaLista"/>
              <w:numPr>
                <w:ilvl w:val="0"/>
                <w:numId w:val="35"/>
              </w:numPr>
              <w:rPr>
                <w:lang w:val="pt-PT" w:eastAsia="x-none"/>
              </w:rPr>
            </w:pPr>
            <w:r w:rsidRPr="00BF303B">
              <w:rPr>
                <w:rFonts w:asciiTheme="minorHAnsi" w:hAnsiTheme="minorHAnsi" w:cstheme="minorBidi"/>
                <w:lang w:val="pt-PT"/>
              </w:rPr>
              <w:t xml:space="preserve">Clicando uma segunda vez a mesma encomenda, o utilizador poderá ver em detalhe a informação da encomenda </w:t>
            </w:r>
          </w:p>
        </w:tc>
      </w:tr>
    </w:tbl>
    <w:p w14:paraId="28AFFE4E" w14:textId="0BCE72CF" w:rsidR="00B85CF3" w:rsidRPr="00740BFC" w:rsidRDefault="538E812A" w:rsidP="538E812A">
      <w:pPr>
        <w:pStyle w:val="Ttulo3"/>
        <w:rPr>
          <w:i/>
        </w:rPr>
      </w:pPr>
      <w:bookmarkStart w:id="251" w:name="_Toc199624774"/>
      <w:r>
        <w:t xml:space="preserve">Especificação dos testes das funcionalidades </w:t>
      </w:r>
      <w:r w:rsidRPr="538E812A">
        <w:rPr>
          <w:i/>
        </w:rPr>
        <w:t>Batch</w:t>
      </w:r>
      <w:bookmarkEnd w:id="241"/>
      <w:bookmarkEnd w:id="251"/>
    </w:p>
    <w:p w14:paraId="7236AEC1" w14:textId="77777777" w:rsidR="00C42C1F" w:rsidRPr="00740BFC" w:rsidRDefault="00C42C1F" w:rsidP="00C42C1F">
      <w:pPr>
        <w:rPr>
          <w:lang w:eastAsia="x-none"/>
        </w:rPr>
      </w:pPr>
    </w:p>
    <w:p w14:paraId="6ED74741" w14:textId="33AD0BC2" w:rsidR="00B85CF3" w:rsidRPr="00740BFC" w:rsidRDefault="538E812A" w:rsidP="00B85CF3">
      <w:pPr>
        <w:pStyle w:val="Legenda"/>
        <w:keepNext/>
        <w:jc w:val="center"/>
      </w:pPr>
      <w:r>
        <w:t xml:space="preserve">Tabela 72. </w:t>
      </w:r>
      <w:r w:rsidRPr="538E812A">
        <w:rPr>
          <w:i/>
          <w:iCs/>
        </w:rPr>
        <w:t>Batch</w:t>
      </w:r>
      <w:r>
        <w:t xml:space="preserve"> – Teste de funcionalidades Batch.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5954"/>
      </w:tblGrid>
      <w:tr w:rsidR="00B85CF3" w:rsidRPr="00740BFC" w14:paraId="1123A388" w14:textId="77777777" w:rsidTr="538E812A">
        <w:tc>
          <w:tcPr>
            <w:tcW w:w="2830" w:type="dxa"/>
            <w:shd w:val="clear" w:color="auto" w:fill="4472C4" w:themeFill="accent1"/>
            <w:vAlign w:val="center"/>
          </w:tcPr>
          <w:p w14:paraId="53D584EB" w14:textId="1E9BD7AD" w:rsidR="00B85CF3" w:rsidRPr="00740BFC" w:rsidRDefault="538E812A" w:rsidP="006F720F">
            <w:pPr>
              <w:rPr>
                <w:color w:val="FFFFFF"/>
                <w:lang w:eastAsia="x-none"/>
              </w:rPr>
            </w:pPr>
            <w:r w:rsidRPr="538E812A">
              <w:rPr>
                <w:color w:val="FFFFFF" w:themeColor="background1"/>
              </w:rPr>
              <w:t>Funcionalidade</w:t>
            </w:r>
          </w:p>
        </w:tc>
        <w:tc>
          <w:tcPr>
            <w:tcW w:w="5954" w:type="dxa"/>
            <w:shd w:val="clear" w:color="auto" w:fill="4472C4" w:themeFill="accent1"/>
            <w:vAlign w:val="center"/>
          </w:tcPr>
          <w:p w14:paraId="41591266" w14:textId="77777777" w:rsidR="00B85CF3" w:rsidRPr="00740BFC" w:rsidRDefault="538E812A" w:rsidP="006F720F">
            <w:pPr>
              <w:rPr>
                <w:color w:val="FFFFFF"/>
                <w:lang w:eastAsia="x-none"/>
              </w:rPr>
            </w:pPr>
            <w:r w:rsidRPr="538E812A">
              <w:rPr>
                <w:color w:val="FFFFFF" w:themeColor="background1"/>
              </w:rPr>
              <w:t>Teste a realizar</w:t>
            </w:r>
          </w:p>
        </w:tc>
      </w:tr>
      <w:tr w:rsidR="00B85CF3" w:rsidRPr="00740BFC" w14:paraId="2B6E5ABB" w14:textId="77777777" w:rsidTr="538E812A">
        <w:tc>
          <w:tcPr>
            <w:tcW w:w="2830" w:type="dxa"/>
            <w:shd w:val="clear" w:color="auto" w:fill="auto"/>
          </w:tcPr>
          <w:p w14:paraId="1F454F08" w14:textId="360BC50C" w:rsidR="00B85CF3" w:rsidRPr="00740BFC" w:rsidRDefault="009F78A6" w:rsidP="006F720F">
            <w:pPr>
              <w:rPr>
                <w:lang w:eastAsia="x-none"/>
              </w:rPr>
            </w:pPr>
            <w:r>
              <w:rPr>
                <w:sz w:val="22"/>
                <w:szCs w:val="22"/>
                <w:lang w:eastAsia="x-none"/>
              </w:rPr>
              <w:t>Pedido automático de Stock</w:t>
            </w:r>
          </w:p>
        </w:tc>
        <w:tc>
          <w:tcPr>
            <w:tcW w:w="5954" w:type="dxa"/>
            <w:shd w:val="clear" w:color="auto" w:fill="auto"/>
          </w:tcPr>
          <w:p w14:paraId="40F5A958" w14:textId="5DEF0EA5" w:rsidR="00B85CF3" w:rsidRPr="00320365" w:rsidRDefault="538E812A" w:rsidP="00204717">
            <w:pPr>
              <w:pStyle w:val="PargrafodaLista"/>
              <w:numPr>
                <w:ilvl w:val="3"/>
                <w:numId w:val="12"/>
              </w:numPr>
              <w:rPr>
                <w:lang w:val="pt-PT" w:eastAsia="x-none"/>
              </w:rPr>
            </w:pPr>
            <w:r w:rsidRPr="00BF303B">
              <w:rPr>
                <w:lang w:val="pt-PT"/>
              </w:rPr>
              <w:t>Acedendo ao logger podemos verificar se a funcionalidade batch realmente só fez pedido aos produtos necessários.</w:t>
            </w:r>
          </w:p>
        </w:tc>
      </w:tr>
      <w:tr w:rsidR="005529D9" w:rsidRPr="00740BFC" w14:paraId="0CCA7D20" w14:textId="77777777" w:rsidTr="538E812A">
        <w:tc>
          <w:tcPr>
            <w:tcW w:w="2830" w:type="dxa"/>
            <w:shd w:val="clear" w:color="auto" w:fill="auto"/>
          </w:tcPr>
          <w:p w14:paraId="5F9D6024" w14:textId="77777777" w:rsidR="005529D9" w:rsidRPr="00740BFC" w:rsidRDefault="005529D9" w:rsidP="538E812A">
            <w:pPr>
              <w:rPr>
                <w:rFonts w:ascii="Courier New" w:hAnsi="Courier New" w:cs="Courier New"/>
                <w:i/>
                <w:iCs/>
                <w:sz w:val="20"/>
                <w:szCs w:val="20"/>
                <w:lang w:eastAsia="x-none"/>
              </w:rPr>
            </w:pPr>
          </w:p>
        </w:tc>
        <w:tc>
          <w:tcPr>
            <w:tcW w:w="5954" w:type="dxa"/>
            <w:shd w:val="clear" w:color="auto" w:fill="auto"/>
          </w:tcPr>
          <w:p w14:paraId="337E3BD7" w14:textId="77777777" w:rsidR="005529D9" w:rsidRPr="00740BFC" w:rsidRDefault="005529D9" w:rsidP="006F720F">
            <w:pPr>
              <w:rPr>
                <w:lang w:eastAsia="x-none"/>
              </w:rPr>
            </w:pPr>
          </w:p>
        </w:tc>
      </w:tr>
    </w:tbl>
    <w:p w14:paraId="46C03285" w14:textId="77777777" w:rsidR="001A67BE" w:rsidRPr="00740BFC" w:rsidRDefault="001A67BE">
      <w:pPr>
        <w:rPr>
          <w:lang w:eastAsia="x-none"/>
        </w:rPr>
      </w:pPr>
      <w:r>
        <w:br w:type="page"/>
      </w:r>
    </w:p>
    <w:p w14:paraId="2B6B9391" w14:textId="439ECD8A" w:rsidR="00897D86" w:rsidRPr="00740BFC" w:rsidRDefault="538E812A" w:rsidP="00C662AE">
      <w:pPr>
        <w:pStyle w:val="Ttulo1"/>
        <w:rPr>
          <w:lang w:val="pt-PT"/>
        </w:rPr>
      </w:pPr>
      <w:bookmarkStart w:id="252" w:name="_Toc96280042"/>
      <w:bookmarkStart w:id="253" w:name="_Toc96280043"/>
      <w:bookmarkStart w:id="254" w:name="_Toc96280044"/>
      <w:bookmarkStart w:id="255" w:name="_Toc96280045"/>
      <w:bookmarkStart w:id="256" w:name="_Toc96280046"/>
      <w:bookmarkStart w:id="257" w:name="_Toc96280047"/>
      <w:bookmarkStart w:id="258" w:name="_Toc96280048"/>
      <w:bookmarkStart w:id="259" w:name="_Toc96280049"/>
      <w:bookmarkStart w:id="260" w:name="_Toc1802848066"/>
      <w:bookmarkStart w:id="261" w:name="_Toc199624775"/>
      <w:bookmarkEnd w:id="252"/>
      <w:bookmarkEnd w:id="253"/>
      <w:bookmarkEnd w:id="254"/>
      <w:bookmarkEnd w:id="255"/>
      <w:bookmarkEnd w:id="256"/>
      <w:bookmarkEnd w:id="257"/>
      <w:bookmarkEnd w:id="258"/>
      <w:bookmarkEnd w:id="259"/>
      <w:r w:rsidRPr="00BF303B">
        <w:rPr>
          <w:lang w:val="pt-PT"/>
        </w:rPr>
        <w:lastRenderedPageBreak/>
        <w:t>Fase 2 - Apreciação crítica da conceção da solução</w:t>
      </w:r>
      <w:bookmarkEnd w:id="260"/>
      <w:bookmarkEnd w:id="261"/>
    </w:p>
    <w:p w14:paraId="1BD43726" w14:textId="563BE9C5" w:rsidR="00897D86" w:rsidRPr="00740BFC" w:rsidRDefault="538E812A" w:rsidP="00AF15E9">
      <w:pPr>
        <w:pStyle w:val="Ttulo3"/>
      </w:pPr>
      <w:bookmarkStart w:id="262" w:name="_Toc471109857"/>
      <w:bookmarkStart w:id="263" w:name="_Toc199624776"/>
      <w:r>
        <w:t>Apreciação do diagrama de classes e modelo de dados/validações</w:t>
      </w:r>
      <w:bookmarkEnd w:id="262"/>
      <w:bookmarkEnd w:id="263"/>
    </w:p>
    <w:tbl>
      <w:tblPr>
        <w:tblpPr w:leftFromText="141" w:rightFromText="141" w:vertAnchor="text" w:horzAnchor="margin" w:tblpY="168"/>
        <w:tblW w:w="0" w:type="auto"/>
        <w:tblBorders>
          <w:top w:val="single" w:sz="4" w:space="0" w:color="auto"/>
          <w:left w:val="single" w:sz="4" w:space="0" w:color="auto"/>
          <w:bottom w:val="single" w:sz="4" w:space="0" w:color="auto"/>
          <w:right w:val="single" w:sz="4" w:space="0" w:color="auto"/>
        </w:tblBorders>
        <w:shd w:val="clear" w:color="auto" w:fill="E6E6E6"/>
        <w:tblLook w:val="04A0" w:firstRow="1" w:lastRow="0" w:firstColumn="1" w:lastColumn="0" w:noHBand="0" w:noVBand="1"/>
      </w:tblPr>
      <w:tblGrid>
        <w:gridCol w:w="8720"/>
      </w:tblGrid>
      <w:tr w:rsidR="00E95407" w:rsidRPr="00740BFC" w14:paraId="638914F7" w14:textId="77777777" w:rsidTr="538E812A">
        <w:trPr>
          <w:trHeight w:val="11330"/>
        </w:trPr>
        <w:tc>
          <w:tcPr>
            <w:tcW w:w="8720" w:type="dxa"/>
            <w:shd w:val="clear" w:color="auto" w:fill="E6E6E6"/>
          </w:tcPr>
          <w:p w14:paraId="0E226180" w14:textId="032B2FAB" w:rsidR="00E95407" w:rsidRPr="00740BFC" w:rsidRDefault="538E812A" w:rsidP="00E95407">
            <w:pPr>
              <w:rPr>
                <w:rFonts w:ascii="Calibri Light" w:hAnsi="Calibri Light"/>
                <w:color w:val="2F5496"/>
                <w:sz w:val="26"/>
                <w:szCs w:val="26"/>
              </w:rPr>
            </w:pPr>
            <w:r w:rsidRPr="538E812A">
              <w:rPr>
                <w:rFonts w:ascii="Calibri Light" w:hAnsi="Calibri Light"/>
                <w:color w:val="2F5496" w:themeColor="accent1" w:themeShade="BF"/>
                <w:sz w:val="26"/>
                <w:szCs w:val="26"/>
              </w:rPr>
              <w:t>Qualidade (Fraca, Razoável, Boa ou Muito Boa): Boa</w:t>
            </w:r>
          </w:p>
          <w:p w14:paraId="58031130" w14:textId="77777777" w:rsidR="00E95407" w:rsidRPr="00740BFC" w:rsidRDefault="538E812A" w:rsidP="00E95407">
            <w:pPr>
              <w:rPr>
                <w:rFonts w:ascii="Courier New" w:hAnsi="Courier New" w:cs="Courier New"/>
              </w:rPr>
            </w:pPr>
            <w:r w:rsidRPr="538E812A">
              <w:rPr>
                <w:rFonts w:ascii="Courier New" w:hAnsi="Courier New" w:cs="Courier New"/>
              </w:rPr>
              <w:t>Breve Justificação (por exemplo face à análise que fazem do caderno de encargos):</w:t>
            </w:r>
          </w:p>
          <w:p w14:paraId="6962DFDA" w14:textId="6FFAB0C4" w:rsidR="00E95407" w:rsidRPr="00740BFC" w:rsidRDefault="538E812A" w:rsidP="538E812A">
            <w:pPr>
              <w:jc w:val="both"/>
              <w:rPr>
                <w:rFonts w:ascii="Courier New" w:eastAsia="Courier New" w:hAnsi="Courier New" w:cs="Courier New"/>
              </w:rPr>
            </w:pPr>
            <w:r w:rsidRPr="538E812A">
              <w:rPr>
                <w:rFonts w:ascii="Courier New" w:eastAsia="Courier New" w:hAnsi="Courier New" w:cs="Courier New"/>
              </w:rPr>
              <w:t>O diagrama de classes e modelo de dados/validações proposto prevê, em grande parte, o discriminado no caderno de encargos. Apresenta, especificamente:</w:t>
            </w:r>
          </w:p>
          <w:p w14:paraId="1E8AEEAD" w14:textId="0799B1DD" w:rsidR="00E95407" w:rsidRPr="00740BFC" w:rsidRDefault="538E812A" w:rsidP="538E812A">
            <w:pPr>
              <w:spacing w:before="0" w:after="0"/>
              <w:jc w:val="both"/>
              <w:rPr>
                <w:rFonts w:ascii="Courier New" w:eastAsia="Courier New" w:hAnsi="Courier New" w:cs="Courier New"/>
                <w:lang w:val="pt-BR"/>
              </w:rPr>
            </w:pPr>
            <w:r w:rsidRPr="538E812A">
              <w:rPr>
                <w:rFonts w:ascii="Courier New" w:eastAsia="Courier New" w:hAnsi="Courier New" w:cs="Courier New"/>
                <w:lang w:val="pt-BR"/>
              </w:rPr>
              <w:t>1.Atributos createdBy, createdDate, lastUpdatedBy, lastUpdatedDate e isActive previstos no caderno de encargos foram implementados em todas as tabelas;</w:t>
            </w:r>
          </w:p>
          <w:p w14:paraId="2945D91E" w14:textId="2D617633" w:rsidR="00E95407" w:rsidRPr="00BF303B" w:rsidRDefault="538E812A" w:rsidP="538E812A">
            <w:pPr>
              <w:spacing w:before="0" w:after="0"/>
              <w:jc w:val="both"/>
              <w:rPr>
                <w:rFonts w:ascii="Courier New" w:eastAsia="Courier New" w:hAnsi="Courier New" w:cs="Courier New"/>
              </w:rPr>
            </w:pPr>
            <w:r w:rsidRPr="538E812A">
              <w:rPr>
                <w:rFonts w:ascii="Courier New" w:eastAsia="Courier New" w:hAnsi="Courier New" w:cs="Courier New"/>
              </w:rPr>
              <w:t>2.</w:t>
            </w:r>
            <w:r w:rsidRPr="00BF303B">
              <w:rPr>
                <w:rFonts w:ascii="Courier New" w:eastAsia="Courier New" w:hAnsi="Courier New" w:cs="Courier New"/>
              </w:rPr>
              <w:t>Chaves Primárias (id PK): Todas as tabelas seguem o padrão de ter um id como chave primária;</w:t>
            </w:r>
          </w:p>
          <w:p w14:paraId="05717F34" w14:textId="36DDF70B" w:rsidR="00E95407" w:rsidRPr="00740BFC" w:rsidRDefault="538E812A" w:rsidP="538E812A">
            <w:pPr>
              <w:spacing w:before="0" w:after="0"/>
              <w:jc w:val="both"/>
              <w:rPr>
                <w:rFonts w:ascii="Courier New" w:eastAsia="Courier New" w:hAnsi="Courier New" w:cs="Courier New"/>
                <w:lang w:val="pt-BR"/>
              </w:rPr>
            </w:pPr>
            <w:r w:rsidRPr="538E812A">
              <w:rPr>
                <w:rFonts w:ascii="Courier New" w:eastAsia="Courier New" w:hAnsi="Courier New" w:cs="Courier New"/>
                <w:lang w:val="pt-BR"/>
              </w:rPr>
              <w:t>3.Campos Unique em atributos como nif (Fornecedor)crucial para a integridade dos dados e está em conformidade com as boas práticas.</w:t>
            </w:r>
          </w:p>
          <w:p w14:paraId="178E05C5" w14:textId="00CA7F1F" w:rsidR="00E95407" w:rsidRPr="00740BFC" w:rsidRDefault="538E812A" w:rsidP="538E812A">
            <w:pPr>
              <w:spacing w:before="0" w:after="0"/>
              <w:jc w:val="both"/>
              <w:rPr>
                <w:rFonts w:ascii="Courier New" w:eastAsia="Courier New" w:hAnsi="Courier New" w:cs="Courier New"/>
              </w:rPr>
            </w:pPr>
            <w:r w:rsidRPr="538E812A">
              <w:rPr>
                <w:rFonts w:ascii="Courier New" w:eastAsia="Courier New" w:hAnsi="Courier New" w:cs="Courier New"/>
              </w:rPr>
              <w:t xml:space="preserve">Todavia, detetámos algumas lacunas nos seguintes pontos: (i) referências de chaves estrangeiras; </w:t>
            </w:r>
          </w:p>
          <w:p w14:paraId="6602B871" w14:textId="1F31ADCF" w:rsidR="00E95407" w:rsidRPr="00740BFC" w:rsidRDefault="538E812A" w:rsidP="538E812A">
            <w:pPr>
              <w:spacing w:before="0" w:after="0"/>
              <w:jc w:val="both"/>
              <w:rPr>
                <w:rFonts w:ascii="Courier New" w:eastAsia="Courier New" w:hAnsi="Courier New" w:cs="Courier New"/>
              </w:rPr>
            </w:pPr>
            <w:r w:rsidRPr="538E812A">
              <w:rPr>
                <w:rFonts w:ascii="Courier New" w:eastAsia="Courier New" w:hAnsi="Courier New" w:cs="Courier New"/>
              </w:rPr>
              <w:t xml:space="preserve">(ii) formato dos campos (nomeadamente, deverá prever-se o número de casas decimais para o preço, que deverá ser duas) e, ainda, </w:t>
            </w:r>
          </w:p>
          <w:p w14:paraId="08B7464B" w14:textId="548169CA" w:rsidR="00E95407" w:rsidRPr="00740BFC" w:rsidRDefault="538E812A" w:rsidP="538E812A">
            <w:pPr>
              <w:spacing w:before="0" w:after="0"/>
              <w:jc w:val="both"/>
              <w:rPr>
                <w:rFonts w:ascii="Courier New" w:eastAsia="Courier New" w:hAnsi="Courier New" w:cs="Courier New"/>
              </w:rPr>
            </w:pPr>
            <w:r w:rsidRPr="538E812A">
              <w:rPr>
                <w:rFonts w:ascii="Courier New" w:eastAsia="Courier New" w:hAnsi="Courier New" w:cs="Courier New"/>
              </w:rPr>
              <w:t>(iii)validações (expandir e detalhar mais validações).</w:t>
            </w:r>
          </w:p>
          <w:p w14:paraId="44FC62E7" w14:textId="24B20CDE" w:rsidR="00E95407" w:rsidRPr="00740BFC" w:rsidRDefault="00E95407" w:rsidP="538E812A">
            <w:pPr>
              <w:rPr>
                <w:rFonts w:ascii="Courier New" w:hAnsi="Courier New" w:cs="Courier New"/>
              </w:rPr>
            </w:pPr>
          </w:p>
          <w:p w14:paraId="216B23AB" w14:textId="62B53501" w:rsidR="00E95407" w:rsidRPr="00740BFC" w:rsidRDefault="538E812A" w:rsidP="00E95407">
            <w:pPr>
              <w:rPr>
                <w:rFonts w:ascii="Calibri Light" w:hAnsi="Calibri Light"/>
                <w:color w:val="2F5496"/>
                <w:sz w:val="26"/>
                <w:szCs w:val="26"/>
              </w:rPr>
            </w:pPr>
            <w:r w:rsidRPr="538E812A">
              <w:rPr>
                <w:rFonts w:ascii="Calibri Light" w:hAnsi="Calibri Light"/>
                <w:color w:val="2F5496" w:themeColor="accent1" w:themeShade="BF"/>
                <w:sz w:val="26"/>
                <w:szCs w:val="26"/>
              </w:rPr>
              <w:t>A modelização que propõem é diferente? (Sim/Não): Sim</w:t>
            </w:r>
          </w:p>
          <w:p w14:paraId="2644123E" w14:textId="77777777" w:rsidR="00E95407" w:rsidRPr="00740BFC" w:rsidRDefault="538E812A" w:rsidP="00E95407">
            <w:pPr>
              <w:rPr>
                <w:rFonts w:ascii="Courier New" w:hAnsi="Courier New" w:cs="Courier New"/>
              </w:rPr>
            </w:pPr>
            <w:r w:rsidRPr="538E812A">
              <w:rPr>
                <w:rFonts w:ascii="Calibri Light" w:hAnsi="Calibri Light"/>
                <w:color w:val="2F5496" w:themeColor="accent1" w:themeShade="BF"/>
                <w:sz w:val="26"/>
                <w:szCs w:val="26"/>
              </w:rPr>
              <w:t>No caso afirmativo, expliquem as diferenças:</w:t>
            </w:r>
          </w:p>
          <w:p w14:paraId="79FB5CF4" w14:textId="6A26C9C9" w:rsidR="00E95407" w:rsidRPr="00740BFC" w:rsidRDefault="538E812A" w:rsidP="538E812A">
            <w:pPr>
              <w:pStyle w:val="PargrafodaLista"/>
              <w:rPr>
                <w:rFonts w:ascii="Courier New" w:hAnsi="Courier New" w:cs="Courier New"/>
                <w:lang w:val="pt-BR"/>
              </w:rPr>
            </w:pPr>
            <w:r w:rsidRPr="538E812A">
              <w:rPr>
                <w:rFonts w:ascii="Courier New" w:hAnsi="Courier New" w:cs="Courier New"/>
                <w:lang w:val="pt-BR"/>
              </w:rPr>
              <w:t>1.P</w:t>
            </w:r>
            <w:r w:rsidRPr="538E812A">
              <w:rPr>
                <w:rFonts w:ascii="Courier New" w:eastAsia="Courier New" w:hAnsi="Courier New" w:cs="Courier New"/>
                <w:lang w:val="pt-BR"/>
              </w:rPr>
              <w:t>rocurámos uma maior consistência nas chaves estrangeiras (exemplo: Cliente: MoradaId, GeneroId - antes apenas morada e genero como texto, e não havia FK para morada);</w:t>
            </w:r>
          </w:p>
          <w:p w14:paraId="0ECBD65C" w14:textId="28FAEB01" w:rsidR="00E95407" w:rsidRPr="00740BFC" w:rsidRDefault="538E812A" w:rsidP="538E812A">
            <w:pPr>
              <w:pStyle w:val="PargrafodaLista"/>
              <w:rPr>
                <w:rFonts w:ascii="Courier New" w:hAnsi="Courier New" w:cs="Courier New"/>
                <w:lang w:val="pt-BR"/>
              </w:rPr>
            </w:pPr>
            <w:r w:rsidRPr="538E812A">
              <w:rPr>
                <w:rFonts w:ascii="Courier New" w:hAnsi="Courier New" w:cs="Courier New"/>
                <w:lang w:val="pt-BR"/>
              </w:rPr>
              <w:t>2.Removemos Campos Unique Redundantes como FKs - Os campos como numeroFornecedor, codigoArmazem que eram Unique mas também usados como FKs, foram corretamente substituídos por referências ao Id da tabela. Simplifica o modelo apresentado.</w:t>
            </w:r>
          </w:p>
          <w:p w14:paraId="526188E3" w14:textId="6D7346BD" w:rsidR="00E95407" w:rsidRPr="00BF303B" w:rsidRDefault="538E812A" w:rsidP="538E812A">
            <w:pPr>
              <w:pStyle w:val="PargrafodaLista"/>
              <w:ind w:left="360"/>
              <w:rPr>
                <w:rFonts w:ascii="Courier New" w:eastAsia="Courier New" w:hAnsi="Courier New" w:cs="Courier New"/>
                <w:lang w:val="pt-PT"/>
              </w:rPr>
            </w:pPr>
            <w:r w:rsidRPr="00BF303B">
              <w:rPr>
                <w:rFonts w:ascii="Courier New" w:eastAsia="Courier New" w:hAnsi="Courier New" w:cs="Courier New"/>
                <w:lang w:val="pt-PT"/>
              </w:rPr>
              <w:t>3. Tipos de Dados Mais Precisos e Descrições Detalhadas: DECIMAL(10,2) para valores monetários (valor, valorTotal, totalIva, custoTotal);</w:t>
            </w:r>
          </w:p>
          <w:p w14:paraId="57CA6073" w14:textId="0903FBC5" w:rsidR="00E95407" w:rsidRPr="00740BFC" w:rsidRDefault="538E812A" w:rsidP="538E812A">
            <w:pPr>
              <w:spacing w:before="0" w:after="0" w:line="276" w:lineRule="auto"/>
              <w:ind w:left="360"/>
              <w:jc w:val="both"/>
              <w:rPr>
                <w:rFonts w:ascii="Courier New" w:eastAsia="Courier New" w:hAnsi="Courier New" w:cs="Courier New"/>
              </w:rPr>
            </w:pPr>
            <w:r w:rsidRPr="538E812A">
              <w:rPr>
                <w:rFonts w:ascii="Courier New" w:eastAsia="Courier New" w:hAnsi="Courier New" w:cs="Courier New"/>
              </w:rPr>
              <w:t xml:space="preserve">4.Ajustes em Campos Específicos, nomeadamente (i)Armazem: Adicionado campo nome (VARCHAR (TEXT)); (ii)Cliente: Adicionados numeroTelemovel (VARCHAR(PHONE NUMBER)), dataNascimento (DATE) e password (VARCHAR(255) TEXT; </w:t>
            </w:r>
          </w:p>
          <w:p w14:paraId="5B71C286" w14:textId="35C5B155" w:rsidR="00E95407" w:rsidRPr="00740BFC" w:rsidRDefault="538E812A" w:rsidP="538E812A">
            <w:pPr>
              <w:spacing w:before="0" w:after="0" w:line="276" w:lineRule="auto"/>
              <w:ind w:left="360"/>
              <w:jc w:val="both"/>
              <w:rPr>
                <w:rFonts w:ascii="Courier New" w:eastAsia="Courier New" w:hAnsi="Courier New" w:cs="Courier New"/>
              </w:rPr>
            </w:pPr>
            <w:r w:rsidRPr="538E812A">
              <w:rPr>
                <w:rFonts w:ascii="Courier New" w:eastAsia="Courier New" w:hAnsi="Courier New" w:cs="Courier New"/>
              </w:rPr>
              <w:lastRenderedPageBreak/>
              <w:t>(iii) Produto: Adicionados descricao (TEXT ou VARCHAR(255)), teorAlcoolico (DECIMAL(4,2)) e ano (INT, entre outras alterações adicionais.</w:t>
            </w:r>
          </w:p>
          <w:p w14:paraId="27683369" w14:textId="76B085A2" w:rsidR="00E95407" w:rsidRPr="00740BFC" w:rsidRDefault="00E95407" w:rsidP="538E812A">
            <w:pPr>
              <w:spacing w:after="200" w:line="276" w:lineRule="auto"/>
              <w:rPr>
                <w:rFonts w:ascii="Courier New" w:eastAsia="Courier New" w:hAnsi="Courier New" w:cs="Courier New"/>
              </w:rPr>
            </w:pPr>
          </w:p>
        </w:tc>
      </w:tr>
    </w:tbl>
    <w:p w14:paraId="134A3CB9" w14:textId="1C294745" w:rsidR="538E812A" w:rsidRDefault="538E812A" w:rsidP="538E812A"/>
    <w:p w14:paraId="112D4DC2" w14:textId="77777777" w:rsidR="00BF303B" w:rsidRDefault="00BF303B" w:rsidP="538E812A"/>
    <w:p w14:paraId="10D7E7DB" w14:textId="77777777" w:rsidR="00BF303B" w:rsidRDefault="00BF303B" w:rsidP="538E812A"/>
    <w:p w14:paraId="6A47AF1E" w14:textId="77777777" w:rsidR="00BF303B" w:rsidRDefault="00BF303B" w:rsidP="538E812A"/>
    <w:p w14:paraId="009B80C8" w14:textId="77777777" w:rsidR="00BF303B" w:rsidRDefault="00BF303B" w:rsidP="538E812A"/>
    <w:p w14:paraId="7E44A6B7" w14:textId="5489BC89" w:rsidR="0070585D" w:rsidRPr="00740BFC" w:rsidRDefault="538E812A" w:rsidP="00AF15E9">
      <w:pPr>
        <w:pStyle w:val="Ttulo3"/>
      </w:pPr>
      <w:bookmarkStart w:id="264" w:name="_Toc2054268743"/>
      <w:bookmarkStart w:id="265" w:name="_Toc199624777"/>
      <w:r>
        <w:lastRenderedPageBreak/>
        <w:t>Avaliação do diagrama(s) de transição de estados por conceito</w:t>
      </w:r>
      <w:bookmarkEnd w:id="264"/>
      <w:bookmarkEnd w:id="265"/>
    </w:p>
    <w:p w14:paraId="5CC16140" w14:textId="6A8DDBF0" w:rsidR="0070585D" w:rsidRPr="00740BFC" w:rsidRDefault="538E812A" w:rsidP="00AF15E9">
      <w:pPr>
        <w:pStyle w:val="Ttulo4"/>
      </w:pPr>
      <w:bookmarkStart w:id="266" w:name="_Toc1140497881"/>
      <w:bookmarkStart w:id="267" w:name="_Toc199624778"/>
      <w:r>
        <w:t>Apreciação de diagrama de transição de estados “Encomenda cliente”</w:t>
      </w:r>
      <w:bookmarkEnd w:id="266"/>
      <w:bookmarkEnd w:id="267"/>
      <w:r>
        <w:t xml:space="preserve"> </w:t>
      </w:r>
    </w:p>
    <w:p w14:paraId="6248CC0C" w14:textId="7BCA6A9F" w:rsidR="00C42C1F" w:rsidRPr="00740BFC" w:rsidRDefault="538E812A" w:rsidP="538E812A">
      <w:pPr>
        <w:rPr>
          <w:rFonts w:ascii="Calibri Light" w:hAnsi="Calibri Light"/>
          <w:color w:val="2F5496" w:themeColor="accent1" w:themeShade="BF"/>
          <w:sz w:val="26"/>
          <w:szCs w:val="26"/>
          <w:lang w:eastAsia="x-none"/>
        </w:rPr>
      </w:pPr>
      <w:r w:rsidRPr="538E812A">
        <w:rPr>
          <w:rFonts w:ascii="Calibri Light" w:hAnsi="Calibri Light"/>
          <w:color w:val="2F5496" w:themeColor="accent1" w:themeShade="BF"/>
          <w:sz w:val="26"/>
          <w:szCs w:val="26"/>
        </w:rPr>
        <w:t>Qualidade (Fraca, Razoável, Boa ou Muito Boa): Muito boa</w:t>
      </w:r>
    </w:p>
    <w:p w14:paraId="1BA8148E" w14:textId="10707B50" w:rsidR="0070585D" w:rsidRPr="00740BFC" w:rsidRDefault="538E812A" w:rsidP="538E812A">
      <w:pPr>
        <w:rPr>
          <w:rFonts w:ascii="Calibri Light" w:hAnsi="Calibri Light"/>
          <w:color w:val="2F5496" w:themeColor="accent1" w:themeShade="BF"/>
          <w:sz w:val="26"/>
          <w:szCs w:val="26"/>
        </w:rPr>
      </w:pPr>
      <w:r w:rsidRPr="538E812A">
        <w:rPr>
          <w:rFonts w:ascii="Courier New" w:eastAsia="Courier New" w:hAnsi="Courier New" w:cs="Courier New"/>
        </w:rPr>
        <w:t xml:space="preserve">O diagrama apresentado representa de forma clara e fiel o ciclo de vida de uma encomenda, conforme o caderno de encargos. São representados todos os estados essenciais de uma encomenda: “Pendente”, “Em preparação”, “Confirmada”, “Entregue/Não Entregue” e “Cancelado”. </w:t>
      </w:r>
      <w:r w:rsidR="0070585D">
        <w:br/>
      </w:r>
      <w:r w:rsidR="0070585D">
        <w:br/>
      </w:r>
      <w:r w:rsidR="0070585D">
        <w:br/>
      </w:r>
      <w:r w:rsidRPr="538E812A">
        <w:rPr>
          <w:rFonts w:ascii="Calibri Light" w:hAnsi="Calibri Light"/>
          <w:color w:val="2F5496" w:themeColor="accent1" w:themeShade="BF"/>
          <w:sz w:val="26"/>
          <w:szCs w:val="26"/>
        </w:rPr>
        <w:t>A modelização que propõem é diferente? (Sim/Não): Sim</w:t>
      </w:r>
    </w:p>
    <w:p w14:paraId="239CA2E6" w14:textId="55A4B233" w:rsidR="0070585D" w:rsidRPr="00740BFC" w:rsidRDefault="538E812A" w:rsidP="538E812A">
      <w:pPr>
        <w:rPr>
          <w:rFonts w:ascii="Courier New" w:eastAsia="Courier New" w:hAnsi="Courier New" w:cs="Courier New"/>
        </w:rPr>
      </w:pPr>
      <w:r w:rsidRPr="538E812A">
        <w:rPr>
          <w:rFonts w:ascii="Calibri Light" w:hAnsi="Calibri Light"/>
          <w:color w:val="2F5496" w:themeColor="accent1" w:themeShade="BF"/>
          <w:sz w:val="26"/>
          <w:szCs w:val="26"/>
        </w:rPr>
        <w:t xml:space="preserve">No caso afirmativo, expliquem as diferenças: </w:t>
      </w:r>
      <w:r w:rsidR="0070585D">
        <w:br/>
      </w:r>
      <w:r w:rsidR="0070585D">
        <w:br/>
      </w:r>
      <w:r w:rsidRPr="538E812A">
        <w:rPr>
          <w:rFonts w:ascii="Courier New" w:eastAsia="Courier New" w:hAnsi="Courier New" w:cs="Courier New"/>
        </w:rPr>
        <w:t xml:space="preserve">O diagrama apresentado pelos nossos colegas começa numa encomenda pendente, no caso do nosso começa com uma encomenda criada, considerando que o pagamento já se realizou. Neste caso o diagrama que nos foi apresentado da mais ênfase ao comportamento e decisões do cliente, enquanto o nosso dá destaque às decisões internas.  </w:t>
      </w:r>
      <w:r w:rsidR="0070585D">
        <w:br/>
      </w:r>
    </w:p>
    <w:p w14:paraId="304DCCCC" w14:textId="35163C42" w:rsidR="538E812A" w:rsidRDefault="538E812A" w:rsidP="538E812A">
      <w:pPr>
        <w:pStyle w:val="Ttulo4"/>
      </w:pPr>
      <w:bookmarkStart w:id="268" w:name="_Toc199624779"/>
      <w:r>
        <w:t>Apreciação de diagrama de transição de estados “Encomenda Fornecedor”</w:t>
      </w:r>
      <w:bookmarkEnd w:id="268"/>
    </w:p>
    <w:p w14:paraId="63FE7900" w14:textId="39CB16B1" w:rsidR="538E812A" w:rsidRDefault="538E812A" w:rsidP="538E812A">
      <w:pPr>
        <w:jc w:val="both"/>
        <w:rPr>
          <w:rFonts w:ascii="Calibri Light" w:hAnsi="Calibri Light"/>
          <w:color w:val="2F5496" w:themeColor="accent1" w:themeShade="BF"/>
          <w:sz w:val="26"/>
          <w:szCs w:val="26"/>
        </w:rPr>
      </w:pPr>
      <w:r w:rsidRPr="538E812A">
        <w:rPr>
          <w:rFonts w:ascii="Calibri Light" w:hAnsi="Calibri Light"/>
          <w:color w:val="2F5496" w:themeColor="accent1" w:themeShade="BF"/>
          <w:sz w:val="26"/>
          <w:szCs w:val="26"/>
        </w:rPr>
        <w:t>Qualidade (Fraca, Razoável, Boa ou Muito Boa): Muito boa</w:t>
      </w:r>
      <w:r>
        <w:br/>
      </w:r>
      <w:r>
        <w:br/>
      </w:r>
      <w:r w:rsidRPr="538E812A">
        <w:rPr>
          <w:rFonts w:ascii="Courier New" w:eastAsia="Courier New" w:hAnsi="Courier New" w:cs="Courier New"/>
        </w:rPr>
        <w:t>O diagrama apresentado ilustra de forma clara e estruturada o ciclo de vida de uma encomenda feita pela Vinisys a um fornecedor. Desde o momento em que o pedido é iniciado até à sua conclusão, o modelo reflete as diferentes etapas possíveis da encomenda, de acordo com os requisitos descritos no caderno de encargos.</w:t>
      </w:r>
      <w:r>
        <w:br/>
      </w:r>
      <w:r>
        <w:br/>
      </w:r>
      <w:r>
        <w:br/>
      </w:r>
      <w:r w:rsidRPr="538E812A">
        <w:rPr>
          <w:rFonts w:ascii="Calibri Light" w:hAnsi="Calibri Light"/>
          <w:color w:val="2F5496" w:themeColor="accent1" w:themeShade="BF"/>
          <w:sz w:val="26"/>
          <w:szCs w:val="26"/>
        </w:rPr>
        <w:t>A modelização que propõem é diferente? (Sim/Não): Sim</w:t>
      </w:r>
    </w:p>
    <w:p w14:paraId="757A94BA" w14:textId="3188F954" w:rsidR="538E812A" w:rsidRDefault="538E812A" w:rsidP="538E812A">
      <w:pPr>
        <w:jc w:val="both"/>
        <w:rPr>
          <w:rFonts w:ascii="Courier New" w:eastAsia="Courier New" w:hAnsi="Courier New" w:cs="Courier New"/>
        </w:rPr>
      </w:pPr>
      <w:r w:rsidRPr="538E812A">
        <w:rPr>
          <w:rFonts w:ascii="Calibri Light" w:hAnsi="Calibri Light"/>
          <w:color w:val="2F5496" w:themeColor="accent1" w:themeShade="BF"/>
          <w:sz w:val="26"/>
          <w:szCs w:val="26"/>
        </w:rPr>
        <w:t>No caso afirmativo, expliquem as diferenças:</w:t>
      </w:r>
      <w:r>
        <w:br/>
      </w:r>
      <w:r>
        <w:br/>
      </w:r>
      <w:r w:rsidRPr="538E812A">
        <w:rPr>
          <w:rFonts w:ascii="Courier New" w:eastAsia="Courier New" w:hAnsi="Courier New" w:cs="Courier New"/>
        </w:rPr>
        <w:t xml:space="preserve">O diagrama deste grupo apresenta uma modelização mais linear e completa do ciclo de vida da encomenda, desde o pedido até à entrega ou cancelamento. No nosso foca-se na parte administrativa da encomenda — criação, submissão, receção e validação. </w:t>
      </w:r>
    </w:p>
    <w:p w14:paraId="2604555B" w14:textId="10D06BF3" w:rsidR="538E812A" w:rsidRDefault="538E812A" w:rsidP="538E812A">
      <w:pPr>
        <w:jc w:val="both"/>
        <w:rPr>
          <w:rFonts w:ascii="Courier New" w:eastAsia="Courier New" w:hAnsi="Courier New" w:cs="Courier New"/>
        </w:rPr>
      </w:pPr>
    </w:p>
    <w:p w14:paraId="2413A09E" w14:textId="77777777" w:rsidR="00BF303B" w:rsidRDefault="00BF303B" w:rsidP="538E812A">
      <w:pPr>
        <w:jc w:val="both"/>
        <w:rPr>
          <w:rFonts w:ascii="Courier New" w:eastAsia="Courier New" w:hAnsi="Courier New" w:cs="Courier New"/>
        </w:rPr>
      </w:pPr>
    </w:p>
    <w:p w14:paraId="12A8CF73" w14:textId="77777777" w:rsidR="00BF303B" w:rsidRDefault="00BF303B" w:rsidP="538E812A">
      <w:pPr>
        <w:jc w:val="both"/>
        <w:rPr>
          <w:rFonts w:ascii="Courier New" w:eastAsia="Courier New" w:hAnsi="Courier New" w:cs="Courier New"/>
        </w:rPr>
      </w:pPr>
    </w:p>
    <w:p w14:paraId="7DE3B44C" w14:textId="77777777" w:rsidR="00BF303B" w:rsidRDefault="00BF303B" w:rsidP="538E812A">
      <w:pPr>
        <w:jc w:val="both"/>
        <w:rPr>
          <w:rFonts w:ascii="Courier New" w:eastAsia="Courier New" w:hAnsi="Courier New" w:cs="Courier New"/>
        </w:rPr>
      </w:pPr>
    </w:p>
    <w:p w14:paraId="5210F316" w14:textId="77777777" w:rsidR="00BF303B" w:rsidRDefault="00BF303B" w:rsidP="538E812A">
      <w:pPr>
        <w:jc w:val="both"/>
        <w:rPr>
          <w:rFonts w:ascii="Courier New" w:eastAsia="Courier New" w:hAnsi="Courier New" w:cs="Courier New"/>
        </w:rPr>
      </w:pPr>
    </w:p>
    <w:p w14:paraId="291DE9F9" w14:textId="77777777" w:rsidR="00BF303B" w:rsidRDefault="00BF303B" w:rsidP="538E812A">
      <w:pPr>
        <w:jc w:val="both"/>
        <w:rPr>
          <w:rFonts w:ascii="Courier New" w:eastAsia="Courier New" w:hAnsi="Courier New" w:cs="Courier New"/>
        </w:rPr>
      </w:pPr>
    </w:p>
    <w:p w14:paraId="630DDB11" w14:textId="07E69DA2" w:rsidR="538E812A" w:rsidRDefault="538E812A" w:rsidP="538E812A">
      <w:pPr>
        <w:pStyle w:val="Ttulo4"/>
      </w:pPr>
      <w:bookmarkStart w:id="269" w:name="_Toc199624780"/>
      <w:r>
        <w:lastRenderedPageBreak/>
        <w:t>Apreciação de diagrama de transição de estados “Fatura Cliente”</w:t>
      </w:r>
      <w:bookmarkEnd w:id="269"/>
    </w:p>
    <w:p w14:paraId="3E2501C0" w14:textId="4C55E9C9" w:rsidR="538E812A" w:rsidRDefault="538E812A" w:rsidP="538E812A"/>
    <w:p w14:paraId="66B8B066" w14:textId="25BF969C" w:rsidR="538E812A" w:rsidRDefault="538E812A" w:rsidP="538E812A">
      <w:pPr>
        <w:jc w:val="both"/>
        <w:rPr>
          <w:rFonts w:ascii="Calibri Light" w:hAnsi="Calibri Light"/>
          <w:color w:val="2F5496" w:themeColor="accent1" w:themeShade="BF"/>
          <w:sz w:val="26"/>
          <w:szCs w:val="26"/>
        </w:rPr>
      </w:pPr>
      <w:r w:rsidRPr="538E812A">
        <w:rPr>
          <w:rFonts w:ascii="Calibri Light" w:hAnsi="Calibri Light"/>
          <w:color w:val="2F5496" w:themeColor="accent1" w:themeShade="BF"/>
          <w:sz w:val="26"/>
          <w:szCs w:val="26"/>
        </w:rPr>
        <w:t>Qualidade (Fraca, Razoável, Boa ou Muito Boa): Muito boa</w:t>
      </w:r>
      <w:r>
        <w:br/>
      </w:r>
      <w:r>
        <w:br/>
      </w:r>
      <w:r w:rsidRPr="538E812A">
        <w:rPr>
          <w:rFonts w:ascii="Courier New" w:eastAsia="Courier New" w:hAnsi="Courier New" w:cs="Courier New"/>
        </w:rPr>
        <w:t>O diagrama apresenta uma modelação clara e bem estruturada do ciclo de vida de uma fatura, desde a sua criação até ao seu encerramento. Verifica-se uma linearidade do fluxo e apresenta decisões bem definidas.</w:t>
      </w:r>
      <w:r>
        <w:br/>
      </w:r>
      <w:r>
        <w:br/>
      </w:r>
      <w:r w:rsidRPr="538E812A">
        <w:rPr>
          <w:rFonts w:ascii="Calibri Light" w:hAnsi="Calibri Light"/>
          <w:color w:val="2F5496" w:themeColor="accent1" w:themeShade="BF"/>
          <w:sz w:val="26"/>
          <w:szCs w:val="26"/>
        </w:rPr>
        <w:t>A modelização que propõem é diferente? (Sim/Não): Sim</w:t>
      </w:r>
    </w:p>
    <w:p w14:paraId="67CB5913" w14:textId="71066AE6" w:rsidR="538E812A" w:rsidRDefault="538E812A" w:rsidP="538E812A">
      <w:pPr>
        <w:rPr>
          <w:rFonts w:ascii="Calibri Light" w:hAnsi="Calibri Light"/>
          <w:color w:val="2F5496" w:themeColor="accent1" w:themeShade="BF"/>
          <w:sz w:val="26"/>
          <w:szCs w:val="26"/>
        </w:rPr>
      </w:pPr>
      <w:r w:rsidRPr="538E812A">
        <w:rPr>
          <w:rFonts w:ascii="Calibri Light" w:hAnsi="Calibri Light"/>
          <w:color w:val="2F5496" w:themeColor="accent1" w:themeShade="BF"/>
          <w:sz w:val="26"/>
          <w:szCs w:val="26"/>
        </w:rPr>
        <w:t>No caso afirmativo, expliquem as diferenças:</w:t>
      </w:r>
    </w:p>
    <w:p w14:paraId="2CA1C809" w14:textId="38B0C3C2" w:rsidR="538E812A" w:rsidRPr="00BF303B" w:rsidRDefault="538E812A" w:rsidP="538E812A">
      <w:pPr>
        <w:rPr>
          <w:rFonts w:ascii="Courier New" w:eastAsia="Courier New" w:hAnsi="Courier New" w:cs="Courier New"/>
        </w:rPr>
      </w:pPr>
      <w:r>
        <w:br/>
      </w:r>
      <w:r w:rsidRPr="538E812A">
        <w:rPr>
          <w:rFonts w:ascii="Courier New" w:eastAsia="Courier New" w:hAnsi="Courier New" w:cs="Courier New"/>
        </w:rPr>
        <w:t xml:space="preserve">Não se verificam alterações, uma vez que este diagrama de estados não foi desenvolvido no âmbito do nosso projeto. </w:t>
      </w:r>
      <w:r>
        <w:br/>
      </w:r>
    </w:p>
    <w:p w14:paraId="19965378" w14:textId="3814798A" w:rsidR="538E812A" w:rsidRDefault="538E812A" w:rsidP="538E812A">
      <w:pPr>
        <w:pStyle w:val="Ttulo4"/>
        <w:rPr>
          <w:rFonts w:ascii="Calibri Light" w:hAnsi="Calibri Light"/>
          <w:color w:val="2F5496" w:themeColor="accent1" w:themeShade="BF"/>
          <w:sz w:val="26"/>
          <w:szCs w:val="26"/>
        </w:rPr>
      </w:pPr>
      <w:bookmarkStart w:id="270" w:name="_Toc199624781"/>
      <w:r>
        <w:t>Apreciação de diagrama de transição de estados “Fatura Fornecedor”</w:t>
      </w:r>
      <w:bookmarkEnd w:id="270"/>
    </w:p>
    <w:p w14:paraId="2491E87C" w14:textId="4F237043" w:rsidR="538E812A" w:rsidRDefault="538E812A" w:rsidP="538E812A">
      <w:pPr>
        <w:jc w:val="both"/>
        <w:rPr>
          <w:rFonts w:ascii="Calibri Light" w:hAnsi="Calibri Light"/>
          <w:color w:val="2F5496" w:themeColor="accent1" w:themeShade="BF"/>
          <w:sz w:val="26"/>
          <w:szCs w:val="26"/>
        </w:rPr>
      </w:pPr>
      <w:r w:rsidRPr="538E812A">
        <w:rPr>
          <w:rFonts w:ascii="Calibri Light" w:hAnsi="Calibri Light"/>
          <w:color w:val="2F5496" w:themeColor="accent1" w:themeShade="BF"/>
          <w:sz w:val="26"/>
          <w:szCs w:val="26"/>
        </w:rPr>
        <w:t>Qualidade (Fraca, Razoável, Boa ou Muito Boa): Boa</w:t>
      </w:r>
      <w:r>
        <w:br/>
      </w:r>
      <w:r w:rsidRPr="538E812A">
        <w:rPr>
          <w:rFonts w:ascii="Courier New" w:eastAsia="Courier New" w:hAnsi="Courier New" w:cs="Courier New"/>
        </w:rPr>
        <w:t xml:space="preserve">O diagrama representa corretamente o fluxo essencial de uma fatura de fornecedor, com uma estrutura simples, clara e coerente com os processos administrativos. </w:t>
      </w:r>
      <w:r>
        <w:br/>
      </w:r>
      <w:r>
        <w:br/>
      </w:r>
      <w:r w:rsidRPr="538E812A">
        <w:rPr>
          <w:rFonts w:ascii="Calibri Light" w:hAnsi="Calibri Light"/>
          <w:color w:val="2F5496" w:themeColor="accent1" w:themeShade="BF"/>
          <w:sz w:val="26"/>
          <w:szCs w:val="26"/>
        </w:rPr>
        <w:t>A modelização que propõem é diferente? (Sim/Não): Sim</w:t>
      </w:r>
    </w:p>
    <w:p w14:paraId="0963C1B2" w14:textId="60942FF5" w:rsidR="538E812A" w:rsidRDefault="538E812A" w:rsidP="538E812A">
      <w:pPr>
        <w:jc w:val="both"/>
        <w:rPr>
          <w:rFonts w:ascii="Calibri Light" w:hAnsi="Calibri Light"/>
          <w:color w:val="2F5496" w:themeColor="accent1" w:themeShade="BF"/>
          <w:sz w:val="26"/>
          <w:szCs w:val="26"/>
        </w:rPr>
      </w:pPr>
      <w:r w:rsidRPr="538E812A">
        <w:rPr>
          <w:rFonts w:ascii="Calibri Light" w:hAnsi="Calibri Light"/>
          <w:color w:val="2F5496" w:themeColor="accent1" w:themeShade="BF"/>
          <w:sz w:val="26"/>
          <w:szCs w:val="26"/>
        </w:rPr>
        <w:t>No caso afirmativo, expliquem as diferenças:</w:t>
      </w:r>
      <w:r>
        <w:br/>
      </w:r>
      <w:r w:rsidRPr="538E812A">
        <w:rPr>
          <w:rFonts w:ascii="Courier New" w:eastAsia="Courier New" w:hAnsi="Courier New" w:cs="Courier New"/>
        </w:rPr>
        <w:t>Não se verificam alterações, uma vez que este diagrama de estados não foi desenvolvido no âmbito do nosso projeto.</w:t>
      </w:r>
      <w:r>
        <w:br/>
      </w:r>
    </w:p>
    <w:p w14:paraId="646C6256" w14:textId="15BA6EB0" w:rsidR="538E812A" w:rsidRDefault="538E812A" w:rsidP="538E812A">
      <w:pPr>
        <w:pStyle w:val="Ttulo4"/>
        <w:rPr>
          <w:rFonts w:ascii="Calibri Light" w:hAnsi="Calibri Light"/>
          <w:color w:val="2F5496" w:themeColor="accent1" w:themeShade="BF"/>
          <w:sz w:val="26"/>
          <w:szCs w:val="26"/>
        </w:rPr>
      </w:pPr>
      <w:bookmarkStart w:id="271" w:name="_Toc199624782"/>
      <w:r>
        <w:t>Apreciação de diagrama de transição de estados “Ocorrência”</w:t>
      </w:r>
      <w:bookmarkEnd w:id="271"/>
      <w:r>
        <w:br/>
      </w:r>
    </w:p>
    <w:p w14:paraId="7A2E9C1C" w14:textId="70F69C4D" w:rsidR="538E812A" w:rsidRDefault="538E812A" w:rsidP="538E812A">
      <w:pPr>
        <w:jc w:val="both"/>
        <w:rPr>
          <w:rFonts w:ascii="Calibri Light" w:hAnsi="Calibri Light"/>
          <w:color w:val="2F5496" w:themeColor="accent1" w:themeShade="BF"/>
          <w:sz w:val="26"/>
          <w:szCs w:val="26"/>
        </w:rPr>
      </w:pPr>
      <w:r w:rsidRPr="538E812A">
        <w:rPr>
          <w:rFonts w:ascii="Calibri Light" w:hAnsi="Calibri Light"/>
          <w:color w:val="2F5496" w:themeColor="accent1" w:themeShade="BF"/>
          <w:sz w:val="26"/>
          <w:szCs w:val="26"/>
        </w:rPr>
        <w:t>Qualidade (Fraca, Razoável, Boa ou Muito Boa): Boa</w:t>
      </w:r>
      <w:r>
        <w:br/>
      </w:r>
      <w:r w:rsidRPr="538E812A">
        <w:rPr>
          <w:rFonts w:ascii="Courier New" w:eastAsia="Courier New" w:hAnsi="Courier New" w:cs="Courier New"/>
        </w:rPr>
        <w:t xml:space="preserve">O diagrama cumpre o seu propósito e representa de forma clara o ciclo de vida de uma ocorrência no sistema, é fácil de interpretar e está alinhado com o caderno de encargos.  </w:t>
      </w:r>
    </w:p>
    <w:p w14:paraId="77B1D523" w14:textId="60DFD276" w:rsidR="538E812A" w:rsidRDefault="538E812A" w:rsidP="538E812A">
      <w:pPr>
        <w:rPr>
          <w:rFonts w:ascii="Calibri Light" w:hAnsi="Calibri Light"/>
          <w:color w:val="2F5496" w:themeColor="accent1" w:themeShade="BF"/>
          <w:sz w:val="26"/>
          <w:szCs w:val="26"/>
        </w:rPr>
      </w:pPr>
      <w:r>
        <w:br/>
      </w:r>
      <w:r w:rsidRPr="538E812A">
        <w:rPr>
          <w:rFonts w:ascii="Calibri Light" w:hAnsi="Calibri Light"/>
          <w:color w:val="2F5496" w:themeColor="accent1" w:themeShade="BF"/>
          <w:sz w:val="26"/>
          <w:szCs w:val="26"/>
        </w:rPr>
        <w:t>A modelização que propõem é diferente? (Sim/Não): Sim</w:t>
      </w:r>
    </w:p>
    <w:p w14:paraId="1DB536B7" w14:textId="1186CB19" w:rsidR="538E812A" w:rsidRDefault="538E812A" w:rsidP="538E812A">
      <w:pPr>
        <w:rPr>
          <w:rFonts w:ascii="Calibri Light" w:hAnsi="Calibri Light"/>
          <w:color w:val="2F5496" w:themeColor="accent1" w:themeShade="BF"/>
          <w:sz w:val="26"/>
          <w:szCs w:val="26"/>
        </w:rPr>
      </w:pPr>
      <w:r w:rsidRPr="538E812A">
        <w:rPr>
          <w:rFonts w:ascii="Calibri Light" w:hAnsi="Calibri Light"/>
          <w:color w:val="2F5496" w:themeColor="accent1" w:themeShade="BF"/>
          <w:sz w:val="26"/>
          <w:szCs w:val="26"/>
        </w:rPr>
        <w:t>No caso afirmativo, expliquem as diferenças:</w:t>
      </w:r>
      <w:r>
        <w:br/>
      </w:r>
    </w:p>
    <w:p w14:paraId="10648FC1" w14:textId="5703AC8A" w:rsidR="538E812A" w:rsidRDefault="538E812A" w:rsidP="538E812A">
      <w:pPr>
        <w:jc w:val="both"/>
        <w:rPr>
          <w:rFonts w:ascii="Calibri Light" w:hAnsi="Calibri Light"/>
          <w:color w:val="2F5496" w:themeColor="accent1" w:themeShade="BF"/>
          <w:sz w:val="26"/>
          <w:szCs w:val="26"/>
        </w:rPr>
      </w:pPr>
      <w:r w:rsidRPr="538E812A">
        <w:rPr>
          <w:rFonts w:ascii="Courier New" w:eastAsia="Courier New" w:hAnsi="Courier New" w:cs="Courier New"/>
        </w:rPr>
        <w:t xml:space="preserve">O diagrama dos nossos colegas abrange todo o ciclo de vida da ocorrência, desde a submissão até à receção de feedback do cliente e analise pelo gestor. O nosso foca-se mais no estado da ocorrência a um nível mais básico, estando o diagrama dos meus colegas mais completo, pois contempla o feedback do cliente.  </w:t>
      </w:r>
      <w:r>
        <w:br/>
      </w:r>
    </w:p>
    <w:p w14:paraId="2856F11E" w14:textId="6BE7AF51" w:rsidR="538E812A" w:rsidRDefault="538E812A" w:rsidP="538E812A">
      <w:pPr>
        <w:pStyle w:val="Ttulo4"/>
      </w:pPr>
      <w:bookmarkStart w:id="272" w:name="_Toc199624783"/>
      <w:r>
        <w:lastRenderedPageBreak/>
        <w:t>Apreciação de diagrama de transição de estados “Promoção”</w:t>
      </w:r>
      <w:bookmarkEnd w:id="272"/>
    </w:p>
    <w:p w14:paraId="0F642F79" w14:textId="3047412E" w:rsidR="538E812A" w:rsidRDefault="538E812A" w:rsidP="00BF303B">
      <w:pPr>
        <w:jc w:val="both"/>
        <w:rPr>
          <w:rFonts w:ascii="Calibri Light" w:hAnsi="Calibri Light"/>
          <w:color w:val="2F5496" w:themeColor="accent1" w:themeShade="BF"/>
          <w:sz w:val="26"/>
          <w:szCs w:val="26"/>
        </w:rPr>
      </w:pPr>
      <w:r w:rsidRPr="538E812A">
        <w:rPr>
          <w:rFonts w:ascii="Calibri Light" w:hAnsi="Calibri Light"/>
          <w:color w:val="2F5496" w:themeColor="accent1" w:themeShade="BF"/>
          <w:sz w:val="26"/>
          <w:szCs w:val="26"/>
        </w:rPr>
        <w:t xml:space="preserve">Qualidade (Fraca, Razoável, Boa ou Muito Boa): Razoável </w:t>
      </w:r>
      <w:r>
        <w:br/>
      </w:r>
      <w:r w:rsidRPr="538E812A">
        <w:rPr>
          <w:rFonts w:ascii="Courier New" w:eastAsia="Courier New" w:hAnsi="Courier New" w:cs="Courier New"/>
        </w:rPr>
        <w:t xml:space="preserve">O diagrama é extremamente direto, com apenas dois estados: "Ativa” e “Terminada”. O modelo não contempla o estado promoções inativas, o que poderia ser relevante para representar campanhas criadas, mas ainda não ativadas ou temporariamente desativadas.   </w:t>
      </w:r>
      <w:r>
        <w:br/>
      </w:r>
      <w:r>
        <w:br/>
      </w:r>
      <w:r w:rsidRPr="538E812A">
        <w:rPr>
          <w:rFonts w:ascii="Calibri Light" w:hAnsi="Calibri Light"/>
          <w:color w:val="2F5496" w:themeColor="accent1" w:themeShade="BF"/>
          <w:sz w:val="26"/>
          <w:szCs w:val="26"/>
        </w:rPr>
        <w:t>A modelização que propõem é diferente? (Sim/Não): Sim</w:t>
      </w:r>
    </w:p>
    <w:p w14:paraId="7D592911" w14:textId="43844885" w:rsidR="538E812A" w:rsidRDefault="538E812A" w:rsidP="538E812A">
      <w:pPr>
        <w:jc w:val="both"/>
        <w:rPr>
          <w:rFonts w:ascii="Calibri Light" w:hAnsi="Calibri Light"/>
          <w:color w:val="2F5496" w:themeColor="accent1" w:themeShade="BF"/>
          <w:sz w:val="26"/>
          <w:szCs w:val="26"/>
        </w:rPr>
      </w:pPr>
      <w:r w:rsidRPr="538E812A">
        <w:rPr>
          <w:rFonts w:ascii="Calibri Light" w:hAnsi="Calibri Light"/>
          <w:color w:val="2F5496" w:themeColor="accent1" w:themeShade="BF"/>
          <w:sz w:val="26"/>
          <w:szCs w:val="26"/>
        </w:rPr>
        <w:t>No caso afirmativo, expliquem as diferenças:</w:t>
      </w:r>
      <w:r>
        <w:br/>
      </w:r>
      <w:r w:rsidRPr="538E812A">
        <w:rPr>
          <w:rFonts w:ascii="Courier New" w:eastAsia="Courier New" w:hAnsi="Courier New" w:cs="Courier New"/>
        </w:rPr>
        <w:t>No nosso diagrama tem uma modelação mais completa e realista, com estados que refletem o verdadeiro ciclo de vida de uma promoção.</w:t>
      </w:r>
      <w:r>
        <w:br/>
      </w:r>
    </w:p>
    <w:p w14:paraId="32113B52" w14:textId="02E41478" w:rsidR="538E812A" w:rsidRDefault="538E812A" w:rsidP="538E812A">
      <w:pPr>
        <w:pStyle w:val="Ttulo4"/>
      </w:pPr>
      <w:bookmarkStart w:id="273" w:name="_Toc199624784"/>
      <w:r>
        <w:t>Apreciação de diagrama de transição de estados “Transporte”</w:t>
      </w:r>
      <w:bookmarkEnd w:id="273"/>
    </w:p>
    <w:p w14:paraId="29691616" w14:textId="214E0798" w:rsidR="538E812A" w:rsidRDefault="538E812A" w:rsidP="538E812A">
      <w:pPr>
        <w:rPr>
          <w:rFonts w:ascii="Calibri Light" w:hAnsi="Calibri Light"/>
          <w:color w:val="2F5496" w:themeColor="accent1" w:themeShade="BF"/>
          <w:sz w:val="26"/>
          <w:szCs w:val="26"/>
        </w:rPr>
      </w:pPr>
      <w:r w:rsidRPr="538E812A">
        <w:rPr>
          <w:rFonts w:ascii="Calibri Light" w:hAnsi="Calibri Light"/>
          <w:color w:val="2F5496" w:themeColor="accent1" w:themeShade="BF"/>
          <w:sz w:val="26"/>
          <w:szCs w:val="26"/>
        </w:rPr>
        <w:t>Qualidade (Fraca, Razoável, Boa ou Muito Boa): Boa</w:t>
      </w:r>
    </w:p>
    <w:p w14:paraId="15F703D5" w14:textId="327F389E" w:rsidR="538E812A" w:rsidRDefault="538E812A" w:rsidP="538E812A">
      <w:pPr>
        <w:jc w:val="both"/>
      </w:pPr>
      <w:r w:rsidRPr="538E812A">
        <w:rPr>
          <w:rFonts w:ascii="Courier New" w:eastAsia="Courier New" w:hAnsi="Courier New" w:cs="Courier New"/>
        </w:rPr>
        <w:t xml:space="preserve">O diagrama apresenta uma modelação correta e funcional do fluxo básico do transporte de encomendas. Cobre os estados essenciais e permite a tomada de decisões consoante o sucesso da entrega. </w:t>
      </w:r>
    </w:p>
    <w:p w14:paraId="1585F049" w14:textId="38E8D6BA" w:rsidR="538E812A" w:rsidRDefault="538E812A" w:rsidP="538E812A">
      <w:pPr>
        <w:rPr>
          <w:rFonts w:ascii="Calibri Light" w:hAnsi="Calibri Light"/>
          <w:color w:val="2F5496" w:themeColor="accent1" w:themeShade="BF"/>
          <w:sz w:val="26"/>
          <w:szCs w:val="26"/>
        </w:rPr>
      </w:pPr>
      <w:r w:rsidRPr="538E812A">
        <w:rPr>
          <w:rFonts w:ascii="Calibri Light" w:hAnsi="Calibri Light"/>
          <w:color w:val="2F5496" w:themeColor="accent1" w:themeShade="BF"/>
          <w:sz w:val="26"/>
          <w:szCs w:val="26"/>
        </w:rPr>
        <w:t>A modelização que propõem é diferente? (Sim/Não): Sim</w:t>
      </w:r>
    </w:p>
    <w:p w14:paraId="2AB7AB42" w14:textId="4A04F21B" w:rsidR="538E812A" w:rsidRDefault="538E812A" w:rsidP="538E812A">
      <w:pPr>
        <w:jc w:val="both"/>
        <w:rPr>
          <w:rFonts w:ascii="Calibri Light" w:hAnsi="Calibri Light"/>
          <w:color w:val="2F5496" w:themeColor="accent1" w:themeShade="BF"/>
          <w:sz w:val="26"/>
          <w:szCs w:val="26"/>
        </w:rPr>
      </w:pPr>
      <w:r w:rsidRPr="538E812A">
        <w:rPr>
          <w:rFonts w:ascii="Calibri Light" w:hAnsi="Calibri Light"/>
          <w:color w:val="2F5496" w:themeColor="accent1" w:themeShade="BF"/>
          <w:sz w:val="26"/>
          <w:szCs w:val="26"/>
        </w:rPr>
        <w:t>No caso afirmativo, expliquem as diferenças:</w:t>
      </w:r>
      <w:r>
        <w:br/>
      </w:r>
      <w:r w:rsidRPr="538E812A">
        <w:rPr>
          <w:rFonts w:ascii="Courier New" w:eastAsia="Courier New" w:hAnsi="Courier New" w:cs="Courier New"/>
        </w:rPr>
        <w:t>Não se verificam alterações, uma vez que este diagrama de estados não foi desenvolvido no âmbito do nosso projeto.</w:t>
      </w:r>
      <w:r>
        <w:br/>
      </w:r>
    </w:p>
    <w:p w14:paraId="281D7E81" w14:textId="3BA1DD50" w:rsidR="0070585D" w:rsidRPr="00740BFC" w:rsidRDefault="538E812A" w:rsidP="00466E82">
      <w:pPr>
        <w:pStyle w:val="Ttulo3"/>
      </w:pPr>
      <w:bookmarkStart w:id="274" w:name="_Toc1338767460"/>
      <w:bookmarkStart w:id="275" w:name="_Toc199624785"/>
      <w:r>
        <w:t>Apreciação do diagrama(s) de casos de uso</w:t>
      </w:r>
      <w:bookmarkEnd w:id="274"/>
      <w:bookmarkEnd w:id="275"/>
    </w:p>
    <w:p w14:paraId="2DEDCC66" w14:textId="21C3AA11" w:rsidR="00721A6E" w:rsidRPr="00740BFC" w:rsidRDefault="538E812A" w:rsidP="538E812A">
      <w:pPr>
        <w:pStyle w:val="Ttulo4"/>
        <w:rPr>
          <w:lang w:eastAsia="x-none"/>
        </w:rPr>
      </w:pPr>
      <w:bookmarkStart w:id="276" w:name="_Toc989987477"/>
      <w:bookmarkStart w:id="277" w:name="_Toc199624786"/>
      <w:r>
        <w:t>Diagrama de casos de uso FrontOffice</w:t>
      </w:r>
      <w:bookmarkEnd w:id="276"/>
      <w:bookmarkEnd w:id="277"/>
      <w:r>
        <w:t xml:space="preserve"> </w:t>
      </w:r>
    </w:p>
    <w:p w14:paraId="607BBB21" w14:textId="77777777" w:rsidR="00FA65A0" w:rsidRPr="00740BFC" w:rsidRDefault="00FA65A0" w:rsidP="00FA65A0">
      <w:pPr>
        <w:rPr>
          <w:lang w:eastAsia="x-none"/>
        </w:rPr>
      </w:pPr>
    </w:p>
    <w:tbl>
      <w:tblPr>
        <w:tblW w:w="0" w:type="auto"/>
        <w:tblBorders>
          <w:top w:val="single" w:sz="4" w:space="0" w:color="auto"/>
          <w:left w:val="single" w:sz="4" w:space="0" w:color="auto"/>
          <w:bottom w:val="single" w:sz="4" w:space="0" w:color="auto"/>
          <w:right w:val="single" w:sz="4" w:space="0" w:color="auto"/>
        </w:tblBorders>
        <w:shd w:val="clear" w:color="auto" w:fill="E6E6E6"/>
        <w:tblLook w:val="04A0" w:firstRow="1" w:lastRow="0" w:firstColumn="1" w:lastColumn="0" w:noHBand="0" w:noVBand="1"/>
      </w:tblPr>
      <w:tblGrid>
        <w:gridCol w:w="8720"/>
      </w:tblGrid>
      <w:tr w:rsidR="0070585D" w:rsidRPr="00740BFC" w14:paraId="3B4B76C3" w14:textId="77777777" w:rsidTr="538E812A">
        <w:tc>
          <w:tcPr>
            <w:tcW w:w="8720" w:type="dxa"/>
            <w:shd w:val="clear" w:color="auto" w:fill="E6E6E6"/>
          </w:tcPr>
          <w:p w14:paraId="0E8AD6E2" w14:textId="7CCCFD15" w:rsidR="0070585D" w:rsidRPr="00740BFC" w:rsidRDefault="538E812A" w:rsidP="006F720F">
            <w:pPr>
              <w:rPr>
                <w:rFonts w:ascii="Calibri Light" w:hAnsi="Calibri Light"/>
                <w:color w:val="2F5496"/>
                <w:sz w:val="26"/>
                <w:szCs w:val="26"/>
              </w:rPr>
            </w:pPr>
            <w:r w:rsidRPr="538E812A">
              <w:rPr>
                <w:rFonts w:ascii="Calibri Light" w:hAnsi="Calibri Light"/>
                <w:color w:val="2F5496" w:themeColor="accent1" w:themeShade="BF"/>
                <w:sz w:val="26"/>
                <w:szCs w:val="26"/>
              </w:rPr>
              <w:t>Qualidade (Fraca, Razoável, Boa ou Muito Boa): Boa</w:t>
            </w:r>
          </w:p>
          <w:p w14:paraId="7F626288" w14:textId="77777777" w:rsidR="0070585D" w:rsidRPr="00740BFC" w:rsidRDefault="0070585D" w:rsidP="006F720F">
            <w:pPr>
              <w:rPr>
                <w:rFonts w:ascii="Courier New" w:hAnsi="Courier New" w:cs="Courier New"/>
              </w:rPr>
            </w:pPr>
          </w:p>
          <w:p w14:paraId="4414C3AF" w14:textId="1747DB0B" w:rsidR="0070585D" w:rsidRPr="00740BFC" w:rsidRDefault="538E812A" w:rsidP="538E812A">
            <w:pPr>
              <w:spacing w:before="240" w:after="240"/>
              <w:rPr>
                <w:rFonts w:ascii="Courier New" w:hAnsi="Courier New" w:cs="Courier New"/>
              </w:rPr>
            </w:pPr>
            <w:r w:rsidRPr="538E812A">
              <w:rPr>
                <w:rFonts w:ascii="Calibri Light" w:hAnsi="Calibri Light"/>
                <w:color w:val="2F5496" w:themeColor="accent1" w:themeShade="BF"/>
                <w:sz w:val="26"/>
                <w:szCs w:val="26"/>
              </w:rPr>
              <w:t>Breve Justificação (por exemplo, face à análise que fazem do caderno de encargos):</w:t>
            </w:r>
            <w:r w:rsidR="0070585D">
              <w:br/>
            </w:r>
            <w:r w:rsidR="0070585D">
              <w:br/>
            </w:r>
            <w:r w:rsidRPr="538E812A">
              <w:rPr>
                <w:rFonts w:ascii="Courier New" w:eastAsia="Courier New" w:hAnsi="Courier New" w:cs="Courier New"/>
              </w:rPr>
              <w:t>O diagrama apresentado cobre de forma clara e coerente os principais casos de uso esperados para o FrontOffice (Cliente).</w:t>
            </w:r>
            <w:r w:rsidR="0070585D">
              <w:br/>
            </w:r>
            <w:r w:rsidRPr="538E812A">
              <w:rPr>
                <w:rFonts w:ascii="Courier New" w:eastAsia="Courier New" w:hAnsi="Courier New" w:cs="Courier New"/>
              </w:rPr>
              <w:t xml:space="preserve"> Estão representadas as funcionalidades de:</w:t>
            </w:r>
          </w:p>
          <w:p w14:paraId="73F190BE" w14:textId="6108F707" w:rsidR="0070585D" w:rsidRPr="00BF303B" w:rsidRDefault="538E812A" w:rsidP="538E812A">
            <w:pPr>
              <w:pStyle w:val="PargrafodaLista"/>
              <w:spacing w:before="240" w:after="240"/>
              <w:rPr>
                <w:rFonts w:ascii="Courier New" w:eastAsia="Courier New" w:hAnsi="Courier New" w:cs="Courier New"/>
                <w:lang w:val="pt-PT"/>
              </w:rPr>
            </w:pPr>
            <w:r w:rsidRPr="00BF303B">
              <w:rPr>
                <w:rFonts w:ascii="Courier New" w:eastAsia="Courier New" w:hAnsi="Courier New" w:cs="Courier New"/>
                <w:lang w:val="pt-PT"/>
              </w:rPr>
              <w:t>1.Consulta do estado da encomenda (conforme o requerido pelo caderno de encargos);</w:t>
            </w:r>
          </w:p>
          <w:p w14:paraId="483F43A0" w14:textId="4F81517F" w:rsidR="0070585D" w:rsidRPr="00BF303B" w:rsidRDefault="538E812A" w:rsidP="538E812A">
            <w:pPr>
              <w:pStyle w:val="PargrafodaLista"/>
              <w:spacing w:before="240" w:after="240"/>
              <w:rPr>
                <w:rFonts w:ascii="Courier New" w:eastAsia="Courier New" w:hAnsi="Courier New" w:cs="Courier New"/>
                <w:lang w:val="pt-PT"/>
              </w:rPr>
            </w:pPr>
            <w:r w:rsidRPr="00BF303B">
              <w:rPr>
                <w:rFonts w:ascii="Courier New" w:eastAsia="Courier New" w:hAnsi="Courier New" w:cs="Courier New"/>
                <w:lang w:val="pt-PT"/>
              </w:rPr>
              <w:t>2.Regista ocorrências e feedback da mesma;</w:t>
            </w:r>
          </w:p>
          <w:p w14:paraId="5E7BDD44" w14:textId="41A4908A" w:rsidR="0070585D" w:rsidRPr="00BF303B" w:rsidRDefault="538E812A" w:rsidP="538E812A">
            <w:pPr>
              <w:pStyle w:val="PargrafodaLista"/>
              <w:spacing w:before="240" w:after="240"/>
              <w:rPr>
                <w:rFonts w:ascii="Courier New" w:eastAsia="Courier New" w:hAnsi="Courier New" w:cs="Courier New"/>
                <w:lang w:val="pt-PT"/>
              </w:rPr>
            </w:pPr>
            <w:r w:rsidRPr="00BF303B">
              <w:rPr>
                <w:rFonts w:ascii="Courier New" w:eastAsia="Courier New" w:hAnsi="Courier New" w:cs="Courier New"/>
                <w:lang w:val="pt-PT"/>
              </w:rPr>
              <w:t>3.Visualização de lista de vinhos (catálogo);</w:t>
            </w:r>
          </w:p>
          <w:p w14:paraId="3C36046C" w14:textId="0FF94332" w:rsidR="0070585D" w:rsidRPr="00BF303B" w:rsidRDefault="538E812A" w:rsidP="538E812A">
            <w:pPr>
              <w:pStyle w:val="PargrafodaLista"/>
              <w:spacing w:before="240" w:after="240"/>
              <w:rPr>
                <w:rFonts w:ascii="Courier New" w:eastAsia="Courier New" w:hAnsi="Courier New" w:cs="Courier New"/>
                <w:lang w:val="pt-PT"/>
              </w:rPr>
            </w:pPr>
            <w:r w:rsidRPr="00BF303B">
              <w:rPr>
                <w:rFonts w:ascii="Courier New" w:eastAsia="Courier New" w:hAnsi="Courier New" w:cs="Courier New"/>
                <w:lang w:val="pt-PT"/>
              </w:rPr>
              <w:lastRenderedPageBreak/>
              <w:t>4.Edição do perfil (modificação dos dados do perfil);</w:t>
            </w:r>
          </w:p>
          <w:p w14:paraId="6BCC4A11" w14:textId="4478DAE3" w:rsidR="0070585D" w:rsidRPr="00BF303B" w:rsidRDefault="538E812A" w:rsidP="538E812A">
            <w:pPr>
              <w:pStyle w:val="PargrafodaLista"/>
              <w:spacing w:before="240" w:after="240"/>
              <w:rPr>
                <w:rFonts w:ascii="Courier New" w:eastAsia="Courier New" w:hAnsi="Courier New" w:cs="Courier New"/>
                <w:lang w:val="pt-PT"/>
              </w:rPr>
            </w:pPr>
            <w:r w:rsidRPr="00BF303B">
              <w:rPr>
                <w:rFonts w:ascii="Courier New" w:eastAsia="Courier New" w:hAnsi="Courier New" w:cs="Courier New"/>
                <w:lang w:val="pt-PT"/>
              </w:rPr>
              <w:t>5.Realização de encomendas.</w:t>
            </w:r>
          </w:p>
          <w:p w14:paraId="6AAE8CBC" w14:textId="2F6981B9" w:rsidR="0070585D" w:rsidRPr="00740BFC" w:rsidRDefault="538E812A" w:rsidP="538E812A">
            <w:pPr>
              <w:spacing w:before="240" w:after="240"/>
              <w:rPr>
                <w:rFonts w:ascii="Courier New" w:eastAsia="Courier New" w:hAnsi="Courier New" w:cs="Courier New"/>
              </w:rPr>
            </w:pPr>
            <w:r w:rsidRPr="538E812A">
              <w:rPr>
                <w:rFonts w:ascii="Courier New" w:eastAsia="Courier New" w:hAnsi="Courier New" w:cs="Courier New"/>
              </w:rPr>
              <w:t xml:space="preserve">O </w:t>
            </w:r>
            <w:r w:rsidRPr="538E812A">
              <w:rPr>
                <w:rFonts w:ascii="Consolas" w:eastAsia="Consolas" w:hAnsi="Consolas" w:cs="Consolas"/>
                <w:i/>
                <w:iCs/>
              </w:rPr>
              <w:t>include</w:t>
            </w:r>
            <w:r w:rsidRPr="538E812A">
              <w:rPr>
                <w:rFonts w:ascii="Courier New" w:eastAsia="Courier New" w:hAnsi="Courier New" w:cs="Courier New"/>
                <w:i/>
                <w:iCs/>
              </w:rPr>
              <w:t xml:space="preserve"> </w:t>
            </w:r>
            <w:r w:rsidRPr="538E812A">
              <w:rPr>
                <w:rFonts w:ascii="Courier New" w:eastAsia="Courier New" w:hAnsi="Courier New" w:cs="Courier New"/>
              </w:rPr>
              <w:t>encontra-se bem aplicado para subfunções obrigatórias dentro do caso de uso “Visualiza Ocorrências” (como “Preenche feedback da ocorrência” e “Regista Ocorrência”), reforçando boas práticas dos casos de uso.</w:t>
            </w:r>
          </w:p>
          <w:p w14:paraId="4559F4A5" w14:textId="45F2AD52" w:rsidR="0070585D" w:rsidRPr="00740BFC" w:rsidRDefault="538E812A" w:rsidP="006F720F">
            <w:pPr>
              <w:rPr>
                <w:rFonts w:ascii="Calibri Light" w:hAnsi="Calibri Light"/>
                <w:color w:val="2F5496"/>
                <w:sz w:val="26"/>
                <w:szCs w:val="26"/>
              </w:rPr>
            </w:pPr>
            <w:r w:rsidRPr="538E812A">
              <w:rPr>
                <w:rFonts w:ascii="Calibri Light" w:hAnsi="Calibri Light"/>
                <w:color w:val="2F5496" w:themeColor="accent1" w:themeShade="BF"/>
                <w:sz w:val="26"/>
                <w:szCs w:val="26"/>
              </w:rPr>
              <w:t>O caso de uso que propõem é diferente? (Sim/Não): Sim</w:t>
            </w:r>
          </w:p>
          <w:p w14:paraId="270B2A72" w14:textId="77777777" w:rsidR="0070585D" w:rsidRPr="00740BFC" w:rsidRDefault="0070585D" w:rsidP="006F720F">
            <w:pPr>
              <w:rPr>
                <w:rFonts w:ascii="Calibri Light" w:hAnsi="Calibri Light"/>
                <w:color w:val="2F5496"/>
                <w:sz w:val="26"/>
                <w:szCs w:val="26"/>
              </w:rPr>
            </w:pPr>
          </w:p>
          <w:p w14:paraId="1F14605F" w14:textId="290BB3E7" w:rsidR="0070585D" w:rsidRPr="00740BFC" w:rsidRDefault="538E812A" w:rsidP="538E812A">
            <w:pPr>
              <w:rPr>
                <w:rFonts w:ascii="Courier New" w:eastAsia="Courier New" w:hAnsi="Courier New" w:cs="Courier New"/>
              </w:rPr>
            </w:pPr>
            <w:r w:rsidRPr="538E812A">
              <w:rPr>
                <w:rFonts w:ascii="Calibri Light" w:hAnsi="Calibri Light"/>
                <w:color w:val="2F5496" w:themeColor="accent1" w:themeShade="BF"/>
                <w:sz w:val="26"/>
                <w:szCs w:val="26"/>
              </w:rPr>
              <w:t xml:space="preserve">No caso afirmativo, expliquem as diferenças: </w:t>
            </w:r>
            <w:r w:rsidRPr="538E812A">
              <w:rPr>
                <w:rFonts w:ascii="Courier New" w:eastAsia="Courier New" w:hAnsi="Courier New" w:cs="Courier New"/>
              </w:rPr>
              <w:t>O nosso diagrama apresenta um maior detalhe funcional e uma estrutura mais pormenorizada, enquanto o diagrama dos nossos colegas e é mais abstrato e simplificado. Destacam-se as seguintes diferenças:</w:t>
            </w:r>
          </w:p>
          <w:p w14:paraId="01E19560" w14:textId="38A1AFF5" w:rsidR="0070585D" w:rsidRPr="00BF303B" w:rsidRDefault="538E812A" w:rsidP="538E812A">
            <w:pPr>
              <w:spacing w:before="240" w:after="240"/>
              <w:rPr>
                <w:rFonts w:ascii="Courier New" w:eastAsia="Courier New" w:hAnsi="Courier New" w:cs="Courier New"/>
              </w:rPr>
            </w:pPr>
            <w:r w:rsidRPr="00BF303B">
              <w:rPr>
                <w:rFonts w:ascii="Courier New" w:eastAsia="Courier New" w:hAnsi="Courier New" w:cs="Courier New"/>
              </w:rPr>
              <w:t>1. Criar conta / Fazer login e Verificar / Modificar conta – Alteração sugerida por nós, apesar de não estar prevista no Caderno de Encargos.</w:t>
            </w:r>
          </w:p>
          <w:p w14:paraId="5D5EB4C6" w14:textId="19672C47" w:rsidR="0070585D" w:rsidRPr="00BF303B" w:rsidRDefault="538E812A" w:rsidP="538E812A">
            <w:pPr>
              <w:spacing w:before="240" w:after="240"/>
              <w:rPr>
                <w:rFonts w:ascii="Courier New" w:eastAsia="Courier New" w:hAnsi="Courier New" w:cs="Courier New"/>
              </w:rPr>
            </w:pPr>
            <w:r w:rsidRPr="00BF303B">
              <w:rPr>
                <w:rFonts w:ascii="Courier New" w:eastAsia="Courier New" w:hAnsi="Courier New" w:cs="Courier New"/>
              </w:rPr>
              <w:t>2.Consultar histórico de encomendas realizadas – Dá visibilidade ao cliente sobre compras anteriores, promovendo transparência e recorrência de compra.</w:t>
            </w:r>
          </w:p>
          <w:p w14:paraId="01F8D520" w14:textId="28D461A1" w:rsidR="0070585D" w:rsidRPr="00BF303B" w:rsidRDefault="538E812A" w:rsidP="538E812A">
            <w:pPr>
              <w:spacing w:before="240" w:after="240"/>
              <w:rPr>
                <w:rFonts w:ascii="Courier New" w:eastAsia="Courier New" w:hAnsi="Courier New" w:cs="Courier New"/>
              </w:rPr>
            </w:pPr>
            <w:r w:rsidRPr="00BF303B">
              <w:rPr>
                <w:rFonts w:ascii="Courier New" w:eastAsia="Courier New" w:hAnsi="Courier New" w:cs="Courier New"/>
              </w:rPr>
              <w:t>3.Inserir comprovativo – Um passo importante e necessário após o checkout, de acordo com os requisitos funcionais (pagamento via transferência).</w:t>
            </w:r>
          </w:p>
          <w:p w14:paraId="74FB2FF6" w14:textId="33F414F5" w:rsidR="0070585D" w:rsidRPr="00BF303B" w:rsidRDefault="538E812A" w:rsidP="538E812A">
            <w:pPr>
              <w:spacing w:before="240" w:after="240"/>
              <w:rPr>
                <w:rFonts w:ascii="Courier New" w:eastAsia="Courier New" w:hAnsi="Courier New" w:cs="Courier New"/>
              </w:rPr>
            </w:pPr>
            <w:r w:rsidRPr="00BF303B">
              <w:rPr>
                <w:rFonts w:ascii="Courier New" w:eastAsia="Courier New" w:hAnsi="Courier New" w:cs="Courier New"/>
              </w:rPr>
              <w:t>4.Consultar detalhes do produto selecionado – Acrescenta clareza sobre a navegação no catálogo de vinhos, ao permitir aceder a detalhes de cada item.</w:t>
            </w:r>
          </w:p>
          <w:p w14:paraId="799F2768" w14:textId="616AFC7A" w:rsidR="0070585D" w:rsidRPr="00740BFC" w:rsidRDefault="0070585D" w:rsidP="538E812A">
            <w:pPr>
              <w:spacing w:before="240" w:after="240"/>
              <w:rPr>
                <w:rFonts w:ascii="Courier New" w:eastAsia="Courier New" w:hAnsi="Courier New" w:cs="Courier New"/>
              </w:rPr>
            </w:pPr>
          </w:p>
          <w:p w14:paraId="37185396" w14:textId="5140CAB2" w:rsidR="0070585D" w:rsidRPr="00740BFC" w:rsidRDefault="0070585D" w:rsidP="538E812A">
            <w:pPr>
              <w:spacing w:before="240" w:after="240"/>
              <w:rPr>
                <w:rFonts w:ascii="Courier New" w:eastAsia="Courier New" w:hAnsi="Courier New" w:cs="Courier New"/>
              </w:rPr>
            </w:pPr>
          </w:p>
        </w:tc>
      </w:tr>
    </w:tbl>
    <w:p w14:paraId="0EC9B36C" w14:textId="6610DBAB" w:rsidR="0085506D" w:rsidRPr="00740BFC" w:rsidRDefault="538E812A" w:rsidP="538E812A">
      <w:pPr>
        <w:pStyle w:val="Ttulo4"/>
      </w:pPr>
      <w:bookmarkStart w:id="278" w:name="_Toc199624787"/>
      <w:r>
        <w:lastRenderedPageBreak/>
        <w:t>Diagrama de casos de uso BackOffice</w:t>
      </w:r>
      <w:bookmarkEnd w:id="278"/>
    </w:p>
    <w:p w14:paraId="60F23271" w14:textId="0F024E5B" w:rsidR="0085506D" w:rsidRPr="00740BFC" w:rsidRDefault="0085506D" w:rsidP="538E812A">
      <w:pPr>
        <w:rPr>
          <w:rFonts w:ascii="Courier New" w:eastAsia="Courier New" w:hAnsi="Courier New" w:cs="Courier New"/>
        </w:rPr>
      </w:pPr>
      <w:r>
        <w:br/>
      </w:r>
      <w:r w:rsidR="538E812A" w:rsidRPr="538E812A">
        <w:rPr>
          <w:rFonts w:ascii="Calibri Light" w:hAnsi="Calibri Light"/>
          <w:color w:val="2F5496" w:themeColor="accent1" w:themeShade="BF"/>
          <w:sz w:val="26"/>
          <w:szCs w:val="26"/>
        </w:rPr>
        <w:t>Qualidade (Fraca, Razoável, Boa ou Muito Boa): Muito boa</w:t>
      </w:r>
      <w:r>
        <w:br/>
      </w:r>
      <w:r>
        <w:br/>
      </w:r>
      <w:r>
        <w:tab/>
      </w:r>
      <w:r w:rsidR="538E812A" w:rsidRPr="538E812A">
        <w:rPr>
          <w:rFonts w:ascii="Courier New" w:eastAsia="Courier New" w:hAnsi="Courier New" w:cs="Courier New"/>
        </w:rPr>
        <w:t>O diagrama apresentado cobre de forma clara e coerente os principais requisitos funcionais do sistema BackOffice, conforme definido no Caderno de Encargos. Representa adequadamente os perfis profissionais envolvidos e as suas responsabilidades distintas, permitindo modelar corretamente a lógica de negócio.</w:t>
      </w:r>
    </w:p>
    <w:p w14:paraId="7DBFF7FE" w14:textId="69747C2D" w:rsidR="0085506D" w:rsidRPr="00740BFC" w:rsidRDefault="538E812A" w:rsidP="538E812A">
      <w:pPr>
        <w:ind w:firstLine="720"/>
        <w:rPr>
          <w:rFonts w:ascii="Courier New" w:eastAsia="Courier New" w:hAnsi="Courier New" w:cs="Courier New"/>
        </w:rPr>
      </w:pPr>
      <w:r w:rsidRPr="538E812A">
        <w:rPr>
          <w:rFonts w:ascii="Courier New" w:eastAsia="Courier New" w:hAnsi="Courier New" w:cs="Courier New"/>
        </w:rPr>
        <w:t xml:space="preserve">Os atores encontram-se bem identificados, com base nas áreas funcionais da empresa apresentadas no caderno de </w:t>
      </w:r>
      <w:r w:rsidRPr="538E812A">
        <w:rPr>
          <w:rFonts w:ascii="Courier New" w:eastAsia="Courier New" w:hAnsi="Courier New" w:cs="Courier New"/>
        </w:rPr>
        <w:lastRenderedPageBreak/>
        <w:t xml:space="preserve">encargos, assim como as relações de </w:t>
      </w:r>
      <w:r w:rsidRPr="538E812A">
        <w:rPr>
          <w:rFonts w:ascii="Courier New" w:eastAsia="Courier New" w:hAnsi="Courier New" w:cs="Courier New"/>
          <w:i/>
          <w:iCs/>
        </w:rPr>
        <w:t xml:space="preserve">extend </w:t>
      </w:r>
      <w:r w:rsidRPr="538E812A">
        <w:rPr>
          <w:rFonts w:ascii="Courier New" w:eastAsia="Courier New" w:hAnsi="Courier New" w:cs="Courier New"/>
        </w:rPr>
        <w:t xml:space="preserve">e </w:t>
      </w:r>
      <w:r w:rsidRPr="538E812A">
        <w:rPr>
          <w:rFonts w:ascii="Courier New" w:eastAsia="Courier New" w:hAnsi="Courier New" w:cs="Courier New"/>
          <w:i/>
          <w:iCs/>
        </w:rPr>
        <w:t xml:space="preserve">include </w:t>
      </w:r>
      <w:r w:rsidRPr="538E812A">
        <w:rPr>
          <w:rFonts w:ascii="Courier New" w:eastAsia="Courier New" w:hAnsi="Courier New" w:cs="Courier New"/>
        </w:rPr>
        <w:t xml:space="preserve">se encontram bem aplicadas. </w:t>
      </w:r>
    </w:p>
    <w:p w14:paraId="5954AC7B" w14:textId="26DD347E" w:rsidR="0085506D" w:rsidRPr="00740BFC" w:rsidRDefault="538E812A" w:rsidP="538E812A">
      <w:pPr>
        <w:ind w:firstLine="720"/>
        <w:rPr>
          <w:rFonts w:ascii="Courier New" w:eastAsia="Courier New" w:hAnsi="Courier New" w:cs="Courier New"/>
        </w:rPr>
      </w:pPr>
      <w:r w:rsidRPr="538E812A">
        <w:rPr>
          <w:rFonts w:ascii="Courier New" w:eastAsia="Courier New" w:hAnsi="Courier New" w:cs="Courier New"/>
        </w:rPr>
        <w:t>Importa ainda referir que o diagrama demonstra uma estrutura organizada, ao segmentar de forma explícita os casos de uso por perfil de utilizador, o que favorece a clareza do modelo e facilita a sua análise e manutenção</w:t>
      </w:r>
    </w:p>
    <w:p w14:paraId="6A7AB161" w14:textId="3AE17FB9" w:rsidR="0085506D" w:rsidRPr="00740BFC" w:rsidRDefault="0085506D" w:rsidP="538E812A">
      <w:pPr>
        <w:ind w:firstLine="720"/>
        <w:rPr>
          <w:rFonts w:ascii="Courier New" w:eastAsia="Courier New" w:hAnsi="Courier New" w:cs="Courier New"/>
        </w:rPr>
      </w:pPr>
    </w:p>
    <w:p w14:paraId="2A0555E6" w14:textId="444F38EB" w:rsidR="0085506D" w:rsidRPr="00740BFC" w:rsidRDefault="0085506D" w:rsidP="538E812A">
      <w:pPr>
        <w:ind w:firstLine="720"/>
        <w:rPr>
          <w:rFonts w:ascii="Courier New" w:eastAsia="Courier New" w:hAnsi="Courier New" w:cs="Courier New"/>
        </w:rPr>
      </w:pPr>
    </w:p>
    <w:p w14:paraId="56536251" w14:textId="45F2AD52" w:rsidR="0085506D" w:rsidRPr="00740BFC" w:rsidRDefault="538E812A" w:rsidP="538E812A">
      <w:pPr>
        <w:rPr>
          <w:rFonts w:ascii="Calibri Light" w:hAnsi="Calibri Light"/>
          <w:color w:val="2F5496" w:themeColor="accent1" w:themeShade="BF"/>
          <w:sz w:val="26"/>
          <w:szCs w:val="26"/>
        </w:rPr>
      </w:pPr>
      <w:r w:rsidRPr="538E812A">
        <w:rPr>
          <w:rFonts w:ascii="Calibri Light" w:hAnsi="Calibri Light"/>
          <w:color w:val="2F5496" w:themeColor="accent1" w:themeShade="BF"/>
          <w:sz w:val="26"/>
          <w:szCs w:val="26"/>
        </w:rPr>
        <w:t>O caso de uso que propõem é diferente? (Sim/Não): Sim</w:t>
      </w:r>
    </w:p>
    <w:p w14:paraId="4DA6F586" w14:textId="13CEEBD4" w:rsidR="0085506D" w:rsidRPr="00740BFC" w:rsidRDefault="0085506D" w:rsidP="538E812A">
      <w:pPr>
        <w:rPr>
          <w:rFonts w:ascii="Calibri Light" w:hAnsi="Calibri Light"/>
          <w:color w:val="2F5496" w:themeColor="accent1" w:themeShade="BF"/>
          <w:sz w:val="26"/>
          <w:szCs w:val="26"/>
        </w:rPr>
      </w:pPr>
    </w:p>
    <w:p w14:paraId="07163490" w14:textId="77EED5D1" w:rsidR="0085506D" w:rsidRPr="00740BFC" w:rsidRDefault="538E812A" w:rsidP="538E812A">
      <w:pPr>
        <w:rPr>
          <w:rFonts w:ascii="Courier New" w:hAnsi="Courier New" w:cs="Courier New"/>
        </w:rPr>
      </w:pPr>
      <w:r w:rsidRPr="538E812A">
        <w:rPr>
          <w:rFonts w:ascii="Calibri Light" w:hAnsi="Calibri Light"/>
          <w:color w:val="2F5496" w:themeColor="accent1" w:themeShade="BF"/>
          <w:sz w:val="26"/>
          <w:szCs w:val="26"/>
        </w:rPr>
        <w:t>No caso afirmativo, expliquem as diferenças:</w:t>
      </w:r>
    </w:p>
    <w:p w14:paraId="037779DB" w14:textId="01468C8F" w:rsidR="0085506D" w:rsidRPr="00740BFC" w:rsidRDefault="538E812A" w:rsidP="538E812A">
      <w:pPr>
        <w:spacing w:before="240" w:after="240"/>
        <w:ind w:firstLine="720"/>
        <w:jc w:val="both"/>
        <w:rPr>
          <w:rFonts w:ascii="Courier New" w:eastAsia="Courier New" w:hAnsi="Courier New" w:cs="Courier New"/>
        </w:rPr>
      </w:pPr>
      <w:r w:rsidRPr="538E812A">
        <w:rPr>
          <w:rFonts w:ascii="Courier New" w:eastAsia="Courier New" w:hAnsi="Courier New" w:cs="Courier New"/>
        </w:rPr>
        <w:t>O diagrama dos nossos colegas apresenta uma abordagem mais detalhada e modular, em contraste com o nosso, que é mais direto e focado na representação essencial das funcionalidades. Ambos os diagramas representam os principais atores do sistema BackOffice, mas organizam os casos de uso de forma distinta.</w:t>
      </w:r>
    </w:p>
    <w:p w14:paraId="1BE0700F" w14:textId="032AAEA6" w:rsidR="0085506D" w:rsidRPr="00740BFC" w:rsidRDefault="538E812A" w:rsidP="538E812A">
      <w:pPr>
        <w:spacing w:before="240" w:after="240"/>
        <w:ind w:firstLine="720"/>
        <w:jc w:val="both"/>
        <w:rPr>
          <w:rFonts w:ascii="Courier New" w:eastAsia="Courier New" w:hAnsi="Courier New" w:cs="Courier New"/>
        </w:rPr>
      </w:pPr>
      <w:r w:rsidRPr="538E812A">
        <w:rPr>
          <w:rFonts w:ascii="Courier New" w:eastAsia="Courier New" w:hAnsi="Courier New" w:cs="Courier New"/>
        </w:rPr>
        <w:t xml:space="preserve">No diagrama fornecido, observa-se uma clara separação das ações relacionadas com campanhas de marketing. São representados casos de uso individuais para "Criar", "Alterar", "Remover" e "Pesquisar Campanha", usando corretamente o estereótipo </w:t>
      </w:r>
      <w:r w:rsidRPr="538E812A">
        <w:rPr>
          <w:rFonts w:ascii="Consolas" w:eastAsia="Consolas" w:hAnsi="Consolas" w:cs="Consolas"/>
          <w:i/>
          <w:iCs/>
        </w:rPr>
        <w:t>include</w:t>
      </w:r>
      <w:r w:rsidRPr="538E812A">
        <w:rPr>
          <w:rFonts w:ascii="Courier New" w:eastAsia="Courier New" w:hAnsi="Courier New" w:cs="Courier New"/>
        </w:rPr>
        <w:t xml:space="preserve"> para demonstrar que as ações de alterar ou remover dependem sempre de uma pesquisa prévia. Já o nosso diagrama agrupa estas ações num único caso de uso – “Criar/Configurar campanha de promoção” – e inclui também “Verificar histórico / terminar campanhas”, adotando uma representação mais compacta das funcionalidades.</w:t>
      </w:r>
    </w:p>
    <w:p w14:paraId="66952FB6" w14:textId="3CB4014D" w:rsidR="0085506D" w:rsidRPr="00740BFC" w:rsidRDefault="538E812A" w:rsidP="538E812A">
      <w:pPr>
        <w:spacing w:before="240" w:after="240"/>
        <w:ind w:firstLine="720"/>
        <w:jc w:val="both"/>
        <w:rPr>
          <w:rFonts w:ascii="Courier New" w:eastAsia="Courier New" w:hAnsi="Courier New" w:cs="Courier New"/>
        </w:rPr>
      </w:pPr>
      <w:r w:rsidRPr="538E812A">
        <w:rPr>
          <w:rFonts w:ascii="Courier New" w:eastAsia="Courier New" w:hAnsi="Courier New" w:cs="Courier New"/>
        </w:rPr>
        <w:t>Na área de gestão de encomendas, o diagrama fornecido detalha o processo do lado do gestor de compras e do gestor de logística, com casos como “Nova Encomenda”, “Processar Encomenda Cliente” e “Verificar Estado Encomenda Cliente”, bem como fluxos de acompanhamento por parte do gestor pós-venda. O nosso diagrama opta por consolidar esse processo, representando diretamente o registo da encomenda ao fornecedor e a organização da expedição.</w:t>
      </w:r>
    </w:p>
    <w:p w14:paraId="3233A805" w14:textId="28C666C5" w:rsidR="0085506D" w:rsidRPr="00740BFC" w:rsidRDefault="538E812A" w:rsidP="538E812A">
      <w:pPr>
        <w:spacing w:before="240" w:after="240"/>
        <w:ind w:firstLine="720"/>
        <w:jc w:val="both"/>
        <w:rPr>
          <w:rFonts w:ascii="Courier New" w:eastAsia="Courier New" w:hAnsi="Courier New" w:cs="Courier New"/>
        </w:rPr>
      </w:pPr>
      <w:r w:rsidRPr="538E812A">
        <w:rPr>
          <w:rFonts w:ascii="Courier New" w:eastAsia="Courier New" w:hAnsi="Courier New" w:cs="Courier New"/>
        </w:rPr>
        <w:t>Além disso, o nosso diagrama apresenta atores adicionais, como o Financeiro, responsável por “Autorizar crédito”, e o Gestor Comercial, com acesso a “Estado de entrega”.</w:t>
      </w:r>
    </w:p>
    <w:p w14:paraId="2F687FB2" w14:textId="7CC64FA0" w:rsidR="0085506D" w:rsidRPr="00740BFC" w:rsidRDefault="538E812A" w:rsidP="538E812A">
      <w:pPr>
        <w:spacing w:before="240" w:after="240"/>
        <w:ind w:firstLine="720"/>
        <w:jc w:val="both"/>
        <w:rPr>
          <w:rFonts w:ascii="Courier New" w:eastAsia="Courier New" w:hAnsi="Courier New" w:cs="Courier New"/>
        </w:rPr>
      </w:pPr>
      <w:r w:rsidRPr="538E812A">
        <w:rPr>
          <w:rFonts w:ascii="Courier New" w:eastAsia="Courier New" w:hAnsi="Courier New" w:cs="Courier New"/>
        </w:rPr>
        <w:t>O diagrama fornecido é mais pormenorizado e segue uma organização segmentada por funcionalidades, ideal para análise técnica e desenvolvimento. O nosso, por outro lado, visa uma visão mais agregada das funcionalidades, o que pode facilitar a leitura e compreensão inicial.</w:t>
      </w:r>
    </w:p>
    <w:p w14:paraId="76EC8114" w14:textId="7735EA2E" w:rsidR="0085506D" w:rsidRPr="00740BFC" w:rsidRDefault="538E812A" w:rsidP="538E812A">
      <w:pPr>
        <w:ind w:firstLine="720"/>
        <w:jc w:val="both"/>
        <w:rPr>
          <w:rFonts w:ascii="Courier New" w:eastAsia="Courier New" w:hAnsi="Courier New" w:cs="Courier New"/>
          <w:lang w:eastAsia="x-none"/>
        </w:rPr>
      </w:pPr>
      <w:r w:rsidRPr="538E812A">
        <w:rPr>
          <w:rFonts w:ascii="Courier New" w:eastAsia="Courier New" w:hAnsi="Courier New" w:cs="Courier New"/>
        </w:rPr>
        <w:t xml:space="preserve"> </w:t>
      </w:r>
    </w:p>
    <w:p w14:paraId="1E7E6512" w14:textId="39BA5E79" w:rsidR="00897D86" w:rsidRPr="00740BFC" w:rsidRDefault="538E812A" w:rsidP="00466E82">
      <w:pPr>
        <w:pStyle w:val="Ttulo3"/>
      </w:pPr>
      <w:bookmarkStart w:id="279" w:name="_Toc150774329"/>
      <w:bookmarkStart w:id="280" w:name="_Toc199624788"/>
      <w:r>
        <w:lastRenderedPageBreak/>
        <w:t>Apreciação dos Diagramas de processos</w:t>
      </w:r>
      <w:bookmarkEnd w:id="279"/>
      <w:bookmarkEnd w:id="280"/>
    </w:p>
    <w:p w14:paraId="51D30054" w14:textId="4EC799D1" w:rsidR="538E812A" w:rsidRDefault="538E812A" w:rsidP="538E812A">
      <w:pPr>
        <w:pStyle w:val="Ttulo4"/>
      </w:pPr>
      <w:bookmarkStart w:id="281" w:name="_Toc1941419852"/>
      <w:bookmarkStart w:id="282" w:name="_Toc199624789"/>
      <w:r>
        <w:t>Apreciação do diagrama de Processo “Processamento de Pedidos dos Clientes</w:t>
      </w:r>
      <w:bookmarkEnd w:id="281"/>
      <w:bookmarkEnd w:id="282"/>
      <w:r>
        <w:t xml:space="preserve"> </w:t>
      </w:r>
    </w:p>
    <w:p w14:paraId="679F8A04" w14:textId="77777777" w:rsidR="00F66803" w:rsidRPr="00740BFC" w:rsidRDefault="00F66803" w:rsidP="00B85CF3">
      <w:pPr>
        <w:rPr>
          <w:lang w:eastAsia="x-none"/>
        </w:rPr>
      </w:pPr>
    </w:p>
    <w:tbl>
      <w:tblPr>
        <w:tblW w:w="0" w:type="auto"/>
        <w:tblBorders>
          <w:top w:val="single" w:sz="4" w:space="0" w:color="auto"/>
          <w:left w:val="single" w:sz="4" w:space="0" w:color="auto"/>
          <w:bottom w:val="single" w:sz="4" w:space="0" w:color="auto"/>
          <w:right w:val="single" w:sz="4" w:space="0" w:color="auto"/>
        </w:tblBorders>
        <w:shd w:val="clear" w:color="auto" w:fill="E6E6E6"/>
        <w:tblLook w:val="04A0" w:firstRow="1" w:lastRow="0" w:firstColumn="1" w:lastColumn="0" w:noHBand="0" w:noVBand="1"/>
      </w:tblPr>
      <w:tblGrid>
        <w:gridCol w:w="8720"/>
      </w:tblGrid>
      <w:tr w:rsidR="00E95407" w:rsidRPr="00740BFC" w14:paraId="7D50B9E6" w14:textId="77777777" w:rsidTr="538E812A">
        <w:tc>
          <w:tcPr>
            <w:tcW w:w="8720" w:type="dxa"/>
            <w:shd w:val="clear" w:color="auto" w:fill="E6E6E6"/>
          </w:tcPr>
          <w:p w14:paraId="66948449" w14:textId="7D550A95" w:rsidR="00E95407" w:rsidRPr="00740BFC" w:rsidRDefault="538E812A" w:rsidP="0020366D">
            <w:pPr>
              <w:rPr>
                <w:rFonts w:ascii="Calibri Light" w:hAnsi="Calibri Light"/>
                <w:color w:val="2F5496"/>
                <w:sz w:val="26"/>
                <w:szCs w:val="26"/>
              </w:rPr>
            </w:pPr>
            <w:r w:rsidRPr="538E812A">
              <w:rPr>
                <w:rFonts w:ascii="Calibri Light" w:hAnsi="Calibri Light"/>
                <w:color w:val="2F5496" w:themeColor="accent1" w:themeShade="BF"/>
                <w:sz w:val="26"/>
                <w:szCs w:val="26"/>
              </w:rPr>
              <w:t>Qualidade (Fraca, Razoável, Boa ou Muito Boa): Boa</w:t>
            </w:r>
          </w:p>
          <w:p w14:paraId="6AA3C061" w14:textId="6E5AF379" w:rsidR="00E95407" w:rsidRPr="00740BFC" w:rsidRDefault="00E95407" w:rsidP="0020366D">
            <w:pPr>
              <w:rPr>
                <w:rFonts w:ascii="Courier New" w:hAnsi="Courier New" w:cs="Courier New"/>
              </w:rPr>
            </w:pPr>
          </w:p>
          <w:p w14:paraId="27183D9B" w14:textId="02F9CD07" w:rsidR="00E95407" w:rsidRPr="00740BFC" w:rsidRDefault="538E812A" w:rsidP="538E812A">
            <w:pPr>
              <w:rPr>
                <w:rFonts w:ascii="Calibri Light" w:hAnsi="Calibri Light"/>
                <w:color w:val="2F5496" w:themeColor="accent1" w:themeShade="BF"/>
                <w:sz w:val="26"/>
                <w:szCs w:val="26"/>
              </w:rPr>
            </w:pPr>
            <w:r w:rsidRPr="538E812A">
              <w:rPr>
                <w:rFonts w:ascii="Calibri Light" w:hAnsi="Calibri Light"/>
                <w:color w:val="2F5496" w:themeColor="accent1" w:themeShade="BF"/>
                <w:sz w:val="26"/>
                <w:szCs w:val="26"/>
              </w:rPr>
              <w:t>Breve Justificação (por exemplo face à análise que fazem do caderno de encargos):</w:t>
            </w:r>
          </w:p>
          <w:p w14:paraId="6D4FED91" w14:textId="43BAD3A0" w:rsidR="538E812A" w:rsidRDefault="538E812A" w:rsidP="538E812A">
            <w:pPr>
              <w:rPr>
                <w:rFonts w:ascii="Courier New" w:hAnsi="Courier New" w:cs="Courier New"/>
              </w:rPr>
            </w:pPr>
            <w:r w:rsidRPr="538E812A">
              <w:rPr>
                <w:rFonts w:ascii="Courier New" w:hAnsi="Courier New" w:cs="Courier New"/>
              </w:rPr>
              <w:t>Em relação à análise que fazemos do proposto no caderno de encargos, o diagrama em questão cumpre os requisitos descritos. Como pontos fortes destacamos:</w:t>
            </w:r>
          </w:p>
          <w:p w14:paraId="100C7DDC" w14:textId="5CEADFC3" w:rsidR="00E95407" w:rsidRPr="00740BFC" w:rsidRDefault="538E812A" w:rsidP="538E812A">
            <w:pPr>
              <w:rPr>
                <w:rFonts w:ascii="Courier New" w:eastAsia="Courier New" w:hAnsi="Courier New" w:cs="Courier New"/>
              </w:rPr>
            </w:pPr>
            <w:r w:rsidRPr="538E812A">
              <w:rPr>
                <w:rFonts w:ascii="Courier New" w:eastAsia="Courier New" w:hAnsi="Courier New" w:cs="Courier New"/>
                <w:b/>
                <w:bCs/>
              </w:rPr>
              <w:t>1.</w:t>
            </w:r>
            <w:r w:rsidRPr="538E812A">
              <w:rPr>
                <w:rFonts w:ascii="Courier New" w:eastAsia="Courier New" w:hAnsi="Courier New" w:cs="Courier New"/>
              </w:rPr>
              <w:t xml:space="preserve"> Clareza Geral: O fluxo principal do processo é relativamente fácil de seguir.</w:t>
            </w:r>
          </w:p>
          <w:p w14:paraId="468EC14A" w14:textId="423CD3FE" w:rsidR="00E95407" w:rsidRPr="00740BFC" w:rsidRDefault="538E812A" w:rsidP="538E812A">
            <w:pPr>
              <w:rPr>
                <w:rFonts w:ascii="Courier New" w:eastAsia="Courier New" w:hAnsi="Courier New" w:cs="Courier New"/>
              </w:rPr>
            </w:pPr>
            <w:r w:rsidRPr="538E812A">
              <w:rPr>
                <w:rFonts w:ascii="Courier New" w:eastAsia="Courier New" w:hAnsi="Courier New" w:cs="Courier New"/>
              </w:rPr>
              <w:t>2. Utilização de Lanes: A "Lane" para o "Cliente" está corretamente identificada, distinguindo as ações do utilizador das ações do sistema ou de outros departamentos.</w:t>
            </w:r>
          </w:p>
          <w:p w14:paraId="21F0DF7C" w14:textId="1EAB9E0F" w:rsidR="00E95407" w:rsidRPr="00740BFC" w:rsidRDefault="538E812A" w:rsidP="538E812A">
            <w:pPr>
              <w:spacing w:before="0" w:after="0"/>
              <w:rPr>
                <w:rFonts w:ascii="Courier New" w:eastAsia="Courier New" w:hAnsi="Courier New" w:cs="Courier New"/>
              </w:rPr>
            </w:pPr>
            <w:r w:rsidRPr="538E812A">
              <w:rPr>
                <w:rFonts w:ascii="Courier New" w:eastAsia="Courier New" w:hAnsi="Courier New" w:cs="Courier New"/>
              </w:rPr>
              <w:t>3. Eventos de Início e Fim: Os eventos de início ("Clica 'Checkout' Novo pedido iniciado") e de fim ("Não" para "Fim processo encomenda") estão bem posicionados</w:t>
            </w:r>
          </w:p>
          <w:p w14:paraId="358FE4E9" w14:textId="6ADBA7FF" w:rsidR="00E95407" w:rsidRPr="00740BFC" w:rsidRDefault="00E95407" w:rsidP="538E812A">
            <w:pPr>
              <w:spacing w:before="0" w:after="0"/>
              <w:ind w:left="708"/>
              <w:rPr>
                <w:rFonts w:ascii="Courier New" w:eastAsia="Courier New" w:hAnsi="Courier New" w:cs="Courier New"/>
              </w:rPr>
            </w:pPr>
          </w:p>
          <w:p w14:paraId="35E1E3C5" w14:textId="6AAFF6AC" w:rsidR="00E95407" w:rsidRPr="00740BFC" w:rsidRDefault="538E812A" w:rsidP="538E812A">
            <w:pPr>
              <w:spacing w:before="0" w:after="0"/>
              <w:rPr>
                <w:rFonts w:ascii="Courier New" w:eastAsia="Courier New" w:hAnsi="Courier New" w:cs="Courier New"/>
              </w:rPr>
            </w:pPr>
            <w:r w:rsidRPr="538E812A">
              <w:rPr>
                <w:rFonts w:ascii="Courier New" w:eastAsia="Courier New" w:hAnsi="Courier New" w:cs="Courier New"/>
              </w:rPr>
              <w:t>4. Gateways Exclusivos: A utilização de "Exclusive Gateways" para decisões ("Stock Suficiente" e "Confirma Pedido?") é apropriada.</w:t>
            </w:r>
          </w:p>
          <w:p w14:paraId="57CC9740" w14:textId="5D2CEFDC" w:rsidR="00E95407" w:rsidRPr="00740BFC" w:rsidRDefault="00E95407" w:rsidP="538E812A">
            <w:pPr>
              <w:spacing w:before="0" w:after="0"/>
              <w:ind w:left="708"/>
              <w:rPr>
                <w:rFonts w:ascii="Calibri Light" w:hAnsi="Calibri Light"/>
                <w:color w:val="2F5496" w:themeColor="accent1" w:themeShade="BF"/>
                <w:sz w:val="26"/>
                <w:szCs w:val="26"/>
              </w:rPr>
            </w:pPr>
          </w:p>
          <w:p w14:paraId="0B6B58D4" w14:textId="4631B1A3" w:rsidR="00E95407" w:rsidRPr="00740BFC" w:rsidRDefault="538E812A" w:rsidP="538E812A">
            <w:pPr>
              <w:spacing w:before="0" w:after="0"/>
              <w:rPr>
                <w:rFonts w:ascii="Calibri Light" w:hAnsi="Calibri Light"/>
                <w:color w:val="2F5496"/>
                <w:sz w:val="26"/>
                <w:szCs w:val="26"/>
              </w:rPr>
            </w:pPr>
            <w:r w:rsidRPr="538E812A">
              <w:rPr>
                <w:rFonts w:ascii="Calibri Light" w:hAnsi="Calibri Light"/>
                <w:color w:val="2F5496" w:themeColor="accent1" w:themeShade="BF"/>
                <w:sz w:val="26"/>
                <w:szCs w:val="26"/>
              </w:rPr>
              <w:t>A modelização que propõem é diferente? (Sim/Não): Sim</w:t>
            </w:r>
          </w:p>
          <w:p w14:paraId="03EFD7F1" w14:textId="45AF92D2" w:rsidR="00E95407" w:rsidRPr="00740BFC" w:rsidRDefault="538E812A" w:rsidP="538E812A">
            <w:pPr>
              <w:rPr>
                <w:rFonts w:ascii="Courier New" w:hAnsi="Courier New" w:cs="Courier New"/>
              </w:rPr>
            </w:pPr>
            <w:r w:rsidRPr="538E812A">
              <w:rPr>
                <w:rFonts w:ascii="Calibri Light" w:hAnsi="Calibri Light"/>
                <w:color w:val="2F5496" w:themeColor="accent1" w:themeShade="BF"/>
                <w:sz w:val="26"/>
                <w:szCs w:val="26"/>
              </w:rPr>
              <w:t>No caso afirmativo, expliquem as diferenças:</w:t>
            </w:r>
          </w:p>
          <w:p w14:paraId="5C4C7C7D" w14:textId="1A60233D" w:rsidR="00E95407" w:rsidRPr="00BF303B" w:rsidRDefault="538E812A" w:rsidP="538E812A">
            <w:pPr>
              <w:jc w:val="both"/>
              <w:rPr>
                <w:rFonts w:ascii="Courier New" w:eastAsia="Courier New" w:hAnsi="Courier New" w:cs="Courier New"/>
              </w:rPr>
            </w:pPr>
            <w:r w:rsidRPr="538E812A">
              <w:rPr>
                <w:rFonts w:ascii="Courier New" w:eastAsia="Courier New" w:hAnsi="Courier New" w:cs="Courier New"/>
              </w:rPr>
              <w:t>Na solução que propusemos na fase I do nosso grupo, diferenciámo-nos numa maior segregação</w:t>
            </w:r>
            <w:r w:rsidRPr="00BF303B">
              <w:rPr>
                <w:rFonts w:ascii="Courier New" w:eastAsia="Courier New" w:hAnsi="Courier New" w:cs="Courier New"/>
              </w:rPr>
              <w:t xml:space="preserve"> das "Lanes" dentro da "Pool" da Vinisys, modelação mais explícita (e por sua vez, complexa), representação mais fiel do processo de ajuste de encomenda e da fase de pagamento conforme os requisitos do caderno de encargos.</w:t>
            </w:r>
          </w:p>
        </w:tc>
      </w:tr>
      <w:tr w:rsidR="538E812A" w14:paraId="63AFFFA2" w14:textId="77777777" w:rsidTr="538E812A">
        <w:trPr>
          <w:trHeight w:val="300"/>
        </w:trPr>
        <w:tc>
          <w:tcPr>
            <w:tcW w:w="8720" w:type="dxa"/>
            <w:shd w:val="clear" w:color="auto" w:fill="E6E6E6"/>
          </w:tcPr>
          <w:p w14:paraId="23ECFA31" w14:textId="087A3BA8" w:rsidR="538E812A" w:rsidRDefault="538E812A" w:rsidP="538E812A">
            <w:pPr>
              <w:rPr>
                <w:rFonts w:ascii="Calibri Light" w:hAnsi="Calibri Light"/>
                <w:color w:val="2F5496" w:themeColor="accent1" w:themeShade="BF"/>
                <w:sz w:val="26"/>
                <w:szCs w:val="26"/>
              </w:rPr>
            </w:pPr>
          </w:p>
        </w:tc>
      </w:tr>
    </w:tbl>
    <w:p w14:paraId="160D82FC" w14:textId="77777777" w:rsidR="0020366D" w:rsidRPr="00740BFC" w:rsidRDefault="0020366D" w:rsidP="0020366D"/>
    <w:p w14:paraId="4B39A590" w14:textId="725BD94D" w:rsidR="538E812A" w:rsidRDefault="538E812A" w:rsidP="538E812A">
      <w:pPr>
        <w:pStyle w:val="Ttulo4"/>
        <w:numPr>
          <w:ilvl w:val="0"/>
          <w:numId w:val="0"/>
        </w:numPr>
        <w:rPr>
          <w:i/>
          <w:iCs/>
        </w:rPr>
      </w:pPr>
      <w:bookmarkStart w:id="283" w:name="_Toc199624790"/>
      <w:r>
        <w:t>4.1.4.2. Apreciação do diagrama de Processo “Logística e Entrega de Pedidos”</w:t>
      </w:r>
      <w:bookmarkEnd w:id="283"/>
      <w:r>
        <w:t xml:space="preserve"> </w:t>
      </w:r>
    </w:p>
    <w:p w14:paraId="01EC7597" w14:textId="77777777" w:rsidR="538E812A" w:rsidRDefault="538E812A"/>
    <w:tbl>
      <w:tblPr>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8720"/>
      </w:tblGrid>
      <w:tr w:rsidR="538E812A" w14:paraId="78CF4242" w14:textId="77777777" w:rsidTr="538E812A">
        <w:trPr>
          <w:trHeight w:val="300"/>
        </w:trPr>
        <w:tc>
          <w:tcPr>
            <w:tcW w:w="8720" w:type="dxa"/>
            <w:shd w:val="clear" w:color="auto" w:fill="E6E6E6"/>
          </w:tcPr>
          <w:p w14:paraId="565C1FB7" w14:textId="4F043A29" w:rsidR="538E812A" w:rsidRDefault="538E812A" w:rsidP="538E812A">
            <w:pPr>
              <w:rPr>
                <w:rFonts w:ascii="Calibri Light" w:hAnsi="Calibri Light"/>
                <w:color w:val="2F5496" w:themeColor="accent1" w:themeShade="BF"/>
                <w:sz w:val="26"/>
                <w:szCs w:val="26"/>
              </w:rPr>
            </w:pPr>
            <w:r w:rsidRPr="538E812A">
              <w:rPr>
                <w:rFonts w:ascii="Calibri Light" w:hAnsi="Calibri Light"/>
                <w:color w:val="2F5496" w:themeColor="accent1" w:themeShade="BF"/>
                <w:sz w:val="26"/>
                <w:szCs w:val="26"/>
              </w:rPr>
              <w:t>Qualidade (Fraca, Razoável, Boa ou Muito Boa): Boa</w:t>
            </w:r>
          </w:p>
          <w:p w14:paraId="6294B92B" w14:textId="77777777" w:rsidR="538E812A" w:rsidRDefault="538E812A" w:rsidP="538E812A">
            <w:pPr>
              <w:rPr>
                <w:rFonts w:ascii="Courier New" w:hAnsi="Courier New" w:cs="Courier New"/>
              </w:rPr>
            </w:pPr>
          </w:p>
          <w:p w14:paraId="0EDF871A" w14:textId="77777777" w:rsidR="538E812A" w:rsidRDefault="538E812A" w:rsidP="538E812A">
            <w:pPr>
              <w:spacing w:line="259" w:lineRule="auto"/>
              <w:rPr>
                <w:rFonts w:ascii="Calibri Light" w:hAnsi="Calibri Light"/>
                <w:color w:val="2F5496" w:themeColor="accent1" w:themeShade="BF"/>
                <w:sz w:val="26"/>
                <w:szCs w:val="26"/>
              </w:rPr>
            </w:pPr>
            <w:r w:rsidRPr="538E812A">
              <w:rPr>
                <w:rFonts w:ascii="Calibri Light" w:hAnsi="Calibri Light"/>
                <w:color w:val="2F5496" w:themeColor="accent1" w:themeShade="BF"/>
                <w:sz w:val="26"/>
                <w:szCs w:val="26"/>
              </w:rPr>
              <w:t>Breve Justificação (por exemplo face à análise que fazem do caderno de encargos):</w:t>
            </w:r>
          </w:p>
          <w:p w14:paraId="4720C5BB" w14:textId="20888FBA" w:rsidR="538E812A" w:rsidRDefault="538E812A" w:rsidP="538E812A">
            <w:pPr>
              <w:rPr>
                <w:rFonts w:ascii="Courier New" w:hAnsi="Courier New" w:cs="Courier New"/>
              </w:rPr>
            </w:pPr>
            <w:r w:rsidRPr="538E812A">
              <w:rPr>
                <w:rFonts w:ascii="Courier New" w:hAnsi="Courier New" w:cs="Courier New"/>
              </w:rPr>
              <w:t>Em relação à análise que fazemos do proposto no caderno de encargos, o diagrama em questão cumpre os requisitos descritos. Como pontos fortes destacamos:</w:t>
            </w:r>
          </w:p>
          <w:p w14:paraId="3012229D" w14:textId="44F5228E" w:rsidR="538E812A" w:rsidRPr="00BF303B" w:rsidRDefault="538E812A" w:rsidP="538E812A">
            <w:pPr>
              <w:ind w:left="708"/>
              <w:rPr>
                <w:rFonts w:ascii="Courier New" w:hAnsi="Courier New" w:cs="Courier New"/>
              </w:rPr>
            </w:pPr>
            <w:r w:rsidRPr="00BF303B">
              <w:rPr>
                <w:rFonts w:ascii="Courier New" w:hAnsi="Courier New" w:cs="Courier New"/>
              </w:rPr>
              <w:lastRenderedPageBreak/>
              <w:t>1.Representação da Transportadora como "Pool" Separada;</w:t>
            </w:r>
          </w:p>
          <w:p w14:paraId="513D8B04" w14:textId="43ACAC81" w:rsidR="538E812A" w:rsidRPr="00BF303B" w:rsidRDefault="538E812A" w:rsidP="538E812A">
            <w:pPr>
              <w:ind w:left="708"/>
              <w:rPr>
                <w:rFonts w:ascii="Courier New" w:hAnsi="Courier New" w:cs="Courier New"/>
              </w:rPr>
            </w:pPr>
            <w:r w:rsidRPr="00BF303B">
              <w:rPr>
                <w:rFonts w:ascii="Courier New" w:hAnsi="Courier New" w:cs="Courier New"/>
              </w:rPr>
              <w:t>2.Utilização de Eventos de Mensagem;</w:t>
            </w:r>
          </w:p>
          <w:p w14:paraId="54B0CFF4" w14:textId="60E705C7" w:rsidR="538E812A" w:rsidRDefault="538E812A" w:rsidP="538E812A">
            <w:pPr>
              <w:ind w:left="708"/>
              <w:rPr>
                <w:rFonts w:ascii="Courier New" w:hAnsi="Courier New" w:cs="Courier New"/>
                <w:lang w:val="pt-BR"/>
              </w:rPr>
            </w:pPr>
            <w:r w:rsidRPr="00BF303B">
              <w:rPr>
                <w:rFonts w:ascii="Courier New" w:hAnsi="Courier New" w:cs="Courier New"/>
              </w:rPr>
              <w:t>3.O início do processo com o “Start Event” do tipo message prevê o descrito</w:t>
            </w:r>
            <w:r w:rsidRPr="538E812A">
              <w:rPr>
                <w:rFonts w:ascii="Courier New" w:hAnsi="Courier New" w:cs="Courier New"/>
                <w:lang w:val="pt-BR"/>
              </w:rPr>
              <w:t xml:space="preserve"> no caderno de encargos, nomeadamente que o processo inicia com o pedido do cliente a ser confirmado para expedição;</w:t>
            </w:r>
          </w:p>
          <w:p w14:paraId="474827D4" w14:textId="0DC5393D" w:rsidR="538E812A" w:rsidRDefault="538E812A" w:rsidP="538E812A">
            <w:pPr>
              <w:ind w:left="708"/>
              <w:rPr>
                <w:rFonts w:ascii="Courier New" w:hAnsi="Courier New" w:cs="Courier New"/>
                <w:lang w:val="pt-BR"/>
              </w:rPr>
            </w:pPr>
            <w:r w:rsidRPr="538E812A">
              <w:rPr>
                <w:rFonts w:ascii="Courier New" w:hAnsi="Courier New" w:cs="Courier New"/>
                <w:lang w:val="pt-BR"/>
              </w:rPr>
              <w:t>4."Lane" do Gestor de Logística;</w:t>
            </w:r>
          </w:p>
          <w:p w14:paraId="0A9278E8" w14:textId="7AA396B9" w:rsidR="538E812A" w:rsidRDefault="538E812A" w:rsidP="538E812A">
            <w:pPr>
              <w:ind w:left="708"/>
              <w:rPr>
                <w:rFonts w:ascii="Calibri Light" w:hAnsi="Calibri Light"/>
                <w:color w:val="2F5496" w:themeColor="accent1" w:themeShade="BF"/>
                <w:sz w:val="26"/>
                <w:szCs w:val="26"/>
              </w:rPr>
            </w:pPr>
            <w:r w:rsidRPr="538E812A">
              <w:rPr>
                <w:rFonts w:ascii="Courier New" w:hAnsi="Courier New" w:cs="Courier New"/>
                <w:lang w:val="pt-BR"/>
              </w:rPr>
              <w:t>Entre outros.</w:t>
            </w:r>
          </w:p>
          <w:p w14:paraId="09CF3032" w14:textId="233EB10A" w:rsidR="538E812A" w:rsidRDefault="538E812A" w:rsidP="538E812A">
            <w:pPr>
              <w:ind w:left="708"/>
              <w:rPr>
                <w:rFonts w:ascii="Calibri Light" w:hAnsi="Calibri Light"/>
                <w:color w:val="2F5496" w:themeColor="accent1" w:themeShade="BF"/>
                <w:sz w:val="26"/>
                <w:szCs w:val="26"/>
              </w:rPr>
            </w:pPr>
            <w:r w:rsidRPr="538E812A">
              <w:rPr>
                <w:rFonts w:ascii="Calibri Light" w:hAnsi="Calibri Light"/>
                <w:color w:val="2F5496" w:themeColor="accent1" w:themeShade="BF"/>
                <w:sz w:val="26"/>
                <w:szCs w:val="26"/>
              </w:rPr>
              <w:t>A modelização que propõem é diferente? (Sim/Não): Sim</w:t>
            </w:r>
          </w:p>
          <w:p w14:paraId="177E2172" w14:textId="594AC999" w:rsidR="538E812A" w:rsidRDefault="538E812A" w:rsidP="538E812A">
            <w:pPr>
              <w:rPr>
                <w:rFonts w:ascii="Courier New" w:hAnsi="Courier New" w:cs="Courier New"/>
              </w:rPr>
            </w:pPr>
            <w:r w:rsidRPr="538E812A">
              <w:rPr>
                <w:rFonts w:ascii="Calibri Light" w:hAnsi="Calibri Light"/>
                <w:color w:val="2F5496" w:themeColor="accent1" w:themeShade="BF"/>
                <w:sz w:val="26"/>
                <w:szCs w:val="26"/>
              </w:rPr>
              <w:t>No caso afirmativo, expliquem as diferenças:</w:t>
            </w:r>
          </w:p>
          <w:p w14:paraId="6EB9472E" w14:textId="3EB0089A" w:rsidR="538E812A" w:rsidRDefault="538E812A" w:rsidP="538E812A">
            <w:pPr>
              <w:jc w:val="both"/>
              <w:rPr>
                <w:rFonts w:ascii="Courier New" w:eastAsia="Courier New" w:hAnsi="Courier New" w:cs="Courier New"/>
                <w:lang w:val="pt-BR"/>
              </w:rPr>
            </w:pPr>
            <w:r w:rsidRPr="538E812A">
              <w:rPr>
                <w:rFonts w:ascii="Courier New" w:eastAsia="Courier New" w:hAnsi="Courier New" w:cs="Courier New"/>
              </w:rPr>
              <w:t>Na solução que propusemos na fase I do nosso grupo, diferenciámo-nos do proposto pelo grupo dos nosso colegas em:</w:t>
            </w:r>
          </w:p>
          <w:p w14:paraId="3CB2FF92" w14:textId="0A8281DF" w:rsidR="538E812A" w:rsidRDefault="538E812A" w:rsidP="538E812A">
            <w:pPr>
              <w:pStyle w:val="PargrafodaLista"/>
              <w:jc w:val="both"/>
              <w:rPr>
                <w:rFonts w:ascii="Courier New" w:eastAsia="Courier New" w:hAnsi="Courier New" w:cs="Courier New"/>
                <w:lang w:val="pt-BR"/>
              </w:rPr>
            </w:pPr>
            <w:r w:rsidRPr="00BF303B">
              <w:rPr>
                <w:rFonts w:ascii="Courier New" w:eastAsia="Courier New" w:hAnsi="Courier New" w:cs="Courier New"/>
                <w:lang w:val="pt-PT"/>
              </w:rPr>
              <w:t>1.Divisão em Lanes “Gestor Logístico” e “Armazém” - cla</w:t>
            </w:r>
            <w:r w:rsidRPr="538E812A">
              <w:rPr>
                <w:rFonts w:ascii="Courier New" w:eastAsia="Courier New" w:hAnsi="Courier New" w:cs="Courier New"/>
                <w:lang w:val="pt-BR"/>
              </w:rPr>
              <w:t>rifica a atribuição de responsabilidades;</w:t>
            </w:r>
          </w:p>
          <w:p w14:paraId="72D7B347" w14:textId="15FADB1F" w:rsidR="538E812A" w:rsidRDefault="538E812A" w:rsidP="538E812A">
            <w:pPr>
              <w:pStyle w:val="PargrafodaLista"/>
              <w:jc w:val="both"/>
              <w:rPr>
                <w:rFonts w:ascii="Courier New" w:eastAsia="Courier New" w:hAnsi="Courier New" w:cs="Courier New"/>
                <w:lang w:val="pt-BR"/>
              </w:rPr>
            </w:pPr>
            <w:r w:rsidRPr="538E812A">
              <w:rPr>
                <w:rFonts w:ascii="Courier New" w:eastAsia="Courier New" w:hAnsi="Courier New" w:cs="Courier New"/>
                <w:lang w:val="pt-BR"/>
              </w:rPr>
              <w:t>2.Detalhes em relação ao Fluxo de "Stock Insuficiente" (em situação de Falta de Mercadoria)</w:t>
            </w:r>
          </w:p>
          <w:p w14:paraId="715F0371" w14:textId="3A86C1F6" w:rsidR="538E812A" w:rsidRDefault="538E812A" w:rsidP="538E812A">
            <w:pPr>
              <w:pStyle w:val="PargrafodaLista"/>
              <w:jc w:val="both"/>
              <w:rPr>
                <w:rFonts w:ascii="Courier New" w:eastAsia="Courier New" w:hAnsi="Courier New" w:cs="Courier New"/>
                <w:lang w:val="pt-BR"/>
              </w:rPr>
            </w:pPr>
            <w:r w:rsidRPr="538E812A">
              <w:rPr>
                <w:rFonts w:ascii="Courier New" w:eastAsia="Courier New" w:hAnsi="Courier New" w:cs="Courier New"/>
                <w:lang w:val="pt-BR"/>
              </w:rPr>
              <w:t>3.Representação da "Entrega à Transportadora";</w:t>
            </w:r>
          </w:p>
          <w:p w14:paraId="5FE6F54F" w14:textId="327E096A" w:rsidR="538E812A" w:rsidRDefault="538E812A" w:rsidP="538E812A">
            <w:pPr>
              <w:jc w:val="both"/>
              <w:rPr>
                <w:rFonts w:ascii="Courier New" w:eastAsia="Courier New" w:hAnsi="Courier New" w:cs="Courier New"/>
                <w:lang w:val="pt-BR"/>
              </w:rPr>
            </w:pPr>
            <w:r w:rsidRPr="538E812A">
              <w:rPr>
                <w:rFonts w:ascii="Courier New" w:eastAsia="Courier New" w:hAnsi="Courier New" w:cs="Courier New"/>
                <w:lang w:val="pt-BR"/>
              </w:rPr>
              <w:t xml:space="preserve">     4.Monitorização do Estado e Gestão de Tempos;</w:t>
            </w:r>
          </w:p>
          <w:p w14:paraId="1B925FBF" w14:textId="5448A9DF" w:rsidR="538E812A" w:rsidRDefault="538E812A" w:rsidP="538E812A">
            <w:pPr>
              <w:pStyle w:val="PargrafodaLista"/>
              <w:jc w:val="both"/>
              <w:rPr>
                <w:rFonts w:ascii="Courier New" w:eastAsia="Courier New" w:hAnsi="Courier New" w:cs="Courier New"/>
                <w:lang w:val="pt-BR"/>
              </w:rPr>
            </w:pPr>
            <w:r w:rsidRPr="538E812A">
              <w:rPr>
                <w:rFonts w:ascii="Courier New" w:eastAsia="Courier New" w:hAnsi="Courier New" w:cs="Courier New"/>
                <w:lang w:val="pt-BR"/>
              </w:rPr>
              <w:t>5.Tratamento de "Encomenda Entregue" vs. "Não Entregue" e Ocorrências.</w:t>
            </w:r>
          </w:p>
          <w:p w14:paraId="1A2F9366" w14:textId="1F6F459F" w:rsidR="538E812A" w:rsidRDefault="538E812A" w:rsidP="538E812A">
            <w:pPr>
              <w:jc w:val="both"/>
              <w:rPr>
                <w:rFonts w:ascii="Courier New" w:eastAsia="Courier New" w:hAnsi="Courier New" w:cs="Courier New"/>
              </w:rPr>
            </w:pPr>
            <w:r w:rsidRPr="538E812A">
              <w:rPr>
                <w:rFonts w:ascii="Courier New" w:eastAsia="Courier New" w:hAnsi="Courier New" w:cs="Courier New"/>
              </w:rPr>
              <w:t>Estas alterações permitiram detalhar melhor o processo em questão.</w:t>
            </w:r>
          </w:p>
        </w:tc>
      </w:tr>
      <w:tr w:rsidR="538E812A" w14:paraId="09EF55A9" w14:textId="77777777" w:rsidTr="538E812A">
        <w:trPr>
          <w:trHeight w:val="300"/>
        </w:trPr>
        <w:tc>
          <w:tcPr>
            <w:tcW w:w="8720" w:type="dxa"/>
            <w:shd w:val="clear" w:color="auto" w:fill="E6E6E6"/>
          </w:tcPr>
          <w:p w14:paraId="6176CA52" w14:textId="087A3BA8" w:rsidR="538E812A" w:rsidRDefault="538E812A" w:rsidP="538E812A">
            <w:pPr>
              <w:rPr>
                <w:rFonts w:ascii="Calibri Light" w:hAnsi="Calibri Light"/>
                <w:color w:val="2F5496" w:themeColor="accent1" w:themeShade="BF"/>
                <w:sz w:val="26"/>
                <w:szCs w:val="26"/>
              </w:rPr>
            </w:pPr>
          </w:p>
        </w:tc>
      </w:tr>
    </w:tbl>
    <w:p w14:paraId="45FDFF2E" w14:textId="53C81365" w:rsidR="538E812A" w:rsidRDefault="538E812A" w:rsidP="538E812A">
      <w:pPr>
        <w:pStyle w:val="Ttulo4"/>
        <w:numPr>
          <w:ilvl w:val="0"/>
          <w:numId w:val="0"/>
        </w:numPr>
        <w:rPr>
          <w:i/>
          <w:iCs/>
        </w:rPr>
      </w:pPr>
      <w:bookmarkStart w:id="284" w:name="_Toc199624791"/>
      <w:r>
        <w:t>4.1.4.3. Apreciação do diagrama de Processo “Gestão de Ocorrências”</w:t>
      </w:r>
      <w:bookmarkEnd w:id="284"/>
      <w:r>
        <w:t xml:space="preserve"> </w:t>
      </w:r>
    </w:p>
    <w:tbl>
      <w:tblPr>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8720"/>
      </w:tblGrid>
      <w:tr w:rsidR="538E812A" w14:paraId="13C09024" w14:textId="77777777" w:rsidTr="538E812A">
        <w:trPr>
          <w:trHeight w:val="300"/>
        </w:trPr>
        <w:tc>
          <w:tcPr>
            <w:tcW w:w="8720" w:type="dxa"/>
            <w:shd w:val="clear" w:color="auto" w:fill="E6E6E6"/>
          </w:tcPr>
          <w:p w14:paraId="5B856CB0" w14:textId="65C0FFB7" w:rsidR="538E812A" w:rsidRPr="00BF303B" w:rsidRDefault="538E812A" w:rsidP="538E812A">
            <w:pPr>
              <w:spacing w:line="259" w:lineRule="auto"/>
              <w:rPr>
                <w:rFonts w:ascii="Calibri Light" w:hAnsi="Calibri Light"/>
                <w:color w:val="2F5496" w:themeColor="accent1" w:themeShade="BF"/>
                <w:sz w:val="26"/>
                <w:szCs w:val="26"/>
              </w:rPr>
            </w:pPr>
            <w:r w:rsidRPr="00BF303B">
              <w:rPr>
                <w:rFonts w:ascii="Calibri Light" w:hAnsi="Calibri Light"/>
                <w:color w:val="2F5496" w:themeColor="accent1" w:themeShade="BF"/>
                <w:sz w:val="26"/>
                <w:szCs w:val="26"/>
              </w:rPr>
              <w:t>Qualidade (Fraca, Razoável, Boa ou Muito Boa): Boa</w:t>
            </w:r>
          </w:p>
          <w:p w14:paraId="2008CFBC" w14:textId="77777777" w:rsidR="538E812A" w:rsidRDefault="538E812A" w:rsidP="538E812A">
            <w:pPr>
              <w:spacing w:line="259" w:lineRule="auto"/>
              <w:ind w:left="708"/>
              <w:rPr>
                <w:rFonts w:ascii="Calibri Light" w:hAnsi="Calibri Light"/>
                <w:color w:val="2F5496" w:themeColor="accent1" w:themeShade="BF"/>
                <w:sz w:val="26"/>
                <w:szCs w:val="26"/>
              </w:rPr>
            </w:pPr>
          </w:p>
          <w:p w14:paraId="3AD8682E" w14:textId="369038C2" w:rsidR="538E812A" w:rsidRPr="00BF303B" w:rsidRDefault="538E812A" w:rsidP="538E812A">
            <w:pPr>
              <w:spacing w:line="259" w:lineRule="auto"/>
              <w:rPr>
                <w:rFonts w:ascii="Calibri Light" w:hAnsi="Calibri Light"/>
                <w:color w:val="2F5496" w:themeColor="accent1" w:themeShade="BF"/>
                <w:sz w:val="26"/>
                <w:szCs w:val="26"/>
              </w:rPr>
            </w:pPr>
            <w:r w:rsidRPr="00BF303B">
              <w:rPr>
                <w:rFonts w:ascii="Calibri Light" w:hAnsi="Calibri Light"/>
                <w:color w:val="2F5496" w:themeColor="accent1" w:themeShade="BF"/>
                <w:sz w:val="26"/>
                <w:szCs w:val="26"/>
              </w:rPr>
              <w:t>Breve Justificação (por exemplo face à análise que fazem do caderno de encargos):</w:t>
            </w:r>
          </w:p>
          <w:p w14:paraId="551253E0" w14:textId="38C653B8" w:rsidR="538E812A" w:rsidRDefault="538E812A" w:rsidP="538E812A">
            <w:pPr>
              <w:rPr>
                <w:rFonts w:ascii="Courier New" w:eastAsia="Courier New" w:hAnsi="Courier New" w:cs="Courier New"/>
                <w:lang w:val="pt-BR"/>
              </w:rPr>
            </w:pPr>
            <w:r w:rsidRPr="00BF303B">
              <w:rPr>
                <w:rFonts w:ascii="Courier New" w:eastAsia="Courier New" w:hAnsi="Courier New" w:cs="Courier New"/>
              </w:rPr>
              <w:t>Em relação à análise que fazemos do proposto no caderno de encargos, o diagrama em questão cumpre os requisitos descritos. Como pontos fortes destacamos:</w:t>
            </w:r>
          </w:p>
          <w:p w14:paraId="398FD85A" w14:textId="56DD1899" w:rsidR="538E812A" w:rsidRDefault="538E812A" w:rsidP="538E812A">
            <w:pPr>
              <w:pStyle w:val="PargrafodaLista"/>
              <w:rPr>
                <w:rFonts w:ascii="Courier New" w:eastAsia="Courier New" w:hAnsi="Courier New" w:cs="Courier New"/>
                <w:lang w:val="pt-BR"/>
              </w:rPr>
            </w:pPr>
            <w:r w:rsidRPr="538E812A">
              <w:rPr>
                <w:rFonts w:ascii="Courier New" w:eastAsia="Courier New" w:hAnsi="Courier New" w:cs="Courier New"/>
                <w:lang w:val="pt-BR"/>
              </w:rPr>
              <w:t>Lanes claramente definidas ("Cliente", "Gestor pós-venda ou Gestor Comercial" e "Equipa Financeira");</w:t>
            </w:r>
          </w:p>
          <w:p w14:paraId="37541A48" w14:textId="58CDB0DB" w:rsidR="538E812A" w:rsidRDefault="538E812A" w:rsidP="538E812A">
            <w:pPr>
              <w:pStyle w:val="PargrafodaLista"/>
              <w:rPr>
                <w:rFonts w:ascii="Courier New" w:eastAsia="Courier New" w:hAnsi="Courier New" w:cs="Courier New"/>
                <w:lang w:val="pt-BR"/>
              </w:rPr>
            </w:pPr>
            <w:r w:rsidRPr="538E812A">
              <w:rPr>
                <w:rFonts w:ascii="Courier New" w:eastAsia="Courier New" w:hAnsi="Courier New" w:cs="Courier New"/>
                <w:lang w:val="pt-BR"/>
              </w:rPr>
              <w:t>Início do processo conforme previsto no caderno de encargos - "Start Event" "Iniciado pelo cliente" e a primeira tarefa é "Abre Ocorrência" (User Task);</w:t>
            </w:r>
          </w:p>
          <w:p w14:paraId="14CA80B9" w14:textId="4B60F4EA" w:rsidR="538E812A" w:rsidRDefault="538E812A" w:rsidP="538E812A">
            <w:pPr>
              <w:pStyle w:val="PargrafodaLista"/>
              <w:rPr>
                <w:rFonts w:ascii="Courier New" w:eastAsia="Courier New" w:hAnsi="Courier New" w:cs="Courier New"/>
                <w:lang w:val="pt-BR"/>
              </w:rPr>
            </w:pPr>
            <w:r w:rsidRPr="538E812A">
              <w:rPr>
                <w:rFonts w:ascii="Courier New" w:eastAsia="Courier New" w:hAnsi="Courier New" w:cs="Courier New"/>
                <w:lang w:val="pt-BR"/>
              </w:rPr>
              <w:lastRenderedPageBreak/>
              <w:t>Representação adequada da análise da ocorrência, coerente com o Caderno de Encargos.</w:t>
            </w:r>
          </w:p>
          <w:p w14:paraId="29A62E4A" w14:textId="2E934746" w:rsidR="538E812A" w:rsidRDefault="538E812A" w:rsidP="538E812A">
            <w:pPr>
              <w:spacing w:line="259" w:lineRule="auto"/>
              <w:rPr>
                <w:rFonts w:ascii="Calibri Light" w:hAnsi="Calibri Light"/>
                <w:color w:val="2F5496" w:themeColor="accent1" w:themeShade="BF"/>
                <w:sz w:val="26"/>
                <w:szCs w:val="26"/>
              </w:rPr>
            </w:pPr>
            <w:r w:rsidRPr="00BF303B">
              <w:rPr>
                <w:rFonts w:ascii="Calibri Light" w:hAnsi="Calibri Light"/>
                <w:color w:val="2F5496" w:themeColor="accent1" w:themeShade="BF"/>
                <w:sz w:val="26"/>
                <w:szCs w:val="26"/>
              </w:rPr>
              <w:t>A modelização que propõem é diferente? (Sim/Não): Sim</w:t>
            </w:r>
          </w:p>
          <w:p w14:paraId="754733BE" w14:textId="6DB7C036" w:rsidR="538E812A" w:rsidRPr="00BF303B" w:rsidRDefault="538E812A" w:rsidP="538E812A">
            <w:pPr>
              <w:spacing w:line="259" w:lineRule="auto"/>
              <w:rPr>
                <w:rFonts w:ascii="Calibri Light" w:hAnsi="Calibri Light"/>
                <w:color w:val="2F5496" w:themeColor="accent1" w:themeShade="BF"/>
                <w:sz w:val="26"/>
                <w:szCs w:val="26"/>
              </w:rPr>
            </w:pPr>
            <w:r w:rsidRPr="00BF303B">
              <w:rPr>
                <w:rFonts w:ascii="Calibri Light" w:hAnsi="Calibri Light"/>
                <w:color w:val="2F5496" w:themeColor="accent1" w:themeShade="BF"/>
                <w:sz w:val="26"/>
                <w:szCs w:val="26"/>
              </w:rPr>
              <w:t>No caso afirmativo, expliquem as diferenças:</w:t>
            </w:r>
          </w:p>
          <w:p w14:paraId="41AAF33D" w14:textId="0C2B0D48" w:rsidR="538E812A" w:rsidRDefault="538E812A" w:rsidP="538E812A">
            <w:pPr>
              <w:jc w:val="both"/>
              <w:rPr>
                <w:rFonts w:ascii="Courier New" w:eastAsia="Courier New" w:hAnsi="Courier New" w:cs="Courier New"/>
              </w:rPr>
            </w:pPr>
            <w:r w:rsidRPr="538E812A">
              <w:rPr>
                <w:rFonts w:ascii="Courier New" w:eastAsia="Courier New" w:hAnsi="Courier New" w:cs="Courier New"/>
              </w:rPr>
              <w:t>Na solução que propusemos na fase I do nosso grupo, diferenciámo-nos do proposto pelo grupo dos nosso colegas em:</w:t>
            </w:r>
          </w:p>
          <w:p w14:paraId="4685DBEC" w14:textId="2996B852" w:rsidR="538E812A" w:rsidRDefault="538E812A" w:rsidP="538E812A">
            <w:pPr>
              <w:spacing w:line="259" w:lineRule="auto"/>
              <w:jc w:val="both"/>
              <w:rPr>
                <w:rFonts w:ascii="Courier New" w:eastAsia="Courier New" w:hAnsi="Courier New" w:cs="Courier New"/>
                <w:lang w:val="pt-BR"/>
              </w:rPr>
            </w:pPr>
            <w:r w:rsidRPr="538E812A">
              <w:rPr>
                <w:rFonts w:ascii="Courier New" w:eastAsia="Courier New" w:hAnsi="Courier New" w:cs="Courier New"/>
                <w:lang w:val="pt-BR"/>
              </w:rPr>
              <w:t>1. Divisão das Pools – Temos duas principais "Cliente" e "Vinisys". A Pool "Vinisys" é subdividida em duas Lanes: "Gestor pós-venda" e "Financeiro". Desta forma percebe-se que o departamento financeiro integra a Vinisys;</w:t>
            </w:r>
          </w:p>
          <w:p w14:paraId="191CCEFE" w14:textId="2F4521FA" w:rsidR="538E812A" w:rsidRDefault="538E812A" w:rsidP="538E812A">
            <w:pPr>
              <w:spacing w:line="259" w:lineRule="auto"/>
              <w:jc w:val="both"/>
              <w:rPr>
                <w:rFonts w:ascii="Courier New" w:eastAsia="Courier New" w:hAnsi="Courier New" w:cs="Courier New"/>
                <w:lang w:val="pt-BR"/>
              </w:rPr>
            </w:pPr>
            <w:r w:rsidRPr="538E812A">
              <w:rPr>
                <w:rFonts w:ascii="Courier New" w:eastAsia="Courier New" w:hAnsi="Courier New" w:cs="Courier New"/>
                <w:lang w:val="pt-BR"/>
              </w:rPr>
              <w:t>2. Interação com o Financeiro para Emissão de Crédito - "Emitir nota de crédito" (User Task) -&gt; "Exclusive Gateway" sem rótulo (mas ligando ao Financeiro) -&gt; "Não autorizar o crédito" OU "Autorizar o crédito" (User Tasks na Lane "Financeiro"). Ambos os caminhos convergem para um "Parallel Gateway" e levam a "Devolver dinheiro ao cliente" e "Registar devolução". O diagrama proposto pelos colegas apenas prevê "Resposta da Equipa Financeira". Este agora mostra as ações e decisões explícitas do "Financeiro" ("Não autorizar o crédito" / "Autorizar o crédito"), o que é uma melhoria na transparência das ações do departamento financeiro.</w:t>
            </w:r>
          </w:p>
          <w:p w14:paraId="34AFD643" w14:textId="5D7E8B4A" w:rsidR="538E812A" w:rsidRDefault="538E812A" w:rsidP="538E812A">
            <w:pPr>
              <w:spacing w:line="259" w:lineRule="auto"/>
              <w:jc w:val="both"/>
              <w:rPr>
                <w:rFonts w:ascii="Courier New" w:eastAsia="Courier New" w:hAnsi="Courier New" w:cs="Courier New"/>
                <w:lang w:val="pt-BR"/>
              </w:rPr>
            </w:pPr>
            <w:r w:rsidRPr="538E812A">
              <w:rPr>
                <w:rFonts w:ascii="Courier New" w:eastAsia="Courier New" w:hAnsi="Courier New" w:cs="Courier New"/>
                <w:lang w:val="pt-BR"/>
              </w:rPr>
              <w:t>3. Convergência de Caminhos e "Parallel Gateway" - O uso do "Parallel Gateway" antes de "Notificar o cliente da solução adotada" implica que a notificação só ocorre depois que tanto a reposição quanto o processo de crédito (autorizado/não autorizado, devolução/registoo) estejam concluídos. Isto é uma mudança fundamental em relação ao diagrama do grupo que elaborou a fase I do presente relatório, onde a notificação vinha diretamente após a decisão.</w:t>
            </w:r>
          </w:p>
        </w:tc>
      </w:tr>
      <w:tr w:rsidR="538E812A" w14:paraId="23C8A467" w14:textId="77777777" w:rsidTr="538E812A">
        <w:trPr>
          <w:trHeight w:val="300"/>
        </w:trPr>
        <w:tc>
          <w:tcPr>
            <w:tcW w:w="8720" w:type="dxa"/>
            <w:shd w:val="clear" w:color="auto" w:fill="E6E6E6"/>
          </w:tcPr>
          <w:p w14:paraId="50DFF56D" w14:textId="087A3BA8" w:rsidR="538E812A" w:rsidRDefault="538E812A" w:rsidP="538E812A">
            <w:pPr>
              <w:rPr>
                <w:rFonts w:ascii="Calibri Light" w:hAnsi="Calibri Light"/>
                <w:color w:val="2F5496" w:themeColor="accent1" w:themeShade="BF"/>
                <w:sz w:val="26"/>
                <w:szCs w:val="26"/>
              </w:rPr>
            </w:pPr>
          </w:p>
        </w:tc>
      </w:tr>
    </w:tbl>
    <w:p w14:paraId="63F49DC5" w14:textId="37A848F1" w:rsidR="538E812A" w:rsidRDefault="538E812A" w:rsidP="538E812A"/>
    <w:p w14:paraId="324391C1" w14:textId="465EC6BD" w:rsidR="538E812A" w:rsidRDefault="538E812A" w:rsidP="538E812A">
      <w:pPr>
        <w:pStyle w:val="Ttulo4"/>
        <w:numPr>
          <w:ilvl w:val="0"/>
          <w:numId w:val="0"/>
        </w:numPr>
        <w:rPr>
          <w:i/>
          <w:iCs/>
        </w:rPr>
      </w:pPr>
      <w:bookmarkStart w:id="285" w:name="_Toc199624792"/>
      <w:r>
        <w:t>4.1.4.4. Apreciação do diagrama de Processo “Gestão de Promoções e Campanhas de Marketing”</w:t>
      </w:r>
      <w:bookmarkEnd w:id="285"/>
      <w:r>
        <w:t xml:space="preserve"> </w:t>
      </w:r>
    </w:p>
    <w:tbl>
      <w:tblPr>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8720"/>
      </w:tblGrid>
      <w:tr w:rsidR="538E812A" w14:paraId="7F91E1B4" w14:textId="77777777" w:rsidTr="538E812A">
        <w:trPr>
          <w:trHeight w:val="300"/>
        </w:trPr>
        <w:tc>
          <w:tcPr>
            <w:tcW w:w="8720" w:type="dxa"/>
            <w:shd w:val="clear" w:color="auto" w:fill="E6E6E6"/>
          </w:tcPr>
          <w:p w14:paraId="00639E20" w14:textId="6BF01007" w:rsidR="538E812A" w:rsidRPr="00BF303B" w:rsidRDefault="538E812A" w:rsidP="538E812A">
            <w:pPr>
              <w:spacing w:line="259" w:lineRule="auto"/>
              <w:rPr>
                <w:rFonts w:ascii="Calibri Light" w:hAnsi="Calibri Light"/>
                <w:color w:val="2F5496" w:themeColor="accent1" w:themeShade="BF"/>
                <w:sz w:val="26"/>
                <w:szCs w:val="26"/>
              </w:rPr>
            </w:pPr>
            <w:r w:rsidRPr="00BF303B">
              <w:rPr>
                <w:rFonts w:ascii="Calibri Light" w:hAnsi="Calibri Light"/>
                <w:color w:val="2F5496" w:themeColor="accent1" w:themeShade="BF"/>
                <w:sz w:val="26"/>
                <w:szCs w:val="26"/>
              </w:rPr>
              <w:t>Qualidade (Fraca, Razoável, Boa ou Muito Boa): Boa</w:t>
            </w:r>
          </w:p>
          <w:p w14:paraId="5668207E" w14:textId="369038C2" w:rsidR="538E812A" w:rsidRPr="00BF303B" w:rsidRDefault="538E812A" w:rsidP="538E812A">
            <w:pPr>
              <w:spacing w:line="259" w:lineRule="auto"/>
              <w:rPr>
                <w:rFonts w:ascii="Calibri Light" w:hAnsi="Calibri Light"/>
                <w:color w:val="2F5496" w:themeColor="accent1" w:themeShade="BF"/>
                <w:sz w:val="26"/>
                <w:szCs w:val="26"/>
              </w:rPr>
            </w:pPr>
            <w:r w:rsidRPr="00BF303B">
              <w:rPr>
                <w:rFonts w:ascii="Calibri Light" w:hAnsi="Calibri Light"/>
                <w:color w:val="2F5496" w:themeColor="accent1" w:themeShade="BF"/>
                <w:sz w:val="26"/>
                <w:szCs w:val="26"/>
              </w:rPr>
              <w:t>Breve Justificação (por exemplo face à análise que fazem do caderno de encargos):</w:t>
            </w:r>
          </w:p>
          <w:p w14:paraId="2917AB99" w14:textId="71EA90FD" w:rsidR="538E812A" w:rsidRDefault="538E812A" w:rsidP="538E812A">
            <w:pPr>
              <w:rPr>
                <w:rFonts w:ascii="Courier New" w:eastAsia="Courier New" w:hAnsi="Courier New" w:cs="Courier New"/>
                <w:lang w:val="pt-BR"/>
              </w:rPr>
            </w:pPr>
            <w:r w:rsidRPr="538E812A">
              <w:rPr>
                <w:rFonts w:ascii="Courier New" w:eastAsia="Courier New" w:hAnsi="Courier New" w:cs="Courier New"/>
                <w:lang w:val="pt-BR"/>
              </w:rPr>
              <w:t>Em relação à análise que fazemos do proposto no caderno de encargos, o diagrama em questão cumpre os requisitos descritos. Como pontos fortes destacamos:</w:t>
            </w:r>
          </w:p>
          <w:p w14:paraId="783C370F" w14:textId="4A096397" w:rsidR="538E812A" w:rsidRDefault="538E812A" w:rsidP="538E812A">
            <w:pPr>
              <w:rPr>
                <w:rFonts w:ascii="Courier New" w:eastAsia="Courier New" w:hAnsi="Courier New" w:cs="Courier New"/>
                <w:lang w:val="pt-BR"/>
              </w:rPr>
            </w:pPr>
            <w:r w:rsidRPr="538E812A">
              <w:rPr>
                <w:rFonts w:ascii="Courier New" w:eastAsia="Courier New" w:hAnsi="Courier New" w:cs="Courier New"/>
                <w:lang w:val="pt-BR"/>
              </w:rPr>
              <w:lastRenderedPageBreak/>
              <w:t>1. Configuração da Promoção adequada - Tarefa "Configura a promoção (vinhos, tipo, data início, fim, etc...)" (User Task) captura bem a primeira etapa do gestor de marketing;</w:t>
            </w:r>
          </w:p>
          <w:p w14:paraId="5E707CE0" w14:textId="7187EFB2" w:rsidR="538E812A" w:rsidRDefault="538E812A" w:rsidP="538E812A">
            <w:pPr>
              <w:rPr>
                <w:rFonts w:ascii="Courier New" w:eastAsia="Courier New" w:hAnsi="Courier New" w:cs="Courier New"/>
                <w:lang w:val="pt-BR"/>
              </w:rPr>
            </w:pPr>
            <w:r w:rsidRPr="538E812A">
              <w:rPr>
                <w:rFonts w:ascii="Courier New" w:eastAsia="Courier New" w:hAnsi="Courier New" w:cs="Courier New"/>
                <w:lang w:val="pt-BR"/>
              </w:rPr>
              <w:t xml:space="preserve">2. Modelização explícita da interação com o processo de "Gestão de Stocks" como uma "Pool" separada e o uso correto de fluxos de mensagem para iniciar esse processo quando necessário. </w:t>
            </w:r>
          </w:p>
          <w:p w14:paraId="7CACBE3A" w14:textId="688A58E0" w:rsidR="538E812A" w:rsidRDefault="538E812A" w:rsidP="538E812A">
            <w:pPr>
              <w:rPr>
                <w:rFonts w:ascii="Courier New" w:eastAsia="Courier New" w:hAnsi="Courier New" w:cs="Courier New"/>
                <w:lang w:val="pt-BR"/>
              </w:rPr>
            </w:pPr>
            <w:r w:rsidRPr="538E812A">
              <w:rPr>
                <w:rFonts w:ascii="Courier New" w:eastAsia="Courier New" w:hAnsi="Courier New" w:cs="Courier New"/>
                <w:lang w:val="pt-BR"/>
              </w:rPr>
              <w:t>3. Modelização dos cenários de término da campanha (manual e automático) adequada.</w:t>
            </w:r>
          </w:p>
          <w:p w14:paraId="6DB4CA69" w14:textId="005ACA64" w:rsidR="538E812A" w:rsidRPr="00BF303B" w:rsidRDefault="538E812A" w:rsidP="538E812A">
            <w:pPr>
              <w:spacing w:line="259" w:lineRule="auto"/>
              <w:rPr>
                <w:rFonts w:ascii="Calibri Light" w:hAnsi="Calibri Light"/>
                <w:color w:val="2F5496" w:themeColor="accent1" w:themeShade="BF"/>
                <w:sz w:val="26"/>
                <w:szCs w:val="26"/>
              </w:rPr>
            </w:pPr>
          </w:p>
          <w:p w14:paraId="71FA3BDE" w14:textId="12D01AED" w:rsidR="538E812A" w:rsidRDefault="538E812A" w:rsidP="538E812A">
            <w:pPr>
              <w:spacing w:line="259" w:lineRule="auto"/>
              <w:rPr>
                <w:rFonts w:ascii="Calibri Light" w:hAnsi="Calibri Light"/>
                <w:color w:val="2F5496" w:themeColor="accent1" w:themeShade="BF"/>
                <w:sz w:val="26"/>
                <w:szCs w:val="26"/>
              </w:rPr>
            </w:pPr>
            <w:r w:rsidRPr="00BF303B">
              <w:rPr>
                <w:rFonts w:ascii="Calibri Light" w:hAnsi="Calibri Light"/>
                <w:color w:val="2F5496" w:themeColor="accent1" w:themeShade="BF"/>
                <w:sz w:val="26"/>
                <w:szCs w:val="26"/>
              </w:rPr>
              <w:t>A modelização que propõem é diferente? (Sim/Não): Sim</w:t>
            </w:r>
          </w:p>
          <w:p w14:paraId="5E545BA2" w14:textId="6DB7C036" w:rsidR="538E812A" w:rsidRPr="00BF303B" w:rsidRDefault="538E812A" w:rsidP="538E812A">
            <w:pPr>
              <w:spacing w:line="259" w:lineRule="auto"/>
              <w:rPr>
                <w:rFonts w:ascii="Calibri Light" w:hAnsi="Calibri Light"/>
                <w:color w:val="2F5496" w:themeColor="accent1" w:themeShade="BF"/>
                <w:sz w:val="26"/>
                <w:szCs w:val="26"/>
              </w:rPr>
            </w:pPr>
            <w:r w:rsidRPr="00BF303B">
              <w:rPr>
                <w:rFonts w:ascii="Calibri Light" w:hAnsi="Calibri Light"/>
                <w:color w:val="2F5496" w:themeColor="accent1" w:themeShade="BF"/>
                <w:sz w:val="26"/>
                <w:szCs w:val="26"/>
              </w:rPr>
              <w:t>No caso afirmativo, expliquem as diferenças:</w:t>
            </w:r>
          </w:p>
          <w:p w14:paraId="658A140C" w14:textId="1D39CC97" w:rsidR="538E812A" w:rsidRDefault="538E812A" w:rsidP="538E812A">
            <w:pPr>
              <w:jc w:val="both"/>
              <w:rPr>
                <w:rFonts w:ascii="Courier New" w:eastAsia="Courier New" w:hAnsi="Courier New" w:cs="Courier New"/>
                <w:lang w:val="pt-BR"/>
              </w:rPr>
            </w:pPr>
            <w:r w:rsidRPr="538E812A">
              <w:rPr>
                <w:rFonts w:ascii="Courier New" w:eastAsia="Courier New" w:hAnsi="Courier New" w:cs="Courier New"/>
              </w:rPr>
              <w:t>Na solução que propusemos na fase I do nosso grupo, diferenciámo-nos do proposto pelo grupo dos nosso colegas em:</w:t>
            </w:r>
          </w:p>
          <w:p w14:paraId="0CB95EAC" w14:textId="1E388205" w:rsidR="538E812A" w:rsidRDefault="538E812A" w:rsidP="538E812A">
            <w:pPr>
              <w:jc w:val="both"/>
              <w:rPr>
                <w:rFonts w:ascii="Courier New" w:eastAsia="Courier New" w:hAnsi="Courier New" w:cs="Courier New"/>
                <w:lang w:val="pt-BR"/>
              </w:rPr>
            </w:pPr>
            <w:r w:rsidRPr="538E812A">
              <w:rPr>
                <w:rFonts w:ascii="Courier New" w:eastAsia="Courier New" w:hAnsi="Courier New" w:cs="Courier New"/>
                <w:lang w:val="pt-BR"/>
              </w:rPr>
              <w:t>1. Divisão das Pools – Tem uma "Pool" "Vinisys" subdividida em duas "Lanes": "Gestor de Marketing" e "Gestor de Compras". Desta forma percebe-se que o Gestor de Compras integra a Vinisys.</w:t>
            </w:r>
          </w:p>
          <w:p w14:paraId="01911D88" w14:textId="601E9C7E" w:rsidR="538E812A" w:rsidRDefault="538E812A" w:rsidP="538E812A">
            <w:pPr>
              <w:jc w:val="both"/>
              <w:rPr>
                <w:rFonts w:ascii="Courier New" w:eastAsia="Courier New" w:hAnsi="Courier New" w:cs="Courier New"/>
                <w:lang w:val="pt-BR"/>
              </w:rPr>
            </w:pPr>
            <w:r w:rsidRPr="538E812A">
              <w:rPr>
                <w:rFonts w:ascii="Courier New" w:eastAsia="Courier New" w:hAnsi="Courier New" w:cs="Courier New"/>
                <w:lang w:val="pt-BR"/>
              </w:rPr>
              <w:t>2. Organização das Verificações Iniciais (Paralelas vs. Sequenciais) - Após "Definir data de início e fim de promoção", há uma "Parallel Gateway" que desdobra o fluxo em três tarefas simultâneas: "Verificar conflitos com outras promoções", "Verificar se as datas estão corretas" e "Verificar stock dos produtos selecionados". Todas convergem para um "Parallel Gateway" antes do "Exclusive Gateway" "Passou na validação";</w:t>
            </w:r>
          </w:p>
          <w:p w14:paraId="0EDEB650" w14:textId="02FE67C3" w:rsidR="538E812A" w:rsidRDefault="538E812A" w:rsidP="538E812A">
            <w:pPr>
              <w:jc w:val="both"/>
              <w:rPr>
                <w:rFonts w:ascii="Courier New" w:eastAsia="Courier New" w:hAnsi="Courier New" w:cs="Courier New"/>
                <w:lang w:val="pt-BR"/>
              </w:rPr>
            </w:pPr>
            <w:r w:rsidRPr="538E812A">
              <w:rPr>
                <w:rFonts w:ascii="Courier New" w:eastAsia="Courier New" w:hAnsi="Courier New" w:cs="Courier New"/>
                <w:lang w:val="pt-BR"/>
              </w:rPr>
              <w:t>3. Utilização precisa de "Intermediate Catch Events" para o término da campanha (tempo e interrupção manual).</w:t>
            </w:r>
          </w:p>
        </w:tc>
      </w:tr>
      <w:tr w:rsidR="538E812A" w14:paraId="2B406B1E" w14:textId="77777777" w:rsidTr="538E812A">
        <w:trPr>
          <w:trHeight w:val="300"/>
        </w:trPr>
        <w:tc>
          <w:tcPr>
            <w:tcW w:w="8720" w:type="dxa"/>
            <w:shd w:val="clear" w:color="auto" w:fill="E6E6E6"/>
          </w:tcPr>
          <w:p w14:paraId="57E50670" w14:textId="087A3BA8" w:rsidR="538E812A" w:rsidRDefault="538E812A" w:rsidP="538E812A">
            <w:pPr>
              <w:rPr>
                <w:rFonts w:ascii="Calibri Light" w:hAnsi="Calibri Light"/>
                <w:color w:val="2F5496" w:themeColor="accent1" w:themeShade="BF"/>
                <w:sz w:val="26"/>
                <w:szCs w:val="26"/>
              </w:rPr>
            </w:pPr>
          </w:p>
        </w:tc>
      </w:tr>
    </w:tbl>
    <w:p w14:paraId="10819645" w14:textId="3BCEF452" w:rsidR="538E812A" w:rsidRDefault="538E812A" w:rsidP="538E812A"/>
    <w:p w14:paraId="3D867F6F" w14:textId="15511069" w:rsidR="538E812A" w:rsidRDefault="538E812A" w:rsidP="538E812A">
      <w:pPr>
        <w:pStyle w:val="Ttulo4"/>
        <w:numPr>
          <w:ilvl w:val="0"/>
          <w:numId w:val="0"/>
        </w:numPr>
        <w:rPr>
          <w:i/>
          <w:iCs/>
        </w:rPr>
      </w:pPr>
      <w:bookmarkStart w:id="286" w:name="_Toc199624793"/>
      <w:r>
        <w:t>4.1.4.4. Apreciação do diagrama de Processo “Gestão de Stocks”</w:t>
      </w:r>
      <w:bookmarkEnd w:id="286"/>
      <w:r>
        <w:t xml:space="preserve"> </w:t>
      </w:r>
    </w:p>
    <w:tbl>
      <w:tblPr>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8720"/>
      </w:tblGrid>
      <w:tr w:rsidR="538E812A" w14:paraId="792553ED" w14:textId="77777777" w:rsidTr="538E812A">
        <w:trPr>
          <w:trHeight w:val="300"/>
        </w:trPr>
        <w:tc>
          <w:tcPr>
            <w:tcW w:w="8720" w:type="dxa"/>
            <w:shd w:val="clear" w:color="auto" w:fill="E6E6E6"/>
          </w:tcPr>
          <w:p w14:paraId="6D0598D6" w14:textId="65C0FFB7" w:rsidR="538E812A" w:rsidRPr="00BF303B" w:rsidRDefault="538E812A" w:rsidP="538E812A">
            <w:pPr>
              <w:spacing w:line="259" w:lineRule="auto"/>
              <w:rPr>
                <w:rFonts w:ascii="Calibri Light" w:hAnsi="Calibri Light"/>
                <w:color w:val="2F5496" w:themeColor="accent1" w:themeShade="BF"/>
                <w:sz w:val="26"/>
                <w:szCs w:val="26"/>
              </w:rPr>
            </w:pPr>
            <w:r w:rsidRPr="00BF303B">
              <w:rPr>
                <w:rFonts w:ascii="Calibri Light" w:hAnsi="Calibri Light"/>
                <w:color w:val="2F5496" w:themeColor="accent1" w:themeShade="BF"/>
                <w:sz w:val="26"/>
                <w:szCs w:val="26"/>
              </w:rPr>
              <w:t>Qualidade (Fraca, Razoável, Boa ou Muito Boa): Boa</w:t>
            </w:r>
          </w:p>
          <w:p w14:paraId="278C75FC" w14:textId="77777777" w:rsidR="538E812A" w:rsidRDefault="538E812A" w:rsidP="538E812A">
            <w:pPr>
              <w:jc w:val="both"/>
              <w:rPr>
                <w:rFonts w:ascii="Courier New" w:eastAsia="Courier New" w:hAnsi="Courier New" w:cs="Courier New"/>
              </w:rPr>
            </w:pPr>
          </w:p>
          <w:p w14:paraId="2C3375E8" w14:textId="369038C2" w:rsidR="538E812A" w:rsidRPr="00BF303B" w:rsidRDefault="538E812A" w:rsidP="538E812A">
            <w:pPr>
              <w:spacing w:line="259" w:lineRule="auto"/>
              <w:rPr>
                <w:rFonts w:ascii="Calibri Light" w:hAnsi="Calibri Light"/>
                <w:color w:val="2F5496" w:themeColor="accent1" w:themeShade="BF"/>
                <w:sz w:val="26"/>
                <w:szCs w:val="26"/>
              </w:rPr>
            </w:pPr>
            <w:r w:rsidRPr="00BF303B">
              <w:rPr>
                <w:rFonts w:ascii="Calibri Light" w:hAnsi="Calibri Light"/>
                <w:color w:val="2F5496" w:themeColor="accent1" w:themeShade="BF"/>
                <w:sz w:val="26"/>
                <w:szCs w:val="26"/>
              </w:rPr>
              <w:t>Breve Justificação (por exemplo face à análise que fazem do caderno de encargos):</w:t>
            </w:r>
          </w:p>
          <w:p w14:paraId="45EA0AE9" w14:textId="4FA80C08" w:rsidR="538E812A" w:rsidRDefault="538E812A" w:rsidP="538E812A">
            <w:pPr>
              <w:jc w:val="both"/>
              <w:rPr>
                <w:rFonts w:ascii="Courier New" w:eastAsia="Courier New" w:hAnsi="Courier New" w:cs="Courier New"/>
                <w:lang w:val="pt-BR"/>
              </w:rPr>
            </w:pPr>
            <w:r w:rsidRPr="538E812A">
              <w:rPr>
                <w:rFonts w:ascii="Courier New" w:eastAsia="Courier New" w:hAnsi="Courier New" w:cs="Courier New"/>
                <w:lang w:val="pt-BR"/>
              </w:rPr>
              <w:t>Em relação à análise que fazemos do proposto no caderno de encargos, o diagrama em questão cumpre os requisitos descritos. Como pontos fortes destacamos:</w:t>
            </w:r>
          </w:p>
          <w:p w14:paraId="66D38E39" w14:textId="6914C53C" w:rsidR="538E812A" w:rsidRDefault="538E812A" w:rsidP="538E812A">
            <w:pPr>
              <w:pStyle w:val="PargrafodaLista"/>
              <w:jc w:val="both"/>
              <w:rPr>
                <w:rFonts w:ascii="Courier New" w:eastAsia="Courier New" w:hAnsi="Courier New" w:cs="Courier New"/>
                <w:lang w:val="pt-BR"/>
              </w:rPr>
            </w:pPr>
            <w:r w:rsidRPr="538E812A">
              <w:rPr>
                <w:rFonts w:ascii="Courier New" w:eastAsia="Courier New" w:hAnsi="Courier New" w:cs="Courier New"/>
                <w:lang w:val="pt-BR"/>
              </w:rPr>
              <w:t>Múltiplas lanes para funções chave – auxilia a compreender melhor o processo;</w:t>
            </w:r>
          </w:p>
          <w:p w14:paraId="75F56FD2" w14:textId="30AC6010" w:rsidR="538E812A" w:rsidRDefault="538E812A" w:rsidP="538E812A">
            <w:pPr>
              <w:pStyle w:val="PargrafodaLista"/>
              <w:jc w:val="both"/>
              <w:rPr>
                <w:rFonts w:ascii="Courier New" w:eastAsia="Courier New" w:hAnsi="Courier New" w:cs="Courier New"/>
                <w:lang w:val="pt-BR"/>
              </w:rPr>
            </w:pPr>
            <w:r w:rsidRPr="538E812A">
              <w:rPr>
                <w:rFonts w:ascii="Courier New" w:eastAsia="Courier New" w:hAnsi="Courier New" w:cs="Courier New"/>
                <w:lang w:val="pt-BR"/>
              </w:rPr>
              <w:t>Modelização detalhada da Interação com o Fornecedor: com eventos de mensagem e tempo;</w:t>
            </w:r>
          </w:p>
          <w:p w14:paraId="6EFB72E2" w14:textId="6A17A32C" w:rsidR="538E812A" w:rsidRDefault="538E812A" w:rsidP="538E812A">
            <w:pPr>
              <w:pStyle w:val="PargrafodaLista"/>
              <w:jc w:val="both"/>
              <w:rPr>
                <w:rFonts w:ascii="Courier New" w:eastAsia="Courier New" w:hAnsi="Courier New" w:cs="Courier New"/>
                <w:lang w:val="pt-BR"/>
              </w:rPr>
            </w:pPr>
            <w:r w:rsidRPr="538E812A">
              <w:rPr>
                <w:rFonts w:ascii="Courier New" w:eastAsia="Courier New" w:hAnsi="Courier New" w:cs="Courier New"/>
                <w:lang w:val="pt-BR"/>
              </w:rPr>
              <w:lastRenderedPageBreak/>
              <w:t>Decisão "Data Proposta Adequada?": permite ao gestor de compras decidir se a data do fornecedor é aceitável, com caminhos para "Sim" (prossegue) ou "Não" (cancelamento do pedido).</w:t>
            </w:r>
          </w:p>
          <w:p w14:paraId="163C3005" w14:textId="2F4B6317" w:rsidR="538E812A" w:rsidRDefault="538E812A" w:rsidP="538E812A">
            <w:pPr>
              <w:spacing w:line="259" w:lineRule="auto"/>
              <w:jc w:val="both"/>
              <w:rPr>
                <w:rFonts w:ascii="Courier New" w:eastAsia="Courier New" w:hAnsi="Courier New" w:cs="Courier New"/>
                <w:lang w:val="pt-BR"/>
              </w:rPr>
            </w:pPr>
            <w:r w:rsidRPr="538E812A">
              <w:rPr>
                <w:rFonts w:ascii="Courier New" w:eastAsia="Courier New" w:hAnsi="Courier New" w:cs="Courier New"/>
                <w:lang w:val="pt-BR"/>
              </w:rPr>
              <w:t>Em suma, a modelização das interações com o fornecedor usando fluxos de mensagem e eventos de tempo é de alta qualidade e alinha-se excelentemente com os requisitos do caderno de encargos. A granularidade nas verificações e a gestão de irregularidades também são muito bem representadas.</w:t>
            </w:r>
          </w:p>
          <w:p w14:paraId="4EB2E445" w14:textId="34256EDD" w:rsidR="538E812A" w:rsidRDefault="538E812A" w:rsidP="538E812A">
            <w:pPr>
              <w:spacing w:line="259" w:lineRule="auto"/>
              <w:ind w:left="708"/>
              <w:rPr>
                <w:rFonts w:ascii="Courier New" w:eastAsia="Courier New" w:hAnsi="Courier New" w:cs="Courier New"/>
                <w:lang w:val="pt-BR"/>
              </w:rPr>
            </w:pPr>
          </w:p>
          <w:p w14:paraId="073331B4" w14:textId="12D01AED" w:rsidR="538E812A" w:rsidRDefault="538E812A" w:rsidP="538E812A">
            <w:pPr>
              <w:spacing w:line="259" w:lineRule="auto"/>
              <w:rPr>
                <w:rFonts w:ascii="Calibri Light" w:hAnsi="Calibri Light"/>
                <w:color w:val="2F5496" w:themeColor="accent1" w:themeShade="BF"/>
                <w:sz w:val="26"/>
                <w:szCs w:val="26"/>
              </w:rPr>
            </w:pPr>
            <w:r w:rsidRPr="00BF303B">
              <w:rPr>
                <w:rFonts w:ascii="Calibri Light" w:hAnsi="Calibri Light"/>
                <w:color w:val="2F5496" w:themeColor="accent1" w:themeShade="BF"/>
                <w:sz w:val="26"/>
                <w:szCs w:val="26"/>
              </w:rPr>
              <w:t>A modelização que propõem é diferente? (Sim/Não): Sim</w:t>
            </w:r>
          </w:p>
          <w:p w14:paraId="7AEB68B8" w14:textId="6DB7C036" w:rsidR="538E812A" w:rsidRPr="00BF303B" w:rsidRDefault="538E812A" w:rsidP="538E812A">
            <w:pPr>
              <w:spacing w:line="259" w:lineRule="auto"/>
              <w:rPr>
                <w:rFonts w:ascii="Calibri Light" w:hAnsi="Calibri Light"/>
                <w:color w:val="2F5496" w:themeColor="accent1" w:themeShade="BF"/>
                <w:sz w:val="26"/>
                <w:szCs w:val="26"/>
              </w:rPr>
            </w:pPr>
            <w:r w:rsidRPr="00BF303B">
              <w:rPr>
                <w:rFonts w:ascii="Calibri Light" w:hAnsi="Calibri Light"/>
                <w:color w:val="2F5496" w:themeColor="accent1" w:themeShade="BF"/>
                <w:sz w:val="26"/>
                <w:szCs w:val="26"/>
              </w:rPr>
              <w:t>No caso afirmativo, expliquem as diferenças:</w:t>
            </w:r>
          </w:p>
          <w:p w14:paraId="490E8732" w14:textId="3064C4C7" w:rsidR="538E812A" w:rsidRDefault="538E812A" w:rsidP="538E812A">
            <w:pPr>
              <w:jc w:val="both"/>
              <w:rPr>
                <w:rFonts w:ascii="Courier New" w:eastAsia="Courier New" w:hAnsi="Courier New" w:cs="Courier New"/>
                <w:lang w:val="pt-BR"/>
              </w:rPr>
            </w:pPr>
            <w:r w:rsidRPr="538E812A">
              <w:rPr>
                <w:rFonts w:ascii="Courier New" w:eastAsia="Courier New" w:hAnsi="Courier New" w:cs="Courier New"/>
                <w:lang w:val="pt-BR"/>
              </w:rPr>
              <w:t>Na solução que propusemos na fase I do nosso grupo, diferenciámo-nos do proposto pelo grupo dos nosso colegas em:</w:t>
            </w:r>
          </w:p>
          <w:p w14:paraId="40994D64" w14:textId="28C05CE3" w:rsidR="538E812A" w:rsidRDefault="538E812A" w:rsidP="538E812A">
            <w:pPr>
              <w:pStyle w:val="PargrafodaLista"/>
              <w:jc w:val="both"/>
              <w:rPr>
                <w:rFonts w:ascii="Courier New" w:eastAsia="Courier New" w:hAnsi="Courier New" w:cs="Courier New"/>
                <w:lang w:val="pt-BR"/>
              </w:rPr>
            </w:pPr>
            <w:r w:rsidRPr="538E812A">
              <w:rPr>
                <w:rFonts w:ascii="Courier New" w:eastAsia="Courier New" w:hAnsi="Courier New" w:cs="Courier New"/>
                <w:lang w:val="pt-BR"/>
              </w:rPr>
              <w:t>Início de processo e Verificação Inicial – Começa com "Analisar níveis de stock" (User Task) e um "Exclusive Gateway" "Stock insuficiente". Se "Stock suficiente", termina. Se "Stock insuficiente", vai para "Registar encomenda" (User Task). Este início com "Analisar níveis de stock" e "Stock insuficiente" é mais alinhado com o requisito do caderno de encargos "O gestor de compras inicia o dia a analisar os níveis de stock [...] Quando é necessário realizar uma encomenda, o gestor de compras regista-a no sistema";</w:t>
            </w:r>
          </w:p>
          <w:p w14:paraId="1988ECD0" w14:textId="391617C1" w:rsidR="538E812A" w:rsidRDefault="538E812A" w:rsidP="538E812A">
            <w:pPr>
              <w:pStyle w:val="PargrafodaLista"/>
              <w:jc w:val="both"/>
              <w:rPr>
                <w:rFonts w:ascii="Courier New" w:eastAsia="Courier New" w:hAnsi="Courier New" w:cs="Courier New"/>
                <w:lang w:val="pt-BR"/>
              </w:rPr>
            </w:pPr>
            <w:r w:rsidRPr="538E812A">
              <w:rPr>
                <w:rFonts w:ascii="Courier New" w:eastAsia="Courier New" w:hAnsi="Courier New" w:cs="Courier New"/>
                <w:lang w:val="pt-BR"/>
              </w:rPr>
              <w:t>Maior simplificação - Apesar da Avaliação da Data e Cancelamento impor um loop confuso, o restante processo é apresentado de forma mais simplista que o proposto pelos colegas.</w:t>
            </w:r>
          </w:p>
          <w:p w14:paraId="4F8D8A6D" w14:textId="7F20D78B" w:rsidR="538E812A" w:rsidRDefault="538E812A" w:rsidP="538E812A">
            <w:pPr>
              <w:spacing w:line="259" w:lineRule="auto"/>
              <w:jc w:val="both"/>
              <w:rPr>
                <w:rFonts w:ascii="Courier New" w:eastAsia="Courier New" w:hAnsi="Courier New" w:cs="Courier New"/>
                <w:lang w:val="pt-BR"/>
              </w:rPr>
            </w:pPr>
            <w:r w:rsidRPr="538E812A">
              <w:rPr>
                <w:rFonts w:ascii="Courier New" w:eastAsia="Courier New" w:hAnsi="Courier New" w:cs="Courier New"/>
                <w:lang w:val="pt-BR"/>
              </w:rPr>
              <w:t>Apesar das diferenças, admitimos que o proposto pelos colegas acaba por ser melhor em termos de precisão e conformidade com as melhores práticas de BPMN.</w:t>
            </w:r>
          </w:p>
        </w:tc>
      </w:tr>
      <w:tr w:rsidR="538E812A" w14:paraId="6C6D5332" w14:textId="77777777" w:rsidTr="538E812A">
        <w:trPr>
          <w:trHeight w:val="300"/>
        </w:trPr>
        <w:tc>
          <w:tcPr>
            <w:tcW w:w="8720" w:type="dxa"/>
            <w:shd w:val="clear" w:color="auto" w:fill="E6E6E6"/>
          </w:tcPr>
          <w:p w14:paraId="2F33E007" w14:textId="087A3BA8" w:rsidR="538E812A" w:rsidRDefault="538E812A" w:rsidP="538E812A">
            <w:pPr>
              <w:rPr>
                <w:rFonts w:ascii="Calibri Light" w:hAnsi="Calibri Light"/>
                <w:color w:val="2F5496" w:themeColor="accent1" w:themeShade="BF"/>
                <w:sz w:val="26"/>
                <w:szCs w:val="26"/>
              </w:rPr>
            </w:pPr>
          </w:p>
        </w:tc>
      </w:tr>
    </w:tbl>
    <w:p w14:paraId="04984102" w14:textId="3A9BE6AA" w:rsidR="538E812A" w:rsidRDefault="538E812A" w:rsidP="538E812A"/>
    <w:p w14:paraId="5829CB23" w14:textId="77777777" w:rsidR="00BF303B" w:rsidRDefault="00BF303B" w:rsidP="00BF303B">
      <w:bookmarkStart w:id="287" w:name="_Toc947377077"/>
    </w:p>
    <w:p w14:paraId="2B75376B" w14:textId="77777777" w:rsidR="00BF303B" w:rsidRDefault="00BF303B" w:rsidP="00BF303B"/>
    <w:p w14:paraId="70063E96" w14:textId="77777777" w:rsidR="00BF303B" w:rsidRDefault="00BF303B" w:rsidP="00BF303B"/>
    <w:p w14:paraId="61B0B1C4" w14:textId="77777777" w:rsidR="00BF303B" w:rsidRDefault="00BF303B" w:rsidP="00BF303B"/>
    <w:p w14:paraId="7431BAEE" w14:textId="77777777" w:rsidR="00BF303B" w:rsidRPr="00BF303B" w:rsidRDefault="00BF303B" w:rsidP="00BF303B"/>
    <w:p w14:paraId="3B87A1E0" w14:textId="1E098E16" w:rsidR="00917B7A" w:rsidRPr="00740BFC" w:rsidRDefault="538E812A" w:rsidP="001663CD">
      <w:pPr>
        <w:pStyle w:val="Ttulo3"/>
      </w:pPr>
      <w:bookmarkStart w:id="288" w:name="_Toc199624794"/>
      <w:r>
        <w:lastRenderedPageBreak/>
        <w:t>Apreciação da especificação de requisitos</w:t>
      </w:r>
      <w:bookmarkEnd w:id="287"/>
      <w:bookmarkEnd w:id="288"/>
    </w:p>
    <w:p w14:paraId="6954223E" w14:textId="77777777" w:rsidR="00E63984" w:rsidRPr="00740BFC" w:rsidRDefault="00E63984" w:rsidP="0085506D">
      <w:pPr>
        <w:jc w:val="both"/>
        <w:rPr>
          <w:lang w:eastAsia="x-none"/>
        </w:rPr>
      </w:pPr>
    </w:p>
    <w:tbl>
      <w:tblPr>
        <w:tblW w:w="0" w:type="auto"/>
        <w:tblBorders>
          <w:top w:val="single" w:sz="4" w:space="0" w:color="auto"/>
          <w:left w:val="single" w:sz="4" w:space="0" w:color="auto"/>
          <w:bottom w:val="single" w:sz="4" w:space="0" w:color="auto"/>
          <w:right w:val="single" w:sz="4" w:space="0" w:color="auto"/>
        </w:tblBorders>
        <w:shd w:val="clear" w:color="auto" w:fill="E6E6E6"/>
        <w:tblLook w:val="04A0" w:firstRow="1" w:lastRow="0" w:firstColumn="1" w:lastColumn="0" w:noHBand="0" w:noVBand="1"/>
      </w:tblPr>
      <w:tblGrid>
        <w:gridCol w:w="8720"/>
      </w:tblGrid>
      <w:tr w:rsidR="00917B7A" w:rsidRPr="00740BFC" w14:paraId="739845D9" w14:textId="77777777" w:rsidTr="538E812A">
        <w:trPr>
          <w:trHeight w:val="11446"/>
        </w:trPr>
        <w:tc>
          <w:tcPr>
            <w:tcW w:w="8720" w:type="dxa"/>
            <w:shd w:val="clear" w:color="auto" w:fill="E6E6E6"/>
          </w:tcPr>
          <w:p w14:paraId="5D59DD33" w14:textId="6905CFEA" w:rsidR="00917B7A" w:rsidRPr="00740BFC" w:rsidRDefault="538E812A" w:rsidP="0020366D">
            <w:pPr>
              <w:rPr>
                <w:rFonts w:ascii="Calibri Light" w:hAnsi="Calibri Light"/>
                <w:color w:val="2F5496"/>
                <w:sz w:val="26"/>
                <w:szCs w:val="26"/>
              </w:rPr>
            </w:pPr>
            <w:r w:rsidRPr="538E812A">
              <w:rPr>
                <w:rFonts w:ascii="Calibri Light" w:hAnsi="Calibri Light"/>
                <w:color w:val="2F5496" w:themeColor="accent1" w:themeShade="BF"/>
                <w:sz w:val="26"/>
                <w:szCs w:val="26"/>
              </w:rPr>
              <w:t>Qualidade (Fraca, Razoável, Boa ou Muito Boa): Muito boa</w:t>
            </w:r>
          </w:p>
          <w:p w14:paraId="52F468F5" w14:textId="4426839E" w:rsidR="538E812A" w:rsidRDefault="538E812A" w:rsidP="538E812A">
            <w:pPr>
              <w:jc w:val="both"/>
              <w:rPr>
                <w:rFonts w:ascii="Courier New" w:hAnsi="Courier New" w:cs="Courier New"/>
              </w:rPr>
            </w:pPr>
            <w:r w:rsidRPr="538E812A">
              <w:rPr>
                <w:rFonts w:ascii="Courier New" w:hAnsi="Courier New" w:cs="Courier New"/>
              </w:rPr>
              <w:t xml:space="preserve">A especificação de requisitos apresentada pelos nossos colegas está muito boa, com destaque para a parte visual e coerência estética dos mockups. Estes são organizados de forma clara, com interfaces apelativas, modernas e alinhadas com o caderno de encargos e a Vinisys. As funcionalidades exigidas estão representadas com rigor nos mockups, permitindo antever uma boa experiência por parte do cliente e dos trabalhadores da Vinisys. Os principais pontos a assinalar são a falta do diagrama de navegação tanto do FrontOffice como do BackOffcice, que seria útil para compreender o percurso feito pelo utilizador dentro da aplicação e a ligação entre os diferentes ecrãs; por outro lado nota-se alguma dificuldade na navegação entre páginas, sendo que em alguns mockups não está imediatamente claro a transição entre os mesmos. Em termos globais, a especificação cumpre com qualidade muito boa, sendo completa, visualmente cuidada e funcionalmente consistente. </w:t>
            </w:r>
          </w:p>
          <w:p w14:paraId="7F2D595B" w14:textId="77777777" w:rsidR="00917B7A" w:rsidRPr="00740BFC" w:rsidRDefault="00917B7A" w:rsidP="0020366D">
            <w:pPr>
              <w:rPr>
                <w:rFonts w:ascii="Courier New" w:hAnsi="Courier New" w:cs="Courier New"/>
              </w:rPr>
            </w:pPr>
          </w:p>
          <w:p w14:paraId="09C9E8AE" w14:textId="77777777" w:rsidR="00917B7A" w:rsidRPr="00740BFC" w:rsidRDefault="00917B7A" w:rsidP="0020366D">
            <w:pPr>
              <w:rPr>
                <w:rFonts w:ascii="Courier New" w:hAnsi="Courier New" w:cs="Courier New"/>
              </w:rPr>
            </w:pPr>
          </w:p>
          <w:p w14:paraId="21F00EFD" w14:textId="2D58887E" w:rsidR="00917B7A" w:rsidRPr="00740BFC" w:rsidRDefault="538E812A" w:rsidP="0020366D">
            <w:pPr>
              <w:rPr>
                <w:rFonts w:ascii="Calibri Light" w:hAnsi="Calibri Light"/>
                <w:color w:val="2F5496"/>
                <w:sz w:val="26"/>
                <w:szCs w:val="26"/>
              </w:rPr>
            </w:pPr>
            <w:r w:rsidRPr="538E812A">
              <w:rPr>
                <w:rFonts w:ascii="Calibri Light" w:hAnsi="Calibri Light"/>
                <w:color w:val="2F5496" w:themeColor="accent1" w:themeShade="BF"/>
                <w:sz w:val="26"/>
                <w:szCs w:val="26"/>
              </w:rPr>
              <w:t xml:space="preserve">A Especificação que propõem é diferente? (Sim/Não): Sim </w:t>
            </w:r>
          </w:p>
          <w:p w14:paraId="5491ACA0" w14:textId="37F26954" w:rsidR="00917B7A" w:rsidRPr="00740BFC" w:rsidRDefault="538E812A" w:rsidP="538E812A">
            <w:pPr>
              <w:jc w:val="both"/>
              <w:rPr>
                <w:rFonts w:ascii="Courier New" w:hAnsi="Courier New" w:cs="Courier New"/>
              </w:rPr>
            </w:pPr>
            <w:r w:rsidRPr="538E812A">
              <w:rPr>
                <w:rFonts w:ascii="Calibri Light" w:hAnsi="Calibri Light"/>
                <w:color w:val="2F5496" w:themeColor="accent1" w:themeShade="BF"/>
                <w:sz w:val="26"/>
                <w:szCs w:val="26"/>
              </w:rPr>
              <w:t>No caso afirmativo, expliquem as diferenças:</w:t>
            </w:r>
            <w:r w:rsidR="00917B7A">
              <w:br/>
            </w:r>
            <w:r w:rsidRPr="538E812A">
              <w:rPr>
                <w:rFonts w:ascii="Courier New" w:hAnsi="Courier New" w:cs="Courier New"/>
              </w:rPr>
              <w:t xml:space="preserve">Ao comparar a especificação de requisitos e os mockups apresentados pelos nossos colegas com os desenvolvidos pelo nosso grupo, verifica-se que ambos cumprem os requisitos necessários, embora com abordagens distintas. A especificação do grupo anterior apresenta mockups esteticamente mais trabalhados, com atenção ao cuidado visual. No entanto, essa enfase na componente visual não é acompanhada por uma estrutura clara de navegação, o que torna mais difícil perceber o fluxo entre páginas. Por outro lado, a nossa abordagem é mais funcional e estruturada. Embora o nosso design seja mais simples, a inclusão do diagrama de navegação facilita a navegação entre as páginas. </w:t>
            </w:r>
          </w:p>
        </w:tc>
      </w:tr>
      <w:tr w:rsidR="538E812A" w14:paraId="6FD2C085" w14:textId="77777777" w:rsidTr="538E812A">
        <w:trPr>
          <w:trHeight w:val="300"/>
        </w:trPr>
        <w:tc>
          <w:tcPr>
            <w:tcW w:w="8720" w:type="dxa"/>
            <w:shd w:val="clear" w:color="auto" w:fill="E6E6E6"/>
          </w:tcPr>
          <w:p w14:paraId="54444F73" w14:textId="3D6AF30E" w:rsidR="538E812A" w:rsidRDefault="538E812A" w:rsidP="538E812A">
            <w:pPr>
              <w:rPr>
                <w:rFonts w:ascii="Calibri Light" w:hAnsi="Calibri Light"/>
                <w:color w:val="2F5496" w:themeColor="accent1" w:themeShade="BF"/>
                <w:sz w:val="26"/>
                <w:szCs w:val="26"/>
              </w:rPr>
            </w:pPr>
          </w:p>
        </w:tc>
      </w:tr>
    </w:tbl>
    <w:p w14:paraId="6FE30B12" w14:textId="77777777" w:rsidR="00917B7A" w:rsidRPr="00740BFC" w:rsidRDefault="00917B7A" w:rsidP="00B5524A"/>
    <w:p w14:paraId="6D8127AC" w14:textId="77777777" w:rsidR="00917B7A" w:rsidRPr="00740BFC" w:rsidRDefault="00917B7A" w:rsidP="538E812A">
      <w:pPr>
        <w:rPr>
          <w:rFonts w:ascii="Arial" w:hAnsi="Arial"/>
          <w:b/>
          <w:bCs/>
          <w:color w:val="1F497D"/>
          <w:sz w:val="20"/>
          <w:szCs w:val="20"/>
          <w:lang w:eastAsia="x-none"/>
        </w:rPr>
      </w:pPr>
      <w:r>
        <w:br w:type="page"/>
      </w:r>
    </w:p>
    <w:p w14:paraId="45762E12" w14:textId="33E563D0" w:rsidR="00E63984" w:rsidRPr="00740BFC" w:rsidRDefault="538E812A" w:rsidP="538E812A">
      <w:pPr>
        <w:pStyle w:val="Ttulo3"/>
        <w:rPr>
          <w:lang w:eastAsia="x-none"/>
        </w:rPr>
      </w:pPr>
      <w:bookmarkStart w:id="289" w:name="_Toc1183361331"/>
      <w:bookmarkStart w:id="290" w:name="_Toc199624795"/>
      <w:r>
        <w:lastRenderedPageBreak/>
        <w:t>Apreciação da especificação de testes</w:t>
      </w:r>
      <w:bookmarkEnd w:id="289"/>
      <w:bookmarkEnd w:id="290"/>
    </w:p>
    <w:tbl>
      <w:tblPr>
        <w:tblW w:w="0" w:type="auto"/>
        <w:tblBorders>
          <w:top w:val="single" w:sz="4" w:space="0" w:color="auto"/>
          <w:left w:val="single" w:sz="4" w:space="0" w:color="auto"/>
          <w:bottom w:val="single" w:sz="4" w:space="0" w:color="auto"/>
          <w:right w:val="single" w:sz="4" w:space="0" w:color="auto"/>
        </w:tblBorders>
        <w:shd w:val="clear" w:color="auto" w:fill="E6E6E6"/>
        <w:tblLook w:val="04A0" w:firstRow="1" w:lastRow="0" w:firstColumn="1" w:lastColumn="0" w:noHBand="0" w:noVBand="1"/>
      </w:tblPr>
      <w:tblGrid>
        <w:gridCol w:w="8720"/>
      </w:tblGrid>
      <w:tr w:rsidR="00917B7A" w:rsidRPr="00740BFC" w14:paraId="4B9C8DA6" w14:textId="77777777" w:rsidTr="538E812A">
        <w:tc>
          <w:tcPr>
            <w:tcW w:w="8720" w:type="dxa"/>
            <w:shd w:val="clear" w:color="auto" w:fill="E6E6E6"/>
          </w:tcPr>
          <w:p w14:paraId="609BD9A4" w14:textId="290538E2" w:rsidR="00917B7A" w:rsidRPr="00740BFC" w:rsidRDefault="538E812A" w:rsidP="0020366D">
            <w:pPr>
              <w:rPr>
                <w:rFonts w:ascii="Calibri Light" w:hAnsi="Calibri Light"/>
                <w:color w:val="2F5496"/>
                <w:sz w:val="26"/>
                <w:szCs w:val="26"/>
              </w:rPr>
            </w:pPr>
            <w:r w:rsidRPr="538E812A">
              <w:rPr>
                <w:rFonts w:ascii="Calibri Light" w:hAnsi="Calibri Light"/>
                <w:color w:val="2F5496" w:themeColor="accent1" w:themeShade="BF"/>
                <w:sz w:val="26"/>
                <w:szCs w:val="26"/>
              </w:rPr>
              <w:t>Qualidade (Fraca, Razoável, Boa ou Muito Boa): Razoavél</w:t>
            </w:r>
          </w:p>
          <w:p w14:paraId="7C6EBB5B" w14:textId="2FF82F3C" w:rsidR="00917B7A" w:rsidRPr="00740BFC" w:rsidRDefault="538E812A" w:rsidP="538E812A">
            <w:pPr>
              <w:jc w:val="both"/>
              <w:rPr>
                <w:rFonts w:ascii="Courier New" w:hAnsi="Courier New" w:cs="Courier New"/>
              </w:rPr>
            </w:pPr>
            <w:r w:rsidRPr="538E812A">
              <w:rPr>
                <w:rFonts w:ascii="Courier New" w:eastAsia="Courier New" w:hAnsi="Courier New" w:cs="Courier New"/>
              </w:rPr>
              <w:t>Seguem-se os critérios considerados para fundamentar a avaliação global da especificação de testes com destaque para os pontos cuja análise critica justifica a classificação atribuída</w:t>
            </w:r>
          </w:p>
          <w:p w14:paraId="794CFA01" w14:textId="0264223C" w:rsidR="00917B7A" w:rsidRPr="00740BFC" w:rsidRDefault="00917B7A" w:rsidP="538E812A">
            <w:pPr>
              <w:jc w:val="both"/>
              <w:rPr>
                <w:rFonts w:ascii="Courier New" w:hAnsi="Courier New" w:cs="Courier New"/>
              </w:rPr>
            </w:pPr>
            <w:r>
              <w:br/>
            </w:r>
            <w:r w:rsidR="538E812A" w:rsidRPr="538E812A">
              <w:rPr>
                <w:rFonts w:ascii="Courier New" w:hAnsi="Courier New" w:cs="Courier New"/>
              </w:rPr>
              <w:t>1. Aspetos fortes (Bom, Muito bom)</w:t>
            </w:r>
            <w:r>
              <w:br/>
            </w:r>
            <w:r w:rsidR="538E812A" w:rsidRPr="538E812A">
              <w:rPr>
                <w:rFonts w:ascii="Courier New" w:hAnsi="Courier New" w:cs="Courier New"/>
              </w:rPr>
              <w:t>Cobertura funcional básica assegurada, no sentido em que a maioria das funcionalidades principais está contemplada, e há uma tentativa de descrever o comportamento esperado.</w:t>
            </w:r>
          </w:p>
          <w:p w14:paraId="27DCA9E8" w14:textId="31D73426" w:rsidR="00917B7A" w:rsidRPr="00740BFC" w:rsidRDefault="538E812A" w:rsidP="538E812A">
            <w:pPr>
              <w:jc w:val="both"/>
              <w:rPr>
                <w:rFonts w:ascii="Courier New" w:hAnsi="Courier New" w:cs="Courier New"/>
              </w:rPr>
            </w:pPr>
            <w:r w:rsidRPr="538E812A">
              <w:rPr>
                <w:rFonts w:ascii="Courier New" w:hAnsi="Courier New" w:cs="Courier New"/>
              </w:rPr>
              <w:t>Existe uma boa descrição sequencial das ações do utilizador, mostra uma intenção de cobrir a experiência típica da aplicação.</w:t>
            </w:r>
            <w:r w:rsidR="00917B7A">
              <w:br/>
            </w:r>
            <w:r w:rsidRPr="538E812A">
              <w:rPr>
                <w:rFonts w:ascii="Courier New" w:hAnsi="Courier New" w:cs="Courier New"/>
              </w:rPr>
              <w:t>Validação de requisitos evidentes em algumas funcionalidades, por exemplo, na criação de campanhas, é verificada a obrigatoriedade de preenchimento de campos.</w:t>
            </w:r>
          </w:p>
          <w:p w14:paraId="3694C065" w14:textId="153127F8" w:rsidR="00917B7A" w:rsidRPr="00740BFC" w:rsidRDefault="00917B7A" w:rsidP="538E812A">
            <w:pPr>
              <w:jc w:val="both"/>
              <w:rPr>
                <w:rFonts w:ascii="Courier New" w:hAnsi="Courier New" w:cs="Courier New"/>
              </w:rPr>
            </w:pPr>
          </w:p>
          <w:p w14:paraId="1F30D5E4" w14:textId="7873803B" w:rsidR="00917B7A" w:rsidRPr="00740BFC" w:rsidRDefault="538E812A" w:rsidP="538E812A">
            <w:pPr>
              <w:jc w:val="both"/>
              <w:rPr>
                <w:rFonts w:ascii="Courier New" w:hAnsi="Courier New" w:cs="Courier New"/>
              </w:rPr>
            </w:pPr>
            <w:r w:rsidRPr="538E812A">
              <w:rPr>
                <w:rFonts w:ascii="Courier New" w:hAnsi="Courier New" w:cs="Courier New"/>
              </w:rPr>
              <w:t>2. Aspetos Razoáveis e Fracos</w:t>
            </w:r>
          </w:p>
          <w:p w14:paraId="51F4821D" w14:textId="2C2AE563" w:rsidR="00917B7A" w:rsidRPr="00740BFC" w:rsidRDefault="538E812A" w:rsidP="538E812A">
            <w:pPr>
              <w:jc w:val="both"/>
              <w:rPr>
                <w:rFonts w:ascii="Courier New" w:hAnsi="Courier New" w:cs="Courier New"/>
              </w:rPr>
            </w:pPr>
            <w:r w:rsidRPr="538E812A">
              <w:rPr>
                <w:rFonts w:ascii="Courier New" w:hAnsi="Courier New" w:cs="Courier New"/>
              </w:rPr>
              <w:t xml:space="preserve">Validação insuficiente das regras críticas do sistema, apesar de serem descritos alguns comportamentos esperados, os testes não demonstram uma verificação profunda das regras de negócio mais relevantes. </w:t>
            </w:r>
            <w:r w:rsidR="00917B7A">
              <w:br/>
            </w:r>
            <w:r w:rsidRPr="538E812A">
              <w:rPr>
                <w:rFonts w:ascii="Courier New" w:hAnsi="Courier New" w:cs="Courier New"/>
              </w:rPr>
              <w:t>Ausência de testes negativos e exceções em praticamente todas as funcionalidades - apenas os caminhos positivos são cobertos.</w:t>
            </w:r>
            <w:r w:rsidRPr="538E812A">
              <w:rPr>
                <w:rFonts w:ascii="Courier New" w:eastAsia="Courier New" w:hAnsi="Courier New" w:cs="Courier New"/>
              </w:rPr>
              <w:t xml:space="preserve"> Não são considerados casos com dados inválidos, falhas de permissões, estados inválidos do sistema ou outras situações anómalas que permitiriam aferir a robustez da aplicação face a entradas ou condições inesperadas.</w:t>
            </w:r>
            <w:r w:rsidR="00917B7A">
              <w:br/>
            </w:r>
          </w:p>
          <w:p w14:paraId="2C3071B2" w14:textId="63D28AB9" w:rsidR="00917B7A" w:rsidRPr="00740BFC" w:rsidRDefault="538E812A" w:rsidP="0020366D">
            <w:pPr>
              <w:rPr>
                <w:rFonts w:ascii="Calibri Light" w:hAnsi="Calibri Light"/>
                <w:color w:val="2F5496"/>
                <w:sz w:val="26"/>
                <w:szCs w:val="26"/>
              </w:rPr>
            </w:pPr>
            <w:r w:rsidRPr="538E812A">
              <w:rPr>
                <w:rFonts w:ascii="Calibri Light" w:hAnsi="Calibri Light"/>
                <w:color w:val="2F5496" w:themeColor="accent1" w:themeShade="BF"/>
                <w:sz w:val="26"/>
                <w:szCs w:val="26"/>
              </w:rPr>
              <w:t>A Especificação que propõem é diferente? (Sim/Não): Sim</w:t>
            </w:r>
          </w:p>
          <w:p w14:paraId="4337461F" w14:textId="32DBEC49" w:rsidR="00917B7A" w:rsidRPr="00740BFC" w:rsidRDefault="538E812A" w:rsidP="538E812A">
            <w:pPr>
              <w:jc w:val="both"/>
              <w:rPr>
                <w:rFonts w:ascii="Calibri Light" w:hAnsi="Calibri Light"/>
                <w:color w:val="2F5496" w:themeColor="accent1" w:themeShade="BF"/>
                <w:sz w:val="26"/>
                <w:szCs w:val="26"/>
              </w:rPr>
            </w:pPr>
            <w:r w:rsidRPr="538E812A">
              <w:rPr>
                <w:rFonts w:ascii="Calibri Light" w:hAnsi="Calibri Light"/>
                <w:color w:val="2F5496" w:themeColor="accent1" w:themeShade="BF"/>
                <w:sz w:val="26"/>
                <w:szCs w:val="26"/>
              </w:rPr>
              <w:t>No caso afirmativo, expliquem as diferenças:</w:t>
            </w:r>
          </w:p>
          <w:p w14:paraId="5986875D" w14:textId="5543E850" w:rsidR="00917B7A" w:rsidRPr="00740BFC" w:rsidRDefault="58D90C72" w:rsidP="538E812A">
            <w:pPr>
              <w:jc w:val="both"/>
              <w:rPr>
                <w:rFonts w:ascii="Calibri Light" w:hAnsi="Calibri Light"/>
                <w:color w:val="2F5496" w:themeColor="accent1" w:themeShade="BF"/>
                <w:sz w:val="26"/>
                <w:szCs w:val="26"/>
              </w:rPr>
            </w:pPr>
            <w:r>
              <w:br/>
            </w:r>
            <w:r w:rsidR="538E812A" w:rsidRPr="538E812A">
              <w:rPr>
                <w:rFonts w:ascii="Courier New" w:eastAsia="Courier New" w:hAnsi="Courier New" w:cs="Courier New"/>
              </w:rPr>
              <w:t xml:space="preserve">Os testes dos nossos colegas seguem uma abordagem mais narrativa e descritiva, focando-se maioritariamente na experiência do utilizador e nos fluxos gerais de interação com o sistema. Embora forneçam uma visão útil do comportamento esperado pelo sistema, não aprofundam a validação técnica de erros, formatos ou regras críticas, e omitem muitos cenários de exceção que são fundamentais para garantir a robustez da aplicação. </w:t>
            </w:r>
          </w:p>
          <w:p w14:paraId="554E46C3" w14:textId="30FA060D" w:rsidR="538E812A" w:rsidRDefault="538E812A" w:rsidP="538E812A">
            <w:pPr>
              <w:jc w:val="both"/>
            </w:pPr>
            <w:r w:rsidRPr="538E812A">
              <w:rPr>
                <w:rFonts w:ascii="Courier New" w:eastAsia="Courier New" w:hAnsi="Courier New" w:cs="Courier New"/>
              </w:rPr>
              <w:t xml:space="preserve">A nossa especificação de testes destaca-se por ser mais formal, estruturada e abrangente. Apresenta descrições claras e rigorosas dos testes a realizar, contemplando múltiplos cenários, incluindo percursos positivos e negativos, bem como a validação explícita de dados de entrada. Adicionalmente, evidencia-se pela quantidade significativamente superior de testes, garantindo uma </w:t>
            </w:r>
            <w:r w:rsidRPr="538E812A">
              <w:rPr>
                <w:rFonts w:ascii="Courier New" w:eastAsia="Courier New" w:hAnsi="Courier New" w:cs="Courier New"/>
              </w:rPr>
              <w:lastRenderedPageBreak/>
              <w:t>cobertura funcional mais alargada e detalhada das várias componentes do sistema.</w:t>
            </w:r>
          </w:p>
          <w:p w14:paraId="4431F54E" w14:textId="77777777" w:rsidR="00917B7A" w:rsidRPr="00740BFC" w:rsidRDefault="00917B7A" w:rsidP="0020366D">
            <w:pPr>
              <w:rPr>
                <w:rFonts w:ascii="Courier New" w:hAnsi="Courier New" w:cs="Courier New"/>
              </w:rPr>
            </w:pPr>
          </w:p>
        </w:tc>
      </w:tr>
      <w:tr w:rsidR="538E812A" w14:paraId="1D4DA690" w14:textId="77777777" w:rsidTr="538E812A">
        <w:trPr>
          <w:trHeight w:val="300"/>
        </w:trPr>
        <w:tc>
          <w:tcPr>
            <w:tcW w:w="8720" w:type="dxa"/>
            <w:shd w:val="clear" w:color="auto" w:fill="E6E6E6"/>
          </w:tcPr>
          <w:p w14:paraId="4B0748AF" w14:textId="1BF5FC9C" w:rsidR="538E812A" w:rsidRDefault="538E812A" w:rsidP="538E812A">
            <w:pPr>
              <w:rPr>
                <w:rFonts w:ascii="Calibri Light" w:hAnsi="Calibri Light"/>
                <w:color w:val="2F5496" w:themeColor="accent1" w:themeShade="BF"/>
                <w:sz w:val="26"/>
                <w:szCs w:val="26"/>
              </w:rPr>
            </w:pPr>
          </w:p>
        </w:tc>
      </w:tr>
    </w:tbl>
    <w:p w14:paraId="0351BDC8" w14:textId="32DD3F70" w:rsidR="00721A6E" w:rsidRPr="00740BFC" w:rsidRDefault="00721A6E" w:rsidP="538E812A">
      <w:pPr>
        <w:rPr>
          <w:b/>
          <w:bCs/>
          <w:i/>
          <w:iCs/>
          <w:color w:val="1F497D"/>
          <w:lang w:eastAsia="x-none"/>
        </w:rPr>
      </w:pPr>
      <w:bookmarkStart w:id="291" w:name="_Toc63588403"/>
      <w:bookmarkStart w:id="292" w:name="_Ref63614912"/>
      <w:bookmarkEnd w:id="59"/>
    </w:p>
    <w:p w14:paraId="6639AD1F" w14:textId="7E4C00D7" w:rsidR="00875FF6" w:rsidRPr="00740BFC" w:rsidRDefault="538E812A" w:rsidP="001663CD">
      <w:pPr>
        <w:pStyle w:val="Ttulo3"/>
      </w:pPr>
      <w:bookmarkStart w:id="293" w:name="_Toc674111987"/>
      <w:bookmarkStart w:id="294" w:name="_Toc199624796"/>
      <w:r>
        <w:t>Apreciação global da especificação face ao implementado</w:t>
      </w:r>
      <w:bookmarkEnd w:id="293"/>
      <w:bookmarkEnd w:id="294"/>
    </w:p>
    <w:p w14:paraId="20C7B90C" w14:textId="77777777" w:rsidR="005529D9" w:rsidRPr="00740BFC" w:rsidRDefault="005529D9" w:rsidP="37A9725F">
      <w:pPr>
        <w:rPr>
          <w:rFonts w:ascii="Courier New" w:hAnsi="Courier New" w:cs="Courier New"/>
          <w:sz w:val="22"/>
          <w:szCs w:val="22"/>
        </w:rPr>
      </w:pPr>
    </w:p>
    <w:p w14:paraId="4DF5444F" w14:textId="063229F8" w:rsidR="005529D9" w:rsidRPr="00740BFC" w:rsidRDefault="538E812A" w:rsidP="005529D9">
      <w:pPr>
        <w:jc w:val="center"/>
        <w:rPr>
          <w:rFonts w:ascii="Courier New" w:hAnsi="Courier New" w:cs="Courier New"/>
          <w:sz w:val="20"/>
          <w:szCs w:val="20"/>
        </w:rPr>
      </w:pPr>
      <w:bookmarkStart w:id="295" w:name="_Toc199624919"/>
      <w:r w:rsidRPr="538E812A">
        <w:rPr>
          <w:sz w:val="20"/>
          <w:szCs w:val="20"/>
        </w:rPr>
        <w:t xml:space="preserve">Tabela </w:t>
      </w:r>
      <w:r w:rsidR="105E9B6E" w:rsidRPr="538E812A">
        <w:rPr>
          <w:sz w:val="20"/>
          <w:szCs w:val="20"/>
        </w:rPr>
        <w:fldChar w:fldCharType="begin"/>
      </w:r>
      <w:r w:rsidR="105E9B6E" w:rsidRPr="538E812A">
        <w:rPr>
          <w:sz w:val="20"/>
          <w:szCs w:val="20"/>
        </w:rPr>
        <w:instrText xml:space="preserve"> SEQ Tabela \* ARABIC </w:instrText>
      </w:r>
      <w:r w:rsidR="105E9B6E" w:rsidRPr="538E812A">
        <w:rPr>
          <w:sz w:val="20"/>
          <w:szCs w:val="20"/>
        </w:rPr>
        <w:fldChar w:fldCharType="separate"/>
      </w:r>
      <w:r w:rsidRPr="538E812A">
        <w:rPr>
          <w:sz w:val="20"/>
          <w:szCs w:val="20"/>
        </w:rPr>
        <w:t>73</w:t>
      </w:r>
      <w:r w:rsidR="105E9B6E" w:rsidRPr="538E812A">
        <w:rPr>
          <w:sz w:val="20"/>
          <w:szCs w:val="20"/>
        </w:rPr>
        <w:fldChar w:fldCharType="end"/>
      </w:r>
      <w:r w:rsidRPr="538E812A">
        <w:rPr>
          <w:sz w:val="20"/>
          <w:szCs w:val="20"/>
        </w:rPr>
        <w:t>. Apreciação global da especificação.</w:t>
      </w:r>
      <w:bookmarkEnd w:id="295"/>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9"/>
        <w:gridCol w:w="1275"/>
        <w:gridCol w:w="4962"/>
      </w:tblGrid>
      <w:tr w:rsidR="00B92A3B" w:rsidRPr="00740BFC" w14:paraId="41381FF8" w14:textId="64D614AF" w:rsidTr="538E812A">
        <w:tc>
          <w:tcPr>
            <w:tcW w:w="2689" w:type="dxa"/>
            <w:shd w:val="clear" w:color="auto" w:fill="4472C4" w:themeFill="accent1"/>
            <w:vAlign w:val="center"/>
          </w:tcPr>
          <w:p w14:paraId="2019DA2A" w14:textId="4A235FE5" w:rsidR="00B92A3B" w:rsidRPr="00740BFC" w:rsidRDefault="538E812A">
            <w:pPr>
              <w:rPr>
                <w:color w:val="FFFFFF"/>
                <w:sz w:val="22"/>
                <w:szCs w:val="22"/>
                <w:lang w:eastAsia="x-none"/>
              </w:rPr>
            </w:pPr>
            <w:r w:rsidRPr="538E812A">
              <w:rPr>
                <w:color w:val="FFFFFF" w:themeColor="background1"/>
                <w:sz w:val="22"/>
                <w:szCs w:val="22"/>
              </w:rPr>
              <w:t>Dimensão de análise</w:t>
            </w:r>
          </w:p>
        </w:tc>
        <w:tc>
          <w:tcPr>
            <w:tcW w:w="1275" w:type="dxa"/>
            <w:shd w:val="clear" w:color="auto" w:fill="4472C4" w:themeFill="accent1"/>
            <w:vAlign w:val="center"/>
          </w:tcPr>
          <w:p w14:paraId="1AD33276" w14:textId="4229F4D1" w:rsidR="00B92A3B" w:rsidRPr="00740BFC" w:rsidRDefault="538E812A">
            <w:pPr>
              <w:rPr>
                <w:color w:val="FFFFFF"/>
                <w:sz w:val="22"/>
                <w:szCs w:val="22"/>
                <w:lang w:eastAsia="x-none"/>
              </w:rPr>
            </w:pPr>
            <w:r w:rsidRPr="538E812A">
              <w:rPr>
                <w:color w:val="FFFFFF" w:themeColor="background1"/>
                <w:sz w:val="22"/>
                <w:szCs w:val="22"/>
              </w:rPr>
              <w:t>Apreciação</w:t>
            </w:r>
          </w:p>
        </w:tc>
        <w:tc>
          <w:tcPr>
            <w:tcW w:w="4962" w:type="dxa"/>
            <w:shd w:val="clear" w:color="auto" w:fill="4472C4" w:themeFill="accent1"/>
            <w:vAlign w:val="center"/>
          </w:tcPr>
          <w:p w14:paraId="33438AFF" w14:textId="10C93206" w:rsidR="00B92A3B" w:rsidRPr="00740BFC" w:rsidRDefault="538E812A">
            <w:pPr>
              <w:rPr>
                <w:color w:val="FFFFFF"/>
                <w:sz w:val="22"/>
                <w:szCs w:val="22"/>
                <w:lang w:eastAsia="x-none"/>
              </w:rPr>
            </w:pPr>
            <w:r w:rsidRPr="538E812A">
              <w:rPr>
                <w:color w:val="FFFFFF" w:themeColor="background1"/>
                <w:sz w:val="22"/>
                <w:szCs w:val="22"/>
              </w:rPr>
              <w:t>Justificação</w:t>
            </w:r>
          </w:p>
        </w:tc>
      </w:tr>
      <w:tr w:rsidR="00B92A3B" w:rsidRPr="00740BFC" w14:paraId="1294CE29" w14:textId="3A27F7FE" w:rsidTr="538E812A">
        <w:tc>
          <w:tcPr>
            <w:tcW w:w="2689" w:type="dxa"/>
            <w:shd w:val="clear" w:color="auto" w:fill="auto"/>
          </w:tcPr>
          <w:p w14:paraId="212F43F0" w14:textId="007F8BEE" w:rsidR="00B92A3B" w:rsidRPr="00740BFC" w:rsidRDefault="538E812A" w:rsidP="538E812A">
            <w:pPr>
              <w:rPr>
                <w:rFonts w:asciiTheme="minorHAnsi" w:hAnsiTheme="minorHAnsi" w:cstheme="minorBidi"/>
                <w:lang w:eastAsia="x-none"/>
              </w:rPr>
            </w:pPr>
            <w:r w:rsidRPr="538E812A">
              <w:rPr>
                <w:rFonts w:asciiTheme="minorHAnsi" w:hAnsiTheme="minorHAnsi" w:cstheme="minorBidi"/>
                <w:sz w:val="22"/>
                <w:szCs w:val="22"/>
              </w:rPr>
              <w:t>Diagramas de Casos de Uso</w:t>
            </w:r>
          </w:p>
        </w:tc>
        <w:tc>
          <w:tcPr>
            <w:tcW w:w="1275" w:type="dxa"/>
            <w:shd w:val="clear" w:color="auto" w:fill="auto"/>
            <w:vAlign w:val="center"/>
          </w:tcPr>
          <w:p w14:paraId="2D4E15AC" w14:textId="061121CE" w:rsidR="00B92A3B" w:rsidRPr="00740BFC" w:rsidRDefault="538E812A" w:rsidP="00B92A3B">
            <w:pPr>
              <w:rPr>
                <w:lang w:eastAsia="x-none"/>
              </w:rPr>
            </w:pPr>
            <w:r>
              <w:t>Muito Boa</w:t>
            </w:r>
          </w:p>
        </w:tc>
        <w:tc>
          <w:tcPr>
            <w:tcW w:w="4962" w:type="dxa"/>
          </w:tcPr>
          <w:p w14:paraId="27A225E7" w14:textId="4E31F6FE" w:rsidR="00B92A3B" w:rsidRPr="00740BFC" w:rsidRDefault="538E812A" w:rsidP="538E812A">
            <w:pPr>
              <w:jc w:val="both"/>
              <w:rPr>
                <w:lang w:eastAsia="x-none"/>
              </w:rPr>
            </w:pPr>
            <w:r>
              <w:t>O conjunto de diagramas de casos de uso apresentados cobre de forma clara, completa e alinhada com o caderno de encargos, tanto para FrontOffice como para BackOffice. As funcionalidades essenciais estão corretamente representadas e os atores estão bem identificados de acordo com o caderno de encargos.</w:t>
            </w:r>
          </w:p>
        </w:tc>
      </w:tr>
      <w:tr w:rsidR="00B92A3B" w:rsidRPr="00740BFC" w14:paraId="2DC77AD4" w14:textId="407768DA" w:rsidTr="538E812A">
        <w:tc>
          <w:tcPr>
            <w:tcW w:w="2689" w:type="dxa"/>
            <w:shd w:val="clear" w:color="auto" w:fill="auto"/>
          </w:tcPr>
          <w:p w14:paraId="71B5BA0E" w14:textId="3827E687" w:rsidR="00B92A3B" w:rsidRPr="00740BFC" w:rsidRDefault="538E812A" w:rsidP="538E812A">
            <w:pPr>
              <w:rPr>
                <w:rFonts w:asciiTheme="minorHAnsi" w:hAnsiTheme="minorHAnsi" w:cstheme="minorBidi"/>
                <w:lang w:eastAsia="x-none"/>
              </w:rPr>
            </w:pPr>
            <w:r w:rsidRPr="538E812A">
              <w:rPr>
                <w:rFonts w:asciiTheme="minorHAnsi" w:hAnsiTheme="minorHAnsi" w:cstheme="minorBidi"/>
                <w:sz w:val="22"/>
                <w:szCs w:val="22"/>
              </w:rPr>
              <w:t>Diagramas de Modelização de Processos</w:t>
            </w:r>
          </w:p>
        </w:tc>
        <w:tc>
          <w:tcPr>
            <w:tcW w:w="1275" w:type="dxa"/>
            <w:shd w:val="clear" w:color="auto" w:fill="auto"/>
            <w:vAlign w:val="center"/>
          </w:tcPr>
          <w:p w14:paraId="63AFB002" w14:textId="00D9CA5E" w:rsidR="00B92A3B" w:rsidRPr="00740BFC" w:rsidRDefault="538E812A" w:rsidP="00B92A3B">
            <w:pPr>
              <w:rPr>
                <w:lang w:eastAsia="x-none"/>
              </w:rPr>
            </w:pPr>
            <w:r>
              <w:t>Bom</w:t>
            </w:r>
          </w:p>
        </w:tc>
        <w:tc>
          <w:tcPr>
            <w:tcW w:w="4962" w:type="dxa"/>
          </w:tcPr>
          <w:p w14:paraId="66001F8E" w14:textId="45D17214" w:rsidR="00B92A3B" w:rsidRPr="00740BFC" w:rsidRDefault="538E812A" w:rsidP="538E812A">
            <w:pPr>
              <w:jc w:val="both"/>
              <w:rPr>
                <w:rFonts w:eastAsia="Calibri" w:cs="Calibri"/>
              </w:rPr>
            </w:pPr>
            <w:r w:rsidRPr="538E812A">
              <w:rPr>
                <w:rFonts w:eastAsia="Calibri" w:cs="Calibri"/>
              </w:rPr>
              <w:t>Diagramas de processo BPMN muito coerentes com o previsto no caderno de encargos, com implementação de conceitos pertinentes abordados em aula (lanes, task events e gateways) que permitiram descrever adequadamente os processos em análise.</w:t>
            </w:r>
          </w:p>
        </w:tc>
      </w:tr>
      <w:tr w:rsidR="00B92A3B" w:rsidRPr="00740BFC" w14:paraId="7380B203" w14:textId="435F5EDF" w:rsidTr="538E812A">
        <w:tc>
          <w:tcPr>
            <w:tcW w:w="2689" w:type="dxa"/>
            <w:shd w:val="clear" w:color="auto" w:fill="auto"/>
          </w:tcPr>
          <w:p w14:paraId="58BFF49A" w14:textId="6DC3A44E" w:rsidR="00B92A3B" w:rsidRPr="00740BFC" w:rsidRDefault="538E812A" w:rsidP="538E812A">
            <w:pPr>
              <w:rPr>
                <w:rFonts w:asciiTheme="minorHAnsi" w:hAnsiTheme="minorHAnsi" w:cstheme="minorBidi"/>
                <w:i/>
                <w:iCs/>
                <w:lang w:eastAsia="x-none"/>
              </w:rPr>
            </w:pPr>
            <w:r w:rsidRPr="538E812A">
              <w:rPr>
                <w:rFonts w:asciiTheme="minorHAnsi" w:hAnsiTheme="minorHAnsi" w:cstheme="minorBidi"/>
                <w:sz w:val="22"/>
                <w:szCs w:val="22"/>
              </w:rPr>
              <w:t>Diagrama de Classes</w:t>
            </w:r>
          </w:p>
        </w:tc>
        <w:tc>
          <w:tcPr>
            <w:tcW w:w="1275" w:type="dxa"/>
            <w:shd w:val="clear" w:color="auto" w:fill="auto"/>
            <w:vAlign w:val="center"/>
          </w:tcPr>
          <w:p w14:paraId="57178CC3" w14:textId="24EFA18A" w:rsidR="00B92A3B" w:rsidRPr="00740BFC" w:rsidRDefault="538E812A" w:rsidP="00B92A3B">
            <w:pPr>
              <w:rPr>
                <w:lang w:eastAsia="x-none"/>
              </w:rPr>
            </w:pPr>
            <w:r>
              <w:t>Bom</w:t>
            </w:r>
          </w:p>
        </w:tc>
        <w:tc>
          <w:tcPr>
            <w:tcW w:w="4962" w:type="dxa"/>
          </w:tcPr>
          <w:p w14:paraId="3D80065B" w14:textId="1336AAE3" w:rsidR="00B92A3B" w:rsidRPr="00740BFC" w:rsidRDefault="538E812A" w:rsidP="538E812A">
            <w:pPr>
              <w:spacing w:line="259" w:lineRule="auto"/>
            </w:pPr>
            <w:r>
              <w:t>Diagrama de classes coerente com o caderno de encargos. Apesar de alguns pontos de melhoria em relação à tipologia de dados e afins, acreditamos que o diagrama de classes esteja adequado</w:t>
            </w:r>
          </w:p>
        </w:tc>
      </w:tr>
      <w:tr w:rsidR="00B92A3B" w:rsidRPr="00740BFC" w14:paraId="0F9D7AEF" w14:textId="77777777" w:rsidTr="538E812A">
        <w:tc>
          <w:tcPr>
            <w:tcW w:w="2689" w:type="dxa"/>
            <w:shd w:val="clear" w:color="auto" w:fill="auto"/>
          </w:tcPr>
          <w:p w14:paraId="43EDF605" w14:textId="2781CC43" w:rsidR="00B92A3B" w:rsidRPr="00740BFC" w:rsidRDefault="538E812A" w:rsidP="538E812A">
            <w:pPr>
              <w:rPr>
                <w:rFonts w:asciiTheme="minorHAnsi" w:hAnsiTheme="minorHAnsi" w:cstheme="minorBidi"/>
                <w:sz w:val="22"/>
                <w:szCs w:val="22"/>
              </w:rPr>
            </w:pPr>
            <w:r w:rsidRPr="538E812A">
              <w:rPr>
                <w:rFonts w:asciiTheme="minorHAnsi" w:hAnsiTheme="minorHAnsi" w:cstheme="minorBidi"/>
                <w:sz w:val="22"/>
                <w:szCs w:val="22"/>
              </w:rPr>
              <w:t>Diagramas de Transição de Estados</w:t>
            </w:r>
          </w:p>
        </w:tc>
        <w:tc>
          <w:tcPr>
            <w:tcW w:w="1275" w:type="dxa"/>
            <w:shd w:val="clear" w:color="auto" w:fill="auto"/>
            <w:vAlign w:val="center"/>
          </w:tcPr>
          <w:p w14:paraId="1B040751" w14:textId="54F157A8" w:rsidR="00B92A3B" w:rsidRPr="00740BFC" w:rsidRDefault="538E812A" w:rsidP="00B92A3B">
            <w:pPr>
              <w:rPr>
                <w:lang w:eastAsia="x-none"/>
              </w:rPr>
            </w:pPr>
            <w:r>
              <w:t>Bom</w:t>
            </w:r>
          </w:p>
        </w:tc>
        <w:tc>
          <w:tcPr>
            <w:tcW w:w="4962" w:type="dxa"/>
          </w:tcPr>
          <w:p w14:paraId="04997EAE" w14:textId="160941AC" w:rsidR="00B92A3B" w:rsidRPr="00740BFC" w:rsidRDefault="538E812A" w:rsidP="00B92A3B">
            <w:pPr>
              <w:rPr>
                <w:lang w:eastAsia="x-none"/>
              </w:rPr>
            </w:pPr>
            <w:r>
              <w:t>Os diagramas de transição de estados apresentam uma modelação correta e funcional dos fluxos principais do sistema, cobrindo os estados e interações mais relevantes. A estrutura está organizada de forma clara.  Embora cumpra os requisitos essenciais definidos no caderno de encargos, poderia beneficiar de maior detalhe em alguns fluxos.</w:t>
            </w:r>
          </w:p>
        </w:tc>
      </w:tr>
      <w:tr w:rsidR="00B92A3B" w:rsidRPr="00740BFC" w14:paraId="5A040106" w14:textId="77777777" w:rsidTr="538E812A">
        <w:tc>
          <w:tcPr>
            <w:tcW w:w="2689" w:type="dxa"/>
            <w:shd w:val="clear" w:color="auto" w:fill="auto"/>
          </w:tcPr>
          <w:p w14:paraId="4E7C831D" w14:textId="66A839F0" w:rsidR="00B92A3B" w:rsidRPr="00740BFC" w:rsidRDefault="538E812A" w:rsidP="538E812A">
            <w:pPr>
              <w:rPr>
                <w:rFonts w:asciiTheme="minorHAnsi" w:hAnsiTheme="minorHAnsi" w:cstheme="minorBidi"/>
                <w:sz w:val="22"/>
                <w:szCs w:val="22"/>
              </w:rPr>
            </w:pPr>
            <w:r w:rsidRPr="538E812A">
              <w:rPr>
                <w:rFonts w:asciiTheme="minorHAnsi" w:hAnsiTheme="minorHAnsi" w:cstheme="minorBidi"/>
                <w:sz w:val="22"/>
                <w:szCs w:val="22"/>
              </w:rPr>
              <w:t>Especificação de requisitos</w:t>
            </w:r>
          </w:p>
        </w:tc>
        <w:tc>
          <w:tcPr>
            <w:tcW w:w="1275" w:type="dxa"/>
            <w:shd w:val="clear" w:color="auto" w:fill="auto"/>
            <w:vAlign w:val="center"/>
          </w:tcPr>
          <w:p w14:paraId="19BEE0D4" w14:textId="6D1AEE46" w:rsidR="00B92A3B" w:rsidRPr="00740BFC" w:rsidRDefault="538E812A" w:rsidP="00B92A3B">
            <w:pPr>
              <w:rPr>
                <w:lang w:eastAsia="x-none"/>
              </w:rPr>
            </w:pPr>
            <w:r>
              <w:t>Muito Boa</w:t>
            </w:r>
          </w:p>
        </w:tc>
        <w:tc>
          <w:tcPr>
            <w:tcW w:w="4962" w:type="dxa"/>
          </w:tcPr>
          <w:p w14:paraId="4AC3F111" w14:textId="53D81D1F" w:rsidR="00B92A3B" w:rsidRPr="00740BFC" w:rsidRDefault="538E812A" w:rsidP="538E812A">
            <w:pPr>
              <w:spacing w:before="240" w:after="240"/>
              <w:rPr>
                <w:rFonts w:eastAsia="Calibri" w:cs="Calibri"/>
              </w:rPr>
            </w:pPr>
            <w:r w:rsidRPr="538E812A">
              <w:rPr>
                <w:rFonts w:eastAsia="Calibri" w:cs="Calibri"/>
              </w:rPr>
              <w:t xml:space="preserve">A especificação de requisitos apresentada revela um trabalho muito positivo, destacando-se pela qualidade visual estética dos mockups. As funcionalidades estão representadas com rigor antecipando uma experiência de utilização bastante satisfatória. </w:t>
            </w:r>
          </w:p>
        </w:tc>
      </w:tr>
      <w:tr w:rsidR="00B92A3B" w:rsidRPr="00740BFC" w14:paraId="23D1D623" w14:textId="77777777" w:rsidTr="538E812A">
        <w:tc>
          <w:tcPr>
            <w:tcW w:w="2689" w:type="dxa"/>
            <w:shd w:val="clear" w:color="auto" w:fill="auto"/>
          </w:tcPr>
          <w:p w14:paraId="2CE5BF37" w14:textId="4410BAAE" w:rsidR="00B92A3B" w:rsidRPr="00740BFC" w:rsidRDefault="538E812A" w:rsidP="538E812A">
            <w:pPr>
              <w:rPr>
                <w:rFonts w:asciiTheme="minorHAnsi" w:hAnsiTheme="minorHAnsi" w:cstheme="minorBidi"/>
                <w:sz w:val="22"/>
                <w:szCs w:val="22"/>
              </w:rPr>
            </w:pPr>
            <w:r w:rsidRPr="538E812A">
              <w:rPr>
                <w:rFonts w:asciiTheme="minorHAnsi" w:hAnsiTheme="minorHAnsi" w:cstheme="minorBidi"/>
                <w:sz w:val="22"/>
                <w:szCs w:val="22"/>
              </w:rPr>
              <w:lastRenderedPageBreak/>
              <w:t xml:space="preserve">Especificação dos testes </w:t>
            </w:r>
          </w:p>
        </w:tc>
        <w:tc>
          <w:tcPr>
            <w:tcW w:w="1275" w:type="dxa"/>
            <w:shd w:val="clear" w:color="auto" w:fill="auto"/>
            <w:vAlign w:val="center"/>
          </w:tcPr>
          <w:p w14:paraId="04E56086" w14:textId="67E4F4C3" w:rsidR="00B92A3B" w:rsidRPr="00740BFC" w:rsidRDefault="538E812A" w:rsidP="00B92A3B">
            <w:pPr>
              <w:rPr>
                <w:lang w:eastAsia="x-none"/>
              </w:rPr>
            </w:pPr>
            <w:r>
              <w:t>Razoável</w:t>
            </w:r>
          </w:p>
        </w:tc>
        <w:tc>
          <w:tcPr>
            <w:tcW w:w="4962" w:type="dxa"/>
          </w:tcPr>
          <w:p w14:paraId="6EB4A95A" w14:textId="54E40F5A" w:rsidR="00B92A3B" w:rsidRPr="00740BFC" w:rsidRDefault="538E812A" w:rsidP="00B92A3B">
            <w:pPr>
              <w:rPr>
                <w:lang w:eastAsia="x-none"/>
              </w:rPr>
            </w:pPr>
            <w:r>
              <w:t xml:space="preserve">A especificação de testes apresenta uma boa cobertura das funcionalidades principais, com descrições claras e sequenciais das ações do utilizador. No entanto, a ausência de testes negativos e a validação insuficiente das regras críticas limitam a profundidade da análise. </w:t>
            </w:r>
          </w:p>
        </w:tc>
      </w:tr>
    </w:tbl>
    <w:p w14:paraId="1E1E7063" w14:textId="77777777" w:rsidR="00F55073" w:rsidRPr="00740BFC" w:rsidRDefault="00F55073" w:rsidP="37A9725F">
      <w:pPr>
        <w:rPr>
          <w:rFonts w:ascii="Courier New" w:hAnsi="Courier New" w:cs="Courier New"/>
        </w:rPr>
      </w:pPr>
    </w:p>
    <w:p w14:paraId="7694B079" w14:textId="739E18A4" w:rsidR="00875FF6" w:rsidRPr="00740BFC" w:rsidRDefault="538E812A" w:rsidP="538E812A">
      <w:pPr>
        <w:jc w:val="both"/>
        <w:rPr>
          <w:rFonts w:asciiTheme="minorHAnsi" w:hAnsiTheme="minorHAnsi" w:cstheme="minorBidi"/>
          <w:sz w:val="22"/>
          <w:szCs w:val="22"/>
        </w:rPr>
      </w:pPr>
      <w:r w:rsidRPr="538E812A">
        <w:rPr>
          <w:rFonts w:asciiTheme="minorHAnsi" w:hAnsiTheme="minorHAnsi" w:cstheme="minorBidi"/>
          <w:sz w:val="22"/>
          <w:szCs w:val="22"/>
        </w:rPr>
        <w:t>As principais três deficiências de especificação com impacto mais negativo na qualidade da implementação foram as seguintes:</w:t>
      </w:r>
    </w:p>
    <w:p w14:paraId="0258B09C" w14:textId="77777777" w:rsidR="00E81759" w:rsidRPr="00740BFC" w:rsidRDefault="00E81759" w:rsidP="37A9725F">
      <w:pPr>
        <w:rPr>
          <w:rFonts w:ascii="Courier New" w:hAnsi="Courier New" w:cs="Courier New"/>
          <w:sz w:val="22"/>
          <w:szCs w:val="22"/>
        </w:rPr>
      </w:pPr>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0E0E0"/>
        <w:tblLook w:val="04A0" w:firstRow="1" w:lastRow="0" w:firstColumn="1" w:lastColumn="0" w:noHBand="0" w:noVBand="1"/>
      </w:tblPr>
      <w:tblGrid>
        <w:gridCol w:w="9039"/>
      </w:tblGrid>
      <w:tr w:rsidR="00875FF6" w:rsidRPr="00740BFC" w14:paraId="61595B8E" w14:textId="77777777" w:rsidTr="538E812A">
        <w:tc>
          <w:tcPr>
            <w:tcW w:w="9039" w:type="dxa"/>
            <w:shd w:val="clear" w:color="auto" w:fill="E0E0E0"/>
          </w:tcPr>
          <w:p w14:paraId="48F86FF6" w14:textId="119FDD39" w:rsidR="00875FF6" w:rsidRPr="00740BFC" w:rsidRDefault="538E812A" w:rsidP="009249BE">
            <w:pPr>
              <w:rPr>
                <w:rFonts w:ascii="Courier New" w:hAnsi="Courier New" w:cs="Courier New"/>
              </w:rPr>
            </w:pPr>
            <w:r w:rsidRPr="538E812A">
              <w:rPr>
                <w:rFonts w:ascii="Courier New" w:hAnsi="Courier New" w:cs="Courier New"/>
              </w:rPr>
              <w:t xml:space="preserve">A ausência dos diagramas de navegação tanto para FrontOffice como para BackOffice dificulta a perceção clara do percurso entre os diferentes mockups e compromete a compreensão fluida da estrutura de navegação da aplicação. Esta limitação obrigou-nos a recorrer aos nossos colegas para esclarecer como se processava a navegação entre os ecrãs. A ausência do diagrama de navegação pode originar ambiguidades na compreensão do fluxo da aplicação, potenciando erros de implementação ou interpretações que divergem da intenção original do projeto. </w:t>
            </w:r>
          </w:p>
          <w:p w14:paraId="7DEBFD17" w14:textId="77777777" w:rsidR="00875FF6" w:rsidRPr="00740BFC" w:rsidRDefault="00875FF6" w:rsidP="009249BE">
            <w:pPr>
              <w:rPr>
                <w:rFonts w:ascii="Courier New" w:hAnsi="Courier New" w:cs="Courier New"/>
              </w:rPr>
            </w:pPr>
          </w:p>
        </w:tc>
      </w:tr>
      <w:tr w:rsidR="00875FF6" w:rsidRPr="00740BFC" w14:paraId="15A26C1F" w14:textId="77777777" w:rsidTr="538E812A">
        <w:tc>
          <w:tcPr>
            <w:tcW w:w="9039" w:type="dxa"/>
            <w:shd w:val="clear" w:color="auto" w:fill="E0E0E0"/>
          </w:tcPr>
          <w:p w14:paraId="32CAE7A6" w14:textId="17FCFECE" w:rsidR="00875FF6" w:rsidRPr="00740BFC" w:rsidRDefault="538E812A" w:rsidP="009249BE">
            <w:pPr>
              <w:rPr>
                <w:rFonts w:ascii="Courier New" w:hAnsi="Courier New" w:cs="Courier New"/>
              </w:rPr>
            </w:pPr>
            <w:r w:rsidRPr="538E812A">
              <w:rPr>
                <w:rFonts w:ascii="Courier New" w:hAnsi="Courier New" w:cs="Courier New"/>
              </w:rPr>
              <w:t xml:space="preserve">A ausência de uma especificação de testes robusta representa um fator de risco significativo para a equipa de desenvolvimento. Sem uma validação extensa dos comportamentos esperados, ou seja, através de testes que cubram tanto os cenários positivos como os negativos, torna-se muito mais difícil garantir que as funcionalidades implementadas correspondam efetivamente aos requisitos definidos. Esta lacuna compromete a deteção de erros, conduz a retrabalho, e gera atrasos no ciclo de desenvolvimento. </w:t>
            </w:r>
            <w:r w:rsidR="00875FF6">
              <w:br/>
            </w:r>
            <w:r w:rsidRPr="538E812A">
              <w:rPr>
                <w:rFonts w:ascii="Courier New" w:eastAsia="Courier New" w:hAnsi="Courier New" w:cs="Courier New"/>
              </w:rPr>
              <w:t>Além disso, a inexistência de testes que validem regras críticas de negócio ou que considerem entradas inválidas e exceções impede uma verificação eficaz da robustez da aplicação. Tal situação pode resultar na entrega de um produto menos fiável e mais suscetível a falhas.</w:t>
            </w:r>
          </w:p>
          <w:p w14:paraId="2D2593C3" w14:textId="77777777" w:rsidR="00875FF6" w:rsidRPr="00740BFC" w:rsidRDefault="00875FF6" w:rsidP="009249BE">
            <w:pPr>
              <w:rPr>
                <w:rFonts w:ascii="Courier New" w:hAnsi="Courier New" w:cs="Courier New"/>
              </w:rPr>
            </w:pPr>
          </w:p>
        </w:tc>
      </w:tr>
      <w:tr w:rsidR="00875FF6" w:rsidRPr="00740BFC" w14:paraId="138ED82D" w14:textId="77777777" w:rsidTr="538E812A">
        <w:tc>
          <w:tcPr>
            <w:tcW w:w="9039" w:type="dxa"/>
            <w:shd w:val="clear" w:color="auto" w:fill="E0E0E0"/>
          </w:tcPr>
          <w:p w14:paraId="131A914B" w14:textId="77777777" w:rsidR="00875FF6" w:rsidRPr="00740BFC" w:rsidRDefault="00875FF6" w:rsidP="009249BE">
            <w:pPr>
              <w:rPr>
                <w:rFonts w:ascii="Courier New" w:hAnsi="Courier New" w:cs="Courier New"/>
              </w:rPr>
            </w:pPr>
          </w:p>
          <w:p w14:paraId="7D44AE47" w14:textId="0E9DDB91" w:rsidR="00875FF6" w:rsidRPr="00740BFC" w:rsidRDefault="00875FF6" w:rsidP="009249BE">
            <w:pPr>
              <w:rPr>
                <w:rFonts w:ascii="Courier New" w:hAnsi="Courier New" w:cs="Courier New"/>
              </w:rPr>
            </w:pPr>
            <w:r>
              <w:br/>
            </w:r>
            <w:r w:rsidR="538E812A" w:rsidRPr="538E812A">
              <w:rPr>
                <w:rFonts w:ascii="Courier New" w:hAnsi="Courier New" w:cs="Courier New"/>
              </w:rPr>
              <w:t>Verifica-se uma ausência de informação relativa ao estado da encomenda, na parte “Cliente” no módulo BackOffice. Em particular, no ecrã de visualização de encomendas, não existe qualquer variável ou coluna que identifique o estado atual da encomenda</w:t>
            </w:r>
          </w:p>
          <w:p w14:paraId="4EDED74C" w14:textId="77777777" w:rsidR="00875FF6" w:rsidRPr="00740BFC" w:rsidRDefault="00875FF6" w:rsidP="009249BE">
            <w:pPr>
              <w:rPr>
                <w:rFonts w:ascii="Courier New" w:hAnsi="Courier New" w:cs="Courier New"/>
              </w:rPr>
            </w:pPr>
          </w:p>
          <w:p w14:paraId="55F6620A" w14:textId="77777777" w:rsidR="00875FF6" w:rsidRPr="00740BFC" w:rsidRDefault="00875FF6" w:rsidP="009249BE">
            <w:pPr>
              <w:rPr>
                <w:rFonts w:ascii="Courier New" w:hAnsi="Courier New" w:cs="Courier New"/>
              </w:rPr>
            </w:pPr>
          </w:p>
          <w:p w14:paraId="681BF4E5" w14:textId="77777777" w:rsidR="00875FF6" w:rsidRPr="00740BFC" w:rsidRDefault="00875FF6" w:rsidP="009249BE">
            <w:pPr>
              <w:rPr>
                <w:rFonts w:ascii="Courier New" w:hAnsi="Courier New" w:cs="Courier New"/>
              </w:rPr>
            </w:pPr>
          </w:p>
        </w:tc>
      </w:tr>
    </w:tbl>
    <w:p w14:paraId="0342C596" w14:textId="2E15AD34" w:rsidR="00F46B4A" w:rsidRPr="00740BFC" w:rsidRDefault="538E812A" w:rsidP="37A9725F">
      <w:pPr>
        <w:pStyle w:val="Ttulo1"/>
        <w:rPr>
          <w:lang w:val="pt-PT"/>
        </w:rPr>
      </w:pPr>
      <w:bookmarkStart w:id="296" w:name="_Toc347037545"/>
      <w:bookmarkStart w:id="297" w:name="_Toc199624797"/>
      <w:r>
        <w:lastRenderedPageBreak/>
        <w:t>Fase 2 - Desenvolvimento da solução</w:t>
      </w:r>
      <w:bookmarkEnd w:id="291"/>
      <w:bookmarkEnd w:id="292"/>
      <w:bookmarkEnd w:id="296"/>
      <w:bookmarkEnd w:id="297"/>
    </w:p>
    <w:p w14:paraId="09B9664E" w14:textId="4849A7D7" w:rsidR="00502E8D" w:rsidRPr="00740BFC" w:rsidRDefault="538E812A" w:rsidP="538E812A">
      <w:pPr>
        <w:pStyle w:val="Ttulo2"/>
        <w:ind w:left="567" w:hanging="567"/>
        <w:rPr>
          <w:lang w:eastAsia="x-none"/>
        </w:rPr>
      </w:pPr>
      <w:bookmarkStart w:id="298" w:name="_Toc474301174"/>
      <w:bookmarkStart w:id="299" w:name="_Toc199624798"/>
      <w:bookmarkStart w:id="300" w:name="_Toc63588404"/>
      <w:r>
        <w:t>Modelo de dados</w:t>
      </w:r>
      <w:bookmarkEnd w:id="298"/>
      <w:bookmarkEnd w:id="299"/>
      <w:r>
        <w:t xml:space="preserve"> </w:t>
      </w:r>
      <w:bookmarkEnd w:id="300"/>
    </w:p>
    <w:p w14:paraId="3FE38CC6" w14:textId="677F41D0" w:rsidR="006609A6" w:rsidRPr="00740BFC" w:rsidRDefault="538E812A" w:rsidP="538E812A">
      <w:pPr>
        <w:jc w:val="both"/>
        <w:rPr>
          <w:rFonts w:asciiTheme="minorHAnsi" w:eastAsiaTheme="minorEastAsia" w:hAnsiTheme="minorHAnsi" w:cstheme="minorBidi"/>
        </w:rPr>
      </w:pPr>
      <w:r w:rsidRPr="538E812A">
        <w:rPr>
          <w:rFonts w:asciiTheme="minorHAnsi" w:eastAsiaTheme="minorEastAsia" w:hAnsiTheme="minorHAnsi" w:cstheme="minorBidi"/>
        </w:rPr>
        <w:t>Apresentando o esquema relacional da Base de Dados implementada em OutSystems, conforme proposto pelo Grupo 35 (que elaborou a Fase I do presente relatório):</w:t>
      </w:r>
    </w:p>
    <w:p w14:paraId="36E463E8" w14:textId="3703F2E8" w:rsidR="06A679E1" w:rsidRDefault="06A679E1" w:rsidP="06A679E1">
      <w:pPr>
        <w:jc w:val="both"/>
        <w:rPr>
          <w:sz w:val="22"/>
          <w:szCs w:val="22"/>
        </w:rPr>
      </w:pPr>
    </w:p>
    <w:p w14:paraId="5F33BFB6" w14:textId="51408C9D" w:rsidR="00E81759" w:rsidRPr="00740BFC" w:rsidRDefault="00E81759" w:rsidP="06A679E1">
      <w:pPr>
        <w:jc w:val="center"/>
        <w:rPr>
          <w:highlight w:val="lightGray"/>
        </w:rPr>
      </w:pPr>
      <w:r>
        <w:rPr>
          <w:noProof/>
        </w:rPr>
        <w:drawing>
          <wp:inline distT="0" distB="0" distL="0" distR="0" wp14:anchorId="0878A3FA" wp14:editId="74AA631F">
            <wp:extent cx="6395904" cy="4640798"/>
            <wp:effectExtent l="0" t="0" r="0" b="0"/>
            <wp:docPr id="20959819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981986" name=""/>
                    <pic:cNvPicPr/>
                  </pic:nvPicPr>
                  <pic:blipFill>
                    <a:blip r:embed="rId76">
                      <a:extLst>
                        <a:ext uri="{28A0092B-C50C-407E-A947-70E740481C1C}">
                          <a14:useLocalDpi xmlns:a14="http://schemas.microsoft.com/office/drawing/2010/main"/>
                        </a:ext>
                      </a:extLst>
                    </a:blip>
                    <a:stretch>
                      <a:fillRect/>
                    </a:stretch>
                  </pic:blipFill>
                  <pic:spPr>
                    <a:xfrm>
                      <a:off x="0" y="0"/>
                      <a:ext cx="6395904" cy="4640798"/>
                    </a:xfrm>
                    <a:prstGeom prst="rect">
                      <a:avLst/>
                    </a:prstGeom>
                  </pic:spPr>
                </pic:pic>
              </a:graphicData>
            </a:graphic>
          </wp:inline>
        </w:drawing>
      </w:r>
    </w:p>
    <w:p w14:paraId="30B44673" w14:textId="2C628AE7" w:rsidR="06A679E1" w:rsidRDefault="538E812A" w:rsidP="538E812A">
      <w:pPr>
        <w:spacing w:before="0" w:after="240"/>
        <w:jc w:val="both"/>
        <w:rPr>
          <w:rFonts w:eastAsia="Calibri" w:cs="Calibri"/>
        </w:rPr>
      </w:pPr>
      <w:r w:rsidRPr="538E812A">
        <w:rPr>
          <w:rFonts w:eastAsia="Calibri" w:cs="Calibri"/>
        </w:rPr>
        <w:t>O modelo de base de dados para o sistema Vinisys é construído sobre um conjunto de relações bem definidas entre as suas entidades, garantindo a integridade referencial e a eficiência na gestão da informação. As relações são primordialmente do tipo um-para-muitos (1:N), onde uma entidade "pai" pode estar associada a várias entidades "filho", e muitos-para-muitos (N:M), que são resolvidas através de tabelas de ligação (ou tabelas associativas).</w:t>
      </w:r>
    </w:p>
    <w:p w14:paraId="725357C2" w14:textId="032C9D86" w:rsidR="06A679E1" w:rsidRDefault="538E812A" w:rsidP="538E812A">
      <w:pPr>
        <w:spacing w:before="240" w:after="240"/>
        <w:jc w:val="both"/>
        <w:rPr>
          <w:rFonts w:asciiTheme="minorHAnsi" w:eastAsiaTheme="minorEastAsia" w:hAnsiTheme="minorHAnsi" w:cstheme="minorBidi"/>
        </w:rPr>
      </w:pPr>
      <w:r w:rsidRPr="538E812A">
        <w:rPr>
          <w:rFonts w:asciiTheme="minorHAnsi" w:eastAsiaTheme="minorEastAsia" w:hAnsiTheme="minorHAnsi" w:cstheme="minorBidi"/>
        </w:rPr>
        <w:t>Destacam-se as seguintes relações Um-para-Muitos (1:*):</w:t>
      </w:r>
    </w:p>
    <w:p w14:paraId="3107AFD9" w14:textId="5528E515" w:rsidR="06A679E1" w:rsidRDefault="538E812A" w:rsidP="00BF303B">
      <w:pPr>
        <w:pStyle w:val="PargrafodaLista"/>
        <w:numPr>
          <w:ilvl w:val="0"/>
          <w:numId w:val="37"/>
        </w:numPr>
        <w:spacing w:before="0" w:after="0"/>
        <w:ind w:left="709" w:hanging="283"/>
        <w:jc w:val="both"/>
        <w:rPr>
          <w:rFonts w:asciiTheme="minorHAnsi" w:eastAsiaTheme="minorEastAsia" w:hAnsiTheme="minorHAnsi" w:cstheme="minorBidi"/>
          <w:lang w:val="pt-BR"/>
        </w:rPr>
      </w:pPr>
      <w:r w:rsidRPr="00BF303B">
        <w:rPr>
          <w:rFonts w:asciiTheme="minorHAnsi" w:eastAsiaTheme="minorEastAsia" w:hAnsiTheme="minorHAnsi" w:cstheme="minorBidi"/>
          <w:b/>
          <w:bCs/>
          <w:lang w:val="pt-PT"/>
        </w:rPr>
        <w:t>C</w:t>
      </w:r>
      <w:r w:rsidRPr="538E812A">
        <w:rPr>
          <w:rFonts w:asciiTheme="minorHAnsi" w:eastAsiaTheme="minorEastAsia" w:hAnsiTheme="minorHAnsi" w:cstheme="minorBidi"/>
          <w:b/>
          <w:bCs/>
          <w:lang w:val="pt-PT"/>
        </w:rPr>
        <w:t>liente e EncomendaCliente:</w:t>
      </w:r>
      <w:r w:rsidRPr="538E812A">
        <w:rPr>
          <w:rFonts w:asciiTheme="minorHAnsi" w:eastAsiaTheme="minorEastAsia" w:hAnsiTheme="minorHAnsi" w:cstheme="minorBidi"/>
          <w:lang w:val="pt-PT"/>
        </w:rPr>
        <w:t xml:space="preserve"> Um Cliente pode realizar várias EncomendaClientes, mas cada EncomendaCliente pertence a apenas um Cliente. Esta relação é estabelecida pela chave estrangeira ClienteId na tabela EncomendaCliente, referenciando o Id da tabela Cliente.</w:t>
      </w:r>
    </w:p>
    <w:p w14:paraId="64985B50" w14:textId="2E3284DD" w:rsidR="06A679E1" w:rsidRPr="00BF303B" w:rsidRDefault="538E812A" w:rsidP="00BF303B">
      <w:pPr>
        <w:pStyle w:val="PargrafodaLista"/>
        <w:numPr>
          <w:ilvl w:val="0"/>
          <w:numId w:val="37"/>
        </w:numPr>
        <w:spacing w:before="0" w:after="0"/>
        <w:ind w:left="709" w:hanging="283"/>
        <w:jc w:val="both"/>
        <w:rPr>
          <w:rFonts w:asciiTheme="minorHAnsi" w:eastAsiaTheme="minorEastAsia" w:hAnsiTheme="minorHAnsi" w:cstheme="minorBidi"/>
          <w:lang w:val="pt-PT"/>
        </w:rPr>
      </w:pPr>
      <w:r w:rsidRPr="00BF303B">
        <w:rPr>
          <w:rFonts w:asciiTheme="minorHAnsi" w:eastAsiaTheme="minorEastAsia" w:hAnsiTheme="minorHAnsi" w:cstheme="minorBidi"/>
          <w:b/>
          <w:bCs/>
          <w:lang w:val="pt-PT"/>
        </w:rPr>
        <w:t>Fornecedor e EncomendaFornecedor:</w:t>
      </w:r>
      <w:r w:rsidRPr="00BF303B">
        <w:rPr>
          <w:rFonts w:asciiTheme="minorHAnsi" w:eastAsiaTheme="minorEastAsia" w:hAnsiTheme="minorHAnsi" w:cstheme="minorBidi"/>
          <w:lang w:val="pt-PT"/>
        </w:rPr>
        <w:t xml:space="preserve"> De forma análoga, um Fornecedor pode receber várias EncomendaFornecedors, e cada EncomendaFornecedor é feita a um </w:t>
      </w:r>
      <w:r w:rsidRPr="00BF303B">
        <w:rPr>
          <w:rFonts w:asciiTheme="minorHAnsi" w:eastAsiaTheme="minorEastAsia" w:hAnsiTheme="minorHAnsi" w:cstheme="minorBidi"/>
          <w:lang w:val="pt-PT"/>
        </w:rPr>
        <w:lastRenderedPageBreak/>
        <w:t>único Fornecedor. A ligação é feita através de FornecedorId em EncomendaFornecedor.</w:t>
      </w:r>
    </w:p>
    <w:p w14:paraId="703FE24B" w14:textId="424AE88E" w:rsidR="06A679E1" w:rsidRPr="00BF303B" w:rsidRDefault="538E812A" w:rsidP="00BF303B">
      <w:pPr>
        <w:pStyle w:val="PargrafodaLista"/>
        <w:numPr>
          <w:ilvl w:val="0"/>
          <w:numId w:val="37"/>
        </w:numPr>
        <w:spacing w:before="0" w:after="0"/>
        <w:ind w:left="709" w:hanging="283"/>
        <w:jc w:val="both"/>
        <w:rPr>
          <w:rFonts w:asciiTheme="minorHAnsi" w:eastAsiaTheme="minorEastAsia" w:hAnsiTheme="minorHAnsi" w:cstheme="minorBidi"/>
          <w:lang w:val="pt-PT"/>
        </w:rPr>
      </w:pPr>
      <w:r w:rsidRPr="00BF303B">
        <w:rPr>
          <w:rFonts w:asciiTheme="minorHAnsi" w:eastAsiaTheme="minorEastAsia" w:hAnsiTheme="minorHAnsi" w:cstheme="minorBidi"/>
          <w:b/>
          <w:bCs/>
          <w:lang w:val="pt-PT"/>
        </w:rPr>
        <w:t>Estado e Entidades Correspondentes:</w:t>
      </w:r>
      <w:r w:rsidRPr="00BF303B">
        <w:rPr>
          <w:rFonts w:asciiTheme="minorHAnsi" w:eastAsiaTheme="minorEastAsia" w:hAnsiTheme="minorHAnsi" w:cstheme="minorBidi"/>
          <w:lang w:val="pt-PT"/>
        </w:rPr>
        <w:t xml:space="preserve"> As tabelas de Estado (e.g., EstadoEncomendaCliente, EstadoFaturaVenda, EstadoOcorrencia, etc.) relacionam-se com as suas respetivas entidades de forma 1:N. Por exemplo, um EstadoEncomendaCliente pode ser aplicado a várias EncomendaClientes, mas cada EncomendaCliente possui apenas um EstadoEncomendaCliente atual. Esta modelagem centraliza a gestão dos estados e permite uma fácil atualização e consulta.</w:t>
      </w:r>
    </w:p>
    <w:p w14:paraId="30B191DE" w14:textId="6423CC63" w:rsidR="06A679E1" w:rsidRPr="00BF303B" w:rsidRDefault="538E812A" w:rsidP="00BF303B">
      <w:pPr>
        <w:pStyle w:val="PargrafodaLista"/>
        <w:numPr>
          <w:ilvl w:val="0"/>
          <w:numId w:val="37"/>
        </w:numPr>
        <w:spacing w:before="0" w:after="0"/>
        <w:ind w:left="709" w:hanging="283"/>
        <w:jc w:val="both"/>
        <w:rPr>
          <w:rFonts w:asciiTheme="minorHAnsi" w:eastAsiaTheme="minorEastAsia" w:hAnsiTheme="minorHAnsi" w:cstheme="minorBidi"/>
          <w:lang w:val="pt-PT"/>
        </w:rPr>
      </w:pPr>
      <w:r w:rsidRPr="00BF303B">
        <w:rPr>
          <w:rFonts w:asciiTheme="minorHAnsi" w:eastAsiaTheme="minorEastAsia" w:hAnsiTheme="minorHAnsi" w:cstheme="minorBidi"/>
          <w:b/>
          <w:bCs/>
          <w:lang w:val="pt-PT"/>
        </w:rPr>
        <w:t>País, Distrito e Morada:</w:t>
      </w:r>
      <w:r w:rsidRPr="00BF303B">
        <w:rPr>
          <w:rFonts w:asciiTheme="minorHAnsi" w:eastAsiaTheme="minorEastAsia" w:hAnsiTheme="minorHAnsi" w:cstheme="minorBidi"/>
          <w:lang w:val="pt-PT"/>
        </w:rPr>
        <w:t xml:space="preserve"> Um País pode ter vários Distritos, e um Distrito pode conter várias Moradas. Cada Morada pertence a um Distrito e, por inferência, a um País. As chaves estrangeiras PaisId em Distrito e DistritoId em Morada garantem estas ligações hierárquicas.</w:t>
      </w:r>
    </w:p>
    <w:p w14:paraId="32D90EA2" w14:textId="77AF71F2" w:rsidR="06A679E1" w:rsidRPr="00BF303B" w:rsidRDefault="538E812A" w:rsidP="00BF303B">
      <w:pPr>
        <w:pStyle w:val="PargrafodaLista"/>
        <w:numPr>
          <w:ilvl w:val="0"/>
          <w:numId w:val="37"/>
        </w:numPr>
        <w:spacing w:before="0" w:after="0"/>
        <w:ind w:left="709" w:hanging="283"/>
        <w:jc w:val="both"/>
        <w:rPr>
          <w:rFonts w:asciiTheme="minorHAnsi" w:eastAsiaTheme="minorEastAsia" w:hAnsiTheme="minorHAnsi" w:cstheme="minorBidi"/>
          <w:lang w:val="pt-PT"/>
        </w:rPr>
      </w:pPr>
      <w:r w:rsidRPr="00BF303B">
        <w:rPr>
          <w:rFonts w:asciiTheme="minorHAnsi" w:eastAsiaTheme="minorEastAsia" w:hAnsiTheme="minorHAnsi" w:cstheme="minorBidi"/>
          <w:b/>
          <w:bCs/>
          <w:lang w:val="pt-PT"/>
        </w:rPr>
        <w:t>Produto e Região:</w:t>
      </w:r>
      <w:r w:rsidRPr="00BF303B">
        <w:rPr>
          <w:rFonts w:asciiTheme="minorHAnsi" w:eastAsiaTheme="minorEastAsia" w:hAnsiTheme="minorHAnsi" w:cstheme="minorBidi"/>
          <w:lang w:val="pt-PT"/>
        </w:rPr>
        <w:t xml:space="preserve"> Cada Produto está associado a uma única Regiao de origem, enquanto uma Regiao pode produzir vários Produtos.</w:t>
      </w:r>
    </w:p>
    <w:p w14:paraId="0AC46AF0" w14:textId="0A08341C" w:rsidR="06A679E1" w:rsidRPr="00BF303B" w:rsidRDefault="538E812A" w:rsidP="00BF303B">
      <w:pPr>
        <w:pStyle w:val="PargrafodaLista"/>
        <w:numPr>
          <w:ilvl w:val="0"/>
          <w:numId w:val="37"/>
        </w:numPr>
        <w:spacing w:before="0" w:after="0"/>
        <w:ind w:left="709" w:hanging="283"/>
        <w:jc w:val="both"/>
        <w:rPr>
          <w:rFonts w:asciiTheme="minorHAnsi" w:eastAsiaTheme="minorEastAsia" w:hAnsiTheme="minorHAnsi" w:cstheme="minorBidi"/>
          <w:lang w:val="pt-PT"/>
        </w:rPr>
      </w:pPr>
      <w:r w:rsidRPr="00BF303B">
        <w:rPr>
          <w:rFonts w:asciiTheme="minorHAnsi" w:eastAsiaTheme="minorEastAsia" w:hAnsiTheme="minorHAnsi" w:cstheme="minorBidi"/>
          <w:b/>
          <w:bCs/>
          <w:lang w:val="pt-PT"/>
        </w:rPr>
        <w:t>Armazem e Stock:</w:t>
      </w:r>
      <w:r w:rsidRPr="00BF303B">
        <w:rPr>
          <w:rFonts w:asciiTheme="minorHAnsi" w:eastAsiaTheme="minorEastAsia" w:hAnsiTheme="minorHAnsi" w:cstheme="minorBidi"/>
          <w:lang w:val="pt-PT"/>
        </w:rPr>
        <w:t xml:space="preserve"> Um Armazem pode conter várias entradas de Stock, e cada registo de Stock está associado a um único Armazem e a um Produto.</w:t>
      </w:r>
    </w:p>
    <w:p w14:paraId="64CA17D1" w14:textId="5684C73F" w:rsidR="06A679E1" w:rsidRPr="00BF303B" w:rsidRDefault="538E812A" w:rsidP="00BF303B">
      <w:pPr>
        <w:pStyle w:val="PargrafodaLista"/>
        <w:numPr>
          <w:ilvl w:val="0"/>
          <w:numId w:val="37"/>
        </w:numPr>
        <w:spacing w:before="0" w:after="0"/>
        <w:ind w:left="709" w:hanging="283"/>
        <w:jc w:val="both"/>
        <w:rPr>
          <w:rFonts w:asciiTheme="minorHAnsi" w:eastAsiaTheme="minorEastAsia" w:hAnsiTheme="minorHAnsi" w:cstheme="minorBidi"/>
          <w:lang w:val="pt-PT"/>
        </w:rPr>
      </w:pPr>
      <w:r w:rsidRPr="00BF303B">
        <w:rPr>
          <w:rFonts w:asciiTheme="minorHAnsi" w:eastAsiaTheme="minorEastAsia" w:hAnsiTheme="minorHAnsi" w:cstheme="minorBidi"/>
          <w:b/>
          <w:bCs/>
          <w:lang w:val="pt-PT"/>
        </w:rPr>
        <w:t>Transportadora e Transporte:</w:t>
      </w:r>
      <w:r w:rsidRPr="00BF303B">
        <w:rPr>
          <w:rFonts w:asciiTheme="minorHAnsi" w:eastAsiaTheme="minorEastAsia" w:hAnsiTheme="minorHAnsi" w:cstheme="minorBidi"/>
          <w:lang w:val="pt-PT"/>
        </w:rPr>
        <w:t xml:space="preserve"> Uma Transportadora pode realizar múltiplos Transportes, com cada Transporte sendo executado por uma única Transportadora.</w:t>
      </w:r>
    </w:p>
    <w:p w14:paraId="0344DA9E" w14:textId="2D4E7A4A" w:rsidR="06A679E1" w:rsidRDefault="538E812A" w:rsidP="538E812A">
      <w:pPr>
        <w:spacing w:before="240" w:after="240"/>
        <w:jc w:val="both"/>
        <w:rPr>
          <w:rFonts w:asciiTheme="minorHAnsi" w:eastAsiaTheme="minorEastAsia" w:hAnsiTheme="minorHAnsi" w:cstheme="minorBidi"/>
        </w:rPr>
      </w:pPr>
      <w:r w:rsidRPr="538E812A">
        <w:rPr>
          <w:rFonts w:asciiTheme="minorHAnsi" w:eastAsiaTheme="minorEastAsia" w:hAnsiTheme="minorHAnsi" w:cstheme="minorBidi"/>
        </w:rPr>
        <w:t>Relativamente a relações Muitos-para-Muitos (* : *)destacam-se:</w:t>
      </w:r>
    </w:p>
    <w:p w14:paraId="264A9975" w14:textId="5868D551" w:rsidR="06A679E1" w:rsidRPr="00BF303B" w:rsidRDefault="538E812A" w:rsidP="00BF303B">
      <w:pPr>
        <w:pStyle w:val="PargrafodaLista"/>
        <w:numPr>
          <w:ilvl w:val="0"/>
          <w:numId w:val="38"/>
        </w:numPr>
        <w:spacing w:before="240" w:after="240"/>
        <w:jc w:val="both"/>
        <w:rPr>
          <w:rFonts w:asciiTheme="minorHAnsi" w:eastAsiaTheme="minorEastAsia" w:hAnsiTheme="minorHAnsi" w:cstheme="minorBidi"/>
          <w:lang w:val="pt-PT"/>
        </w:rPr>
      </w:pPr>
      <w:r w:rsidRPr="00BF303B">
        <w:rPr>
          <w:rFonts w:asciiTheme="minorHAnsi" w:eastAsiaTheme="minorEastAsia" w:hAnsiTheme="minorHAnsi" w:cstheme="minorBidi"/>
          <w:b/>
          <w:bCs/>
          <w:lang w:val="pt-PT"/>
        </w:rPr>
        <w:t>Casta e Produto (via CastaProduto):</w:t>
      </w:r>
      <w:r w:rsidRPr="00BF303B">
        <w:rPr>
          <w:rFonts w:asciiTheme="minorHAnsi" w:eastAsiaTheme="minorEastAsia" w:hAnsiTheme="minorHAnsi" w:cstheme="minorBidi"/>
          <w:lang w:val="pt-PT"/>
        </w:rPr>
        <w:t xml:space="preserve"> Um Produto (vinho) pode ser composto por várias Castas, e uma Casta pode ser utilizada em vários Produtos. A tabela CastaProduto resolve esta relação, contendo as chaves estrangeiras CastaId e ProdutoId, formando uma chave primária composta.</w:t>
      </w:r>
    </w:p>
    <w:p w14:paraId="33A65B41" w14:textId="17DEF840" w:rsidR="06A679E1" w:rsidRPr="00BF303B" w:rsidRDefault="538E812A" w:rsidP="00BF303B">
      <w:pPr>
        <w:pStyle w:val="PargrafodaLista"/>
        <w:numPr>
          <w:ilvl w:val="0"/>
          <w:numId w:val="38"/>
        </w:numPr>
        <w:spacing w:before="0" w:after="0"/>
        <w:jc w:val="both"/>
        <w:rPr>
          <w:rFonts w:asciiTheme="minorHAnsi" w:eastAsiaTheme="minorEastAsia" w:hAnsiTheme="minorHAnsi" w:cstheme="minorBidi"/>
          <w:lang w:val="pt-PT"/>
        </w:rPr>
      </w:pPr>
      <w:r w:rsidRPr="00BF303B">
        <w:rPr>
          <w:rFonts w:asciiTheme="minorHAnsi" w:eastAsiaTheme="minorEastAsia" w:hAnsiTheme="minorHAnsi" w:cstheme="minorBidi"/>
          <w:b/>
          <w:bCs/>
          <w:lang w:val="pt-PT"/>
        </w:rPr>
        <w:t>Promoção e Produto (via PromocaoProduto):</w:t>
      </w:r>
      <w:r w:rsidRPr="00BF303B">
        <w:rPr>
          <w:rFonts w:asciiTheme="minorHAnsi" w:eastAsiaTheme="minorEastAsia" w:hAnsiTheme="minorHAnsi" w:cstheme="minorBidi"/>
          <w:lang w:val="pt-PT"/>
        </w:rPr>
        <w:t xml:space="preserve"> Uma Promocao pode ser aplicada a vários Produtos, e um Produto pode estar sujeito a várias Promocaos (em diferentes períodos). A tabela PromocaoProduto atua como uma tabela de ligação com as chaves estrangeiras PromocaoId e ProdutoId.</w:t>
      </w:r>
    </w:p>
    <w:p w14:paraId="07E2EB1A" w14:textId="6F219987" w:rsidR="06A679E1" w:rsidRDefault="06A679E1" w:rsidP="538E812A">
      <w:pPr>
        <w:spacing w:before="0" w:after="0"/>
        <w:jc w:val="both"/>
        <w:rPr>
          <w:rFonts w:asciiTheme="minorHAnsi" w:eastAsiaTheme="minorEastAsia" w:hAnsiTheme="minorHAnsi" w:cstheme="minorBidi"/>
          <w:b/>
          <w:bCs/>
        </w:rPr>
      </w:pPr>
    </w:p>
    <w:p w14:paraId="0FC0B383" w14:textId="3BB5E741" w:rsidR="06A679E1" w:rsidRPr="00BF303B" w:rsidRDefault="538E812A" w:rsidP="00BF303B">
      <w:pPr>
        <w:pStyle w:val="PargrafodaLista"/>
        <w:numPr>
          <w:ilvl w:val="0"/>
          <w:numId w:val="38"/>
        </w:numPr>
        <w:spacing w:before="0" w:after="0"/>
        <w:jc w:val="both"/>
        <w:rPr>
          <w:rFonts w:asciiTheme="minorHAnsi" w:eastAsiaTheme="minorEastAsia" w:hAnsiTheme="minorHAnsi" w:cstheme="minorBidi"/>
          <w:lang w:val="pt-PT"/>
        </w:rPr>
      </w:pPr>
      <w:r w:rsidRPr="00BF303B">
        <w:rPr>
          <w:rFonts w:asciiTheme="minorHAnsi" w:eastAsiaTheme="minorEastAsia" w:hAnsiTheme="minorHAnsi" w:cstheme="minorBidi"/>
          <w:b/>
          <w:bCs/>
          <w:lang w:val="pt-PT"/>
        </w:rPr>
        <w:t>Transportadora e Distrito (via DistritoTransportadora):</w:t>
      </w:r>
      <w:r w:rsidRPr="00BF303B">
        <w:rPr>
          <w:rFonts w:asciiTheme="minorHAnsi" w:eastAsiaTheme="minorEastAsia" w:hAnsiTheme="minorHAnsi" w:cstheme="minorBidi"/>
          <w:lang w:val="pt-PT"/>
        </w:rPr>
        <w:t xml:space="preserve"> Uma Transportadora pode operar em vários Distritos, e um Distrito pode ser abrangido por várias Transportadoras. A tabela DistritoTransportadora estabelece esta ligação através de DistritoId e TransportadoraId.</w:t>
      </w:r>
    </w:p>
    <w:p w14:paraId="6BB8A820" w14:textId="66313749" w:rsidR="06A679E1" w:rsidRPr="00BF303B" w:rsidRDefault="538E812A" w:rsidP="00BF303B">
      <w:pPr>
        <w:spacing w:before="240" w:after="240"/>
        <w:ind w:firstLine="360"/>
        <w:jc w:val="both"/>
        <w:rPr>
          <w:rFonts w:cs="Calibri"/>
        </w:rPr>
      </w:pPr>
      <w:r w:rsidRPr="00BF303B">
        <w:rPr>
          <w:rFonts w:asciiTheme="minorHAnsi" w:eastAsiaTheme="minorEastAsia" w:hAnsiTheme="minorHAnsi" w:cstheme="minorBidi"/>
        </w:rPr>
        <w:t>Além disso, as entidades de registo de auditoria (createdBy, createdDate, lastUpdatedBy, lastUpdateDate) estão presentes em quase todas as tabelas transacionais e de domínio, garantind</w:t>
      </w:r>
      <w:r w:rsidRPr="00BF303B">
        <w:rPr>
          <w:rFonts w:eastAsia="Calibri" w:cs="Calibri"/>
        </w:rPr>
        <w:t>o que a informação sobre quem e quando modificou os dados é persistida de forma consistente em todo o sistema.</w:t>
      </w:r>
    </w:p>
    <w:p w14:paraId="6F6DA344" w14:textId="468D3953" w:rsidR="00DE1392" w:rsidRDefault="538E812A" w:rsidP="00DE1392">
      <w:pPr>
        <w:ind w:firstLine="360"/>
        <w:jc w:val="both"/>
        <w:rPr>
          <w:rFonts w:eastAsia="Calibri" w:cs="Calibri"/>
          <w:highlight w:val="yellow"/>
        </w:rPr>
      </w:pPr>
      <w:r w:rsidRPr="538E812A">
        <w:rPr>
          <w:rFonts w:eastAsia="Calibri" w:cs="Calibri"/>
        </w:rPr>
        <w:lastRenderedPageBreak/>
        <w:t>Durante a fase de conceção da base de dados, foram tomadas algumas decisões de design que, embora possam parecer diferir ligeiramente da especificação inicial ou de uma interpretação puramente funcional, visam promover as boas práticas de base de dados, a integridade dos dados, a escalabilidade e a facilidade de manutenção, bem como o cumprimento de requisitos implícitos para um sistema robusto. Destaca</w:t>
      </w:r>
      <w:r w:rsidR="00DE1392">
        <w:rPr>
          <w:rFonts w:eastAsia="Calibri" w:cs="Calibri"/>
        </w:rPr>
        <w:t>-se, nomeadamente, a adição dos atributos “teorAlcoolico”, “ano”, “tipo” e “Image” à Tabela Produto, por forma a permitir uma descrição incisiva do produto nos respetivos ecrãs FrontOffice.</w:t>
      </w:r>
    </w:p>
    <w:p w14:paraId="0DBA48E4" w14:textId="1B6FD74F" w:rsidR="06A679E1" w:rsidRDefault="06A679E1" w:rsidP="538E812A">
      <w:pPr>
        <w:jc w:val="both"/>
        <w:rPr>
          <w:rFonts w:eastAsia="Calibri" w:cs="Calibri"/>
          <w:highlight w:val="yellow"/>
        </w:rPr>
      </w:pPr>
    </w:p>
    <w:p w14:paraId="36DA8636" w14:textId="79389831" w:rsidR="06A679E1" w:rsidRDefault="538E812A" w:rsidP="00BF303B">
      <w:pPr>
        <w:ind w:firstLine="576"/>
        <w:jc w:val="both"/>
        <w:rPr>
          <w:rFonts w:eastAsia="Calibri" w:cs="Calibri"/>
        </w:rPr>
      </w:pPr>
      <w:r w:rsidRPr="538E812A">
        <w:rPr>
          <w:rFonts w:eastAsia="Calibri" w:cs="Calibri"/>
        </w:rPr>
        <w:t>Estas decisões, embora adicionem algumas tabelas e campos ao modelo, resultam numa base de dados mais robusta, fácil de gerir, com maior integridade de dados e preparada para futuras expansões do sistema Vinisys, alinhando-se com os princípios de um bom design de base de dados relacional.</w:t>
      </w:r>
    </w:p>
    <w:p w14:paraId="1FCC22E7" w14:textId="4820B9BC" w:rsidR="06A679E1" w:rsidRDefault="06A679E1" w:rsidP="538E812A"/>
    <w:p w14:paraId="241700E1" w14:textId="3EA977E9" w:rsidR="13B9AB8D" w:rsidRDefault="538E812A" w:rsidP="538E812A">
      <w:pPr>
        <w:pStyle w:val="Ttulo3"/>
        <w:spacing w:line="259" w:lineRule="auto"/>
        <w:ind w:left="576" w:hanging="576"/>
        <w:rPr>
          <w:iCs w:val="0"/>
          <w:szCs w:val="20"/>
        </w:rPr>
      </w:pPr>
      <w:bookmarkStart w:id="301" w:name="_Toc350761807"/>
      <w:bookmarkStart w:id="302" w:name="_Toc199624799"/>
      <w:r>
        <w:t xml:space="preserve">Tabela </w:t>
      </w:r>
      <w:bookmarkEnd w:id="301"/>
      <w:r>
        <w:t>Armazém</w:t>
      </w:r>
      <w:bookmarkEnd w:id="302"/>
    </w:p>
    <w:p w14:paraId="1F464B7B" w14:textId="72F6D126" w:rsidR="00871629" w:rsidRPr="00740BFC" w:rsidRDefault="538E812A" w:rsidP="00871629">
      <w:pPr>
        <w:rPr>
          <w:sz w:val="22"/>
          <w:szCs w:val="22"/>
          <w:lang w:eastAsia="x-none"/>
        </w:rPr>
      </w:pPr>
      <w:r w:rsidRPr="538E812A">
        <w:rPr>
          <w:sz w:val="22"/>
          <w:szCs w:val="22"/>
        </w:rPr>
        <w:t>A tabela seguinte descreve os campos do modelo de dados implementado.</w:t>
      </w:r>
    </w:p>
    <w:p w14:paraId="01C282D7" w14:textId="77777777" w:rsidR="00E81759" w:rsidRPr="00740BFC" w:rsidRDefault="00E81759" w:rsidP="00871629">
      <w:pPr>
        <w:rPr>
          <w:sz w:val="22"/>
          <w:szCs w:val="22"/>
          <w:lang w:eastAsia="x-none"/>
        </w:rPr>
      </w:pPr>
    </w:p>
    <w:p w14:paraId="66CA601C" w14:textId="521F3152" w:rsidR="00871629" w:rsidRPr="00740BFC" w:rsidRDefault="538E812A" w:rsidP="00871629">
      <w:pPr>
        <w:pStyle w:val="Legenda"/>
        <w:keepNext/>
        <w:jc w:val="center"/>
      </w:pPr>
      <w:bookmarkStart w:id="303" w:name="_Ref63413981"/>
      <w:bookmarkStart w:id="304" w:name="_Toc199624920"/>
      <w:r>
        <w:t xml:space="preserve">Tabela </w:t>
      </w:r>
      <w:fldSimple w:instr=" SEQ Tabela \* ARABIC ">
        <w:r>
          <w:t>7</w:t>
        </w:r>
        <w:r w:rsidR="00BF303B">
          <w:t>5</w:t>
        </w:r>
      </w:fldSimple>
      <w:bookmarkEnd w:id="303"/>
      <w:r>
        <w:t>. Tabela Armazém implementada.</w:t>
      </w:r>
      <w:bookmarkEnd w:id="30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5"/>
        <w:gridCol w:w="4629"/>
        <w:gridCol w:w="2674"/>
      </w:tblGrid>
      <w:tr w:rsidR="00F55073" w:rsidRPr="00740BFC" w14:paraId="119EC52A" w14:textId="77777777" w:rsidTr="538E812A">
        <w:trPr>
          <w:trHeight w:val="300"/>
        </w:trPr>
        <w:tc>
          <w:tcPr>
            <w:tcW w:w="1413" w:type="dxa"/>
            <w:shd w:val="clear" w:color="auto" w:fill="4472C4" w:themeFill="accent1"/>
            <w:vAlign w:val="center"/>
          </w:tcPr>
          <w:p w14:paraId="7CD5F560" w14:textId="77777777" w:rsidR="00F55073" w:rsidRPr="00740BFC" w:rsidRDefault="538E812A" w:rsidP="00871629">
            <w:pPr>
              <w:rPr>
                <w:color w:val="FFFFFF"/>
                <w:sz w:val="22"/>
                <w:szCs w:val="22"/>
                <w:lang w:eastAsia="x-none"/>
              </w:rPr>
            </w:pPr>
            <w:r w:rsidRPr="538E812A">
              <w:rPr>
                <w:color w:val="FFFFFF" w:themeColor="background1"/>
                <w:sz w:val="22"/>
                <w:szCs w:val="22"/>
              </w:rPr>
              <w:t>Campo</w:t>
            </w:r>
          </w:p>
        </w:tc>
        <w:tc>
          <w:tcPr>
            <w:tcW w:w="4678" w:type="dxa"/>
            <w:shd w:val="clear" w:color="auto" w:fill="4472C4" w:themeFill="accent1"/>
            <w:vAlign w:val="center"/>
          </w:tcPr>
          <w:p w14:paraId="37335099" w14:textId="77777777" w:rsidR="00F55073" w:rsidRPr="00740BFC" w:rsidRDefault="538E812A" w:rsidP="00871629">
            <w:pPr>
              <w:rPr>
                <w:color w:val="FFFFFF"/>
                <w:sz w:val="22"/>
                <w:szCs w:val="22"/>
                <w:lang w:eastAsia="x-none"/>
              </w:rPr>
            </w:pPr>
            <w:r w:rsidRPr="538E812A">
              <w:rPr>
                <w:color w:val="FFFFFF" w:themeColor="background1"/>
                <w:sz w:val="22"/>
                <w:szCs w:val="22"/>
              </w:rPr>
              <w:t>Descrição</w:t>
            </w:r>
          </w:p>
        </w:tc>
        <w:tc>
          <w:tcPr>
            <w:tcW w:w="2693" w:type="dxa"/>
            <w:shd w:val="clear" w:color="auto" w:fill="4472C4" w:themeFill="accent1"/>
            <w:vAlign w:val="center"/>
          </w:tcPr>
          <w:p w14:paraId="2D7C38E0" w14:textId="77777777" w:rsidR="00F55073" w:rsidRPr="00740BFC" w:rsidRDefault="538E812A" w:rsidP="00871629">
            <w:pPr>
              <w:rPr>
                <w:color w:val="FFFFFF"/>
                <w:sz w:val="22"/>
                <w:szCs w:val="22"/>
                <w:lang w:eastAsia="x-none"/>
              </w:rPr>
            </w:pPr>
            <w:r w:rsidRPr="538E812A">
              <w:rPr>
                <w:color w:val="FFFFFF" w:themeColor="background1"/>
                <w:sz w:val="22"/>
                <w:szCs w:val="22"/>
              </w:rPr>
              <w:t>Formato do campo</w:t>
            </w:r>
          </w:p>
        </w:tc>
      </w:tr>
      <w:tr w:rsidR="00F55073" w:rsidRPr="00740BFC" w14:paraId="4577DE7D" w14:textId="77777777" w:rsidTr="538E812A">
        <w:trPr>
          <w:trHeight w:val="300"/>
        </w:trPr>
        <w:tc>
          <w:tcPr>
            <w:tcW w:w="1413" w:type="dxa"/>
            <w:shd w:val="clear" w:color="auto" w:fill="auto"/>
            <w:vAlign w:val="center"/>
          </w:tcPr>
          <w:p w14:paraId="58F38E20" w14:textId="1F79DBD8" w:rsidR="538E812A" w:rsidRDefault="538E812A" w:rsidP="538E812A">
            <w:pPr>
              <w:spacing w:before="0" w:after="0"/>
            </w:pPr>
            <w:r w:rsidRPr="538E812A">
              <w:rPr>
                <w:rFonts w:ascii="Arial" w:eastAsia="Arial" w:hAnsi="Arial" w:cs="Arial"/>
                <w:sz w:val="20"/>
                <w:szCs w:val="20"/>
              </w:rPr>
              <w:t>Id</w:t>
            </w:r>
          </w:p>
        </w:tc>
        <w:tc>
          <w:tcPr>
            <w:tcW w:w="4678" w:type="dxa"/>
            <w:shd w:val="clear" w:color="auto" w:fill="auto"/>
            <w:vAlign w:val="center"/>
          </w:tcPr>
          <w:p w14:paraId="30FA0547" w14:textId="6486CDE7" w:rsidR="538E812A" w:rsidRDefault="538E812A" w:rsidP="538E812A">
            <w:pPr>
              <w:spacing w:before="0" w:after="0"/>
            </w:pPr>
            <w:r w:rsidRPr="538E812A">
              <w:rPr>
                <w:rFonts w:ascii="Arial" w:eastAsia="Arial" w:hAnsi="Arial" w:cs="Arial"/>
                <w:sz w:val="20"/>
                <w:szCs w:val="20"/>
              </w:rPr>
              <w:t>Identificador único do armazém. É a chave primária da tabela.</w:t>
            </w:r>
          </w:p>
        </w:tc>
        <w:tc>
          <w:tcPr>
            <w:tcW w:w="2693" w:type="dxa"/>
          </w:tcPr>
          <w:p w14:paraId="451E77B1" w14:textId="3AE6C103" w:rsidR="538E812A" w:rsidRDefault="538E812A" w:rsidP="538E812A">
            <w:pPr>
              <w:spacing w:before="0" w:after="0"/>
            </w:pPr>
            <w:r w:rsidRPr="538E812A">
              <w:rPr>
                <w:rFonts w:ascii="Arial" w:eastAsia="Arial" w:hAnsi="Arial" w:cs="Arial"/>
                <w:sz w:val="20"/>
                <w:szCs w:val="20"/>
              </w:rPr>
              <w:t>INT</w:t>
            </w:r>
          </w:p>
        </w:tc>
      </w:tr>
      <w:tr w:rsidR="00F55073" w:rsidRPr="00740BFC" w14:paraId="7EED9B8D" w14:textId="77777777" w:rsidTr="538E812A">
        <w:trPr>
          <w:trHeight w:val="300"/>
        </w:trPr>
        <w:tc>
          <w:tcPr>
            <w:tcW w:w="1413" w:type="dxa"/>
            <w:shd w:val="clear" w:color="auto" w:fill="auto"/>
            <w:vAlign w:val="center"/>
          </w:tcPr>
          <w:p w14:paraId="59475D5F" w14:textId="56921210"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area</w:t>
            </w:r>
          </w:p>
        </w:tc>
        <w:tc>
          <w:tcPr>
            <w:tcW w:w="4678" w:type="dxa"/>
            <w:shd w:val="clear" w:color="auto" w:fill="auto"/>
            <w:vAlign w:val="center"/>
          </w:tcPr>
          <w:p w14:paraId="60586A31" w14:textId="0C7390BE" w:rsidR="538E812A" w:rsidRDefault="538E812A" w:rsidP="538E812A">
            <w:pPr>
              <w:spacing w:before="0" w:after="0"/>
            </w:pPr>
            <w:r w:rsidRPr="538E812A">
              <w:rPr>
                <w:rFonts w:ascii="Arial" w:eastAsia="Arial" w:hAnsi="Arial" w:cs="Arial"/>
                <w:sz w:val="20"/>
                <w:szCs w:val="20"/>
              </w:rPr>
              <w:t>A área total (em metros quadrados) disponível no armazém.</w:t>
            </w:r>
          </w:p>
        </w:tc>
        <w:tc>
          <w:tcPr>
            <w:tcW w:w="2693" w:type="dxa"/>
          </w:tcPr>
          <w:p w14:paraId="73E01CA4" w14:textId="6511A1A3" w:rsidR="538E812A" w:rsidRDefault="538E812A" w:rsidP="538E812A">
            <w:pPr>
              <w:spacing w:before="0" w:after="0" w:line="259" w:lineRule="auto"/>
            </w:pPr>
            <w:r w:rsidRPr="538E812A">
              <w:rPr>
                <w:rFonts w:ascii="Arial" w:eastAsia="Arial" w:hAnsi="Arial" w:cs="Arial"/>
                <w:sz w:val="20"/>
                <w:szCs w:val="20"/>
              </w:rPr>
              <w:t>INT</w:t>
            </w:r>
          </w:p>
        </w:tc>
      </w:tr>
      <w:tr w:rsidR="00F55073" w:rsidRPr="00740BFC" w14:paraId="50DC9B84" w14:textId="77777777" w:rsidTr="538E812A">
        <w:trPr>
          <w:trHeight w:val="300"/>
        </w:trPr>
        <w:tc>
          <w:tcPr>
            <w:tcW w:w="1413" w:type="dxa"/>
            <w:shd w:val="clear" w:color="auto" w:fill="auto"/>
            <w:vAlign w:val="center"/>
          </w:tcPr>
          <w:p w14:paraId="0F526F7E" w14:textId="6A01DEA1"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Is_Active</w:t>
            </w:r>
          </w:p>
        </w:tc>
        <w:tc>
          <w:tcPr>
            <w:tcW w:w="4678" w:type="dxa"/>
            <w:shd w:val="clear" w:color="auto" w:fill="auto"/>
            <w:vAlign w:val="center"/>
          </w:tcPr>
          <w:p w14:paraId="3FFEF414" w14:textId="53EA7F0C" w:rsidR="538E812A" w:rsidRDefault="538E812A" w:rsidP="538E812A">
            <w:pPr>
              <w:spacing w:before="0" w:after="0"/>
            </w:pPr>
            <w:r w:rsidRPr="538E812A">
              <w:rPr>
                <w:rFonts w:ascii="Arial" w:eastAsia="Arial" w:hAnsi="Arial" w:cs="Arial"/>
                <w:sz w:val="20"/>
                <w:szCs w:val="20"/>
              </w:rPr>
              <w:t>Indica se o armazém está ativo ou inativo. Útil para desativar armazéns que não estão mais em uso sem precisar excluí-los.</w:t>
            </w:r>
          </w:p>
        </w:tc>
        <w:tc>
          <w:tcPr>
            <w:tcW w:w="2693" w:type="dxa"/>
          </w:tcPr>
          <w:p w14:paraId="4507CE50" w14:textId="15411D22" w:rsidR="538E812A" w:rsidRDefault="538E812A" w:rsidP="538E812A">
            <w:pPr>
              <w:spacing w:before="0" w:after="0"/>
            </w:pPr>
            <w:r w:rsidRPr="538E812A">
              <w:rPr>
                <w:rFonts w:ascii="Arial" w:eastAsia="Arial" w:hAnsi="Arial" w:cs="Arial"/>
                <w:sz w:val="20"/>
                <w:szCs w:val="20"/>
              </w:rPr>
              <w:t>BOOLEAN</w:t>
            </w:r>
          </w:p>
        </w:tc>
      </w:tr>
      <w:tr w:rsidR="06A679E1" w14:paraId="25ACF1A5" w14:textId="77777777" w:rsidTr="538E812A">
        <w:trPr>
          <w:trHeight w:val="300"/>
        </w:trPr>
        <w:tc>
          <w:tcPr>
            <w:tcW w:w="1413" w:type="dxa"/>
            <w:shd w:val="clear" w:color="auto" w:fill="auto"/>
            <w:vAlign w:val="center"/>
          </w:tcPr>
          <w:p w14:paraId="0460F2AB" w14:textId="4157561B"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createdBy</w:t>
            </w:r>
          </w:p>
        </w:tc>
        <w:tc>
          <w:tcPr>
            <w:tcW w:w="4678" w:type="dxa"/>
            <w:shd w:val="clear" w:color="auto" w:fill="auto"/>
            <w:vAlign w:val="center"/>
          </w:tcPr>
          <w:p w14:paraId="563F980D" w14:textId="1122D865" w:rsidR="538E812A" w:rsidRDefault="538E812A" w:rsidP="538E812A">
            <w:pPr>
              <w:spacing w:before="0" w:after="0"/>
            </w:pPr>
            <w:r w:rsidRPr="538E812A">
              <w:rPr>
                <w:rFonts w:ascii="Arial" w:eastAsia="Arial" w:hAnsi="Arial" w:cs="Arial"/>
                <w:sz w:val="20"/>
                <w:szCs w:val="20"/>
              </w:rPr>
              <w:t>O nome de utilizador ou ID do utilizador que criou o registo do armazém.</w:t>
            </w:r>
          </w:p>
        </w:tc>
        <w:tc>
          <w:tcPr>
            <w:tcW w:w="2693" w:type="dxa"/>
          </w:tcPr>
          <w:p w14:paraId="6B00E6E4" w14:textId="48C8089C" w:rsidR="538E812A" w:rsidRDefault="538E812A" w:rsidP="538E812A">
            <w:pPr>
              <w:spacing w:before="0" w:after="0" w:line="259" w:lineRule="auto"/>
              <w:rPr>
                <w:rFonts w:ascii="Arial" w:eastAsia="Arial" w:hAnsi="Arial" w:cs="Arial"/>
                <w:sz w:val="20"/>
                <w:szCs w:val="20"/>
              </w:rPr>
            </w:pPr>
            <w:r w:rsidRPr="538E812A">
              <w:rPr>
                <w:rFonts w:ascii="Arial" w:eastAsia="Arial" w:hAnsi="Arial" w:cs="Arial"/>
                <w:sz w:val="20"/>
                <w:szCs w:val="20"/>
              </w:rPr>
              <w:t>VARCHAR (USER IDENTIFIER)</w:t>
            </w:r>
          </w:p>
        </w:tc>
      </w:tr>
      <w:tr w:rsidR="06A679E1" w14:paraId="5B16BB3A" w14:textId="77777777" w:rsidTr="538E812A">
        <w:trPr>
          <w:trHeight w:val="300"/>
        </w:trPr>
        <w:tc>
          <w:tcPr>
            <w:tcW w:w="1413" w:type="dxa"/>
            <w:shd w:val="clear" w:color="auto" w:fill="auto"/>
            <w:vAlign w:val="center"/>
          </w:tcPr>
          <w:p w14:paraId="1B3BDF14" w14:textId="0831C4F4"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createdDate</w:t>
            </w:r>
          </w:p>
        </w:tc>
        <w:tc>
          <w:tcPr>
            <w:tcW w:w="4678" w:type="dxa"/>
            <w:shd w:val="clear" w:color="auto" w:fill="auto"/>
            <w:vAlign w:val="center"/>
          </w:tcPr>
          <w:p w14:paraId="35C64089" w14:textId="2A64FFC9" w:rsidR="538E812A" w:rsidRDefault="538E812A" w:rsidP="538E812A">
            <w:pPr>
              <w:spacing w:before="0" w:after="0"/>
            </w:pPr>
            <w:r w:rsidRPr="538E812A">
              <w:rPr>
                <w:rFonts w:ascii="Arial" w:eastAsia="Arial" w:hAnsi="Arial" w:cs="Arial"/>
                <w:sz w:val="20"/>
                <w:szCs w:val="20"/>
              </w:rPr>
              <w:t>A data e hora em que o registo do armazém foi criado.</w:t>
            </w:r>
          </w:p>
        </w:tc>
        <w:tc>
          <w:tcPr>
            <w:tcW w:w="2693" w:type="dxa"/>
          </w:tcPr>
          <w:p w14:paraId="55010319" w14:textId="0F09A64A" w:rsidR="538E812A" w:rsidRDefault="538E812A" w:rsidP="538E812A">
            <w:pPr>
              <w:spacing w:before="0" w:after="0"/>
            </w:pPr>
            <w:r w:rsidRPr="538E812A">
              <w:rPr>
                <w:rFonts w:ascii="Arial" w:eastAsia="Arial" w:hAnsi="Arial" w:cs="Arial"/>
                <w:sz w:val="20"/>
                <w:szCs w:val="20"/>
              </w:rPr>
              <w:t>DATETIME</w:t>
            </w:r>
          </w:p>
        </w:tc>
      </w:tr>
      <w:tr w:rsidR="06A679E1" w14:paraId="0670B505" w14:textId="77777777" w:rsidTr="538E812A">
        <w:trPr>
          <w:trHeight w:val="300"/>
        </w:trPr>
        <w:tc>
          <w:tcPr>
            <w:tcW w:w="1413" w:type="dxa"/>
            <w:shd w:val="clear" w:color="auto" w:fill="auto"/>
            <w:vAlign w:val="center"/>
          </w:tcPr>
          <w:p w14:paraId="53311533" w14:textId="63308EA8"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lastUpdatedBy</w:t>
            </w:r>
          </w:p>
        </w:tc>
        <w:tc>
          <w:tcPr>
            <w:tcW w:w="4678" w:type="dxa"/>
            <w:shd w:val="clear" w:color="auto" w:fill="auto"/>
            <w:vAlign w:val="center"/>
          </w:tcPr>
          <w:p w14:paraId="00644DBF" w14:textId="19E933E7" w:rsidR="538E812A" w:rsidRDefault="538E812A" w:rsidP="538E812A">
            <w:pPr>
              <w:spacing w:before="0" w:after="0"/>
            </w:pPr>
            <w:r w:rsidRPr="538E812A">
              <w:rPr>
                <w:rFonts w:ascii="Arial" w:eastAsia="Arial" w:hAnsi="Arial" w:cs="Arial"/>
                <w:sz w:val="20"/>
                <w:szCs w:val="20"/>
              </w:rPr>
              <w:t>O nome de utilizador ou ID do utilizador que fez a última atualização no registo do armazém. Pode ser nulo se nunca tiver sido atualizado desde a criação.</w:t>
            </w:r>
          </w:p>
        </w:tc>
        <w:tc>
          <w:tcPr>
            <w:tcW w:w="2693" w:type="dxa"/>
          </w:tcPr>
          <w:p w14:paraId="0634AD2C" w14:textId="5EF8FD39" w:rsidR="538E812A" w:rsidRDefault="538E812A" w:rsidP="538E812A">
            <w:pPr>
              <w:spacing w:before="0" w:after="0" w:line="259" w:lineRule="auto"/>
              <w:rPr>
                <w:rFonts w:ascii="Arial" w:eastAsia="Arial" w:hAnsi="Arial" w:cs="Arial"/>
                <w:sz w:val="20"/>
                <w:szCs w:val="20"/>
              </w:rPr>
            </w:pPr>
            <w:r w:rsidRPr="538E812A">
              <w:rPr>
                <w:rFonts w:ascii="Arial" w:eastAsia="Arial" w:hAnsi="Arial" w:cs="Arial"/>
                <w:sz w:val="20"/>
                <w:szCs w:val="20"/>
              </w:rPr>
              <w:t>VARCHAR (USER IDENTIFIER)</w:t>
            </w:r>
          </w:p>
          <w:p w14:paraId="11012E68" w14:textId="3A106F97" w:rsidR="538E812A" w:rsidRDefault="538E812A" w:rsidP="538E812A">
            <w:pPr>
              <w:spacing w:before="0" w:after="0"/>
              <w:rPr>
                <w:rFonts w:ascii="Arial" w:eastAsia="Arial" w:hAnsi="Arial" w:cs="Arial"/>
                <w:sz w:val="20"/>
                <w:szCs w:val="20"/>
              </w:rPr>
            </w:pPr>
          </w:p>
        </w:tc>
      </w:tr>
      <w:tr w:rsidR="06A679E1" w14:paraId="01C4D951" w14:textId="77777777" w:rsidTr="538E812A">
        <w:trPr>
          <w:trHeight w:val="300"/>
        </w:trPr>
        <w:tc>
          <w:tcPr>
            <w:tcW w:w="1413" w:type="dxa"/>
            <w:shd w:val="clear" w:color="auto" w:fill="auto"/>
            <w:vAlign w:val="center"/>
          </w:tcPr>
          <w:p w14:paraId="0C0FCD8C" w14:textId="5389B363"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lastUpdateDate</w:t>
            </w:r>
          </w:p>
        </w:tc>
        <w:tc>
          <w:tcPr>
            <w:tcW w:w="4678" w:type="dxa"/>
            <w:shd w:val="clear" w:color="auto" w:fill="auto"/>
            <w:vAlign w:val="center"/>
          </w:tcPr>
          <w:p w14:paraId="37D295E9" w14:textId="05D5DA60" w:rsidR="538E812A" w:rsidRDefault="538E812A" w:rsidP="538E812A">
            <w:pPr>
              <w:spacing w:before="0" w:after="0"/>
            </w:pPr>
            <w:r w:rsidRPr="538E812A">
              <w:rPr>
                <w:rFonts w:ascii="Arial" w:eastAsia="Arial" w:hAnsi="Arial" w:cs="Arial"/>
                <w:sz w:val="20"/>
                <w:szCs w:val="20"/>
              </w:rPr>
              <w:t>A data e hora da última atualização no registo do armazém. Pode ser nulo se nunca tiver sido atualizado desde a criação.</w:t>
            </w:r>
          </w:p>
        </w:tc>
        <w:tc>
          <w:tcPr>
            <w:tcW w:w="2693" w:type="dxa"/>
          </w:tcPr>
          <w:p w14:paraId="4CCF6A09" w14:textId="0C52CE87" w:rsidR="538E812A" w:rsidRDefault="538E812A" w:rsidP="538E812A">
            <w:pPr>
              <w:spacing w:before="0" w:after="0"/>
            </w:pPr>
            <w:r w:rsidRPr="538E812A">
              <w:rPr>
                <w:rFonts w:ascii="Arial" w:eastAsia="Arial" w:hAnsi="Arial" w:cs="Arial"/>
                <w:sz w:val="20"/>
                <w:szCs w:val="20"/>
              </w:rPr>
              <w:t>DATETIME</w:t>
            </w:r>
          </w:p>
        </w:tc>
      </w:tr>
      <w:tr w:rsidR="06A679E1" w14:paraId="1C7CA5C8" w14:textId="77777777" w:rsidTr="538E812A">
        <w:trPr>
          <w:trHeight w:val="300"/>
        </w:trPr>
        <w:tc>
          <w:tcPr>
            <w:tcW w:w="1413" w:type="dxa"/>
            <w:shd w:val="clear" w:color="auto" w:fill="auto"/>
            <w:vAlign w:val="center"/>
          </w:tcPr>
          <w:p w14:paraId="31D0C21C" w14:textId="482E891E"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MoradaId</w:t>
            </w:r>
          </w:p>
        </w:tc>
        <w:tc>
          <w:tcPr>
            <w:tcW w:w="4678" w:type="dxa"/>
            <w:shd w:val="clear" w:color="auto" w:fill="auto"/>
            <w:vAlign w:val="center"/>
          </w:tcPr>
          <w:p w14:paraId="729F27F8" w14:textId="605D9E73" w:rsidR="538E812A" w:rsidRDefault="538E812A" w:rsidP="538E812A">
            <w:pPr>
              <w:spacing w:before="0" w:after="0"/>
            </w:pPr>
            <w:r w:rsidRPr="538E812A">
              <w:rPr>
                <w:rFonts w:ascii="Arial" w:eastAsia="Arial" w:hAnsi="Arial" w:cs="Arial"/>
                <w:sz w:val="20"/>
                <w:szCs w:val="20"/>
              </w:rPr>
              <w:t>Identificador único da morada associada ao armazém. É uma chave estrangeira que referencia a tabela de Moradas (presumindo que existe uma tabela separada para gerir moradas, o que é uma boa prática para normalização de dados).</w:t>
            </w:r>
          </w:p>
        </w:tc>
        <w:tc>
          <w:tcPr>
            <w:tcW w:w="2693" w:type="dxa"/>
          </w:tcPr>
          <w:p w14:paraId="17D53F1D" w14:textId="0AA23D32" w:rsidR="538E812A" w:rsidRDefault="538E812A" w:rsidP="538E812A">
            <w:pPr>
              <w:spacing w:before="0" w:after="0"/>
            </w:pPr>
            <w:r w:rsidRPr="538E812A">
              <w:rPr>
                <w:rFonts w:ascii="Arial" w:eastAsia="Arial" w:hAnsi="Arial" w:cs="Arial"/>
                <w:sz w:val="20"/>
                <w:szCs w:val="20"/>
              </w:rPr>
              <w:t>INT (MORADA IDENTIFIER)</w:t>
            </w:r>
          </w:p>
        </w:tc>
      </w:tr>
      <w:tr w:rsidR="538E812A" w14:paraId="0785D97A" w14:textId="77777777" w:rsidTr="538E812A">
        <w:trPr>
          <w:trHeight w:val="300"/>
        </w:trPr>
        <w:tc>
          <w:tcPr>
            <w:tcW w:w="1413" w:type="dxa"/>
            <w:shd w:val="clear" w:color="auto" w:fill="auto"/>
            <w:vAlign w:val="center"/>
          </w:tcPr>
          <w:p w14:paraId="103D376C" w14:textId="6C0E0F9F" w:rsidR="538E812A" w:rsidRDefault="538E812A" w:rsidP="538E812A">
            <w:pPr>
              <w:rPr>
                <w:rFonts w:ascii="Arial" w:eastAsia="Arial" w:hAnsi="Arial" w:cs="Arial"/>
                <w:sz w:val="20"/>
                <w:szCs w:val="20"/>
              </w:rPr>
            </w:pPr>
            <w:r w:rsidRPr="538E812A">
              <w:rPr>
                <w:rFonts w:ascii="Arial" w:eastAsia="Arial" w:hAnsi="Arial" w:cs="Arial"/>
                <w:sz w:val="20"/>
                <w:szCs w:val="20"/>
              </w:rPr>
              <w:t>nome</w:t>
            </w:r>
          </w:p>
        </w:tc>
        <w:tc>
          <w:tcPr>
            <w:tcW w:w="4678" w:type="dxa"/>
            <w:shd w:val="clear" w:color="auto" w:fill="auto"/>
            <w:vAlign w:val="center"/>
          </w:tcPr>
          <w:p w14:paraId="5E31F29B" w14:textId="31F4DB3C" w:rsidR="538E812A" w:rsidRDefault="538E812A" w:rsidP="538E812A">
            <w:pPr>
              <w:rPr>
                <w:rFonts w:ascii="Arial" w:eastAsia="Arial" w:hAnsi="Arial" w:cs="Arial"/>
                <w:sz w:val="20"/>
                <w:szCs w:val="20"/>
              </w:rPr>
            </w:pPr>
            <w:r w:rsidRPr="538E812A">
              <w:rPr>
                <w:rFonts w:ascii="Arial" w:eastAsia="Arial" w:hAnsi="Arial" w:cs="Arial"/>
                <w:sz w:val="20"/>
                <w:szCs w:val="20"/>
              </w:rPr>
              <w:t>Descrição do nome do armazém</w:t>
            </w:r>
          </w:p>
        </w:tc>
        <w:tc>
          <w:tcPr>
            <w:tcW w:w="2693" w:type="dxa"/>
          </w:tcPr>
          <w:p w14:paraId="25243A1E" w14:textId="454A6D77" w:rsidR="538E812A" w:rsidRDefault="538E812A" w:rsidP="538E812A">
            <w:pPr>
              <w:rPr>
                <w:rFonts w:ascii="Arial" w:eastAsia="Arial" w:hAnsi="Arial" w:cs="Arial"/>
                <w:sz w:val="20"/>
                <w:szCs w:val="20"/>
              </w:rPr>
            </w:pPr>
            <w:r w:rsidRPr="538E812A">
              <w:rPr>
                <w:rFonts w:ascii="Arial" w:eastAsia="Arial" w:hAnsi="Arial" w:cs="Arial"/>
                <w:sz w:val="20"/>
                <w:szCs w:val="20"/>
              </w:rPr>
              <w:t>VARCHAR (TEXT)</w:t>
            </w:r>
          </w:p>
        </w:tc>
      </w:tr>
    </w:tbl>
    <w:p w14:paraId="2F18B4F4" w14:textId="77777777" w:rsidR="00502E8D" w:rsidRDefault="00502E8D" w:rsidP="00B5524A"/>
    <w:p w14:paraId="55A5DA5B" w14:textId="77777777" w:rsidR="00BF303B" w:rsidRDefault="00BF303B" w:rsidP="00B5524A"/>
    <w:p w14:paraId="3C295F27" w14:textId="77777777" w:rsidR="00BF303B" w:rsidRDefault="00BF303B" w:rsidP="00B5524A"/>
    <w:p w14:paraId="57150534" w14:textId="77777777" w:rsidR="00BF303B" w:rsidRDefault="00BF303B" w:rsidP="00B5524A"/>
    <w:p w14:paraId="64123DBA" w14:textId="77777777" w:rsidR="00DE1392" w:rsidRPr="00740BFC" w:rsidRDefault="00DE1392" w:rsidP="00B5524A"/>
    <w:p w14:paraId="03B78051" w14:textId="713A3B22" w:rsidR="54F50659" w:rsidRDefault="538E812A" w:rsidP="538E812A">
      <w:pPr>
        <w:pStyle w:val="Ttulo3"/>
        <w:spacing w:line="259" w:lineRule="auto"/>
        <w:ind w:left="576" w:hanging="576"/>
        <w:rPr>
          <w:iCs w:val="0"/>
          <w:szCs w:val="20"/>
        </w:rPr>
      </w:pPr>
      <w:bookmarkStart w:id="305" w:name="_Toc199624800"/>
      <w:r>
        <w:lastRenderedPageBreak/>
        <w:t>Tabela Casta</w:t>
      </w:r>
      <w:bookmarkEnd w:id="305"/>
    </w:p>
    <w:p w14:paraId="5B7C480F" w14:textId="72F6D126" w:rsidR="54F50659" w:rsidRDefault="538E812A" w:rsidP="06A679E1">
      <w:pPr>
        <w:rPr>
          <w:sz w:val="22"/>
          <w:szCs w:val="22"/>
        </w:rPr>
      </w:pPr>
      <w:r w:rsidRPr="538E812A">
        <w:rPr>
          <w:sz w:val="22"/>
          <w:szCs w:val="22"/>
        </w:rPr>
        <w:t>A tabela seguinte descreve os campos do modelo de dados implementado.</w:t>
      </w:r>
    </w:p>
    <w:p w14:paraId="0F211179" w14:textId="77777777" w:rsidR="06A679E1" w:rsidRDefault="06A679E1" w:rsidP="06A679E1">
      <w:pPr>
        <w:rPr>
          <w:sz w:val="22"/>
          <w:szCs w:val="22"/>
        </w:rPr>
      </w:pPr>
    </w:p>
    <w:p w14:paraId="12F6CBD5" w14:textId="3D90B444" w:rsidR="54F50659" w:rsidRDefault="538E812A" w:rsidP="06A679E1">
      <w:pPr>
        <w:pStyle w:val="Legenda"/>
        <w:keepNext/>
        <w:jc w:val="center"/>
      </w:pPr>
      <w:bookmarkStart w:id="306" w:name="_Toc199624921"/>
      <w:r>
        <w:t xml:space="preserve">Tabela </w:t>
      </w:r>
      <w:fldSimple w:instr=" SEQ Tabela \* ARABIC ">
        <w:r>
          <w:t>7</w:t>
        </w:r>
        <w:r w:rsidR="00BF303B">
          <w:t>6</w:t>
        </w:r>
      </w:fldSimple>
      <w:r>
        <w:t>. Tabela Casta implementada.</w:t>
      </w:r>
      <w:bookmarkEnd w:id="30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5"/>
        <w:gridCol w:w="4626"/>
        <w:gridCol w:w="2677"/>
      </w:tblGrid>
      <w:tr w:rsidR="06A679E1" w14:paraId="3F6E4F51" w14:textId="77777777" w:rsidTr="538E812A">
        <w:trPr>
          <w:trHeight w:val="300"/>
        </w:trPr>
        <w:tc>
          <w:tcPr>
            <w:tcW w:w="1413" w:type="dxa"/>
            <w:shd w:val="clear" w:color="auto" w:fill="4472C4" w:themeFill="accent1"/>
            <w:vAlign w:val="center"/>
          </w:tcPr>
          <w:p w14:paraId="5D5F5E9C" w14:textId="77777777" w:rsidR="06A679E1" w:rsidRDefault="538E812A" w:rsidP="06A679E1">
            <w:pPr>
              <w:rPr>
                <w:color w:val="FFFFFF" w:themeColor="background1"/>
                <w:sz w:val="22"/>
                <w:szCs w:val="22"/>
              </w:rPr>
            </w:pPr>
            <w:r w:rsidRPr="538E812A">
              <w:rPr>
                <w:color w:val="FFFFFF" w:themeColor="background1"/>
                <w:sz w:val="22"/>
                <w:szCs w:val="22"/>
              </w:rPr>
              <w:t>Campo</w:t>
            </w:r>
          </w:p>
        </w:tc>
        <w:tc>
          <w:tcPr>
            <w:tcW w:w="4678" w:type="dxa"/>
            <w:shd w:val="clear" w:color="auto" w:fill="4472C4" w:themeFill="accent1"/>
            <w:vAlign w:val="center"/>
          </w:tcPr>
          <w:p w14:paraId="7FF57B35" w14:textId="77777777" w:rsidR="06A679E1" w:rsidRDefault="538E812A" w:rsidP="06A679E1">
            <w:pPr>
              <w:rPr>
                <w:color w:val="FFFFFF" w:themeColor="background1"/>
                <w:sz w:val="22"/>
                <w:szCs w:val="22"/>
              </w:rPr>
            </w:pPr>
            <w:r w:rsidRPr="538E812A">
              <w:rPr>
                <w:color w:val="FFFFFF" w:themeColor="background1"/>
                <w:sz w:val="22"/>
                <w:szCs w:val="22"/>
              </w:rPr>
              <w:t>Descrição</w:t>
            </w:r>
          </w:p>
        </w:tc>
        <w:tc>
          <w:tcPr>
            <w:tcW w:w="2693" w:type="dxa"/>
            <w:shd w:val="clear" w:color="auto" w:fill="4472C4" w:themeFill="accent1"/>
            <w:vAlign w:val="center"/>
          </w:tcPr>
          <w:p w14:paraId="3A5C383E" w14:textId="77777777" w:rsidR="06A679E1" w:rsidRDefault="538E812A" w:rsidP="06A679E1">
            <w:pPr>
              <w:rPr>
                <w:color w:val="FFFFFF" w:themeColor="background1"/>
                <w:sz w:val="22"/>
                <w:szCs w:val="22"/>
              </w:rPr>
            </w:pPr>
            <w:r w:rsidRPr="538E812A">
              <w:rPr>
                <w:color w:val="FFFFFF" w:themeColor="background1"/>
                <w:sz w:val="22"/>
                <w:szCs w:val="22"/>
              </w:rPr>
              <w:t>Formato do campo</w:t>
            </w:r>
          </w:p>
        </w:tc>
      </w:tr>
      <w:tr w:rsidR="06A679E1" w14:paraId="074CF2BB" w14:textId="77777777" w:rsidTr="538E812A">
        <w:trPr>
          <w:trHeight w:val="300"/>
        </w:trPr>
        <w:tc>
          <w:tcPr>
            <w:tcW w:w="1413" w:type="dxa"/>
            <w:shd w:val="clear" w:color="auto" w:fill="auto"/>
            <w:vAlign w:val="center"/>
          </w:tcPr>
          <w:p w14:paraId="453AE378" w14:textId="7F295D75" w:rsidR="538E812A" w:rsidRDefault="538E812A" w:rsidP="538E812A">
            <w:pPr>
              <w:spacing w:before="0" w:after="0"/>
            </w:pPr>
            <w:r w:rsidRPr="538E812A">
              <w:rPr>
                <w:rFonts w:ascii="Arial" w:eastAsia="Arial" w:hAnsi="Arial" w:cs="Arial"/>
                <w:sz w:val="20"/>
                <w:szCs w:val="20"/>
              </w:rPr>
              <w:t>Id</w:t>
            </w:r>
          </w:p>
        </w:tc>
        <w:tc>
          <w:tcPr>
            <w:tcW w:w="4678" w:type="dxa"/>
            <w:shd w:val="clear" w:color="auto" w:fill="auto"/>
            <w:vAlign w:val="center"/>
          </w:tcPr>
          <w:p w14:paraId="5E8E667F" w14:textId="0103CA25" w:rsidR="538E812A" w:rsidRDefault="538E812A" w:rsidP="538E812A">
            <w:pPr>
              <w:spacing w:before="0" w:after="0"/>
            </w:pPr>
            <w:r w:rsidRPr="538E812A">
              <w:rPr>
                <w:rFonts w:ascii="Arial" w:eastAsia="Arial" w:hAnsi="Arial" w:cs="Arial"/>
                <w:sz w:val="20"/>
                <w:szCs w:val="20"/>
              </w:rPr>
              <w:t>Identificador único da casta de uva. É a chave primária da tabela.</w:t>
            </w:r>
          </w:p>
        </w:tc>
        <w:tc>
          <w:tcPr>
            <w:tcW w:w="2693" w:type="dxa"/>
          </w:tcPr>
          <w:p w14:paraId="7752FFBD" w14:textId="6C8D4E52" w:rsidR="538E812A" w:rsidRDefault="538E812A" w:rsidP="538E812A">
            <w:pPr>
              <w:spacing w:before="0" w:after="0"/>
            </w:pPr>
            <w:r w:rsidRPr="538E812A">
              <w:rPr>
                <w:rFonts w:ascii="Arial" w:eastAsia="Arial" w:hAnsi="Arial" w:cs="Arial"/>
                <w:sz w:val="20"/>
                <w:szCs w:val="20"/>
              </w:rPr>
              <w:t>INT</w:t>
            </w:r>
          </w:p>
        </w:tc>
      </w:tr>
      <w:tr w:rsidR="06A679E1" w14:paraId="1D07BD2B" w14:textId="77777777" w:rsidTr="538E812A">
        <w:trPr>
          <w:trHeight w:val="300"/>
        </w:trPr>
        <w:tc>
          <w:tcPr>
            <w:tcW w:w="1413" w:type="dxa"/>
            <w:shd w:val="clear" w:color="auto" w:fill="auto"/>
            <w:vAlign w:val="center"/>
          </w:tcPr>
          <w:p w14:paraId="7F26C598" w14:textId="37920D16"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denominacao</w:t>
            </w:r>
          </w:p>
        </w:tc>
        <w:tc>
          <w:tcPr>
            <w:tcW w:w="4678" w:type="dxa"/>
            <w:shd w:val="clear" w:color="auto" w:fill="auto"/>
            <w:vAlign w:val="center"/>
          </w:tcPr>
          <w:p w14:paraId="626CE488" w14:textId="4B3FD56D"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O nome ou denominação oficial da casta de uva (ex: Touriga Nacional, Aragonez, Syrah). Este campo deve ser único para cada casta.</w:t>
            </w:r>
          </w:p>
        </w:tc>
        <w:tc>
          <w:tcPr>
            <w:tcW w:w="2693" w:type="dxa"/>
          </w:tcPr>
          <w:p w14:paraId="74004340" w14:textId="4BC226F2"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VARCHAR(100)</w:t>
            </w:r>
          </w:p>
        </w:tc>
      </w:tr>
      <w:tr w:rsidR="06A679E1" w14:paraId="4084C40F" w14:textId="77777777" w:rsidTr="538E812A">
        <w:trPr>
          <w:trHeight w:val="300"/>
        </w:trPr>
        <w:tc>
          <w:tcPr>
            <w:tcW w:w="1413" w:type="dxa"/>
            <w:shd w:val="clear" w:color="auto" w:fill="auto"/>
            <w:vAlign w:val="center"/>
          </w:tcPr>
          <w:p w14:paraId="119848B0" w14:textId="5C4F0594"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Is_Active</w:t>
            </w:r>
          </w:p>
        </w:tc>
        <w:tc>
          <w:tcPr>
            <w:tcW w:w="4678" w:type="dxa"/>
            <w:shd w:val="clear" w:color="auto" w:fill="auto"/>
            <w:vAlign w:val="center"/>
          </w:tcPr>
          <w:p w14:paraId="44B7478D" w14:textId="16EE941D" w:rsidR="538E812A" w:rsidRDefault="538E812A" w:rsidP="538E812A">
            <w:pPr>
              <w:spacing w:before="0" w:after="0"/>
            </w:pPr>
            <w:r w:rsidRPr="538E812A">
              <w:rPr>
                <w:rFonts w:ascii="Arial" w:eastAsia="Arial" w:hAnsi="Arial" w:cs="Arial"/>
                <w:sz w:val="20"/>
                <w:szCs w:val="20"/>
              </w:rPr>
              <w:t>Indica se a casta está ativa ou inativa no sistema. Útil para gerir castas que podem não estar mais em uso ou que são históricas.</w:t>
            </w:r>
          </w:p>
        </w:tc>
        <w:tc>
          <w:tcPr>
            <w:tcW w:w="2693" w:type="dxa"/>
          </w:tcPr>
          <w:p w14:paraId="7F5F4D78" w14:textId="3D729600" w:rsidR="538E812A" w:rsidRDefault="538E812A" w:rsidP="538E812A">
            <w:pPr>
              <w:spacing w:before="0" w:after="0"/>
            </w:pPr>
            <w:r w:rsidRPr="538E812A">
              <w:rPr>
                <w:rFonts w:ascii="Arial" w:eastAsia="Arial" w:hAnsi="Arial" w:cs="Arial"/>
                <w:sz w:val="20"/>
                <w:szCs w:val="20"/>
              </w:rPr>
              <w:t>BOOLEAN</w:t>
            </w:r>
          </w:p>
        </w:tc>
      </w:tr>
      <w:tr w:rsidR="06A679E1" w14:paraId="33126D14" w14:textId="77777777" w:rsidTr="538E812A">
        <w:trPr>
          <w:trHeight w:val="300"/>
        </w:trPr>
        <w:tc>
          <w:tcPr>
            <w:tcW w:w="1413" w:type="dxa"/>
            <w:shd w:val="clear" w:color="auto" w:fill="auto"/>
            <w:vAlign w:val="center"/>
          </w:tcPr>
          <w:p w14:paraId="3E4464E4" w14:textId="5B3AE18A"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createdBy</w:t>
            </w:r>
          </w:p>
        </w:tc>
        <w:tc>
          <w:tcPr>
            <w:tcW w:w="4678" w:type="dxa"/>
            <w:shd w:val="clear" w:color="auto" w:fill="auto"/>
            <w:vAlign w:val="center"/>
          </w:tcPr>
          <w:p w14:paraId="66CFC75F" w14:textId="2E5EC887" w:rsidR="538E812A" w:rsidRDefault="538E812A" w:rsidP="538E812A">
            <w:pPr>
              <w:spacing w:before="0" w:after="0"/>
            </w:pPr>
            <w:r w:rsidRPr="538E812A">
              <w:rPr>
                <w:rFonts w:ascii="Arial" w:eastAsia="Arial" w:hAnsi="Arial" w:cs="Arial"/>
                <w:sz w:val="20"/>
                <w:szCs w:val="20"/>
              </w:rPr>
              <w:t>O nome de utilizador ou ID do utilizador que criou o registo da casta.</w:t>
            </w:r>
          </w:p>
        </w:tc>
        <w:tc>
          <w:tcPr>
            <w:tcW w:w="2693" w:type="dxa"/>
          </w:tcPr>
          <w:p w14:paraId="2ED66FBB" w14:textId="4ACEBF35" w:rsidR="538E812A" w:rsidRDefault="538E812A" w:rsidP="538E812A">
            <w:pPr>
              <w:spacing w:before="0" w:after="0" w:line="259" w:lineRule="auto"/>
              <w:rPr>
                <w:rFonts w:ascii="Arial" w:eastAsia="Arial" w:hAnsi="Arial" w:cs="Arial"/>
                <w:sz w:val="20"/>
                <w:szCs w:val="20"/>
              </w:rPr>
            </w:pPr>
            <w:r w:rsidRPr="538E812A">
              <w:rPr>
                <w:rFonts w:ascii="Arial" w:eastAsia="Arial" w:hAnsi="Arial" w:cs="Arial"/>
                <w:sz w:val="20"/>
                <w:szCs w:val="20"/>
              </w:rPr>
              <w:t>VARCHAR (USER IDENTIFIER)</w:t>
            </w:r>
          </w:p>
        </w:tc>
      </w:tr>
      <w:tr w:rsidR="06A679E1" w14:paraId="0045B6ED" w14:textId="77777777" w:rsidTr="538E812A">
        <w:trPr>
          <w:trHeight w:val="300"/>
        </w:trPr>
        <w:tc>
          <w:tcPr>
            <w:tcW w:w="1413" w:type="dxa"/>
            <w:shd w:val="clear" w:color="auto" w:fill="auto"/>
            <w:vAlign w:val="center"/>
          </w:tcPr>
          <w:p w14:paraId="4EC08B82" w14:textId="414A30E9"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createdDate</w:t>
            </w:r>
          </w:p>
        </w:tc>
        <w:tc>
          <w:tcPr>
            <w:tcW w:w="4678" w:type="dxa"/>
            <w:shd w:val="clear" w:color="auto" w:fill="auto"/>
            <w:vAlign w:val="center"/>
          </w:tcPr>
          <w:p w14:paraId="31F14666" w14:textId="68B4E9D1" w:rsidR="538E812A" w:rsidRDefault="538E812A" w:rsidP="538E812A">
            <w:pPr>
              <w:spacing w:before="0" w:after="0"/>
            </w:pPr>
            <w:r w:rsidRPr="538E812A">
              <w:rPr>
                <w:rFonts w:ascii="Arial" w:eastAsia="Arial" w:hAnsi="Arial" w:cs="Arial"/>
                <w:sz w:val="20"/>
                <w:szCs w:val="20"/>
              </w:rPr>
              <w:t>A data e hora em que o registo da casta foi criado.</w:t>
            </w:r>
          </w:p>
        </w:tc>
        <w:tc>
          <w:tcPr>
            <w:tcW w:w="2693" w:type="dxa"/>
          </w:tcPr>
          <w:p w14:paraId="272CCE31" w14:textId="54A125D9" w:rsidR="538E812A" w:rsidRDefault="538E812A" w:rsidP="538E812A">
            <w:pPr>
              <w:spacing w:before="0" w:after="0"/>
            </w:pPr>
            <w:r w:rsidRPr="538E812A">
              <w:rPr>
                <w:rFonts w:ascii="Arial" w:eastAsia="Arial" w:hAnsi="Arial" w:cs="Arial"/>
                <w:sz w:val="20"/>
                <w:szCs w:val="20"/>
              </w:rPr>
              <w:t>DATETIME</w:t>
            </w:r>
          </w:p>
        </w:tc>
      </w:tr>
      <w:tr w:rsidR="06A679E1" w14:paraId="4C19CD44" w14:textId="77777777" w:rsidTr="538E812A">
        <w:trPr>
          <w:trHeight w:val="300"/>
        </w:trPr>
        <w:tc>
          <w:tcPr>
            <w:tcW w:w="1413" w:type="dxa"/>
            <w:shd w:val="clear" w:color="auto" w:fill="auto"/>
            <w:vAlign w:val="center"/>
          </w:tcPr>
          <w:p w14:paraId="2899A873" w14:textId="3A8F19C5"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lastUpdatedBy</w:t>
            </w:r>
          </w:p>
        </w:tc>
        <w:tc>
          <w:tcPr>
            <w:tcW w:w="4678" w:type="dxa"/>
            <w:shd w:val="clear" w:color="auto" w:fill="auto"/>
            <w:vAlign w:val="center"/>
          </w:tcPr>
          <w:p w14:paraId="774BA977" w14:textId="44D8617B" w:rsidR="538E812A" w:rsidRDefault="538E812A" w:rsidP="538E812A">
            <w:pPr>
              <w:spacing w:before="0" w:after="0"/>
            </w:pPr>
            <w:r w:rsidRPr="538E812A">
              <w:rPr>
                <w:rFonts w:ascii="Arial" w:eastAsia="Arial" w:hAnsi="Arial" w:cs="Arial"/>
                <w:sz w:val="20"/>
                <w:szCs w:val="20"/>
              </w:rPr>
              <w:t>O nome de utilizador ou ID do utilizador que fez a última atualização no registo da casta. Pode ser nulo se nunca tiver sido atualizado desde a criação.</w:t>
            </w:r>
          </w:p>
        </w:tc>
        <w:tc>
          <w:tcPr>
            <w:tcW w:w="2693" w:type="dxa"/>
          </w:tcPr>
          <w:p w14:paraId="45F4A471" w14:textId="323E2E1B" w:rsidR="538E812A" w:rsidRDefault="538E812A" w:rsidP="538E812A">
            <w:pPr>
              <w:spacing w:before="0" w:after="0" w:line="259" w:lineRule="auto"/>
              <w:rPr>
                <w:rFonts w:ascii="Arial" w:eastAsia="Arial" w:hAnsi="Arial" w:cs="Arial"/>
                <w:sz w:val="20"/>
                <w:szCs w:val="20"/>
              </w:rPr>
            </w:pPr>
            <w:r w:rsidRPr="538E812A">
              <w:rPr>
                <w:rFonts w:ascii="Arial" w:eastAsia="Arial" w:hAnsi="Arial" w:cs="Arial"/>
                <w:sz w:val="20"/>
                <w:szCs w:val="20"/>
              </w:rPr>
              <w:t>VARCHAR (USER IDENTIFIER)</w:t>
            </w:r>
          </w:p>
          <w:p w14:paraId="4A1AF477" w14:textId="280D8E75" w:rsidR="538E812A" w:rsidRDefault="538E812A" w:rsidP="538E812A">
            <w:pPr>
              <w:spacing w:before="0" w:after="0"/>
              <w:rPr>
                <w:rFonts w:ascii="Arial" w:eastAsia="Arial" w:hAnsi="Arial" w:cs="Arial"/>
                <w:sz w:val="20"/>
                <w:szCs w:val="20"/>
              </w:rPr>
            </w:pPr>
          </w:p>
        </w:tc>
      </w:tr>
      <w:tr w:rsidR="06A679E1" w14:paraId="3EA3FB78" w14:textId="77777777" w:rsidTr="538E812A">
        <w:trPr>
          <w:trHeight w:val="300"/>
        </w:trPr>
        <w:tc>
          <w:tcPr>
            <w:tcW w:w="1413" w:type="dxa"/>
            <w:shd w:val="clear" w:color="auto" w:fill="auto"/>
            <w:vAlign w:val="center"/>
          </w:tcPr>
          <w:p w14:paraId="400EF089" w14:textId="11C4ADAA"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lastUpdateDate</w:t>
            </w:r>
          </w:p>
        </w:tc>
        <w:tc>
          <w:tcPr>
            <w:tcW w:w="4678" w:type="dxa"/>
            <w:shd w:val="clear" w:color="auto" w:fill="auto"/>
            <w:vAlign w:val="center"/>
          </w:tcPr>
          <w:p w14:paraId="2655F907" w14:textId="1863EA4C" w:rsidR="538E812A" w:rsidRDefault="538E812A" w:rsidP="538E812A">
            <w:pPr>
              <w:spacing w:before="0" w:after="0"/>
            </w:pPr>
            <w:r w:rsidRPr="538E812A">
              <w:rPr>
                <w:rFonts w:ascii="Arial" w:eastAsia="Arial" w:hAnsi="Arial" w:cs="Arial"/>
                <w:sz w:val="20"/>
                <w:szCs w:val="20"/>
              </w:rPr>
              <w:t>A data e hora da última atualização no registo da casta. Pode ser nulo se nunca tiver sido atualizado desde a criação.</w:t>
            </w:r>
          </w:p>
        </w:tc>
        <w:tc>
          <w:tcPr>
            <w:tcW w:w="2693" w:type="dxa"/>
          </w:tcPr>
          <w:p w14:paraId="4313F055" w14:textId="3603ED59" w:rsidR="538E812A" w:rsidRDefault="538E812A" w:rsidP="538E812A">
            <w:pPr>
              <w:spacing w:before="0" w:after="0"/>
            </w:pPr>
            <w:r w:rsidRPr="538E812A">
              <w:rPr>
                <w:rFonts w:ascii="Arial" w:eastAsia="Arial" w:hAnsi="Arial" w:cs="Arial"/>
                <w:sz w:val="20"/>
                <w:szCs w:val="20"/>
              </w:rPr>
              <w:t>DATETIME</w:t>
            </w:r>
          </w:p>
        </w:tc>
      </w:tr>
    </w:tbl>
    <w:p w14:paraId="771796EF" w14:textId="63DFE349" w:rsidR="06A679E1" w:rsidRDefault="06A679E1" w:rsidP="538E812A"/>
    <w:p w14:paraId="6DF322E7" w14:textId="6EBA8F97" w:rsidR="0E26CCC2" w:rsidRDefault="538E812A" w:rsidP="538E812A">
      <w:pPr>
        <w:pStyle w:val="Ttulo3"/>
        <w:spacing w:line="259" w:lineRule="auto"/>
        <w:ind w:left="576" w:hanging="576"/>
        <w:rPr>
          <w:iCs w:val="0"/>
          <w:szCs w:val="20"/>
        </w:rPr>
      </w:pPr>
      <w:bookmarkStart w:id="307" w:name="_Toc199624801"/>
      <w:r>
        <w:t>Tabela CastaProduto</w:t>
      </w:r>
      <w:bookmarkEnd w:id="307"/>
    </w:p>
    <w:p w14:paraId="73B2B519" w14:textId="72F6D126" w:rsidR="0E26CCC2" w:rsidRDefault="538E812A" w:rsidP="06A679E1">
      <w:pPr>
        <w:rPr>
          <w:sz w:val="22"/>
          <w:szCs w:val="22"/>
        </w:rPr>
      </w:pPr>
      <w:r w:rsidRPr="538E812A">
        <w:rPr>
          <w:sz w:val="22"/>
          <w:szCs w:val="22"/>
        </w:rPr>
        <w:t>A tabela seguinte descreve os campos do modelo de dados implementado.</w:t>
      </w:r>
    </w:p>
    <w:p w14:paraId="0958B777" w14:textId="77777777" w:rsidR="06A679E1" w:rsidRDefault="06A679E1" w:rsidP="06A679E1">
      <w:pPr>
        <w:rPr>
          <w:sz w:val="22"/>
          <w:szCs w:val="22"/>
        </w:rPr>
      </w:pPr>
    </w:p>
    <w:p w14:paraId="1AB943C5" w14:textId="1F188D1E" w:rsidR="0E26CCC2" w:rsidRDefault="538E812A" w:rsidP="06A679E1">
      <w:pPr>
        <w:pStyle w:val="Legenda"/>
        <w:keepNext/>
        <w:jc w:val="center"/>
      </w:pPr>
      <w:bookmarkStart w:id="308" w:name="_Toc199624922"/>
      <w:r>
        <w:t xml:space="preserve">Tabela </w:t>
      </w:r>
      <w:fldSimple w:instr=" SEQ Tabela \* ARABIC ">
        <w:r>
          <w:t>7</w:t>
        </w:r>
        <w:r w:rsidR="00BF303B">
          <w:t>7</w:t>
        </w:r>
      </w:fldSimple>
      <w:r>
        <w:t>. Tabela CastaProduto implementada.</w:t>
      </w:r>
      <w:bookmarkEnd w:id="30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5"/>
        <w:gridCol w:w="4629"/>
        <w:gridCol w:w="2674"/>
      </w:tblGrid>
      <w:tr w:rsidR="06A679E1" w14:paraId="349E0107" w14:textId="77777777" w:rsidTr="538E812A">
        <w:trPr>
          <w:trHeight w:val="300"/>
        </w:trPr>
        <w:tc>
          <w:tcPr>
            <w:tcW w:w="1413" w:type="dxa"/>
            <w:shd w:val="clear" w:color="auto" w:fill="4472C4" w:themeFill="accent1"/>
            <w:vAlign w:val="center"/>
          </w:tcPr>
          <w:p w14:paraId="0DAF9F15" w14:textId="77777777" w:rsidR="06A679E1" w:rsidRDefault="538E812A" w:rsidP="06A679E1">
            <w:pPr>
              <w:rPr>
                <w:color w:val="FFFFFF" w:themeColor="background1"/>
                <w:sz w:val="22"/>
                <w:szCs w:val="22"/>
              </w:rPr>
            </w:pPr>
            <w:r w:rsidRPr="538E812A">
              <w:rPr>
                <w:color w:val="FFFFFF" w:themeColor="background1"/>
                <w:sz w:val="22"/>
                <w:szCs w:val="22"/>
              </w:rPr>
              <w:t>Campo</w:t>
            </w:r>
          </w:p>
        </w:tc>
        <w:tc>
          <w:tcPr>
            <w:tcW w:w="4678" w:type="dxa"/>
            <w:shd w:val="clear" w:color="auto" w:fill="4472C4" w:themeFill="accent1"/>
            <w:vAlign w:val="center"/>
          </w:tcPr>
          <w:p w14:paraId="03E2C963" w14:textId="77777777" w:rsidR="06A679E1" w:rsidRDefault="538E812A" w:rsidP="06A679E1">
            <w:pPr>
              <w:rPr>
                <w:color w:val="FFFFFF" w:themeColor="background1"/>
                <w:sz w:val="22"/>
                <w:szCs w:val="22"/>
              </w:rPr>
            </w:pPr>
            <w:r w:rsidRPr="538E812A">
              <w:rPr>
                <w:color w:val="FFFFFF" w:themeColor="background1"/>
                <w:sz w:val="22"/>
                <w:szCs w:val="22"/>
              </w:rPr>
              <w:t>Descrição</w:t>
            </w:r>
          </w:p>
        </w:tc>
        <w:tc>
          <w:tcPr>
            <w:tcW w:w="2693" w:type="dxa"/>
            <w:shd w:val="clear" w:color="auto" w:fill="4472C4" w:themeFill="accent1"/>
            <w:vAlign w:val="center"/>
          </w:tcPr>
          <w:p w14:paraId="72CDD89A" w14:textId="77777777" w:rsidR="06A679E1" w:rsidRDefault="538E812A" w:rsidP="06A679E1">
            <w:pPr>
              <w:rPr>
                <w:color w:val="FFFFFF" w:themeColor="background1"/>
                <w:sz w:val="22"/>
                <w:szCs w:val="22"/>
              </w:rPr>
            </w:pPr>
            <w:r w:rsidRPr="538E812A">
              <w:rPr>
                <w:color w:val="FFFFFF" w:themeColor="background1"/>
                <w:sz w:val="22"/>
                <w:szCs w:val="22"/>
              </w:rPr>
              <w:t>Formato do campo</w:t>
            </w:r>
          </w:p>
        </w:tc>
      </w:tr>
      <w:tr w:rsidR="06A679E1" w14:paraId="3FA94E9B" w14:textId="77777777" w:rsidTr="538E812A">
        <w:trPr>
          <w:trHeight w:val="300"/>
        </w:trPr>
        <w:tc>
          <w:tcPr>
            <w:tcW w:w="1413" w:type="dxa"/>
            <w:shd w:val="clear" w:color="auto" w:fill="auto"/>
            <w:vAlign w:val="center"/>
          </w:tcPr>
          <w:p w14:paraId="1EED709A" w14:textId="54C4A8DA" w:rsidR="538E812A" w:rsidRDefault="538E812A" w:rsidP="538E812A">
            <w:pPr>
              <w:spacing w:before="0" w:after="0"/>
            </w:pPr>
            <w:r w:rsidRPr="538E812A">
              <w:rPr>
                <w:rFonts w:ascii="Arial" w:eastAsia="Arial" w:hAnsi="Arial" w:cs="Arial"/>
                <w:sz w:val="20"/>
                <w:szCs w:val="20"/>
              </w:rPr>
              <w:t>Id</w:t>
            </w:r>
          </w:p>
        </w:tc>
        <w:tc>
          <w:tcPr>
            <w:tcW w:w="4678" w:type="dxa"/>
            <w:shd w:val="clear" w:color="auto" w:fill="auto"/>
            <w:vAlign w:val="center"/>
          </w:tcPr>
          <w:p w14:paraId="59E3B35F" w14:textId="5CAD90E5" w:rsidR="538E812A" w:rsidRDefault="538E812A" w:rsidP="538E812A">
            <w:pPr>
              <w:spacing w:before="0" w:after="0"/>
            </w:pPr>
            <w:r w:rsidRPr="538E812A">
              <w:rPr>
                <w:rFonts w:ascii="Arial" w:eastAsia="Arial" w:hAnsi="Arial" w:cs="Arial"/>
                <w:sz w:val="20"/>
                <w:szCs w:val="20"/>
              </w:rPr>
              <w:t>Identificador único para cada registo de associação entre uma casta e um produto. É a chave primária da tabela.</w:t>
            </w:r>
          </w:p>
        </w:tc>
        <w:tc>
          <w:tcPr>
            <w:tcW w:w="2693" w:type="dxa"/>
          </w:tcPr>
          <w:p w14:paraId="7734AB8F" w14:textId="70FD31CD" w:rsidR="538E812A" w:rsidRDefault="538E812A" w:rsidP="538E812A">
            <w:pPr>
              <w:spacing w:before="0" w:after="0"/>
            </w:pPr>
            <w:r w:rsidRPr="538E812A">
              <w:rPr>
                <w:rFonts w:ascii="Arial" w:eastAsia="Arial" w:hAnsi="Arial" w:cs="Arial"/>
                <w:sz w:val="20"/>
                <w:szCs w:val="20"/>
              </w:rPr>
              <w:t>INT</w:t>
            </w:r>
          </w:p>
        </w:tc>
      </w:tr>
      <w:tr w:rsidR="06A679E1" w14:paraId="348DFD39" w14:textId="77777777" w:rsidTr="538E812A">
        <w:trPr>
          <w:trHeight w:val="300"/>
        </w:trPr>
        <w:tc>
          <w:tcPr>
            <w:tcW w:w="1413" w:type="dxa"/>
            <w:shd w:val="clear" w:color="auto" w:fill="auto"/>
            <w:vAlign w:val="center"/>
          </w:tcPr>
          <w:p w14:paraId="6323EF0A" w14:textId="716267DE"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CastaId</w:t>
            </w:r>
          </w:p>
        </w:tc>
        <w:tc>
          <w:tcPr>
            <w:tcW w:w="4678" w:type="dxa"/>
            <w:shd w:val="clear" w:color="auto" w:fill="auto"/>
            <w:vAlign w:val="center"/>
          </w:tcPr>
          <w:p w14:paraId="7A7C926C" w14:textId="64CD22F3" w:rsidR="538E812A" w:rsidRDefault="538E812A" w:rsidP="538E812A">
            <w:pPr>
              <w:spacing w:before="0" w:after="0"/>
            </w:pPr>
            <w:r w:rsidRPr="538E812A">
              <w:rPr>
                <w:rFonts w:ascii="Arial" w:eastAsia="Arial" w:hAnsi="Arial" w:cs="Arial"/>
                <w:sz w:val="20"/>
                <w:szCs w:val="20"/>
              </w:rPr>
              <w:t>Identificador único da casta associada. É uma chave estrangeira que referencia a tabela Casta.</w:t>
            </w:r>
          </w:p>
        </w:tc>
        <w:tc>
          <w:tcPr>
            <w:tcW w:w="2693" w:type="dxa"/>
          </w:tcPr>
          <w:p w14:paraId="29CF6DA4" w14:textId="20D9982D" w:rsidR="538E812A" w:rsidRDefault="538E812A" w:rsidP="538E812A">
            <w:pPr>
              <w:spacing w:before="0" w:after="0"/>
            </w:pPr>
            <w:r w:rsidRPr="538E812A">
              <w:rPr>
                <w:rFonts w:ascii="Arial" w:eastAsia="Arial" w:hAnsi="Arial" w:cs="Arial"/>
                <w:sz w:val="20"/>
                <w:szCs w:val="20"/>
              </w:rPr>
              <w:t>INT</w:t>
            </w:r>
          </w:p>
        </w:tc>
      </w:tr>
      <w:tr w:rsidR="06A679E1" w14:paraId="13069B9D" w14:textId="77777777" w:rsidTr="538E812A">
        <w:trPr>
          <w:trHeight w:val="300"/>
        </w:trPr>
        <w:tc>
          <w:tcPr>
            <w:tcW w:w="1413" w:type="dxa"/>
            <w:shd w:val="clear" w:color="auto" w:fill="auto"/>
            <w:vAlign w:val="center"/>
          </w:tcPr>
          <w:p w14:paraId="5E9EEA65" w14:textId="78176B0B"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ProdutoId</w:t>
            </w:r>
          </w:p>
        </w:tc>
        <w:tc>
          <w:tcPr>
            <w:tcW w:w="4678" w:type="dxa"/>
            <w:shd w:val="clear" w:color="auto" w:fill="auto"/>
            <w:vAlign w:val="center"/>
          </w:tcPr>
          <w:p w14:paraId="75A348F0" w14:textId="29F2249B" w:rsidR="538E812A" w:rsidRDefault="538E812A" w:rsidP="538E812A">
            <w:pPr>
              <w:spacing w:before="0" w:after="0"/>
            </w:pPr>
            <w:r w:rsidRPr="538E812A">
              <w:rPr>
                <w:rFonts w:ascii="Arial" w:eastAsia="Arial" w:hAnsi="Arial" w:cs="Arial"/>
                <w:sz w:val="20"/>
                <w:szCs w:val="20"/>
              </w:rPr>
              <w:t>Identificador único do produto (vinho, por exemplo) associado. É uma chave estrangeira que referencia a tabela Produto.</w:t>
            </w:r>
          </w:p>
        </w:tc>
        <w:tc>
          <w:tcPr>
            <w:tcW w:w="2693" w:type="dxa"/>
          </w:tcPr>
          <w:p w14:paraId="53101F1F" w14:textId="3585E3C7" w:rsidR="538E812A" w:rsidRDefault="538E812A" w:rsidP="538E812A">
            <w:pPr>
              <w:spacing w:before="0" w:after="0"/>
            </w:pPr>
            <w:r w:rsidRPr="538E812A">
              <w:rPr>
                <w:rFonts w:ascii="Arial" w:eastAsia="Arial" w:hAnsi="Arial" w:cs="Arial"/>
                <w:sz w:val="20"/>
                <w:szCs w:val="20"/>
              </w:rPr>
              <w:t>INT</w:t>
            </w:r>
          </w:p>
        </w:tc>
      </w:tr>
      <w:tr w:rsidR="06A679E1" w14:paraId="46E96819" w14:textId="77777777" w:rsidTr="538E812A">
        <w:trPr>
          <w:trHeight w:val="300"/>
        </w:trPr>
        <w:tc>
          <w:tcPr>
            <w:tcW w:w="1413" w:type="dxa"/>
            <w:shd w:val="clear" w:color="auto" w:fill="auto"/>
            <w:vAlign w:val="center"/>
          </w:tcPr>
          <w:p w14:paraId="0745B3AB" w14:textId="2FD21E12"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Is_Active</w:t>
            </w:r>
          </w:p>
        </w:tc>
        <w:tc>
          <w:tcPr>
            <w:tcW w:w="4678" w:type="dxa"/>
            <w:shd w:val="clear" w:color="auto" w:fill="auto"/>
            <w:vAlign w:val="center"/>
          </w:tcPr>
          <w:p w14:paraId="462FDBF7" w14:textId="32DB838E" w:rsidR="538E812A" w:rsidRDefault="538E812A" w:rsidP="538E812A">
            <w:pPr>
              <w:spacing w:before="0" w:after="0"/>
            </w:pPr>
            <w:r w:rsidRPr="538E812A">
              <w:rPr>
                <w:rFonts w:ascii="Arial" w:eastAsia="Arial" w:hAnsi="Arial" w:cs="Arial"/>
                <w:sz w:val="20"/>
                <w:szCs w:val="20"/>
              </w:rPr>
              <w:t>Indica se esta associação específica entre a casta e o produto está ativa. Pode ser útil para desativar a participação de uma casta num produto sem apagar o registo.</w:t>
            </w:r>
          </w:p>
        </w:tc>
        <w:tc>
          <w:tcPr>
            <w:tcW w:w="2693" w:type="dxa"/>
          </w:tcPr>
          <w:p w14:paraId="50D08608" w14:textId="3A471C72" w:rsidR="538E812A" w:rsidRDefault="538E812A" w:rsidP="538E812A">
            <w:pPr>
              <w:spacing w:before="0" w:after="0"/>
            </w:pPr>
            <w:r w:rsidRPr="538E812A">
              <w:rPr>
                <w:rFonts w:ascii="Arial" w:eastAsia="Arial" w:hAnsi="Arial" w:cs="Arial"/>
                <w:sz w:val="20"/>
                <w:szCs w:val="20"/>
              </w:rPr>
              <w:t>BOOLEAN</w:t>
            </w:r>
          </w:p>
        </w:tc>
      </w:tr>
      <w:tr w:rsidR="06A679E1" w14:paraId="0480A59F" w14:textId="77777777" w:rsidTr="538E812A">
        <w:trPr>
          <w:trHeight w:val="300"/>
        </w:trPr>
        <w:tc>
          <w:tcPr>
            <w:tcW w:w="1413" w:type="dxa"/>
            <w:shd w:val="clear" w:color="auto" w:fill="auto"/>
            <w:vAlign w:val="center"/>
          </w:tcPr>
          <w:p w14:paraId="295E7951" w14:textId="2B186AB8"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createdBy</w:t>
            </w:r>
          </w:p>
        </w:tc>
        <w:tc>
          <w:tcPr>
            <w:tcW w:w="4678" w:type="dxa"/>
            <w:shd w:val="clear" w:color="auto" w:fill="auto"/>
            <w:vAlign w:val="center"/>
          </w:tcPr>
          <w:p w14:paraId="504E982C" w14:textId="446D5ADF" w:rsidR="538E812A" w:rsidRDefault="538E812A" w:rsidP="538E812A">
            <w:pPr>
              <w:spacing w:before="0" w:after="0"/>
            </w:pPr>
            <w:r w:rsidRPr="538E812A">
              <w:rPr>
                <w:rFonts w:ascii="Arial" w:eastAsia="Arial" w:hAnsi="Arial" w:cs="Arial"/>
                <w:sz w:val="20"/>
                <w:szCs w:val="20"/>
              </w:rPr>
              <w:t>O nome de utilizador ou ID do utilizador que criou este registo de associação.</w:t>
            </w:r>
          </w:p>
        </w:tc>
        <w:tc>
          <w:tcPr>
            <w:tcW w:w="2693" w:type="dxa"/>
          </w:tcPr>
          <w:p w14:paraId="63F48AA6" w14:textId="3C963E72" w:rsidR="538E812A" w:rsidRDefault="538E812A" w:rsidP="538E812A">
            <w:pPr>
              <w:spacing w:before="0" w:after="0" w:line="259" w:lineRule="auto"/>
              <w:rPr>
                <w:rFonts w:ascii="Arial" w:eastAsia="Arial" w:hAnsi="Arial" w:cs="Arial"/>
                <w:sz w:val="20"/>
                <w:szCs w:val="20"/>
              </w:rPr>
            </w:pPr>
            <w:r w:rsidRPr="538E812A">
              <w:rPr>
                <w:rFonts w:ascii="Arial" w:eastAsia="Arial" w:hAnsi="Arial" w:cs="Arial"/>
                <w:sz w:val="20"/>
                <w:szCs w:val="20"/>
              </w:rPr>
              <w:t>VARCHAR (USER IDENTIFIER)</w:t>
            </w:r>
          </w:p>
        </w:tc>
      </w:tr>
      <w:tr w:rsidR="06A679E1" w14:paraId="2CA037D6" w14:textId="77777777" w:rsidTr="538E812A">
        <w:trPr>
          <w:trHeight w:val="300"/>
        </w:trPr>
        <w:tc>
          <w:tcPr>
            <w:tcW w:w="1413" w:type="dxa"/>
            <w:shd w:val="clear" w:color="auto" w:fill="auto"/>
            <w:vAlign w:val="center"/>
          </w:tcPr>
          <w:p w14:paraId="32F7B884" w14:textId="294E3707"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createdDate</w:t>
            </w:r>
          </w:p>
        </w:tc>
        <w:tc>
          <w:tcPr>
            <w:tcW w:w="4678" w:type="dxa"/>
            <w:shd w:val="clear" w:color="auto" w:fill="auto"/>
            <w:vAlign w:val="center"/>
          </w:tcPr>
          <w:p w14:paraId="2DBE67D3" w14:textId="5688322D" w:rsidR="538E812A" w:rsidRDefault="538E812A" w:rsidP="538E812A">
            <w:pPr>
              <w:spacing w:before="0" w:after="0"/>
            </w:pPr>
            <w:r w:rsidRPr="538E812A">
              <w:rPr>
                <w:rFonts w:ascii="Arial" w:eastAsia="Arial" w:hAnsi="Arial" w:cs="Arial"/>
                <w:sz w:val="20"/>
                <w:szCs w:val="20"/>
              </w:rPr>
              <w:t>A data e hora em que este registo de associação foi criado.</w:t>
            </w:r>
          </w:p>
        </w:tc>
        <w:tc>
          <w:tcPr>
            <w:tcW w:w="2693" w:type="dxa"/>
          </w:tcPr>
          <w:p w14:paraId="477A51D6" w14:textId="2813219B" w:rsidR="538E812A" w:rsidRDefault="538E812A" w:rsidP="538E812A">
            <w:pPr>
              <w:spacing w:before="0" w:after="0"/>
            </w:pPr>
            <w:r w:rsidRPr="538E812A">
              <w:rPr>
                <w:rFonts w:ascii="Arial" w:eastAsia="Arial" w:hAnsi="Arial" w:cs="Arial"/>
                <w:sz w:val="20"/>
                <w:szCs w:val="20"/>
              </w:rPr>
              <w:t>DATETIME</w:t>
            </w:r>
          </w:p>
        </w:tc>
      </w:tr>
      <w:tr w:rsidR="06A679E1" w14:paraId="5ECEE19E" w14:textId="77777777" w:rsidTr="538E812A">
        <w:trPr>
          <w:trHeight w:val="300"/>
        </w:trPr>
        <w:tc>
          <w:tcPr>
            <w:tcW w:w="1413" w:type="dxa"/>
            <w:shd w:val="clear" w:color="auto" w:fill="auto"/>
            <w:vAlign w:val="center"/>
          </w:tcPr>
          <w:p w14:paraId="4AB95A91" w14:textId="6E31BF89"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lastUpdatedBy</w:t>
            </w:r>
          </w:p>
        </w:tc>
        <w:tc>
          <w:tcPr>
            <w:tcW w:w="4678" w:type="dxa"/>
            <w:shd w:val="clear" w:color="auto" w:fill="auto"/>
            <w:vAlign w:val="center"/>
          </w:tcPr>
          <w:p w14:paraId="5F32B420" w14:textId="1FF71690" w:rsidR="538E812A" w:rsidRDefault="538E812A" w:rsidP="538E812A">
            <w:pPr>
              <w:spacing w:before="0" w:after="0"/>
            </w:pPr>
            <w:r w:rsidRPr="538E812A">
              <w:rPr>
                <w:rFonts w:ascii="Arial" w:eastAsia="Arial" w:hAnsi="Arial" w:cs="Arial"/>
                <w:sz w:val="20"/>
                <w:szCs w:val="20"/>
              </w:rPr>
              <w:t>O nome de utilizador ou ID do utilizador que fez a última atualização neste registo. Pode ser nulo se nunca tiver sido atualizado desde a criação.</w:t>
            </w:r>
          </w:p>
        </w:tc>
        <w:tc>
          <w:tcPr>
            <w:tcW w:w="2693" w:type="dxa"/>
          </w:tcPr>
          <w:p w14:paraId="09C86CCF" w14:textId="6FF1AFFF" w:rsidR="538E812A" w:rsidRDefault="538E812A" w:rsidP="538E812A">
            <w:pPr>
              <w:spacing w:before="0" w:after="0" w:line="259" w:lineRule="auto"/>
              <w:rPr>
                <w:rFonts w:ascii="Arial" w:eastAsia="Arial" w:hAnsi="Arial" w:cs="Arial"/>
                <w:sz w:val="20"/>
                <w:szCs w:val="20"/>
              </w:rPr>
            </w:pPr>
            <w:r w:rsidRPr="538E812A">
              <w:rPr>
                <w:rFonts w:ascii="Arial" w:eastAsia="Arial" w:hAnsi="Arial" w:cs="Arial"/>
                <w:sz w:val="20"/>
                <w:szCs w:val="20"/>
              </w:rPr>
              <w:t>VARCHAR (USER IDENTIFIER)</w:t>
            </w:r>
          </w:p>
          <w:p w14:paraId="4F8EB462" w14:textId="6A62E84E" w:rsidR="538E812A" w:rsidRDefault="538E812A" w:rsidP="538E812A">
            <w:pPr>
              <w:spacing w:before="0" w:after="0"/>
              <w:rPr>
                <w:rFonts w:ascii="Arial" w:eastAsia="Arial" w:hAnsi="Arial" w:cs="Arial"/>
                <w:sz w:val="20"/>
                <w:szCs w:val="20"/>
              </w:rPr>
            </w:pPr>
          </w:p>
        </w:tc>
      </w:tr>
      <w:tr w:rsidR="06A679E1" w14:paraId="4057002A" w14:textId="77777777" w:rsidTr="538E812A">
        <w:trPr>
          <w:trHeight w:val="300"/>
        </w:trPr>
        <w:tc>
          <w:tcPr>
            <w:tcW w:w="1413" w:type="dxa"/>
            <w:shd w:val="clear" w:color="auto" w:fill="auto"/>
            <w:vAlign w:val="center"/>
          </w:tcPr>
          <w:p w14:paraId="3A24FF82" w14:textId="00C904E6"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lastUpdateDate</w:t>
            </w:r>
          </w:p>
        </w:tc>
        <w:tc>
          <w:tcPr>
            <w:tcW w:w="4678" w:type="dxa"/>
            <w:shd w:val="clear" w:color="auto" w:fill="auto"/>
            <w:vAlign w:val="center"/>
          </w:tcPr>
          <w:p w14:paraId="453EAD38" w14:textId="682197A7" w:rsidR="538E812A" w:rsidRDefault="538E812A" w:rsidP="538E812A">
            <w:pPr>
              <w:spacing w:before="0" w:after="0"/>
            </w:pPr>
            <w:r w:rsidRPr="538E812A">
              <w:rPr>
                <w:rFonts w:ascii="Arial" w:eastAsia="Arial" w:hAnsi="Arial" w:cs="Arial"/>
                <w:sz w:val="20"/>
                <w:szCs w:val="20"/>
              </w:rPr>
              <w:t>A data e hora da última atualização neste registo. Pode ser nulo se nunca tiver sido atualizado desde a criação.</w:t>
            </w:r>
          </w:p>
        </w:tc>
        <w:tc>
          <w:tcPr>
            <w:tcW w:w="2693" w:type="dxa"/>
          </w:tcPr>
          <w:p w14:paraId="28B4ED73" w14:textId="16878958" w:rsidR="538E812A" w:rsidRDefault="538E812A" w:rsidP="538E812A">
            <w:pPr>
              <w:spacing w:before="0" w:after="0"/>
            </w:pPr>
            <w:r w:rsidRPr="538E812A">
              <w:rPr>
                <w:rFonts w:ascii="Arial" w:eastAsia="Arial" w:hAnsi="Arial" w:cs="Arial"/>
                <w:sz w:val="20"/>
                <w:szCs w:val="20"/>
              </w:rPr>
              <w:t>DATETIME</w:t>
            </w:r>
          </w:p>
        </w:tc>
      </w:tr>
    </w:tbl>
    <w:p w14:paraId="74AA615A" w14:textId="7F19C592" w:rsidR="06A679E1" w:rsidRDefault="06A679E1" w:rsidP="538E812A"/>
    <w:p w14:paraId="1DDC65DB" w14:textId="095D78AF" w:rsidR="21920141" w:rsidRDefault="538E812A" w:rsidP="06A679E1">
      <w:pPr>
        <w:pStyle w:val="Ttulo3"/>
        <w:spacing w:line="259" w:lineRule="auto"/>
        <w:ind w:left="576" w:hanging="576"/>
      </w:pPr>
      <w:bookmarkStart w:id="309" w:name="_Toc199624802"/>
      <w:r>
        <w:lastRenderedPageBreak/>
        <w:t>Tabela CategoriaFuncional</w:t>
      </w:r>
      <w:bookmarkEnd w:id="309"/>
    </w:p>
    <w:p w14:paraId="2534ACF9" w14:textId="72F6D126" w:rsidR="21920141" w:rsidRDefault="538E812A" w:rsidP="06A679E1">
      <w:pPr>
        <w:rPr>
          <w:sz w:val="22"/>
          <w:szCs w:val="22"/>
        </w:rPr>
      </w:pPr>
      <w:r w:rsidRPr="538E812A">
        <w:rPr>
          <w:sz w:val="22"/>
          <w:szCs w:val="22"/>
        </w:rPr>
        <w:t>A tabela seguinte descreve os campos do modelo de dados implementado.</w:t>
      </w:r>
    </w:p>
    <w:p w14:paraId="33F6F89F" w14:textId="77777777" w:rsidR="06A679E1" w:rsidRDefault="06A679E1" w:rsidP="06A679E1">
      <w:pPr>
        <w:rPr>
          <w:sz w:val="22"/>
          <w:szCs w:val="22"/>
        </w:rPr>
      </w:pPr>
    </w:p>
    <w:p w14:paraId="27B198BA" w14:textId="3B7C4FAB" w:rsidR="21920141" w:rsidRDefault="538E812A" w:rsidP="06A679E1">
      <w:pPr>
        <w:pStyle w:val="Legenda"/>
        <w:keepNext/>
        <w:jc w:val="center"/>
      </w:pPr>
      <w:bookmarkStart w:id="310" w:name="_Toc199624923"/>
      <w:r>
        <w:t xml:space="preserve">Tabela </w:t>
      </w:r>
      <w:fldSimple w:instr=" SEQ Tabela \* ARABIC ">
        <w:r>
          <w:t>7</w:t>
        </w:r>
        <w:r w:rsidR="00BF303B">
          <w:t>8</w:t>
        </w:r>
      </w:fldSimple>
      <w:r>
        <w:t>. Tabela CategoriaFuncional implementada.</w:t>
      </w:r>
      <w:bookmarkEnd w:id="31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5"/>
        <w:gridCol w:w="4627"/>
        <w:gridCol w:w="2676"/>
      </w:tblGrid>
      <w:tr w:rsidR="06A679E1" w14:paraId="0C0AE00B" w14:textId="77777777" w:rsidTr="538E812A">
        <w:trPr>
          <w:trHeight w:val="300"/>
        </w:trPr>
        <w:tc>
          <w:tcPr>
            <w:tcW w:w="1413" w:type="dxa"/>
            <w:shd w:val="clear" w:color="auto" w:fill="4472C4" w:themeFill="accent1"/>
            <w:vAlign w:val="center"/>
          </w:tcPr>
          <w:p w14:paraId="73636A6F" w14:textId="77777777" w:rsidR="06A679E1" w:rsidRDefault="538E812A" w:rsidP="06A679E1">
            <w:pPr>
              <w:rPr>
                <w:color w:val="FFFFFF" w:themeColor="background1"/>
                <w:sz w:val="22"/>
                <w:szCs w:val="22"/>
              </w:rPr>
            </w:pPr>
            <w:r w:rsidRPr="538E812A">
              <w:rPr>
                <w:color w:val="FFFFFF" w:themeColor="background1"/>
                <w:sz w:val="22"/>
                <w:szCs w:val="22"/>
              </w:rPr>
              <w:t>Campo</w:t>
            </w:r>
          </w:p>
        </w:tc>
        <w:tc>
          <w:tcPr>
            <w:tcW w:w="4678" w:type="dxa"/>
            <w:shd w:val="clear" w:color="auto" w:fill="4472C4" w:themeFill="accent1"/>
            <w:vAlign w:val="center"/>
          </w:tcPr>
          <w:p w14:paraId="2F2793DB" w14:textId="77777777" w:rsidR="06A679E1" w:rsidRDefault="538E812A" w:rsidP="06A679E1">
            <w:pPr>
              <w:rPr>
                <w:color w:val="FFFFFF" w:themeColor="background1"/>
                <w:sz w:val="22"/>
                <w:szCs w:val="22"/>
              </w:rPr>
            </w:pPr>
            <w:r w:rsidRPr="538E812A">
              <w:rPr>
                <w:color w:val="FFFFFF" w:themeColor="background1"/>
                <w:sz w:val="22"/>
                <w:szCs w:val="22"/>
              </w:rPr>
              <w:t>Descrição</w:t>
            </w:r>
          </w:p>
        </w:tc>
        <w:tc>
          <w:tcPr>
            <w:tcW w:w="2693" w:type="dxa"/>
            <w:shd w:val="clear" w:color="auto" w:fill="4472C4" w:themeFill="accent1"/>
            <w:vAlign w:val="center"/>
          </w:tcPr>
          <w:p w14:paraId="3A319119" w14:textId="77777777" w:rsidR="06A679E1" w:rsidRDefault="538E812A" w:rsidP="06A679E1">
            <w:pPr>
              <w:rPr>
                <w:color w:val="FFFFFF" w:themeColor="background1"/>
                <w:sz w:val="22"/>
                <w:szCs w:val="22"/>
              </w:rPr>
            </w:pPr>
            <w:r w:rsidRPr="538E812A">
              <w:rPr>
                <w:color w:val="FFFFFF" w:themeColor="background1"/>
                <w:sz w:val="22"/>
                <w:szCs w:val="22"/>
              </w:rPr>
              <w:t>Formato do campo</w:t>
            </w:r>
          </w:p>
        </w:tc>
      </w:tr>
      <w:tr w:rsidR="06A679E1" w14:paraId="3055F974" w14:textId="77777777" w:rsidTr="538E812A">
        <w:trPr>
          <w:trHeight w:val="300"/>
        </w:trPr>
        <w:tc>
          <w:tcPr>
            <w:tcW w:w="1413" w:type="dxa"/>
            <w:shd w:val="clear" w:color="auto" w:fill="auto"/>
            <w:vAlign w:val="center"/>
          </w:tcPr>
          <w:p w14:paraId="2DF33953" w14:textId="320926D2" w:rsidR="538E812A" w:rsidRDefault="538E812A" w:rsidP="538E812A">
            <w:pPr>
              <w:spacing w:before="0" w:after="0"/>
            </w:pPr>
            <w:r w:rsidRPr="538E812A">
              <w:rPr>
                <w:rFonts w:ascii="Arial" w:eastAsia="Arial" w:hAnsi="Arial" w:cs="Arial"/>
                <w:sz w:val="20"/>
                <w:szCs w:val="20"/>
              </w:rPr>
              <w:t>Id</w:t>
            </w:r>
          </w:p>
        </w:tc>
        <w:tc>
          <w:tcPr>
            <w:tcW w:w="4678" w:type="dxa"/>
            <w:shd w:val="clear" w:color="auto" w:fill="auto"/>
            <w:vAlign w:val="center"/>
          </w:tcPr>
          <w:p w14:paraId="629B272D" w14:textId="16BFD562" w:rsidR="538E812A" w:rsidRDefault="538E812A" w:rsidP="538E812A">
            <w:pPr>
              <w:spacing w:before="0" w:after="0"/>
            </w:pPr>
            <w:r w:rsidRPr="538E812A">
              <w:rPr>
                <w:rFonts w:ascii="Arial" w:eastAsia="Arial" w:hAnsi="Arial" w:cs="Arial"/>
                <w:sz w:val="20"/>
                <w:szCs w:val="20"/>
              </w:rPr>
              <w:t>Identificador único da categoria funcional. É a chave primária da tabela.</w:t>
            </w:r>
          </w:p>
        </w:tc>
        <w:tc>
          <w:tcPr>
            <w:tcW w:w="2693" w:type="dxa"/>
          </w:tcPr>
          <w:p w14:paraId="1AD4BA6F" w14:textId="75B3247A" w:rsidR="538E812A" w:rsidRDefault="538E812A" w:rsidP="538E812A">
            <w:pPr>
              <w:spacing w:before="0" w:after="0"/>
            </w:pPr>
            <w:r w:rsidRPr="538E812A">
              <w:rPr>
                <w:rFonts w:ascii="Arial" w:eastAsia="Arial" w:hAnsi="Arial" w:cs="Arial"/>
                <w:sz w:val="20"/>
                <w:szCs w:val="20"/>
              </w:rPr>
              <w:t>INT</w:t>
            </w:r>
          </w:p>
        </w:tc>
      </w:tr>
      <w:tr w:rsidR="06A679E1" w14:paraId="7B195FD2" w14:textId="77777777" w:rsidTr="538E812A">
        <w:trPr>
          <w:trHeight w:val="300"/>
        </w:trPr>
        <w:tc>
          <w:tcPr>
            <w:tcW w:w="1413" w:type="dxa"/>
            <w:shd w:val="clear" w:color="auto" w:fill="auto"/>
            <w:vAlign w:val="center"/>
          </w:tcPr>
          <w:p w14:paraId="32CD4F78" w14:textId="1F0DF3DA"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denominacao</w:t>
            </w:r>
          </w:p>
        </w:tc>
        <w:tc>
          <w:tcPr>
            <w:tcW w:w="4678" w:type="dxa"/>
            <w:shd w:val="clear" w:color="auto" w:fill="auto"/>
            <w:vAlign w:val="center"/>
          </w:tcPr>
          <w:p w14:paraId="0E9CE257" w14:textId="7059484B"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O nome ou denominação da categoria funcional (ex: "Administrador", "Enólogo", "Comercial", "Produção"). Este campo deve ser único para cada categoria.</w:t>
            </w:r>
          </w:p>
        </w:tc>
        <w:tc>
          <w:tcPr>
            <w:tcW w:w="2693" w:type="dxa"/>
          </w:tcPr>
          <w:p w14:paraId="62485B83" w14:textId="578C3F61"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VARCHAR(100) - TEXT</w:t>
            </w:r>
          </w:p>
        </w:tc>
      </w:tr>
      <w:tr w:rsidR="06A679E1" w14:paraId="01513E23" w14:textId="77777777" w:rsidTr="538E812A">
        <w:trPr>
          <w:trHeight w:val="300"/>
        </w:trPr>
        <w:tc>
          <w:tcPr>
            <w:tcW w:w="1413" w:type="dxa"/>
            <w:shd w:val="clear" w:color="auto" w:fill="auto"/>
            <w:vAlign w:val="center"/>
          </w:tcPr>
          <w:p w14:paraId="4D17F4A3" w14:textId="16A6760E"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Is_Active</w:t>
            </w:r>
          </w:p>
        </w:tc>
        <w:tc>
          <w:tcPr>
            <w:tcW w:w="4678" w:type="dxa"/>
            <w:shd w:val="clear" w:color="auto" w:fill="auto"/>
            <w:vAlign w:val="center"/>
          </w:tcPr>
          <w:p w14:paraId="14CA8EA0" w14:textId="44E6DD42" w:rsidR="538E812A" w:rsidRDefault="538E812A" w:rsidP="538E812A">
            <w:pPr>
              <w:spacing w:before="0" w:after="0"/>
            </w:pPr>
            <w:r w:rsidRPr="538E812A">
              <w:rPr>
                <w:rFonts w:ascii="Arial" w:eastAsia="Arial" w:hAnsi="Arial" w:cs="Arial"/>
                <w:sz w:val="20"/>
                <w:szCs w:val="20"/>
              </w:rPr>
              <w:t>Indica se a categoria funcional está ativa ou inativa no sistema. Útil para gerir categorias que não estão mais em uso.</w:t>
            </w:r>
          </w:p>
        </w:tc>
        <w:tc>
          <w:tcPr>
            <w:tcW w:w="2693" w:type="dxa"/>
          </w:tcPr>
          <w:p w14:paraId="7B51A626" w14:textId="45B3F54E" w:rsidR="538E812A" w:rsidRDefault="538E812A" w:rsidP="538E812A">
            <w:pPr>
              <w:spacing w:before="0" w:after="0"/>
            </w:pPr>
            <w:r w:rsidRPr="538E812A">
              <w:rPr>
                <w:rFonts w:ascii="Arial" w:eastAsia="Arial" w:hAnsi="Arial" w:cs="Arial"/>
                <w:sz w:val="20"/>
                <w:szCs w:val="20"/>
              </w:rPr>
              <w:t>BOOLEAN</w:t>
            </w:r>
          </w:p>
        </w:tc>
      </w:tr>
      <w:tr w:rsidR="06A679E1" w14:paraId="3D9727A2" w14:textId="77777777" w:rsidTr="538E812A">
        <w:trPr>
          <w:trHeight w:val="300"/>
        </w:trPr>
        <w:tc>
          <w:tcPr>
            <w:tcW w:w="1413" w:type="dxa"/>
            <w:shd w:val="clear" w:color="auto" w:fill="auto"/>
            <w:vAlign w:val="center"/>
          </w:tcPr>
          <w:p w14:paraId="2938DF49" w14:textId="34579FA3"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createdBy</w:t>
            </w:r>
          </w:p>
        </w:tc>
        <w:tc>
          <w:tcPr>
            <w:tcW w:w="4678" w:type="dxa"/>
            <w:shd w:val="clear" w:color="auto" w:fill="auto"/>
            <w:vAlign w:val="center"/>
          </w:tcPr>
          <w:p w14:paraId="66792B7D" w14:textId="4B2F993C" w:rsidR="538E812A" w:rsidRDefault="538E812A" w:rsidP="538E812A">
            <w:pPr>
              <w:spacing w:before="0" w:after="0"/>
            </w:pPr>
            <w:r w:rsidRPr="538E812A">
              <w:rPr>
                <w:rFonts w:ascii="Arial" w:eastAsia="Arial" w:hAnsi="Arial" w:cs="Arial"/>
                <w:sz w:val="20"/>
                <w:szCs w:val="20"/>
              </w:rPr>
              <w:t>O nome de utilizador ou ID do utilizador que criou o registo da categoria funcional.</w:t>
            </w:r>
          </w:p>
        </w:tc>
        <w:tc>
          <w:tcPr>
            <w:tcW w:w="2693" w:type="dxa"/>
          </w:tcPr>
          <w:p w14:paraId="20A8AA6E" w14:textId="589EF6BE" w:rsidR="538E812A" w:rsidRDefault="538E812A" w:rsidP="538E812A">
            <w:pPr>
              <w:spacing w:before="0" w:after="0" w:line="259" w:lineRule="auto"/>
              <w:rPr>
                <w:rFonts w:ascii="Arial" w:eastAsia="Arial" w:hAnsi="Arial" w:cs="Arial"/>
                <w:sz w:val="20"/>
                <w:szCs w:val="20"/>
              </w:rPr>
            </w:pPr>
            <w:r w:rsidRPr="538E812A">
              <w:rPr>
                <w:rFonts w:ascii="Arial" w:eastAsia="Arial" w:hAnsi="Arial" w:cs="Arial"/>
                <w:sz w:val="20"/>
                <w:szCs w:val="20"/>
              </w:rPr>
              <w:t>VARCHAR (USER IDENTIFIER)</w:t>
            </w:r>
          </w:p>
        </w:tc>
      </w:tr>
      <w:tr w:rsidR="06A679E1" w14:paraId="518FA18C" w14:textId="77777777" w:rsidTr="538E812A">
        <w:trPr>
          <w:trHeight w:val="300"/>
        </w:trPr>
        <w:tc>
          <w:tcPr>
            <w:tcW w:w="1413" w:type="dxa"/>
            <w:shd w:val="clear" w:color="auto" w:fill="auto"/>
            <w:vAlign w:val="center"/>
          </w:tcPr>
          <w:p w14:paraId="142B52DB" w14:textId="239F69F2"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createdDate</w:t>
            </w:r>
          </w:p>
        </w:tc>
        <w:tc>
          <w:tcPr>
            <w:tcW w:w="4678" w:type="dxa"/>
            <w:shd w:val="clear" w:color="auto" w:fill="auto"/>
            <w:vAlign w:val="center"/>
          </w:tcPr>
          <w:p w14:paraId="3FF768D2" w14:textId="3A484A3C" w:rsidR="538E812A" w:rsidRDefault="538E812A" w:rsidP="538E812A">
            <w:pPr>
              <w:spacing w:before="0" w:after="0"/>
            </w:pPr>
            <w:r w:rsidRPr="538E812A">
              <w:rPr>
                <w:rFonts w:ascii="Arial" w:eastAsia="Arial" w:hAnsi="Arial" w:cs="Arial"/>
                <w:sz w:val="20"/>
                <w:szCs w:val="20"/>
              </w:rPr>
              <w:t>A data e hora em que o registo da categoria funcional foi criado.</w:t>
            </w:r>
          </w:p>
        </w:tc>
        <w:tc>
          <w:tcPr>
            <w:tcW w:w="2693" w:type="dxa"/>
          </w:tcPr>
          <w:p w14:paraId="2C0562A3" w14:textId="114AA36D" w:rsidR="538E812A" w:rsidRDefault="538E812A" w:rsidP="538E812A">
            <w:pPr>
              <w:spacing w:before="0" w:after="0"/>
            </w:pPr>
            <w:r w:rsidRPr="538E812A">
              <w:rPr>
                <w:rFonts w:ascii="Arial" w:eastAsia="Arial" w:hAnsi="Arial" w:cs="Arial"/>
                <w:sz w:val="20"/>
                <w:szCs w:val="20"/>
              </w:rPr>
              <w:t>DATETIME</w:t>
            </w:r>
          </w:p>
        </w:tc>
      </w:tr>
      <w:tr w:rsidR="06A679E1" w14:paraId="1B43A1CB" w14:textId="77777777" w:rsidTr="538E812A">
        <w:trPr>
          <w:trHeight w:val="300"/>
        </w:trPr>
        <w:tc>
          <w:tcPr>
            <w:tcW w:w="1413" w:type="dxa"/>
            <w:shd w:val="clear" w:color="auto" w:fill="auto"/>
            <w:vAlign w:val="center"/>
          </w:tcPr>
          <w:p w14:paraId="13BE38BC" w14:textId="2BCB5E55"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lastUpdatedBy</w:t>
            </w:r>
          </w:p>
        </w:tc>
        <w:tc>
          <w:tcPr>
            <w:tcW w:w="4678" w:type="dxa"/>
            <w:shd w:val="clear" w:color="auto" w:fill="auto"/>
            <w:vAlign w:val="center"/>
          </w:tcPr>
          <w:p w14:paraId="3AD25666" w14:textId="709DACFE" w:rsidR="538E812A" w:rsidRDefault="538E812A" w:rsidP="538E812A">
            <w:pPr>
              <w:spacing w:before="0" w:after="0"/>
            </w:pPr>
            <w:r w:rsidRPr="538E812A">
              <w:rPr>
                <w:rFonts w:ascii="Arial" w:eastAsia="Arial" w:hAnsi="Arial" w:cs="Arial"/>
                <w:sz w:val="20"/>
                <w:szCs w:val="20"/>
              </w:rPr>
              <w:t>O nome de utilizador ou ID do utilizador que fez a última atualização no registo da categoria funcional. Pode ser nulo se nunca tiver sido atualizado desde a criação.</w:t>
            </w:r>
          </w:p>
        </w:tc>
        <w:tc>
          <w:tcPr>
            <w:tcW w:w="2693" w:type="dxa"/>
          </w:tcPr>
          <w:p w14:paraId="08B93565" w14:textId="29EE0C47" w:rsidR="538E812A" w:rsidRDefault="538E812A" w:rsidP="538E812A">
            <w:pPr>
              <w:spacing w:before="0" w:after="0" w:line="259" w:lineRule="auto"/>
              <w:rPr>
                <w:rFonts w:ascii="Arial" w:eastAsia="Arial" w:hAnsi="Arial" w:cs="Arial"/>
                <w:sz w:val="20"/>
                <w:szCs w:val="20"/>
              </w:rPr>
            </w:pPr>
            <w:r w:rsidRPr="538E812A">
              <w:rPr>
                <w:rFonts w:ascii="Arial" w:eastAsia="Arial" w:hAnsi="Arial" w:cs="Arial"/>
                <w:sz w:val="20"/>
                <w:szCs w:val="20"/>
              </w:rPr>
              <w:t>VARCHAR (USER IDENTIFIER)</w:t>
            </w:r>
          </w:p>
          <w:p w14:paraId="62D92EB8" w14:textId="36D04C80" w:rsidR="538E812A" w:rsidRDefault="538E812A" w:rsidP="538E812A">
            <w:pPr>
              <w:spacing w:before="0" w:after="0"/>
              <w:rPr>
                <w:rFonts w:ascii="Arial" w:eastAsia="Arial" w:hAnsi="Arial" w:cs="Arial"/>
                <w:sz w:val="20"/>
                <w:szCs w:val="20"/>
              </w:rPr>
            </w:pPr>
          </w:p>
        </w:tc>
      </w:tr>
      <w:tr w:rsidR="06A679E1" w14:paraId="20AEB0AE" w14:textId="77777777" w:rsidTr="538E812A">
        <w:trPr>
          <w:trHeight w:val="300"/>
        </w:trPr>
        <w:tc>
          <w:tcPr>
            <w:tcW w:w="1413" w:type="dxa"/>
            <w:shd w:val="clear" w:color="auto" w:fill="auto"/>
            <w:vAlign w:val="center"/>
          </w:tcPr>
          <w:p w14:paraId="3D507642" w14:textId="2C6577FF"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lastUpdateDate</w:t>
            </w:r>
          </w:p>
        </w:tc>
        <w:tc>
          <w:tcPr>
            <w:tcW w:w="4678" w:type="dxa"/>
            <w:shd w:val="clear" w:color="auto" w:fill="auto"/>
            <w:vAlign w:val="center"/>
          </w:tcPr>
          <w:p w14:paraId="7A0132B9" w14:textId="1CFDB39B" w:rsidR="538E812A" w:rsidRDefault="538E812A" w:rsidP="538E812A">
            <w:pPr>
              <w:spacing w:before="0" w:after="0"/>
            </w:pPr>
            <w:r w:rsidRPr="538E812A">
              <w:rPr>
                <w:rFonts w:ascii="Arial" w:eastAsia="Arial" w:hAnsi="Arial" w:cs="Arial"/>
                <w:sz w:val="20"/>
                <w:szCs w:val="20"/>
              </w:rPr>
              <w:t>A data e hora da última atualização no registo da categoria funcional. Pode ser nulo se nunca tiver sido atualizado desde a criação.</w:t>
            </w:r>
          </w:p>
        </w:tc>
        <w:tc>
          <w:tcPr>
            <w:tcW w:w="2693" w:type="dxa"/>
          </w:tcPr>
          <w:p w14:paraId="196AC19C" w14:textId="4660AC5C" w:rsidR="538E812A" w:rsidRDefault="538E812A" w:rsidP="538E812A">
            <w:pPr>
              <w:spacing w:before="0" w:after="0"/>
            </w:pPr>
            <w:r w:rsidRPr="538E812A">
              <w:rPr>
                <w:rFonts w:ascii="Arial" w:eastAsia="Arial" w:hAnsi="Arial" w:cs="Arial"/>
                <w:sz w:val="20"/>
                <w:szCs w:val="20"/>
              </w:rPr>
              <w:t>DATETIME</w:t>
            </w:r>
          </w:p>
        </w:tc>
      </w:tr>
    </w:tbl>
    <w:p w14:paraId="4AD06097" w14:textId="63D0BEF7" w:rsidR="06A679E1" w:rsidRDefault="06A679E1" w:rsidP="06A679E1"/>
    <w:p w14:paraId="14EF1D91" w14:textId="3F50DA62" w:rsidR="0A22863F" w:rsidRDefault="538E812A" w:rsidP="538E812A">
      <w:pPr>
        <w:pStyle w:val="Ttulo3"/>
        <w:spacing w:line="259" w:lineRule="auto"/>
        <w:ind w:left="576" w:hanging="576"/>
        <w:rPr>
          <w:iCs w:val="0"/>
          <w:szCs w:val="20"/>
        </w:rPr>
      </w:pPr>
      <w:bookmarkStart w:id="311" w:name="_Toc199624803"/>
      <w:r>
        <w:t>Tabela Cliente</w:t>
      </w:r>
      <w:bookmarkEnd w:id="311"/>
    </w:p>
    <w:p w14:paraId="43C4E94F" w14:textId="72F6D126" w:rsidR="0A22863F" w:rsidRDefault="538E812A" w:rsidP="06A679E1">
      <w:pPr>
        <w:rPr>
          <w:sz w:val="22"/>
          <w:szCs w:val="22"/>
        </w:rPr>
      </w:pPr>
      <w:r w:rsidRPr="538E812A">
        <w:rPr>
          <w:sz w:val="22"/>
          <w:szCs w:val="22"/>
        </w:rPr>
        <w:t>A tabela seguinte descreve os campos do modelo de dados implementado.</w:t>
      </w:r>
    </w:p>
    <w:p w14:paraId="4795A0B2" w14:textId="77777777" w:rsidR="06A679E1" w:rsidRDefault="06A679E1" w:rsidP="06A679E1">
      <w:pPr>
        <w:rPr>
          <w:sz w:val="22"/>
          <w:szCs w:val="22"/>
        </w:rPr>
      </w:pPr>
    </w:p>
    <w:p w14:paraId="308D9862" w14:textId="18B5BA90" w:rsidR="0A22863F" w:rsidRDefault="538E812A" w:rsidP="06A679E1">
      <w:pPr>
        <w:pStyle w:val="Legenda"/>
        <w:keepNext/>
        <w:jc w:val="center"/>
      </w:pPr>
      <w:bookmarkStart w:id="312" w:name="_Toc199624924"/>
      <w:r>
        <w:t xml:space="preserve">Tabela </w:t>
      </w:r>
      <w:fldSimple w:instr=" SEQ Tabela \* ARABIC ">
        <w:r>
          <w:t>7</w:t>
        </w:r>
        <w:r w:rsidR="00BF303B">
          <w:t>9</w:t>
        </w:r>
      </w:fldSimple>
      <w:r>
        <w:t>. Tabela Cliente implementada.</w:t>
      </w:r>
      <w:bookmarkEnd w:id="31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7"/>
        <w:gridCol w:w="4443"/>
        <w:gridCol w:w="2638"/>
      </w:tblGrid>
      <w:tr w:rsidR="06A679E1" w14:paraId="1776DC0F" w14:textId="77777777" w:rsidTr="538E812A">
        <w:trPr>
          <w:trHeight w:val="300"/>
        </w:trPr>
        <w:tc>
          <w:tcPr>
            <w:tcW w:w="1413" w:type="dxa"/>
            <w:shd w:val="clear" w:color="auto" w:fill="4472C4" w:themeFill="accent1"/>
            <w:vAlign w:val="center"/>
          </w:tcPr>
          <w:p w14:paraId="781F1E44" w14:textId="77777777" w:rsidR="06A679E1" w:rsidRDefault="538E812A" w:rsidP="06A679E1">
            <w:pPr>
              <w:rPr>
                <w:color w:val="FFFFFF" w:themeColor="background1"/>
                <w:sz w:val="22"/>
                <w:szCs w:val="22"/>
              </w:rPr>
            </w:pPr>
            <w:r w:rsidRPr="538E812A">
              <w:rPr>
                <w:color w:val="FFFFFF" w:themeColor="background1"/>
                <w:sz w:val="22"/>
                <w:szCs w:val="22"/>
              </w:rPr>
              <w:t>Campo</w:t>
            </w:r>
          </w:p>
        </w:tc>
        <w:tc>
          <w:tcPr>
            <w:tcW w:w="4678" w:type="dxa"/>
            <w:shd w:val="clear" w:color="auto" w:fill="4472C4" w:themeFill="accent1"/>
            <w:vAlign w:val="center"/>
          </w:tcPr>
          <w:p w14:paraId="4AE3EF04" w14:textId="77777777" w:rsidR="06A679E1" w:rsidRDefault="538E812A" w:rsidP="06A679E1">
            <w:pPr>
              <w:rPr>
                <w:color w:val="FFFFFF" w:themeColor="background1"/>
                <w:sz w:val="22"/>
                <w:szCs w:val="22"/>
              </w:rPr>
            </w:pPr>
            <w:r w:rsidRPr="538E812A">
              <w:rPr>
                <w:color w:val="FFFFFF" w:themeColor="background1"/>
                <w:sz w:val="22"/>
                <w:szCs w:val="22"/>
              </w:rPr>
              <w:t>Descrição</w:t>
            </w:r>
          </w:p>
        </w:tc>
        <w:tc>
          <w:tcPr>
            <w:tcW w:w="2693" w:type="dxa"/>
            <w:shd w:val="clear" w:color="auto" w:fill="4472C4" w:themeFill="accent1"/>
            <w:vAlign w:val="center"/>
          </w:tcPr>
          <w:p w14:paraId="525ADBC1" w14:textId="77777777" w:rsidR="06A679E1" w:rsidRDefault="538E812A" w:rsidP="06A679E1">
            <w:pPr>
              <w:rPr>
                <w:color w:val="FFFFFF" w:themeColor="background1"/>
                <w:sz w:val="22"/>
                <w:szCs w:val="22"/>
              </w:rPr>
            </w:pPr>
            <w:r w:rsidRPr="538E812A">
              <w:rPr>
                <w:color w:val="FFFFFF" w:themeColor="background1"/>
                <w:sz w:val="22"/>
                <w:szCs w:val="22"/>
              </w:rPr>
              <w:t>Formato do campo</w:t>
            </w:r>
          </w:p>
        </w:tc>
      </w:tr>
      <w:tr w:rsidR="06A679E1" w14:paraId="206A4BF3" w14:textId="77777777" w:rsidTr="538E812A">
        <w:trPr>
          <w:trHeight w:val="300"/>
        </w:trPr>
        <w:tc>
          <w:tcPr>
            <w:tcW w:w="1413" w:type="dxa"/>
            <w:shd w:val="clear" w:color="auto" w:fill="auto"/>
            <w:vAlign w:val="center"/>
          </w:tcPr>
          <w:p w14:paraId="6A9385BD" w14:textId="0B569C57" w:rsidR="538E812A" w:rsidRDefault="538E812A" w:rsidP="538E812A">
            <w:pPr>
              <w:spacing w:before="0" w:after="0"/>
            </w:pPr>
            <w:r w:rsidRPr="538E812A">
              <w:rPr>
                <w:rFonts w:ascii="Arial" w:eastAsia="Arial" w:hAnsi="Arial" w:cs="Arial"/>
                <w:sz w:val="20"/>
                <w:szCs w:val="20"/>
              </w:rPr>
              <w:t>Id</w:t>
            </w:r>
          </w:p>
        </w:tc>
        <w:tc>
          <w:tcPr>
            <w:tcW w:w="4678" w:type="dxa"/>
            <w:shd w:val="clear" w:color="auto" w:fill="auto"/>
            <w:vAlign w:val="center"/>
          </w:tcPr>
          <w:p w14:paraId="47198F52" w14:textId="023ADA9B" w:rsidR="538E812A" w:rsidRDefault="538E812A" w:rsidP="538E812A">
            <w:pPr>
              <w:spacing w:before="0" w:after="0"/>
            </w:pPr>
            <w:r w:rsidRPr="538E812A">
              <w:rPr>
                <w:rFonts w:ascii="Arial" w:eastAsia="Arial" w:hAnsi="Arial" w:cs="Arial"/>
                <w:sz w:val="20"/>
                <w:szCs w:val="20"/>
              </w:rPr>
              <w:t>Identificador único do cliente. É a chave primária da tabela</w:t>
            </w:r>
          </w:p>
        </w:tc>
        <w:tc>
          <w:tcPr>
            <w:tcW w:w="2693" w:type="dxa"/>
          </w:tcPr>
          <w:p w14:paraId="0CC01CF3" w14:textId="1D75B23A" w:rsidR="538E812A" w:rsidRDefault="538E812A" w:rsidP="538E812A">
            <w:pPr>
              <w:spacing w:before="0" w:after="0"/>
            </w:pPr>
            <w:r w:rsidRPr="538E812A">
              <w:rPr>
                <w:rFonts w:ascii="Arial" w:eastAsia="Arial" w:hAnsi="Arial" w:cs="Arial"/>
                <w:sz w:val="20"/>
                <w:szCs w:val="20"/>
              </w:rPr>
              <w:t>INT</w:t>
            </w:r>
          </w:p>
        </w:tc>
      </w:tr>
      <w:tr w:rsidR="06A679E1" w14:paraId="6A18C0A0" w14:textId="77777777" w:rsidTr="538E812A">
        <w:trPr>
          <w:trHeight w:val="300"/>
        </w:trPr>
        <w:tc>
          <w:tcPr>
            <w:tcW w:w="1413" w:type="dxa"/>
            <w:shd w:val="clear" w:color="auto" w:fill="auto"/>
            <w:vAlign w:val="center"/>
          </w:tcPr>
          <w:p w14:paraId="4461B48A" w14:textId="6B881C12" w:rsidR="538E812A" w:rsidRDefault="538E812A" w:rsidP="538E812A">
            <w:pPr>
              <w:spacing w:before="0" w:after="0"/>
            </w:pPr>
            <w:r w:rsidRPr="538E812A">
              <w:rPr>
                <w:rFonts w:ascii="Arial" w:eastAsia="Arial" w:hAnsi="Arial" w:cs="Arial"/>
                <w:sz w:val="20"/>
                <w:szCs w:val="20"/>
              </w:rPr>
              <w:t>nome</w:t>
            </w:r>
          </w:p>
        </w:tc>
        <w:tc>
          <w:tcPr>
            <w:tcW w:w="4678" w:type="dxa"/>
            <w:shd w:val="clear" w:color="auto" w:fill="auto"/>
            <w:vAlign w:val="center"/>
          </w:tcPr>
          <w:p w14:paraId="713BC342" w14:textId="46179E8A" w:rsidR="538E812A" w:rsidRDefault="538E812A" w:rsidP="538E812A">
            <w:pPr>
              <w:spacing w:before="0" w:after="0"/>
            </w:pPr>
            <w:r w:rsidRPr="538E812A">
              <w:rPr>
                <w:rFonts w:ascii="Arial" w:eastAsia="Arial" w:hAnsi="Arial" w:cs="Arial"/>
                <w:sz w:val="20"/>
                <w:szCs w:val="20"/>
              </w:rPr>
              <w:t>O nome completo ou o nome da empresa do cliente</w:t>
            </w:r>
          </w:p>
        </w:tc>
        <w:tc>
          <w:tcPr>
            <w:tcW w:w="2693" w:type="dxa"/>
          </w:tcPr>
          <w:p w14:paraId="3936534F" w14:textId="00DDCD03"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VARCHAR(255)</w:t>
            </w:r>
          </w:p>
        </w:tc>
      </w:tr>
      <w:tr w:rsidR="06A679E1" w14:paraId="1A05630E" w14:textId="77777777" w:rsidTr="538E812A">
        <w:trPr>
          <w:trHeight w:val="300"/>
        </w:trPr>
        <w:tc>
          <w:tcPr>
            <w:tcW w:w="1413" w:type="dxa"/>
            <w:shd w:val="clear" w:color="auto" w:fill="auto"/>
            <w:vAlign w:val="center"/>
          </w:tcPr>
          <w:p w14:paraId="2EF72C34" w14:textId="0975A061"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nif</w:t>
            </w:r>
          </w:p>
        </w:tc>
        <w:tc>
          <w:tcPr>
            <w:tcW w:w="4678" w:type="dxa"/>
            <w:shd w:val="clear" w:color="auto" w:fill="auto"/>
            <w:vAlign w:val="center"/>
          </w:tcPr>
          <w:p w14:paraId="3C6FB357" w14:textId="1D32D308" w:rsidR="538E812A" w:rsidRDefault="538E812A" w:rsidP="538E812A">
            <w:pPr>
              <w:spacing w:before="0" w:after="0"/>
            </w:pPr>
            <w:r w:rsidRPr="538E812A">
              <w:rPr>
                <w:rFonts w:ascii="Arial" w:eastAsia="Arial" w:hAnsi="Arial" w:cs="Arial"/>
                <w:sz w:val="20"/>
                <w:szCs w:val="20"/>
              </w:rPr>
              <w:t>O Número de Identificação Fiscal (NIF) do cliente.</w:t>
            </w:r>
          </w:p>
        </w:tc>
        <w:tc>
          <w:tcPr>
            <w:tcW w:w="2693" w:type="dxa"/>
          </w:tcPr>
          <w:p w14:paraId="428C3481" w14:textId="36B3DAB1" w:rsidR="538E812A" w:rsidRDefault="538E812A" w:rsidP="538E812A">
            <w:pPr>
              <w:spacing w:before="0" w:after="0" w:line="259" w:lineRule="auto"/>
            </w:pPr>
            <w:r w:rsidRPr="538E812A">
              <w:rPr>
                <w:rFonts w:ascii="Arial" w:eastAsia="Arial" w:hAnsi="Arial" w:cs="Arial"/>
                <w:sz w:val="20"/>
                <w:szCs w:val="20"/>
              </w:rPr>
              <w:t>INT</w:t>
            </w:r>
          </w:p>
        </w:tc>
      </w:tr>
      <w:tr w:rsidR="06A679E1" w14:paraId="71B60036" w14:textId="77777777" w:rsidTr="538E812A">
        <w:trPr>
          <w:trHeight w:val="300"/>
        </w:trPr>
        <w:tc>
          <w:tcPr>
            <w:tcW w:w="1413" w:type="dxa"/>
            <w:shd w:val="clear" w:color="auto" w:fill="auto"/>
            <w:vAlign w:val="center"/>
          </w:tcPr>
          <w:p w14:paraId="4F03316C" w14:textId="73D5C6EB" w:rsidR="538E812A" w:rsidRDefault="538E812A" w:rsidP="538E812A">
            <w:pPr>
              <w:spacing w:before="0" w:after="0"/>
            </w:pPr>
            <w:r w:rsidRPr="538E812A">
              <w:rPr>
                <w:rFonts w:ascii="Arial" w:eastAsia="Arial" w:hAnsi="Arial" w:cs="Arial"/>
                <w:sz w:val="20"/>
                <w:szCs w:val="20"/>
              </w:rPr>
              <w:t>email</w:t>
            </w:r>
          </w:p>
        </w:tc>
        <w:tc>
          <w:tcPr>
            <w:tcW w:w="4678" w:type="dxa"/>
            <w:shd w:val="clear" w:color="auto" w:fill="auto"/>
            <w:vAlign w:val="center"/>
          </w:tcPr>
          <w:p w14:paraId="2FF3D91F" w14:textId="091E243D" w:rsidR="538E812A" w:rsidRDefault="538E812A" w:rsidP="538E812A">
            <w:pPr>
              <w:spacing w:before="0" w:after="0"/>
            </w:pPr>
            <w:r w:rsidRPr="538E812A">
              <w:rPr>
                <w:rFonts w:ascii="Arial" w:eastAsia="Arial" w:hAnsi="Arial" w:cs="Arial"/>
                <w:sz w:val="20"/>
                <w:szCs w:val="20"/>
              </w:rPr>
              <w:t>O endereço de e-mail do cliente. Deve ser único e é frequentemente usado para login ou comunicação</w:t>
            </w:r>
          </w:p>
        </w:tc>
        <w:tc>
          <w:tcPr>
            <w:tcW w:w="2693" w:type="dxa"/>
          </w:tcPr>
          <w:p w14:paraId="4E7AA19C" w14:textId="34BD9BA0"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VARCHAR(255) TEXT</w:t>
            </w:r>
          </w:p>
        </w:tc>
      </w:tr>
      <w:tr w:rsidR="06A679E1" w14:paraId="52625EA5" w14:textId="77777777" w:rsidTr="538E812A">
        <w:trPr>
          <w:trHeight w:val="300"/>
        </w:trPr>
        <w:tc>
          <w:tcPr>
            <w:tcW w:w="1413" w:type="dxa"/>
            <w:shd w:val="clear" w:color="auto" w:fill="auto"/>
            <w:vAlign w:val="center"/>
          </w:tcPr>
          <w:p w14:paraId="501189EA" w14:textId="2688AA50"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MoradaId</w:t>
            </w:r>
          </w:p>
        </w:tc>
        <w:tc>
          <w:tcPr>
            <w:tcW w:w="4678" w:type="dxa"/>
            <w:shd w:val="clear" w:color="auto" w:fill="auto"/>
            <w:vAlign w:val="center"/>
          </w:tcPr>
          <w:p w14:paraId="7727922C" w14:textId="23B164C0" w:rsidR="538E812A" w:rsidRDefault="538E812A" w:rsidP="538E812A">
            <w:pPr>
              <w:spacing w:before="0" w:after="0"/>
            </w:pPr>
            <w:r w:rsidRPr="538E812A">
              <w:rPr>
                <w:rFonts w:ascii="Arial" w:eastAsia="Arial" w:hAnsi="Arial" w:cs="Arial"/>
                <w:sz w:val="20"/>
                <w:szCs w:val="20"/>
              </w:rPr>
              <w:t>Identificador único da morada principal do cliente. É uma chave estrangeira que referencia a tabela Morada</w:t>
            </w:r>
          </w:p>
        </w:tc>
        <w:tc>
          <w:tcPr>
            <w:tcW w:w="2693" w:type="dxa"/>
          </w:tcPr>
          <w:p w14:paraId="74ED6823" w14:textId="3931B20E" w:rsidR="538E812A" w:rsidRDefault="538E812A" w:rsidP="538E812A">
            <w:pPr>
              <w:spacing w:before="0" w:after="0"/>
            </w:pPr>
            <w:r w:rsidRPr="538E812A">
              <w:rPr>
                <w:rFonts w:ascii="Arial" w:eastAsia="Arial" w:hAnsi="Arial" w:cs="Arial"/>
                <w:sz w:val="20"/>
                <w:szCs w:val="20"/>
              </w:rPr>
              <w:t>INT</w:t>
            </w:r>
          </w:p>
        </w:tc>
      </w:tr>
      <w:tr w:rsidR="06A679E1" w14:paraId="3D568542" w14:textId="77777777" w:rsidTr="538E812A">
        <w:trPr>
          <w:trHeight w:val="300"/>
        </w:trPr>
        <w:tc>
          <w:tcPr>
            <w:tcW w:w="1413" w:type="dxa"/>
            <w:shd w:val="clear" w:color="auto" w:fill="auto"/>
            <w:vAlign w:val="center"/>
          </w:tcPr>
          <w:p w14:paraId="5E63476B" w14:textId="3901B108"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GeneroId</w:t>
            </w:r>
          </w:p>
        </w:tc>
        <w:tc>
          <w:tcPr>
            <w:tcW w:w="4678" w:type="dxa"/>
            <w:shd w:val="clear" w:color="auto" w:fill="auto"/>
            <w:vAlign w:val="center"/>
          </w:tcPr>
          <w:p w14:paraId="3CF18186" w14:textId="6874A336"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Identificador único do género do cliente (se aplicável, para pessoas singulares)</w:t>
            </w:r>
          </w:p>
        </w:tc>
        <w:tc>
          <w:tcPr>
            <w:tcW w:w="2693" w:type="dxa"/>
          </w:tcPr>
          <w:p w14:paraId="164F2E8D" w14:textId="42F722ED" w:rsidR="538E812A" w:rsidRDefault="538E812A" w:rsidP="538E812A">
            <w:pPr>
              <w:spacing w:before="0" w:after="0"/>
            </w:pPr>
            <w:r w:rsidRPr="538E812A">
              <w:rPr>
                <w:rFonts w:ascii="Arial" w:eastAsia="Arial" w:hAnsi="Arial" w:cs="Arial"/>
                <w:sz w:val="20"/>
                <w:szCs w:val="20"/>
              </w:rPr>
              <w:t>INT</w:t>
            </w:r>
          </w:p>
        </w:tc>
      </w:tr>
      <w:tr w:rsidR="06A679E1" w14:paraId="290A45CE" w14:textId="77777777" w:rsidTr="538E812A">
        <w:trPr>
          <w:trHeight w:val="300"/>
        </w:trPr>
        <w:tc>
          <w:tcPr>
            <w:tcW w:w="1413" w:type="dxa"/>
            <w:shd w:val="clear" w:color="auto" w:fill="auto"/>
            <w:vAlign w:val="center"/>
          </w:tcPr>
          <w:p w14:paraId="1AA900CD" w14:textId="4AB96C09"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Is_Active</w:t>
            </w:r>
          </w:p>
        </w:tc>
        <w:tc>
          <w:tcPr>
            <w:tcW w:w="4678" w:type="dxa"/>
            <w:shd w:val="clear" w:color="auto" w:fill="auto"/>
            <w:vAlign w:val="center"/>
          </w:tcPr>
          <w:p w14:paraId="3B20F056" w14:textId="490F3E41" w:rsidR="538E812A" w:rsidRDefault="538E812A" w:rsidP="538E812A">
            <w:pPr>
              <w:spacing w:before="0" w:after="0"/>
            </w:pPr>
            <w:r w:rsidRPr="538E812A">
              <w:rPr>
                <w:rFonts w:ascii="Arial" w:eastAsia="Arial" w:hAnsi="Arial" w:cs="Arial"/>
                <w:sz w:val="20"/>
                <w:szCs w:val="20"/>
              </w:rPr>
              <w:t>Indica se o registo do cliente está ativo no sistema</w:t>
            </w:r>
          </w:p>
        </w:tc>
        <w:tc>
          <w:tcPr>
            <w:tcW w:w="2693" w:type="dxa"/>
          </w:tcPr>
          <w:p w14:paraId="0B244AF0" w14:textId="33C012F0" w:rsidR="538E812A" w:rsidRDefault="538E812A" w:rsidP="538E812A">
            <w:pPr>
              <w:spacing w:before="0" w:after="0"/>
            </w:pPr>
            <w:r w:rsidRPr="538E812A">
              <w:rPr>
                <w:rFonts w:ascii="Arial" w:eastAsia="Arial" w:hAnsi="Arial" w:cs="Arial"/>
                <w:sz w:val="20"/>
                <w:szCs w:val="20"/>
              </w:rPr>
              <w:t>BOOLEAN</w:t>
            </w:r>
          </w:p>
        </w:tc>
      </w:tr>
      <w:tr w:rsidR="06A679E1" w14:paraId="13D02595" w14:textId="77777777" w:rsidTr="538E812A">
        <w:trPr>
          <w:trHeight w:val="300"/>
        </w:trPr>
        <w:tc>
          <w:tcPr>
            <w:tcW w:w="1413" w:type="dxa"/>
            <w:shd w:val="clear" w:color="auto" w:fill="auto"/>
            <w:vAlign w:val="center"/>
          </w:tcPr>
          <w:p w14:paraId="380E3FC7" w14:textId="6A181013"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createdBy</w:t>
            </w:r>
          </w:p>
        </w:tc>
        <w:tc>
          <w:tcPr>
            <w:tcW w:w="4678" w:type="dxa"/>
            <w:shd w:val="clear" w:color="auto" w:fill="auto"/>
            <w:vAlign w:val="center"/>
          </w:tcPr>
          <w:p w14:paraId="00EF0B6A" w14:textId="5F84AF8F" w:rsidR="538E812A" w:rsidRDefault="538E812A" w:rsidP="538E812A">
            <w:pPr>
              <w:spacing w:before="0" w:after="0"/>
            </w:pPr>
            <w:r w:rsidRPr="538E812A">
              <w:rPr>
                <w:rFonts w:ascii="Arial" w:eastAsia="Arial" w:hAnsi="Arial" w:cs="Arial"/>
                <w:sz w:val="20"/>
                <w:szCs w:val="20"/>
              </w:rPr>
              <w:t>O nome de utilizador ou ID do utilizador que criou o registo do cliente</w:t>
            </w:r>
          </w:p>
        </w:tc>
        <w:tc>
          <w:tcPr>
            <w:tcW w:w="2693" w:type="dxa"/>
          </w:tcPr>
          <w:p w14:paraId="0ADA172B" w14:textId="0D3268C8" w:rsidR="538E812A" w:rsidRDefault="538E812A" w:rsidP="538E812A">
            <w:pPr>
              <w:spacing w:before="0" w:after="0" w:line="259" w:lineRule="auto"/>
              <w:rPr>
                <w:rFonts w:ascii="Arial" w:eastAsia="Arial" w:hAnsi="Arial" w:cs="Arial"/>
                <w:sz w:val="20"/>
                <w:szCs w:val="20"/>
              </w:rPr>
            </w:pPr>
            <w:r w:rsidRPr="538E812A">
              <w:rPr>
                <w:rFonts w:ascii="Arial" w:eastAsia="Arial" w:hAnsi="Arial" w:cs="Arial"/>
                <w:sz w:val="20"/>
                <w:szCs w:val="20"/>
              </w:rPr>
              <w:t>VARCHAR (USER IDENTIFIER)</w:t>
            </w:r>
          </w:p>
        </w:tc>
      </w:tr>
      <w:tr w:rsidR="06A679E1" w14:paraId="51D87346" w14:textId="77777777" w:rsidTr="538E812A">
        <w:trPr>
          <w:trHeight w:val="300"/>
        </w:trPr>
        <w:tc>
          <w:tcPr>
            <w:tcW w:w="1413" w:type="dxa"/>
            <w:shd w:val="clear" w:color="auto" w:fill="auto"/>
            <w:vAlign w:val="center"/>
          </w:tcPr>
          <w:p w14:paraId="153CB0B1" w14:textId="2CF53B5D"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createdDate</w:t>
            </w:r>
          </w:p>
        </w:tc>
        <w:tc>
          <w:tcPr>
            <w:tcW w:w="4678" w:type="dxa"/>
            <w:shd w:val="clear" w:color="auto" w:fill="auto"/>
            <w:vAlign w:val="center"/>
          </w:tcPr>
          <w:p w14:paraId="4DFE1EEF" w14:textId="62A5145E" w:rsidR="538E812A" w:rsidRDefault="538E812A" w:rsidP="538E812A">
            <w:pPr>
              <w:spacing w:before="0" w:after="0"/>
            </w:pPr>
            <w:r w:rsidRPr="538E812A">
              <w:rPr>
                <w:rFonts w:ascii="Arial" w:eastAsia="Arial" w:hAnsi="Arial" w:cs="Arial"/>
                <w:sz w:val="20"/>
                <w:szCs w:val="20"/>
              </w:rPr>
              <w:t>A data e hora em que o registo do cliente foi criado</w:t>
            </w:r>
          </w:p>
        </w:tc>
        <w:tc>
          <w:tcPr>
            <w:tcW w:w="2693" w:type="dxa"/>
          </w:tcPr>
          <w:p w14:paraId="2BFCF1E1" w14:textId="63BE7585" w:rsidR="538E812A" w:rsidRDefault="538E812A" w:rsidP="538E812A">
            <w:pPr>
              <w:spacing w:before="0" w:after="0"/>
            </w:pPr>
            <w:r w:rsidRPr="538E812A">
              <w:rPr>
                <w:rFonts w:ascii="Arial" w:eastAsia="Arial" w:hAnsi="Arial" w:cs="Arial"/>
                <w:sz w:val="20"/>
                <w:szCs w:val="20"/>
              </w:rPr>
              <w:t>DATETIME</w:t>
            </w:r>
          </w:p>
        </w:tc>
      </w:tr>
      <w:tr w:rsidR="06A679E1" w14:paraId="23502D88" w14:textId="77777777" w:rsidTr="538E812A">
        <w:trPr>
          <w:trHeight w:val="300"/>
        </w:trPr>
        <w:tc>
          <w:tcPr>
            <w:tcW w:w="1413" w:type="dxa"/>
            <w:shd w:val="clear" w:color="auto" w:fill="auto"/>
            <w:vAlign w:val="center"/>
          </w:tcPr>
          <w:p w14:paraId="072CB551" w14:textId="40FBC4ED"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lastUpdatedBy</w:t>
            </w:r>
          </w:p>
        </w:tc>
        <w:tc>
          <w:tcPr>
            <w:tcW w:w="4678" w:type="dxa"/>
            <w:shd w:val="clear" w:color="auto" w:fill="auto"/>
            <w:vAlign w:val="center"/>
          </w:tcPr>
          <w:p w14:paraId="2BE8EE68" w14:textId="6D2C8CEA" w:rsidR="538E812A" w:rsidRDefault="538E812A" w:rsidP="538E812A">
            <w:pPr>
              <w:spacing w:before="0" w:after="0"/>
            </w:pPr>
            <w:r w:rsidRPr="538E812A">
              <w:rPr>
                <w:rFonts w:ascii="Arial" w:eastAsia="Arial" w:hAnsi="Arial" w:cs="Arial"/>
                <w:sz w:val="20"/>
                <w:szCs w:val="20"/>
              </w:rPr>
              <w:t xml:space="preserve">O nome de utilizador ou ID do utilizador que fez a última atualização no registo do cliente. </w:t>
            </w:r>
          </w:p>
        </w:tc>
        <w:tc>
          <w:tcPr>
            <w:tcW w:w="2693" w:type="dxa"/>
          </w:tcPr>
          <w:p w14:paraId="252BA25A" w14:textId="333395CA" w:rsidR="538E812A" w:rsidRDefault="538E812A" w:rsidP="538E812A">
            <w:pPr>
              <w:spacing w:before="0" w:after="0" w:line="259" w:lineRule="auto"/>
              <w:rPr>
                <w:rFonts w:ascii="Arial" w:eastAsia="Arial" w:hAnsi="Arial" w:cs="Arial"/>
                <w:sz w:val="20"/>
                <w:szCs w:val="20"/>
              </w:rPr>
            </w:pPr>
            <w:r w:rsidRPr="538E812A">
              <w:rPr>
                <w:rFonts w:ascii="Arial" w:eastAsia="Arial" w:hAnsi="Arial" w:cs="Arial"/>
                <w:sz w:val="20"/>
                <w:szCs w:val="20"/>
              </w:rPr>
              <w:t>VARCHAR (USER IDENTIFIER)</w:t>
            </w:r>
          </w:p>
          <w:p w14:paraId="104B6C5B" w14:textId="1246B8FB" w:rsidR="538E812A" w:rsidRDefault="538E812A" w:rsidP="538E812A">
            <w:pPr>
              <w:spacing w:before="0" w:after="0"/>
              <w:rPr>
                <w:rFonts w:ascii="Arial" w:eastAsia="Arial" w:hAnsi="Arial" w:cs="Arial"/>
                <w:sz w:val="20"/>
                <w:szCs w:val="20"/>
              </w:rPr>
            </w:pPr>
          </w:p>
        </w:tc>
      </w:tr>
      <w:tr w:rsidR="06A679E1" w14:paraId="1ACD8E47" w14:textId="77777777" w:rsidTr="538E812A">
        <w:trPr>
          <w:trHeight w:val="300"/>
        </w:trPr>
        <w:tc>
          <w:tcPr>
            <w:tcW w:w="1413" w:type="dxa"/>
            <w:shd w:val="clear" w:color="auto" w:fill="auto"/>
            <w:vAlign w:val="center"/>
          </w:tcPr>
          <w:p w14:paraId="3047635A" w14:textId="7E291147"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lastRenderedPageBreak/>
              <w:t>lastUpdateDate</w:t>
            </w:r>
          </w:p>
        </w:tc>
        <w:tc>
          <w:tcPr>
            <w:tcW w:w="4678" w:type="dxa"/>
            <w:shd w:val="clear" w:color="auto" w:fill="auto"/>
            <w:vAlign w:val="center"/>
          </w:tcPr>
          <w:p w14:paraId="64211797" w14:textId="2CDA8943" w:rsidR="538E812A" w:rsidRDefault="538E812A" w:rsidP="538E812A">
            <w:pPr>
              <w:spacing w:before="0" w:after="0"/>
            </w:pPr>
            <w:r w:rsidRPr="538E812A">
              <w:rPr>
                <w:rFonts w:ascii="Arial" w:eastAsia="Arial" w:hAnsi="Arial" w:cs="Arial"/>
                <w:sz w:val="20"/>
                <w:szCs w:val="20"/>
              </w:rPr>
              <w:t xml:space="preserve">A data e hora da última atualização no registo do cliente. </w:t>
            </w:r>
          </w:p>
        </w:tc>
        <w:tc>
          <w:tcPr>
            <w:tcW w:w="2693" w:type="dxa"/>
          </w:tcPr>
          <w:p w14:paraId="325EE7C2" w14:textId="7632FA7C" w:rsidR="538E812A" w:rsidRDefault="538E812A" w:rsidP="538E812A">
            <w:pPr>
              <w:spacing w:before="0" w:after="0"/>
            </w:pPr>
            <w:r w:rsidRPr="538E812A">
              <w:rPr>
                <w:rFonts w:ascii="Arial" w:eastAsia="Arial" w:hAnsi="Arial" w:cs="Arial"/>
                <w:sz w:val="20"/>
                <w:szCs w:val="20"/>
              </w:rPr>
              <w:t>DATETIME</w:t>
            </w:r>
          </w:p>
        </w:tc>
      </w:tr>
      <w:tr w:rsidR="06A679E1" w14:paraId="08C7D71A" w14:textId="77777777" w:rsidTr="538E812A">
        <w:trPr>
          <w:trHeight w:val="300"/>
        </w:trPr>
        <w:tc>
          <w:tcPr>
            <w:tcW w:w="1413" w:type="dxa"/>
            <w:shd w:val="clear" w:color="auto" w:fill="auto"/>
            <w:vAlign w:val="center"/>
          </w:tcPr>
          <w:p w14:paraId="2DB714C3" w14:textId="2E0D796B"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numeroTelemovel</w:t>
            </w:r>
          </w:p>
        </w:tc>
        <w:tc>
          <w:tcPr>
            <w:tcW w:w="4678" w:type="dxa"/>
            <w:shd w:val="clear" w:color="auto" w:fill="auto"/>
            <w:vAlign w:val="center"/>
          </w:tcPr>
          <w:p w14:paraId="1673C284" w14:textId="39EFA6D3" w:rsidR="538E812A" w:rsidRDefault="538E812A" w:rsidP="538E812A">
            <w:pPr>
              <w:spacing w:before="0" w:after="0"/>
            </w:pPr>
            <w:r w:rsidRPr="538E812A">
              <w:rPr>
                <w:rFonts w:ascii="Arial" w:eastAsia="Arial" w:hAnsi="Arial" w:cs="Arial"/>
                <w:sz w:val="20"/>
                <w:szCs w:val="20"/>
              </w:rPr>
              <w:t>O número de telemóvel para contacto com o cliente</w:t>
            </w:r>
          </w:p>
        </w:tc>
        <w:tc>
          <w:tcPr>
            <w:tcW w:w="2693" w:type="dxa"/>
          </w:tcPr>
          <w:p w14:paraId="57BBD9BF" w14:textId="528F94A7"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VARCHAR(PHONE NUMBER)</w:t>
            </w:r>
          </w:p>
        </w:tc>
      </w:tr>
      <w:tr w:rsidR="06A679E1" w14:paraId="02D8938A" w14:textId="77777777" w:rsidTr="538E812A">
        <w:trPr>
          <w:trHeight w:val="300"/>
        </w:trPr>
        <w:tc>
          <w:tcPr>
            <w:tcW w:w="1413" w:type="dxa"/>
            <w:shd w:val="clear" w:color="auto" w:fill="auto"/>
            <w:vAlign w:val="center"/>
          </w:tcPr>
          <w:p w14:paraId="69282259" w14:textId="704FD070"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dataNascimento</w:t>
            </w:r>
          </w:p>
        </w:tc>
        <w:tc>
          <w:tcPr>
            <w:tcW w:w="4678" w:type="dxa"/>
            <w:shd w:val="clear" w:color="auto" w:fill="auto"/>
            <w:vAlign w:val="center"/>
          </w:tcPr>
          <w:p w14:paraId="488FDA1B" w14:textId="62E0A9C8" w:rsidR="538E812A" w:rsidRDefault="538E812A" w:rsidP="538E812A">
            <w:pPr>
              <w:spacing w:before="0" w:after="0"/>
            </w:pPr>
            <w:r w:rsidRPr="538E812A">
              <w:rPr>
                <w:rFonts w:ascii="Arial" w:eastAsia="Arial" w:hAnsi="Arial" w:cs="Arial"/>
                <w:sz w:val="20"/>
                <w:szCs w:val="20"/>
              </w:rPr>
              <w:t>A data de nascimento do cliente (para pessoas singulares)</w:t>
            </w:r>
          </w:p>
        </w:tc>
        <w:tc>
          <w:tcPr>
            <w:tcW w:w="2693" w:type="dxa"/>
          </w:tcPr>
          <w:p w14:paraId="7CB24E0F" w14:textId="14448678" w:rsidR="538E812A" w:rsidRDefault="538E812A" w:rsidP="538E812A">
            <w:pPr>
              <w:spacing w:before="0" w:after="0"/>
            </w:pPr>
            <w:r w:rsidRPr="538E812A">
              <w:rPr>
                <w:rFonts w:ascii="Arial" w:eastAsia="Arial" w:hAnsi="Arial" w:cs="Arial"/>
                <w:sz w:val="20"/>
                <w:szCs w:val="20"/>
              </w:rPr>
              <w:t>DATE</w:t>
            </w:r>
          </w:p>
        </w:tc>
      </w:tr>
      <w:tr w:rsidR="06A679E1" w14:paraId="545BE057" w14:textId="77777777" w:rsidTr="538E812A">
        <w:trPr>
          <w:trHeight w:val="300"/>
        </w:trPr>
        <w:tc>
          <w:tcPr>
            <w:tcW w:w="1413" w:type="dxa"/>
            <w:shd w:val="clear" w:color="auto" w:fill="auto"/>
            <w:vAlign w:val="center"/>
          </w:tcPr>
          <w:p w14:paraId="4C874498" w14:textId="5CFDEB0E" w:rsidR="538E812A" w:rsidRDefault="538E812A" w:rsidP="538E812A">
            <w:pPr>
              <w:spacing w:before="0" w:after="0"/>
            </w:pPr>
            <w:r w:rsidRPr="538E812A">
              <w:rPr>
                <w:rFonts w:ascii="Arial" w:eastAsia="Arial" w:hAnsi="Arial" w:cs="Arial"/>
                <w:sz w:val="20"/>
                <w:szCs w:val="20"/>
              </w:rPr>
              <w:t>password</w:t>
            </w:r>
          </w:p>
        </w:tc>
        <w:tc>
          <w:tcPr>
            <w:tcW w:w="4678" w:type="dxa"/>
            <w:shd w:val="clear" w:color="auto" w:fill="auto"/>
            <w:vAlign w:val="center"/>
          </w:tcPr>
          <w:p w14:paraId="3574A86A" w14:textId="6A0B99D9" w:rsidR="538E812A" w:rsidRDefault="538E812A" w:rsidP="538E812A">
            <w:pPr>
              <w:spacing w:before="0" w:after="0"/>
            </w:pPr>
            <w:r w:rsidRPr="538E812A">
              <w:rPr>
                <w:rFonts w:ascii="Arial" w:eastAsia="Arial" w:hAnsi="Arial" w:cs="Arial"/>
                <w:sz w:val="20"/>
                <w:szCs w:val="20"/>
              </w:rPr>
              <w:t>A password do cliente (se o cliente tiver acesso a uma área de cliente)</w:t>
            </w:r>
          </w:p>
        </w:tc>
        <w:tc>
          <w:tcPr>
            <w:tcW w:w="2693" w:type="dxa"/>
          </w:tcPr>
          <w:p w14:paraId="78568D52" w14:textId="47A9FD52"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VARCHAR(255) TEXT</w:t>
            </w:r>
          </w:p>
        </w:tc>
      </w:tr>
    </w:tbl>
    <w:p w14:paraId="7D3447FE" w14:textId="3E32BAB6" w:rsidR="538E812A" w:rsidRDefault="538E812A" w:rsidP="538E812A"/>
    <w:p w14:paraId="1DF9061F" w14:textId="34503D06" w:rsidR="2A8DF62D" w:rsidRDefault="538E812A" w:rsidP="538E812A">
      <w:pPr>
        <w:pStyle w:val="Ttulo3"/>
        <w:spacing w:line="259" w:lineRule="auto"/>
        <w:ind w:left="576" w:hanging="576"/>
        <w:rPr>
          <w:iCs w:val="0"/>
          <w:szCs w:val="20"/>
        </w:rPr>
      </w:pPr>
      <w:bookmarkStart w:id="313" w:name="_Toc199624804"/>
      <w:r>
        <w:t>Tabela Distrito</w:t>
      </w:r>
      <w:bookmarkEnd w:id="313"/>
    </w:p>
    <w:p w14:paraId="14C72BE2" w14:textId="72F6D126" w:rsidR="2A8DF62D" w:rsidRDefault="538E812A" w:rsidP="06A679E1">
      <w:pPr>
        <w:rPr>
          <w:sz w:val="22"/>
          <w:szCs w:val="22"/>
        </w:rPr>
      </w:pPr>
      <w:r w:rsidRPr="538E812A">
        <w:rPr>
          <w:sz w:val="22"/>
          <w:szCs w:val="22"/>
        </w:rPr>
        <w:t>A tabela seguinte descreve os campos do modelo de dados implementado.</w:t>
      </w:r>
    </w:p>
    <w:p w14:paraId="0DB63A81" w14:textId="77777777" w:rsidR="06A679E1" w:rsidRDefault="06A679E1" w:rsidP="06A679E1">
      <w:pPr>
        <w:rPr>
          <w:sz w:val="22"/>
          <w:szCs w:val="22"/>
        </w:rPr>
      </w:pPr>
    </w:p>
    <w:p w14:paraId="054FA49A" w14:textId="02440942" w:rsidR="2A8DF62D" w:rsidRDefault="538E812A" w:rsidP="06A679E1">
      <w:pPr>
        <w:pStyle w:val="Legenda"/>
        <w:keepNext/>
        <w:jc w:val="center"/>
      </w:pPr>
      <w:r>
        <w:t xml:space="preserve">Tabela </w:t>
      </w:r>
      <w:r w:rsidR="00BF303B">
        <w:t>80</w:t>
      </w:r>
      <w:r>
        <w:t>. Tabela Distrito implementada.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5"/>
        <w:gridCol w:w="4626"/>
        <w:gridCol w:w="2677"/>
      </w:tblGrid>
      <w:tr w:rsidR="06A679E1" w14:paraId="1799FB08" w14:textId="77777777" w:rsidTr="538E812A">
        <w:trPr>
          <w:trHeight w:val="300"/>
        </w:trPr>
        <w:tc>
          <w:tcPr>
            <w:tcW w:w="1413" w:type="dxa"/>
            <w:shd w:val="clear" w:color="auto" w:fill="4472C4" w:themeFill="accent1"/>
            <w:vAlign w:val="center"/>
          </w:tcPr>
          <w:p w14:paraId="120C01C0" w14:textId="77777777" w:rsidR="06A679E1" w:rsidRDefault="538E812A" w:rsidP="06A679E1">
            <w:pPr>
              <w:rPr>
                <w:color w:val="FFFFFF" w:themeColor="background1"/>
                <w:sz w:val="22"/>
                <w:szCs w:val="22"/>
              </w:rPr>
            </w:pPr>
            <w:r w:rsidRPr="538E812A">
              <w:rPr>
                <w:color w:val="FFFFFF" w:themeColor="background1"/>
                <w:sz w:val="22"/>
                <w:szCs w:val="22"/>
              </w:rPr>
              <w:t>Campo</w:t>
            </w:r>
          </w:p>
        </w:tc>
        <w:tc>
          <w:tcPr>
            <w:tcW w:w="4678" w:type="dxa"/>
            <w:shd w:val="clear" w:color="auto" w:fill="4472C4" w:themeFill="accent1"/>
            <w:vAlign w:val="center"/>
          </w:tcPr>
          <w:p w14:paraId="3FA8060F" w14:textId="77777777" w:rsidR="06A679E1" w:rsidRDefault="538E812A" w:rsidP="06A679E1">
            <w:pPr>
              <w:rPr>
                <w:color w:val="FFFFFF" w:themeColor="background1"/>
                <w:sz w:val="22"/>
                <w:szCs w:val="22"/>
              </w:rPr>
            </w:pPr>
            <w:r w:rsidRPr="538E812A">
              <w:rPr>
                <w:color w:val="FFFFFF" w:themeColor="background1"/>
                <w:sz w:val="22"/>
                <w:szCs w:val="22"/>
              </w:rPr>
              <w:t>Descrição</w:t>
            </w:r>
          </w:p>
        </w:tc>
        <w:tc>
          <w:tcPr>
            <w:tcW w:w="2693" w:type="dxa"/>
            <w:shd w:val="clear" w:color="auto" w:fill="4472C4" w:themeFill="accent1"/>
            <w:vAlign w:val="center"/>
          </w:tcPr>
          <w:p w14:paraId="54F15A8C" w14:textId="77777777" w:rsidR="06A679E1" w:rsidRDefault="538E812A" w:rsidP="06A679E1">
            <w:pPr>
              <w:rPr>
                <w:color w:val="FFFFFF" w:themeColor="background1"/>
                <w:sz w:val="22"/>
                <w:szCs w:val="22"/>
              </w:rPr>
            </w:pPr>
            <w:r w:rsidRPr="538E812A">
              <w:rPr>
                <w:color w:val="FFFFFF" w:themeColor="background1"/>
                <w:sz w:val="22"/>
                <w:szCs w:val="22"/>
              </w:rPr>
              <w:t>Formato do campo</w:t>
            </w:r>
          </w:p>
        </w:tc>
      </w:tr>
      <w:tr w:rsidR="06A679E1" w14:paraId="46E060A4" w14:textId="77777777" w:rsidTr="538E812A">
        <w:trPr>
          <w:trHeight w:val="300"/>
        </w:trPr>
        <w:tc>
          <w:tcPr>
            <w:tcW w:w="1413" w:type="dxa"/>
            <w:shd w:val="clear" w:color="auto" w:fill="auto"/>
            <w:vAlign w:val="center"/>
          </w:tcPr>
          <w:p w14:paraId="7C5444A4" w14:textId="2102BA4D" w:rsidR="538E812A" w:rsidRDefault="538E812A" w:rsidP="538E812A">
            <w:pPr>
              <w:spacing w:before="0" w:after="0"/>
            </w:pPr>
            <w:r w:rsidRPr="538E812A">
              <w:rPr>
                <w:rFonts w:ascii="Arial" w:eastAsia="Arial" w:hAnsi="Arial" w:cs="Arial"/>
                <w:sz w:val="20"/>
                <w:szCs w:val="20"/>
              </w:rPr>
              <w:t>Id</w:t>
            </w:r>
          </w:p>
        </w:tc>
        <w:tc>
          <w:tcPr>
            <w:tcW w:w="4678" w:type="dxa"/>
            <w:shd w:val="clear" w:color="auto" w:fill="auto"/>
            <w:vAlign w:val="center"/>
          </w:tcPr>
          <w:p w14:paraId="1E9E4FC3" w14:textId="7EDB3648" w:rsidR="538E812A" w:rsidRDefault="538E812A" w:rsidP="538E812A">
            <w:pPr>
              <w:spacing w:before="0" w:after="0"/>
            </w:pPr>
            <w:r w:rsidRPr="538E812A">
              <w:rPr>
                <w:rFonts w:ascii="Arial" w:eastAsia="Arial" w:hAnsi="Arial" w:cs="Arial"/>
                <w:sz w:val="20"/>
                <w:szCs w:val="20"/>
              </w:rPr>
              <w:t>Identificador único do distrito. É a chave primária da tabela.</w:t>
            </w:r>
          </w:p>
        </w:tc>
        <w:tc>
          <w:tcPr>
            <w:tcW w:w="2693" w:type="dxa"/>
          </w:tcPr>
          <w:p w14:paraId="04AB4674" w14:textId="64619FD5" w:rsidR="538E812A" w:rsidRDefault="538E812A" w:rsidP="538E812A">
            <w:pPr>
              <w:spacing w:before="0" w:after="0"/>
            </w:pPr>
            <w:r w:rsidRPr="538E812A">
              <w:rPr>
                <w:rFonts w:ascii="Arial" w:eastAsia="Arial" w:hAnsi="Arial" w:cs="Arial"/>
                <w:sz w:val="20"/>
                <w:szCs w:val="20"/>
              </w:rPr>
              <w:t>INT</w:t>
            </w:r>
          </w:p>
        </w:tc>
      </w:tr>
      <w:tr w:rsidR="06A679E1" w14:paraId="19819BE4" w14:textId="77777777" w:rsidTr="538E812A">
        <w:trPr>
          <w:trHeight w:val="300"/>
        </w:trPr>
        <w:tc>
          <w:tcPr>
            <w:tcW w:w="1413" w:type="dxa"/>
            <w:shd w:val="clear" w:color="auto" w:fill="auto"/>
            <w:vAlign w:val="center"/>
          </w:tcPr>
          <w:p w14:paraId="7C4049FB" w14:textId="56276D5C" w:rsidR="538E812A" w:rsidRDefault="538E812A" w:rsidP="538E812A">
            <w:pPr>
              <w:spacing w:before="0" w:after="0"/>
            </w:pPr>
            <w:r w:rsidRPr="538E812A">
              <w:rPr>
                <w:rFonts w:ascii="Arial" w:eastAsia="Arial" w:hAnsi="Arial" w:cs="Arial"/>
                <w:sz w:val="20"/>
                <w:szCs w:val="20"/>
              </w:rPr>
              <w:t>denominacao</w:t>
            </w:r>
          </w:p>
        </w:tc>
        <w:tc>
          <w:tcPr>
            <w:tcW w:w="4678" w:type="dxa"/>
            <w:shd w:val="clear" w:color="auto" w:fill="auto"/>
            <w:vAlign w:val="center"/>
          </w:tcPr>
          <w:p w14:paraId="3F1F59C6" w14:textId="4C0C7A2A" w:rsidR="538E812A" w:rsidRDefault="538E812A" w:rsidP="538E812A">
            <w:pPr>
              <w:spacing w:before="0" w:after="0"/>
            </w:pPr>
            <w:r w:rsidRPr="538E812A">
              <w:rPr>
                <w:rFonts w:ascii="Arial" w:eastAsia="Arial" w:hAnsi="Arial" w:cs="Arial"/>
                <w:sz w:val="20"/>
                <w:szCs w:val="20"/>
              </w:rPr>
              <w:t>O nome ou denominação oficial do distrito (ex: "Lisboa", "Porto", "Faro"). Este campo deve ser único para cada distrito.</w:t>
            </w:r>
          </w:p>
        </w:tc>
        <w:tc>
          <w:tcPr>
            <w:tcW w:w="2693" w:type="dxa"/>
          </w:tcPr>
          <w:p w14:paraId="04CECE89" w14:textId="217A7C29" w:rsidR="538E812A" w:rsidRDefault="538E812A" w:rsidP="538E812A">
            <w:pPr>
              <w:spacing w:before="0" w:after="0"/>
            </w:pPr>
            <w:r w:rsidRPr="538E812A">
              <w:rPr>
                <w:rFonts w:ascii="Arial" w:eastAsia="Arial" w:hAnsi="Arial" w:cs="Arial"/>
                <w:sz w:val="20"/>
                <w:szCs w:val="20"/>
              </w:rPr>
              <w:t>VARCHAR(100)</w:t>
            </w:r>
          </w:p>
        </w:tc>
      </w:tr>
      <w:tr w:rsidR="06A679E1" w14:paraId="61B72903" w14:textId="77777777" w:rsidTr="538E812A">
        <w:trPr>
          <w:trHeight w:val="300"/>
        </w:trPr>
        <w:tc>
          <w:tcPr>
            <w:tcW w:w="1413" w:type="dxa"/>
            <w:shd w:val="clear" w:color="auto" w:fill="auto"/>
            <w:vAlign w:val="center"/>
          </w:tcPr>
          <w:p w14:paraId="658812FA" w14:textId="66E1B7A8" w:rsidR="538E812A" w:rsidRDefault="538E812A" w:rsidP="538E812A">
            <w:pPr>
              <w:spacing w:before="0" w:after="0"/>
            </w:pPr>
            <w:r w:rsidRPr="538E812A">
              <w:rPr>
                <w:rFonts w:ascii="Arial" w:eastAsia="Arial" w:hAnsi="Arial" w:cs="Arial"/>
                <w:sz w:val="20"/>
                <w:szCs w:val="20"/>
              </w:rPr>
              <w:t>Is_Active</w:t>
            </w:r>
          </w:p>
        </w:tc>
        <w:tc>
          <w:tcPr>
            <w:tcW w:w="4678" w:type="dxa"/>
            <w:shd w:val="clear" w:color="auto" w:fill="auto"/>
            <w:vAlign w:val="center"/>
          </w:tcPr>
          <w:p w14:paraId="327BC7A8" w14:textId="210D134B" w:rsidR="538E812A" w:rsidRDefault="538E812A" w:rsidP="538E812A">
            <w:pPr>
              <w:spacing w:before="0" w:after="0"/>
            </w:pPr>
            <w:r w:rsidRPr="538E812A">
              <w:rPr>
                <w:rFonts w:ascii="Arial" w:eastAsia="Arial" w:hAnsi="Arial" w:cs="Arial"/>
                <w:sz w:val="20"/>
                <w:szCs w:val="20"/>
              </w:rPr>
              <w:t>Indica se o registo do distrito está ativo ou inativo no sistema. Útil para gerir distritos que podem não ser relevantes para o negócio no momento.</w:t>
            </w:r>
          </w:p>
        </w:tc>
        <w:tc>
          <w:tcPr>
            <w:tcW w:w="2693" w:type="dxa"/>
          </w:tcPr>
          <w:p w14:paraId="348594A3" w14:textId="47B089E0" w:rsidR="538E812A" w:rsidRDefault="538E812A" w:rsidP="538E812A">
            <w:pPr>
              <w:spacing w:before="0" w:after="0"/>
            </w:pPr>
            <w:r w:rsidRPr="538E812A">
              <w:rPr>
                <w:rFonts w:ascii="Arial" w:eastAsia="Arial" w:hAnsi="Arial" w:cs="Arial"/>
                <w:sz w:val="20"/>
                <w:szCs w:val="20"/>
              </w:rPr>
              <w:t>BOOLEAN</w:t>
            </w:r>
          </w:p>
        </w:tc>
      </w:tr>
      <w:tr w:rsidR="06A679E1" w14:paraId="0BC513AC" w14:textId="77777777" w:rsidTr="538E812A">
        <w:trPr>
          <w:trHeight w:val="300"/>
        </w:trPr>
        <w:tc>
          <w:tcPr>
            <w:tcW w:w="1413" w:type="dxa"/>
            <w:shd w:val="clear" w:color="auto" w:fill="auto"/>
            <w:vAlign w:val="center"/>
          </w:tcPr>
          <w:p w14:paraId="6862DF15" w14:textId="395B706C" w:rsidR="538E812A" w:rsidRDefault="538E812A" w:rsidP="538E812A">
            <w:pPr>
              <w:spacing w:before="0" w:after="0"/>
            </w:pPr>
            <w:r w:rsidRPr="538E812A">
              <w:rPr>
                <w:rFonts w:ascii="Arial" w:eastAsia="Arial" w:hAnsi="Arial" w:cs="Arial"/>
                <w:sz w:val="20"/>
                <w:szCs w:val="20"/>
              </w:rPr>
              <w:t>createdBy</w:t>
            </w:r>
          </w:p>
        </w:tc>
        <w:tc>
          <w:tcPr>
            <w:tcW w:w="4678" w:type="dxa"/>
            <w:shd w:val="clear" w:color="auto" w:fill="auto"/>
            <w:vAlign w:val="center"/>
          </w:tcPr>
          <w:p w14:paraId="0DFB400B" w14:textId="6CA6676D" w:rsidR="538E812A" w:rsidRDefault="538E812A" w:rsidP="538E812A">
            <w:pPr>
              <w:spacing w:before="0" w:after="0"/>
            </w:pPr>
            <w:r w:rsidRPr="538E812A">
              <w:rPr>
                <w:rFonts w:ascii="Arial" w:eastAsia="Arial" w:hAnsi="Arial" w:cs="Arial"/>
                <w:sz w:val="20"/>
                <w:szCs w:val="20"/>
              </w:rPr>
              <w:t>O nome de utilizador ou ID do utilizador que criou o registo do distrito.</w:t>
            </w:r>
          </w:p>
        </w:tc>
        <w:tc>
          <w:tcPr>
            <w:tcW w:w="2693" w:type="dxa"/>
          </w:tcPr>
          <w:p w14:paraId="4E5528B1" w14:textId="54351881" w:rsidR="538E812A" w:rsidRDefault="538E812A" w:rsidP="538E812A">
            <w:pPr>
              <w:spacing w:before="0" w:after="0" w:line="259" w:lineRule="auto"/>
              <w:rPr>
                <w:rFonts w:ascii="Arial" w:eastAsia="Arial" w:hAnsi="Arial" w:cs="Arial"/>
                <w:sz w:val="20"/>
                <w:szCs w:val="20"/>
              </w:rPr>
            </w:pPr>
            <w:r w:rsidRPr="538E812A">
              <w:rPr>
                <w:rFonts w:ascii="Arial" w:eastAsia="Arial" w:hAnsi="Arial" w:cs="Arial"/>
                <w:sz w:val="20"/>
                <w:szCs w:val="20"/>
              </w:rPr>
              <w:t>VARCHAR (USER IDENTIFIER)</w:t>
            </w:r>
          </w:p>
        </w:tc>
      </w:tr>
      <w:tr w:rsidR="06A679E1" w14:paraId="1D7562C9" w14:textId="77777777" w:rsidTr="538E812A">
        <w:trPr>
          <w:trHeight w:val="300"/>
        </w:trPr>
        <w:tc>
          <w:tcPr>
            <w:tcW w:w="1413" w:type="dxa"/>
            <w:shd w:val="clear" w:color="auto" w:fill="auto"/>
            <w:vAlign w:val="center"/>
          </w:tcPr>
          <w:p w14:paraId="437BEE49" w14:textId="7A4EC9C0" w:rsidR="538E812A" w:rsidRDefault="538E812A" w:rsidP="538E812A">
            <w:pPr>
              <w:spacing w:before="0" w:after="0"/>
            </w:pPr>
            <w:r w:rsidRPr="538E812A">
              <w:rPr>
                <w:rFonts w:ascii="Arial" w:eastAsia="Arial" w:hAnsi="Arial" w:cs="Arial"/>
                <w:sz w:val="20"/>
                <w:szCs w:val="20"/>
              </w:rPr>
              <w:t>createdDate</w:t>
            </w:r>
          </w:p>
        </w:tc>
        <w:tc>
          <w:tcPr>
            <w:tcW w:w="4678" w:type="dxa"/>
            <w:shd w:val="clear" w:color="auto" w:fill="auto"/>
            <w:vAlign w:val="center"/>
          </w:tcPr>
          <w:p w14:paraId="30CCAC51" w14:textId="778F0F3A" w:rsidR="538E812A" w:rsidRDefault="538E812A" w:rsidP="538E812A">
            <w:pPr>
              <w:spacing w:before="0" w:after="0"/>
            </w:pPr>
            <w:r w:rsidRPr="538E812A">
              <w:rPr>
                <w:rFonts w:ascii="Arial" w:eastAsia="Arial" w:hAnsi="Arial" w:cs="Arial"/>
                <w:sz w:val="20"/>
                <w:szCs w:val="20"/>
              </w:rPr>
              <w:t>A data e hora em que o registo do distrito foi criado.</w:t>
            </w:r>
          </w:p>
        </w:tc>
        <w:tc>
          <w:tcPr>
            <w:tcW w:w="2693" w:type="dxa"/>
          </w:tcPr>
          <w:p w14:paraId="407F57F6" w14:textId="09F73434" w:rsidR="538E812A" w:rsidRDefault="538E812A" w:rsidP="538E812A">
            <w:pPr>
              <w:spacing w:before="0" w:after="0"/>
            </w:pPr>
            <w:r w:rsidRPr="538E812A">
              <w:rPr>
                <w:rFonts w:ascii="Arial" w:eastAsia="Arial" w:hAnsi="Arial" w:cs="Arial"/>
                <w:sz w:val="20"/>
                <w:szCs w:val="20"/>
              </w:rPr>
              <w:t>DATETIME</w:t>
            </w:r>
          </w:p>
        </w:tc>
      </w:tr>
      <w:tr w:rsidR="06A679E1" w14:paraId="3F992954" w14:textId="77777777" w:rsidTr="538E812A">
        <w:trPr>
          <w:trHeight w:val="300"/>
        </w:trPr>
        <w:tc>
          <w:tcPr>
            <w:tcW w:w="1413" w:type="dxa"/>
            <w:shd w:val="clear" w:color="auto" w:fill="auto"/>
            <w:vAlign w:val="center"/>
          </w:tcPr>
          <w:p w14:paraId="063254FA" w14:textId="5FF138CE" w:rsidR="538E812A" w:rsidRDefault="538E812A" w:rsidP="538E812A">
            <w:pPr>
              <w:spacing w:before="0" w:after="0"/>
            </w:pPr>
            <w:r w:rsidRPr="538E812A">
              <w:rPr>
                <w:rFonts w:ascii="Arial" w:eastAsia="Arial" w:hAnsi="Arial" w:cs="Arial"/>
                <w:sz w:val="20"/>
                <w:szCs w:val="20"/>
              </w:rPr>
              <w:t>lastUpdatedBy</w:t>
            </w:r>
          </w:p>
        </w:tc>
        <w:tc>
          <w:tcPr>
            <w:tcW w:w="4678" w:type="dxa"/>
            <w:shd w:val="clear" w:color="auto" w:fill="auto"/>
            <w:vAlign w:val="center"/>
          </w:tcPr>
          <w:p w14:paraId="00111FEB" w14:textId="43B2DC0C" w:rsidR="538E812A" w:rsidRDefault="538E812A" w:rsidP="538E812A">
            <w:pPr>
              <w:spacing w:before="0" w:after="0"/>
            </w:pPr>
            <w:r w:rsidRPr="538E812A">
              <w:rPr>
                <w:rFonts w:ascii="Arial" w:eastAsia="Arial" w:hAnsi="Arial" w:cs="Arial"/>
                <w:sz w:val="20"/>
                <w:szCs w:val="20"/>
              </w:rPr>
              <w:t>O nome de utilizador ou ID do utilizador que fez a última atualização no registo do distrito. Pode ser nulo se nunca tiver sido atualizado desde a criação.</w:t>
            </w:r>
          </w:p>
        </w:tc>
        <w:tc>
          <w:tcPr>
            <w:tcW w:w="2693" w:type="dxa"/>
          </w:tcPr>
          <w:p w14:paraId="4EC8BCBD" w14:textId="0193B9AA" w:rsidR="538E812A" w:rsidRDefault="538E812A" w:rsidP="538E812A">
            <w:pPr>
              <w:spacing w:before="0" w:after="0" w:line="259" w:lineRule="auto"/>
              <w:rPr>
                <w:rFonts w:ascii="Arial" w:eastAsia="Arial" w:hAnsi="Arial" w:cs="Arial"/>
                <w:sz w:val="20"/>
                <w:szCs w:val="20"/>
              </w:rPr>
            </w:pPr>
            <w:r w:rsidRPr="538E812A">
              <w:rPr>
                <w:rFonts w:ascii="Arial" w:eastAsia="Arial" w:hAnsi="Arial" w:cs="Arial"/>
                <w:sz w:val="20"/>
                <w:szCs w:val="20"/>
              </w:rPr>
              <w:t>VARCHAR (USER IDENTIFIER)</w:t>
            </w:r>
          </w:p>
          <w:p w14:paraId="67DBF4DA" w14:textId="0FC25F54" w:rsidR="538E812A" w:rsidRDefault="538E812A" w:rsidP="538E812A">
            <w:pPr>
              <w:spacing w:before="0" w:after="0"/>
              <w:rPr>
                <w:rFonts w:ascii="Arial" w:eastAsia="Arial" w:hAnsi="Arial" w:cs="Arial"/>
                <w:sz w:val="20"/>
                <w:szCs w:val="20"/>
              </w:rPr>
            </w:pPr>
          </w:p>
        </w:tc>
      </w:tr>
      <w:tr w:rsidR="06A679E1" w14:paraId="4C485C06" w14:textId="77777777" w:rsidTr="538E812A">
        <w:trPr>
          <w:trHeight w:val="300"/>
        </w:trPr>
        <w:tc>
          <w:tcPr>
            <w:tcW w:w="1413" w:type="dxa"/>
            <w:shd w:val="clear" w:color="auto" w:fill="auto"/>
            <w:vAlign w:val="center"/>
          </w:tcPr>
          <w:p w14:paraId="062FB9DF" w14:textId="13362060" w:rsidR="538E812A" w:rsidRDefault="538E812A" w:rsidP="538E812A">
            <w:pPr>
              <w:spacing w:before="0" w:after="0"/>
            </w:pPr>
            <w:r w:rsidRPr="538E812A">
              <w:rPr>
                <w:rFonts w:ascii="Arial" w:eastAsia="Arial" w:hAnsi="Arial" w:cs="Arial"/>
                <w:sz w:val="20"/>
                <w:szCs w:val="20"/>
              </w:rPr>
              <w:t>lastUpdateDate</w:t>
            </w:r>
          </w:p>
        </w:tc>
        <w:tc>
          <w:tcPr>
            <w:tcW w:w="4678" w:type="dxa"/>
            <w:shd w:val="clear" w:color="auto" w:fill="auto"/>
            <w:vAlign w:val="center"/>
          </w:tcPr>
          <w:p w14:paraId="1E2A88F9" w14:textId="6F1E69ED" w:rsidR="538E812A" w:rsidRDefault="538E812A" w:rsidP="538E812A">
            <w:pPr>
              <w:spacing w:before="0" w:after="0"/>
            </w:pPr>
            <w:r w:rsidRPr="538E812A">
              <w:rPr>
                <w:rFonts w:ascii="Arial" w:eastAsia="Arial" w:hAnsi="Arial" w:cs="Arial"/>
                <w:sz w:val="20"/>
                <w:szCs w:val="20"/>
              </w:rPr>
              <w:t>A data e hora da última atualização no registo do distrito. Pode ser nulo se nunca tiver sido atualizado desde a criação.</w:t>
            </w:r>
          </w:p>
        </w:tc>
        <w:tc>
          <w:tcPr>
            <w:tcW w:w="2693" w:type="dxa"/>
          </w:tcPr>
          <w:p w14:paraId="4053E4B4" w14:textId="2F9A19C3" w:rsidR="538E812A" w:rsidRDefault="538E812A" w:rsidP="538E812A">
            <w:pPr>
              <w:spacing w:before="0" w:after="0"/>
            </w:pPr>
            <w:r w:rsidRPr="538E812A">
              <w:rPr>
                <w:rFonts w:ascii="Arial" w:eastAsia="Arial" w:hAnsi="Arial" w:cs="Arial"/>
                <w:sz w:val="20"/>
                <w:szCs w:val="20"/>
              </w:rPr>
              <w:t>DATETIME</w:t>
            </w:r>
          </w:p>
        </w:tc>
      </w:tr>
    </w:tbl>
    <w:p w14:paraId="3BC61587" w14:textId="640A34E6" w:rsidR="538E812A" w:rsidRDefault="538E812A" w:rsidP="538E812A"/>
    <w:p w14:paraId="77481905" w14:textId="17F24C6A" w:rsidR="089F4B88" w:rsidRDefault="538E812A" w:rsidP="06A679E1">
      <w:pPr>
        <w:pStyle w:val="Ttulo3"/>
        <w:spacing w:line="259" w:lineRule="auto"/>
        <w:ind w:left="576" w:hanging="576"/>
      </w:pPr>
      <w:bookmarkStart w:id="314" w:name="_Toc199624805"/>
      <w:r>
        <w:t>Tabela DistritoTransportadora</w:t>
      </w:r>
      <w:bookmarkEnd w:id="314"/>
    </w:p>
    <w:p w14:paraId="6E71191A" w14:textId="72F6D126" w:rsidR="089F4B88" w:rsidRDefault="538E812A" w:rsidP="06A679E1">
      <w:pPr>
        <w:rPr>
          <w:sz w:val="22"/>
          <w:szCs w:val="22"/>
        </w:rPr>
      </w:pPr>
      <w:r w:rsidRPr="538E812A">
        <w:rPr>
          <w:sz w:val="22"/>
          <w:szCs w:val="22"/>
        </w:rPr>
        <w:t>A tabela seguinte descreve os campos do modelo de dados implementado.</w:t>
      </w:r>
    </w:p>
    <w:p w14:paraId="4D31CB98" w14:textId="77777777" w:rsidR="06A679E1" w:rsidRDefault="06A679E1" w:rsidP="06A679E1">
      <w:pPr>
        <w:rPr>
          <w:sz w:val="22"/>
          <w:szCs w:val="22"/>
        </w:rPr>
      </w:pPr>
    </w:p>
    <w:p w14:paraId="14176968" w14:textId="7BFA3AE3" w:rsidR="089F4B88" w:rsidRDefault="538E812A" w:rsidP="06A679E1">
      <w:pPr>
        <w:pStyle w:val="Legenda"/>
        <w:keepNext/>
        <w:jc w:val="center"/>
      </w:pPr>
      <w:bookmarkStart w:id="315" w:name="_Toc199624925"/>
      <w:r>
        <w:t xml:space="preserve">Tabela </w:t>
      </w:r>
      <w:fldSimple w:instr=" SEQ Tabela \* ARABIC ">
        <w:r w:rsidR="00BF303B">
          <w:t>81</w:t>
        </w:r>
      </w:fldSimple>
      <w:r>
        <w:t>. Tabela DistritoTransportadora implementada.</w:t>
      </w:r>
      <w:bookmarkEnd w:id="31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51"/>
        <w:gridCol w:w="4521"/>
        <w:gridCol w:w="2626"/>
      </w:tblGrid>
      <w:tr w:rsidR="06A679E1" w14:paraId="4C895A0D" w14:textId="77777777" w:rsidTr="538E812A">
        <w:trPr>
          <w:trHeight w:val="300"/>
        </w:trPr>
        <w:tc>
          <w:tcPr>
            <w:tcW w:w="1413" w:type="dxa"/>
            <w:shd w:val="clear" w:color="auto" w:fill="4472C4" w:themeFill="accent1"/>
            <w:vAlign w:val="center"/>
          </w:tcPr>
          <w:p w14:paraId="697AF9A6" w14:textId="77777777" w:rsidR="06A679E1" w:rsidRDefault="538E812A" w:rsidP="06A679E1">
            <w:pPr>
              <w:rPr>
                <w:color w:val="FFFFFF" w:themeColor="background1"/>
                <w:sz w:val="22"/>
                <w:szCs w:val="22"/>
              </w:rPr>
            </w:pPr>
            <w:r w:rsidRPr="538E812A">
              <w:rPr>
                <w:color w:val="FFFFFF" w:themeColor="background1"/>
                <w:sz w:val="22"/>
                <w:szCs w:val="22"/>
              </w:rPr>
              <w:t>Campo</w:t>
            </w:r>
          </w:p>
        </w:tc>
        <w:tc>
          <w:tcPr>
            <w:tcW w:w="4678" w:type="dxa"/>
            <w:shd w:val="clear" w:color="auto" w:fill="4472C4" w:themeFill="accent1"/>
            <w:vAlign w:val="center"/>
          </w:tcPr>
          <w:p w14:paraId="04D6B97C" w14:textId="77777777" w:rsidR="06A679E1" w:rsidRDefault="538E812A" w:rsidP="06A679E1">
            <w:pPr>
              <w:rPr>
                <w:color w:val="FFFFFF" w:themeColor="background1"/>
                <w:sz w:val="22"/>
                <w:szCs w:val="22"/>
              </w:rPr>
            </w:pPr>
            <w:r w:rsidRPr="538E812A">
              <w:rPr>
                <w:color w:val="FFFFFF" w:themeColor="background1"/>
                <w:sz w:val="22"/>
                <w:szCs w:val="22"/>
              </w:rPr>
              <w:t>Descrição</w:t>
            </w:r>
          </w:p>
        </w:tc>
        <w:tc>
          <w:tcPr>
            <w:tcW w:w="2693" w:type="dxa"/>
            <w:shd w:val="clear" w:color="auto" w:fill="4472C4" w:themeFill="accent1"/>
            <w:vAlign w:val="center"/>
          </w:tcPr>
          <w:p w14:paraId="54E46AB8" w14:textId="77777777" w:rsidR="06A679E1" w:rsidRDefault="538E812A" w:rsidP="06A679E1">
            <w:pPr>
              <w:rPr>
                <w:color w:val="FFFFFF" w:themeColor="background1"/>
                <w:sz w:val="22"/>
                <w:szCs w:val="22"/>
              </w:rPr>
            </w:pPr>
            <w:r w:rsidRPr="538E812A">
              <w:rPr>
                <w:color w:val="FFFFFF" w:themeColor="background1"/>
                <w:sz w:val="22"/>
                <w:szCs w:val="22"/>
              </w:rPr>
              <w:t>Formato do campo</w:t>
            </w:r>
          </w:p>
        </w:tc>
      </w:tr>
      <w:tr w:rsidR="06A679E1" w14:paraId="5EF5CBDB" w14:textId="77777777" w:rsidTr="538E812A">
        <w:trPr>
          <w:trHeight w:val="300"/>
        </w:trPr>
        <w:tc>
          <w:tcPr>
            <w:tcW w:w="1413" w:type="dxa"/>
            <w:shd w:val="clear" w:color="auto" w:fill="auto"/>
            <w:vAlign w:val="center"/>
          </w:tcPr>
          <w:p w14:paraId="37335902" w14:textId="1D0870AC" w:rsidR="538E812A" w:rsidRDefault="538E812A" w:rsidP="538E812A">
            <w:pPr>
              <w:spacing w:before="0" w:after="0"/>
            </w:pPr>
            <w:r w:rsidRPr="538E812A">
              <w:rPr>
                <w:rFonts w:ascii="Arial" w:eastAsia="Arial" w:hAnsi="Arial" w:cs="Arial"/>
                <w:sz w:val="20"/>
                <w:szCs w:val="20"/>
              </w:rPr>
              <w:t>Id</w:t>
            </w:r>
          </w:p>
        </w:tc>
        <w:tc>
          <w:tcPr>
            <w:tcW w:w="4678" w:type="dxa"/>
            <w:shd w:val="clear" w:color="auto" w:fill="auto"/>
            <w:vAlign w:val="center"/>
          </w:tcPr>
          <w:p w14:paraId="3EDC4EA0" w14:textId="4CEBE181" w:rsidR="538E812A" w:rsidRDefault="538E812A" w:rsidP="538E812A">
            <w:pPr>
              <w:spacing w:before="0" w:after="0"/>
            </w:pPr>
            <w:r w:rsidRPr="538E812A">
              <w:rPr>
                <w:rFonts w:ascii="Arial" w:eastAsia="Arial" w:hAnsi="Arial" w:cs="Arial"/>
                <w:sz w:val="20"/>
                <w:szCs w:val="20"/>
              </w:rPr>
              <w:t>Identificador único para cada associação entre um distrito e uma transportadora. É a chave primária da tabela.</w:t>
            </w:r>
          </w:p>
        </w:tc>
        <w:tc>
          <w:tcPr>
            <w:tcW w:w="2693" w:type="dxa"/>
          </w:tcPr>
          <w:p w14:paraId="45363732" w14:textId="56750D4F" w:rsidR="538E812A" w:rsidRDefault="538E812A" w:rsidP="538E812A">
            <w:pPr>
              <w:spacing w:before="0" w:after="0"/>
            </w:pPr>
            <w:r w:rsidRPr="538E812A">
              <w:rPr>
                <w:rFonts w:ascii="Arial" w:eastAsia="Arial" w:hAnsi="Arial" w:cs="Arial"/>
                <w:sz w:val="20"/>
                <w:szCs w:val="20"/>
              </w:rPr>
              <w:t>INT</w:t>
            </w:r>
          </w:p>
        </w:tc>
      </w:tr>
      <w:tr w:rsidR="06A679E1" w14:paraId="7A8436F2" w14:textId="77777777" w:rsidTr="538E812A">
        <w:trPr>
          <w:trHeight w:val="300"/>
        </w:trPr>
        <w:tc>
          <w:tcPr>
            <w:tcW w:w="1413" w:type="dxa"/>
            <w:shd w:val="clear" w:color="auto" w:fill="auto"/>
            <w:vAlign w:val="center"/>
          </w:tcPr>
          <w:p w14:paraId="6BA96BD7" w14:textId="10546A0B" w:rsidR="538E812A" w:rsidRDefault="538E812A" w:rsidP="538E812A">
            <w:pPr>
              <w:spacing w:before="0" w:after="0"/>
            </w:pPr>
            <w:r w:rsidRPr="538E812A">
              <w:rPr>
                <w:rFonts w:ascii="Arial" w:eastAsia="Arial" w:hAnsi="Arial" w:cs="Arial"/>
                <w:sz w:val="20"/>
                <w:szCs w:val="20"/>
              </w:rPr>
              <w:t>TransportadoraId</w:t>
            </w:r>
          </w:p>
        </w:tc>
        <w:tc>
          <w:tcPr>
            <w:tcW w:w="4678" w:type="dxa"/>
            <w:shd w:val="clear" w:color="auto" w:fill="auto"/>
            <w:vAlign w:val="center"/>
          </w:tcPr>
          <w:p w14:paraId="60CBCCE7" w14:textId="735F2D7F" w:rsidR="538E812A" w:rsidRDefault="538E812A" w:rsidP="538E812A">
            <w:pPr>
              <w:spacing w:before="0" w:after="0"/>
            </w:pPr>
            <w:r w:rsidRPr="538E812A">
              <w:rPr>
                <w:rFonts w:ascii="Arial" w:eastAsia="Arial" w:hAnsi="Arial" w:cs="Arial"/>
                <w:sz w:val="20"/>
                <w:szCs w:val="20"/>
              </w:rPr>
              <w:t>Identificador único da transportadora. É uma chave estrangeira que referencia a tabela Transportadora.</w:t>
            </w:r>
          </w:p>
        </w:tc>
        <w:tc>
          <w:tcPr>
            <w:tcW w:w="2693" w:type="dxa"/>
          </w:tcPr>
          <w:p w14:paraId="0E3C8FE4" w14:textId="315B6081" w:rsidR="538E812A" w:rsidRDefault="538E812A" w:rsidP="538E812A">
            <w:pPr>
              <w:spacing w:before="0" w:after="0"/>
            </w:pPr>
            <w:r w:rsidRPr="538E812A">
              <w:rPr>
                <w:rFonts w:ascii="Arial" w:eastAsia="Arial" w:hAnsi="Arial" w:cs="Arial"/>
                <w:sz w:val="20"/>
                <w:szCs w:val="20"/>
              </w:rPr>
              <w:t>INT</w:t>
            </w:r>
          </w:p>
        </w:tc>
      </w:tr>
      <w:tr w:rsidR="06A679E1" w14:paraId="28A2B3A8" w14:textId="77777777" w:rsidTr="538E812A">
        <w:trPr>
          <w:trHeight w:val="300"/>
        </w:trPr>
        <w:tc>
          <w:tcPr>
            <w:tcW w:w="1413" w:type="dxa"/>
            <w:shd w:val="clear" w:color="auto" w:fill="auto"/>
            <w:vAlign w:val="center"/>
          </w:tcPr>
          <w:p w14:paraId="3DF968FC" w14:textId="20111707" w:rsidR="538E812A" w:rsidRDefault="538E812A" w:rsidP="538E812A">
            <w:pPr>
              <w:spacing w:before="0" w:after="0"/>
            </w:pPr>
            <w:r w:rsidRPr="538E812A">
              <w:rPr>
                <w:rFonts w:ascii="Arial" w:eastAsia="Arial" w:hAnsi="Arial" w:cs="Arial"/>
                <w:sz w:val="20"/>
                <w:szCs w:val="20"/>
              </w:rPr>
              <w:t>DistritoId</w:t>
            </w:r>
          </w:p>
        </w:tc>
        <w:tc>
          <w:tcPr>
            <w:tcW w:w="4678" w:type="dxa"/>
            <w:shd w:val="clear" w:color="auto" w:fill="auto"/>
            <w:vAlign w:val="center"/>
          </w:tcPr>
          <w:p w14:paraId="3AA9AC97" w14:textId="148E53E3" w:rsidR="538E812A" w:rsidRDefault="538E812A" w:rsidP="538E812A">
            <w:pPr>
              <w:spacing w:before="0" w:after="0"/>
            </w:pPr>
            <w:r w:rsidRPr="538E812A">
              <w:rPr>
                <w:rFonts w:ascii="Arial" w:eastAsia="Arial" w:hAnsi="Arial" w:cs="Arial"/>
                <w:sz w:val="20"/>
                <w:szCs w:val="20"/>
              </w:rPr>
              <w:t>Identificador único do distrito. É uma chave estrangeira que referencia a tabela Distrito.</w:t>
            </w:r>
          </w:p>
        </w:tc>
        <w:tc>
          <w:tcPr>
            <w:tcW w:w="2693" w:type="dxa"/>
          </w:tcPr>
          <w:p w14:paraId="50ADD750" w14:textId="55024226" w:rsidR="538E812A" w:rsidRDefault="538E812A" w:rsidP="538E812A">
            <w:pPr>
              <w:spacing w:before="0" w:after="0"/>
            </w:pPr>
            <w:r w:rsidRPr="538E812A">
              <w:rPr>
                <w:rFonts w:ascii="Arial" w:eastAsia="Arial" w:hAnsi="Arial" w:cs="Arial"/>
                <w:sz w:val="20"/>
                <w:szCs w:val="20"/>
              </w:rPr>
              <w:t>INT</w:t>
            </w:r>
          </w:p>
        </w:tc>
      </w:tr>
      <w:tr w:rsidR="06A679E1" w14:paraId="5757CDEC" w14:textId="77777777" w:rsidTr="538E812A">
        <w:trPr>
          <w:trHeight w:val="300"/>
        </w:trPr>
        <w:tc>
          <w:tcPr>
            <w:tcW w:w="1413" w:type="dxa"/>
            <w:shd w:val="clear" w:color="auto" w:fill="auto"/>
            <w:vAlign w:val="center"/>
          </w:tcPr>
          <w:p w14:paraId="0BECBF06" w14:textId="7AEF18AD" w:rsidR="538E812A" w:rsidRDefault="538E812A" w:rsidP="538E812A">
            <w:pPr>
              <w:spacing w:before="0" w:after="0"/>
            </w:pPr>
            <w:r w:rsidRPr="538E812A">
              <w:rPr>
                <w:rFonts w:ascii="Arial" w:eastAsia="Arial" w:hAnsi="Arial" w:cs="Arial"/>
                <w:sz w:val="20"/>
                <w:szCs w:val="20"/>
              </w:rPr>
              <w:t>Is_Active</w:t>
            </w:r>
          </w:p>
        </w:tc>
        <w:tc>
          <w:tcPr>
            <w:tcW w:w="4678" w:type="dxa"/>
            <w:shd w:val="clear" w:color="auto" w:fill="auto"/>
            <w:vAlign w:val="center"/>
          </w:tcPr>
          <w:p w14:paraId="24BA0E2B" w14:textId="2A72F770" w:rsidR="538E812A" w:rsidRDefault="538E812A" w:rsidP="538E812A">
            <w:pPr>
              <w:spacing w:before="0" w:after="0"/>
            </w:pPr>
            <w:r w:rsidRPr="538E812A">
              <w:rPr>
                <w:rFonts w:ascii="Arial" w:eastAsia="Arial" w:hAnsi="Arial" w:cs="Arial"/>
                <w:sz w:val="20"/>
                <w:szCs w:val="20"/>
              </w:rPr>
              <w:t>Indica se esta associação específica entre a transportadora e o distrito está ativa. Pode ser útil para desativar a operação de uma transportadora num distrito específico sem apagar o registo.</w:t>
            </w:r>
          </w:p>
        </w:tc>
        <w:tc>
          <w:tcPr>
            <w:tcW w:w="2693" w:type="dxa"/>
          </w:tcPr>
          <w:p w14:paraId="625F8768" w14:textId="546F109E" w:rsidR="538E812A" w:rsidRDefault="538E812A" w:rsidP="538E812A">
            <w:pPr>
              <w:spacing w:before="0" w:after="0"/>
            </w:pPr>
            <w:r w:rsidRPr="538E812A">
              <w:rPr>
                <w:rFonts w:ascii="Arial" w:eastAsia="Arial" w:hAnsi="Arial" w:cs="Arial"/>
                <w:sz w:val="20"/>
                <w:szCs w:val="20"/>
              </w:rPr>
              <w:t>BOOLEAN</w:t>
            </w:r>
          </w:p>
        </w:tc>
      </w:tr>
      <w:tr w:rsidR="06A679E1" w14:paraId="643C65FD" w14:textId="77777777" w:rsidTr="538E812A">
        <w:trPr>
          <w:trHeight w:val="300"/>
        </w:trPr>
        <w:tc>
          <w:tcPr>
            <w:tcW w:w="1413" w:type="dxa"/>
            <w:shd w:val="clear" w:color="auto" w:fill="auto"/>
            <w:vAlign w:val="center"/>
          </w:tcPr>
          <w:p w14:paraId="1200FC67" w14:textId="30CB22A1" w:rsidR="538E812A" w:rsidRDefault="538E812A" w:rsidP="538E812A">
            <w:pPr>
              <w:spacing w:before="0" w:after="0"/>
            </w:pPr>
            <w:r w:rsidRPr="538E812A">
              <w:rPr>
                <w:rFonts w:ascii="Arial" w:eastAsia="Arial" w:hAnsi="Arial" w:cs="Arial"/>
                <w:sz w:val="20"/>
                <w:szCs w:val="20"/>
              </w:rPr>
              <w:lastRenderedPageBreak/>
              <w:t>createdBy</w:t>
            </w:r>
          </w:p>
        </w:tc>
        <w:tc>
          <w:tcPr>
            <w:tcW w:w="4678" w:type="dxa"/>
            <w:shd w:val="clear" w:color="auto" w:fill="auto"/>
            <w:vAlign w:val="center"/>
          </w:tcPr>
          <w:p w14:paraId="3724A26C" w14:textId="1559188B" w:rsidR="538E812A" w:rsidRDefault="538E812A" w:rsidP="538E812A">
            <w:pPr>
              <w:spacing w:before="0" w:after="0"/>
            </w:pPr>
            <w:r w:rsidRPr="538E812A">
              <w:rPr>
                <w:rFonts w:ascii="Arial" w:eastAsia="Arial" w:hAnsi="Arial" w:cs="Arial"/>
                <w:sz w:val="20"/>
                <w:szCs w:val="20"/>
              </w:rPr>
              <w:t>O nome de utilizador ou ID do utilizador que criou este registo de associação.</w:t>
            </w:r>
          </w:p>
        </w:tc>
        <w:tc>
          <w:tcPr>
            <w:tcW w:w="2693" w:type="dxa"/>
          </w:tcPr>
          <w:p w14:paraId="1201C5B1" w14:textId="0C6E768C" w:rsidR="538E812A" w:rsidRDefault="538E812A" w:rsidP="538E812A">
            <w:pPr>
              <w:spacing w:before="0" w:after="0" w:line="259" w:lineRule="auto"/>
              <w:rPr>
                <w:rFonts w:ascii="Arial" w:eastAsia="Arial" w:hAnsi="Arial" w:cs="Arial"/>
                <w:sz w:val="20"/>
                <w:szCs w:val="20"/>
              </w:rPr>
            </w:pPr>
            <w:r w:rsidRPr="538E812A">
              <w:rPr>
                <w:rFonts w:ascii="Arial" w:eastAsia="Arial" w:hAnsi="Arial" w:cs="Arial"/>
                <w:sz w:val="20"/>
                <w:szCs w:val="20"/>
              </w:rPr>
              <w:t>VARCHAR (USER IDENTIFIER)</w:t>
            </w:r>
          </w:p>
        </w:tc>
      </w:tr>
      <w:tr w:rsidR="06A679E1" w14:paraId="32C8A35E" w14:textId="77777777" w:rsidTr="538E812A">
        <w:trPr>
          <w:trHeight w:val="300"/>
        </w:trPr>
        <w:tc>
          <w:tcPr>
            <w:tcW w:w="1413" w:type="dxa"/>
            <w:shd w:val="clear" w:color="auto" w:fill="auto"/>
            <w:vAlign w:val="center"/>
          </w:tcPr>
          <w:p w14:paraId="42274827" w14:textId="09EB4A1C" w:rsidR="538E812A" w:rsidRDefault="538E812A" w:rsidP="538E812A">
            <w:pPr>
              <w:spacing w:before="0" w:after="0"/>
            </w:pPr>
            <w:r w:rsidRPr="538E812A">
              <w:rPr>
                <w:rFonts w:ascii="Arial" w:eastAsia="Arial" w:hAnsi="Arial" w:cs="Arial"/>
                <w:sz w:val="20"/>
                <w:szCs w:val="20"/>
              </w:rPr>
              <w:t>createdDate</w:t>
            </w:r>
          </w:p>
        </w:tc>
        <w:tc>
          <w:tcPr>
            <w:tcW w:w="4678" w:type="dxa"/>
            <w:shd w:val="clear" w:color="auto" w:fill="auto"/>
            <w:vAlign w:val="center"/>
          </w:tcPr>
          <w:p w14:paraId="3A9BA74F" w14:textId="48870E9B" w:rsidR="538E812A" w:rsidRDefault="538E812A" w:rsidP="538E812A">
            <w:pPr>
              <w:spacing w:before="0" w:after="0"/>
            </w:pPr>
            <w:r w:rsidRPr="538E812A">
              <w:rPr>
                <w:rFonts w:ascii="Arial" w:eastAsia="Arial" w:hAnsi="Arial" w:cs="Arial"/>
                <w:sz w:val="20"/>
                <w:szCs w:val="20"/>
              </w:rPr>
              <w:t>A data e hora em que este registo de associação foi criado.</w:t>
            </w:r>
          </w:p>
        </w:tc>
        <w:tc>
          <w:tcPr>
            <w:tcW w:w="2693" w:type="dxa"/>
          </w:tcPr>
          <w:p w14:paraId="3C21E325" w14:textId="6E2BE3B4" w:rsidR="538E812A" w:rsidRDefault="538E812A" w:rsidP="538E812A">
            <w:pPr>
              <w:spacing w:before="0" w:after="0"/>
            </w:pPr>
            <w:r w:rsidRPr="538E812A">
              <w:rPr>
                <w:rFonts w:ascii="Arial" w:eastAsia="Arial" w:hAnsi="Arial" w:cs="Arial"/>
                <w:sz w:val="20"/>
                <w:szCs w:val="20"/>
              </w:rPr>
              <w:t>DATETIME</w:t>
            </w:r>
          </w:p>
        </w:tc>
      </w:tr>
      <w:tr w:rsidR="06A679E1" w14:paraId="412EE923" w14:textId="77777777" w:rsidTr="538E812A">
        <w:trPr>
          <w:trHeight w:val="300"/>
        </w:trPr>
        <w:tc>
          <w:tcPr>
            <w:tcW w:w="1413" w:type="dxa"/>
            <w:shd w:val="clear" w:color="auto" w:fill="auto"/>
            <w:vAlign w:val="center"/>
          </w:tcPr>
          <w:p w14:paraId="1D64B7C8" w14:textId="013CCDCD" w:rsidR="538E812A" w:rsidRDefault="538E812A" w:rsidP="538E812A">
            <w:pPr>
              <w:spacing w:before="0" w:after="0"/>
            </w:pPr>
            <w:r w:rsidRPr="538E812A">
              <w:rPr>
                <w:rFonts w:ascii="Arial" w:eastAsia="Arial" w:hAnsi="Arial" w:cs="Arial"/>
                <w:sz w:val="20"/>
                <w:szCs w:val="20"/>
              </w:rPr>
              <w:t>lastUpdatedBy</w:t>
            </w:r>
          </w:p>
        </w:tc>
        <w:tc>
          <w:tcPr>
            <w:tcW w:w="4678" w:type="dxa"/>
            <w:shd w:val="clear" w:color="auto" w:fill="auto"/>
            <w:vAlign w:val="center"/>
          </w:tcPr>
          <w:p w14:paraId="5AB54E9B" w14:textId="446A019D" w:rsidR="538E812A" w:rsidRDefault="538E812A" w:rsidP="538E812A">
            <w:pPr>
              <w:spacing w:before="0" w:after="0"/>
            </w:pPr>
            <w:r w:rsidRPr="538E812A">
              <w:rPr>
                <w:rFonts w:ascii="Arial" w:eastAsia="Arial" w:hAnsi="Arial" w:cs="Arial"/>
                <w:sz w:val="20"/>
                <w:szCs w:val="20"/>
              </w:rPr>
              <w:t>O nome de utilizador ou ID do utilizador que fez a última atualização neste registo. Pode ser nulo se nunca tiver sido atualizado desde a criação.</w:t>
            </w:r>
          </w:p>
        </w:tc>
        <w:tc>
          <w:tcPr>
            <w:tcW w:w="2693" w:type="dxa"/>
          </w:tcPr>
          <w:p w14:paraId="38280BC9" w14:textId="48C7C8FB" w:rsidR="538E812A" w:rsidRDefault="538E812A" w:rsidP="538E812A">
            <w:pPr>
              <w:spacing w:before="0" w:after="0" w:line="259" w:lineRule="auto"/>
              <w:rPr>
                <w:rFonts w:ascii="Arial" w:eastAsia="Arial" w:hAnsi="Arial" w:cs="Arial"/>
                <w:sz w:val="20"/>
                <w:szCs w:val="20"/>
              </w:rPr>
            </w:pPr>
            <w:r w:rsidRPr="538E812A">
              <w:rPr>
                <w:rFonts w:ascii="Arial" w:eastAsia="Arial" w:hAnsi="Arial" w:cs="Arial"/>
                <w:sz w:val="20"/>
                <w:szCs w:val="20"/>
              </w:rPr>
              <w:t>VARCHAR (USER IDENTIFIER)</w:t>
            </w:r>
          </w:p>
          <w:p w14:paraId="0A80BAB1" w14:textId="31D760F5" w:rsidR="538E812A" w:rsidRDefault="538E812A" w:rsidP="538E812A">
            <w:pPr>
              <w:spacing w:before="0" w:after="0"/>
              <w:rPr>
                <w:rFonts w:ascii="Arial" w:eastAsia="Arial" w:hAnsi="Arial" w:cs="Arial"/>
                <w:sz w:val="20"/>
                <w:szCs w:val="20"/>
              </w:rPr>
            </w:pPr>
          </w:p>
        </w:tc>
      </w:tr>
      <w:tr w:rsidR="06A679E1" w14:paraId="1D8DF580" w14:textId="77777777" w:rsidTr="538E812A">
        <w:trPr>
          <w:trHeight w:val="300"/>
        </w:trPr>
        <w:tc>
          <w:tcPr>
            <w:tcW w:w="1413" w:type="dxa"/>
            <w:shd w:val="clear" w:color="auto" w:fill="auto"/>
            <w:vAlign w:val="center"/>
          </w:tcPr>
          <w:p w14:paraId="5E3E50CD" w14:textId="1FC06D4E" w:rsidR="538E812A" w:rsidRDefault="538E812A" w:rsidP="538E812A">
            <w:pPr>
              <w:spacing w:before="0" w:after="0"/>
            </w:pPr>
            <w:r w:rsidRPr="538E812A">
              <w:rPr>
                <w:rFonts w:ascii="Arial" w:eastAsia="Arial" w:hAnsi="Arial" w:cs="Arial"/>
                <w:sz w:val="20"/>
                <w:szCs w:val="20"/>
              </w:rPr>
              <w:t>lastUpdateDate</w:t>
            </w:r>
          </w:p>
        </w:tc>
        <w:tc>
          <w:tcPr>
            <w:tcW w:w="4678" w:type="dxa"/>
            <w:shd w:val="clear" w:color="auto" w:fill="auto"/>
            <w:vAlign w:val="center"/>
          </w:tcPr>
          <w:p w14:paraId="50D26037" w14:textId="3296D93C" w:rsidR="538E812A" w:rsidRDefault="538E812A" w:rsidP="538E812A">
            <w:pPr>
              <w:spacing w:before="0" w:after="0"/>
            </w:pPr>
            <w:r w:rsidRPr="538E812A">
              <w:rPr>
                <w:rFonts w:ascii="Arial" w:eastAsia="Arial" w:hAnsi="Arial" w:cs="Arial"/>
                <w:sz w:val="20"/>
                <w:szCs w:val="20"/>
              </w:rPr>
              <w:t>A data e hora da última atualização neste registo. Pode ser nulo se nunca tiver sido atualizado desde a criação.</w:t>
            </w:r>
          </w:p>
        </w:tc>
        <w:tc>
          <w:tcPr>
            <w:tcW w:w="2693" w:type="dxa"/>
          </w:tcPr>
          <w:p w14:paraId="7B291479" w14:textId="6E4A4F8D" w:rsidR="538E812A" w:rsidRDefault="538E812A" w:rsidP="538E812A">
            <w:pPr>
              <w:spacing w:before="0" w:after="0"/>
            </w:pPr>
            <w:r w:rsidRPr="538E812A">
              <w:rPr>
                <w:rFonts w:ascii="Arial" w:eastAsia="Arial" w:hAnsi="Arial" w:cs="Arial"/>
                <w:sz w:val="20"/>
                <w:szCs w:val="20"/>
              </w:rPr>
              <w:t>DATETIME</w:t>
            </w:r>
          </w:p>
        </w:tc>
      </w:tr>
    </w:tbl>
    <w:p w14:paraId="28BF844B" w14:textId="03B9CFF1" w:rsidR="06A679E1" w:rsidRDefault="06A679E1" w:rsidP="06A679E1"/>
    <w:p w14:paraId="5A4A90BD" w14:textId="5D696FA5" w:rsidR="02F7D2EE" w:rsidRDefault="538E812A" w:rsidP="538E812A">
      <w:pPr>
        <w:pStyle w:val="Ttulo3"/>
        <w:spacing w:line="259" w:lineRule="auto"/>
        <w:ind w:left="576" w:hanging="576"/>
        <w:rPr>
          <w:iCs w:val="0"/>
          <w:szCs w:val="20"/>
        </w:rPr>
      </w:pPr>
      <w:bookmarkStart w:id="316" w:name="_Toc199624806"/>
      <w:r>
        <w:t>Tabela Empregado</w:t>
      </w:r>
      <w:bookmarkEnd w:id="316"/>
    </w:p>
    <w:p w14:paraId="33AB8FED" w14:textId="72F6D126" w:rsidR="02F7D2EE" w:rsidRDefault="538E812A" w:rsidP="06A679E1">
      <w:pPr>
        <w:rPr>
          <w:sz w:val="22"/>
          <w:szCs w:val="22"/>
        </w:rPr>
      </w:pPr>
      <w:r w:rsidRPr="538E812A">
        <w:rPr>
          <w:sz w:val="22"/>
          <w:szCs w:val="22"/>
        </w:rPr>
        <w:t>A tabela seguinte descreve os campos do modelo de dados implementado.</w:t>
      </w:r>
    </w:p>
    <w:p w14:paraId="05EBDE83" w14:textId="77777777" w:rsidR="06A679E1" w:rsidRDefault="06A679E1" w:rsidP="06A679E1">
      <w:pPr>
        <w:rPr>
          <w:sz w:val="22"/>
          <w:szCs w:val="22"/>
        </w:rPr>
      </w:pPr>
    </w:p>
    <w:p w14:paraId="4FE5D03E" w14:textId="35108EA8" w:rsidR="02F7D2EE" w:rsidRDefault="538E812A" w:rsidP="06A679E1">
      <w:pPr>
        <w:pStyle w:val="Legenda"/>
        <w:keepNext/>
        <w:jc w:val="center"/>
      </w:pPr>
      <w:bookmarkStart w:id="317" w:name="_Toc199624926"/>
      <w:r>
        <w:t xml:space="preserve">Tabela </w:t>
      </w:r>
      <w:fldSimple w:instr=" SEQ Tabela \* ARABIC ">
        <w:r w:rsidR="00BF303B">
          <w:t>82</w:t>
        </w:r>
      </w:fldSimple>
      <w:r>
        <w:t>. Tabela Empregado implementada.</w:t>
      </w:r>
      <w:bookmarkEnd w:id="31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18"/>
        <w:gridCol w:w="4252"/>
        <w:gridCol w:w="2528"/>
      </w:tblGrid>
      <w:tr w:rsidR="06A679E1" w14:paraId="4E3E73C5" w14:textId="77777777" w:rsidTr="538E812A">
        <w:trPr>
          <w:trHeight w:val="300"/>
        </w:trPr>
        <w:tc>
          <w:tcPr>
            <w:tcW w:w="1413" w:type="dxa"/>
            <w:shd w:val="clear" w:color="auto" w:fill="4472C4" w:themeFill="accent1"/>
            <w:vAlign w:val="center"/>
          </w:tcPr>
          <w:p w14:paraId="39965407" w14:textId="77777777" w:rsidR="06A679E1" w:rsidRDefault="538E812A" w:rsidP="06A679E1">
            <w:pPr>
              <w:rPr>
                <w:color w:val="FFFFFF" w:themeColor="background1"/>
                <w:sz w:val="22"/>
                <w:szCs w:val="22"/>
              </w:rPr>
            </w:pPr>
            <w:r w:rsidRPr="538E812A">
              <w:rPr>
                <w:color w:val="FFFFFF" w:themeColor="background1"/>
                <w:sz w:val="22"/>
                <w:szCs w:val="22"/>
              </w:rPr>
              <w:t>Campo</w:t>
            </w:r>
          </w:p>
        </w:tc>
        <w:tc>
          <w:tcPr>
            <w:tcW w:w="4678" w:type="dxa"/>
            <w:shd w:val="clear" w:color="auto" w:fill="4472C4" w:themeFill="accent1"/>
            <w:vAlign w:val="center"/>
          </w:tcPr>
          <w:p w14:paraId="4A2ED7EF" w14:textId="77777777" w:rsidR="06A679E1" w:rsidRDefault="538E812A" w:rsidP="06A679E1">
            <w:pPr>
              <w:rPr>
                <w:color w:val="FFFFFF" w:themeColor="background1"/>
                <w:sz w:val="22"/>
                <w:szCs w:val="22"/>
              </w:rPr>
            </w:pPr>
            <w:r w:rsidRPr="538E812A">
              <w:rPr>
                <w:color w:val="FFFFFF" w:themeColor="background1"/>
                <w:sz w:val="22"/>
                <w:szCs w:val="22"/>
              </w:rPr>
              <w:t>Descrição</w:t>
            </w:r>
          </w:p>
        </w:tc>
        <w:tc>
          <w:tcPr>
            <w:tcW w:w="2693" w:type="dxa"/>
            <w:shd w:val="clear" w:color="auto" w:fill="4472C4" w:themeFill="accent1"/>
            <w:vAlign w:val="center"/>
          </w:tcPr>
          <w:p w14:paraId="5014C5FF" w14:textId="77777777" w:rsidR="06A679E1" w:rsidRDefault="538E812A" w:rsidP="06A679E1">
            <w:pPr>
              <w:rPr>
                <w:color w:val="FFFFFF" w:themeColor="background1"/>
                <w:sz w:val="22"/>
                <w:szCs w:val="22"/>
              </w:rPr>
            </w:pPr>
            <w:r w:rsidRPr="538E812A">
              <w:rPr>
                <w:color w:val="FFFFFF" w:themeColor="background1"/>
                <w:sz w:val="22"/>
                <w:szCs w:val="22"/>
              </w:rPr>
              <w:t>Formato do campo</w:t>
            </w:r>
          </w:p>
        </w:tc>
      </w:tr>
      <w:tr w:rsidR="06A679E1" w14:paraId="0ABE45B4" w14:textId="77777777" w:rsidTr="538E812A">
        <w:trPr>
          <w:trHeight w:val="300"/>
        </w:trPr>
        <w:tc>
          <w:tcPr>
            <w:tcW w:w="1413" w:type="dxa"/>
            <w:shd w:val="clear" w:color="auto" w:fill="auto"/>
            <w:vAlign w:val="center"/>
          </w:tcPr>
          <w:p w14:paraId="2125082E" w14:textId="48C0DF93" w:rsidR="538E812A" w:rsidRDefault="538E812A" w:rsidP="538E812A">
            <w:pPr>
              <w:spacing w:before="0" w:after="0"/>
            </w:pPr>
            <w:r w:rsidRPr="538E812A">
              <w:rPr>
                <w:rFonts w:ascii="Arial" w:eastAsia="Arial" w:hAnsi="Arial" w:cs="Arial"/>
                <w:sz w:val="20"/>
                <w:szCs w:val="20"/>
              </w:rPr>
              <w:t>Id</w:t>
            </w:r>
          </w:p>
        </w:tc>
        <w:tc>
          <w:tcPr>
            <w:tcW w:w="4678" w:type="dxa"/>
            <w:shd w:val="clear" w:color="auto" w:fill="auto"/>
            <w:vAlign w:val="center"/>
          </w:tcPr>
          <w:p w14:paraId="336B11E4" w14:textId="11278C6C" w:rsidR="538E812A" w:rsidRDefault="538E812A" w:rsidP="538E812A">
            <w:pPr>
              <w:spacing w:before="0" w:after="0"/>
            </w:pPr>
            <w:r w:rsidRPr="538E812A">
              <w:rPr>
                <w:rFonts w:ascii="Arial" w:eastAsia="Arial" w:hAnsi="Arial" w:cs="Arial"/>
                <w:sz w:val="20"/>
                <w:szCs w:val="20"/>
              </w:rPr>
              <w:t>Identificador único do empregado. É a chave primária da tabela.</w:t>
            </w:r>
          </w:p>
        </w:tc>
        <w:tc>
          <w:tcPr>
            <w:tcW w:w="2693" w:type="dxa"/>
          </w:tcPr>
          <w:p w14:paraId="5FBD049F" w14:textId="50870948" w:rsidR="538E812A" w:rsidRDefault="538E812A" w:rsidP="538E812A">
            <w:pPr>
              <w:spacing w:before="0" w:after="0"/>
            </w:pPr>
            <w:r w:rsidRPr="538E812A">
              <w:rPr>
                <w:rFonts w:ascii="Arial" w:eastAsia="Arial" w:hAnsi="Arial" w:cs="Arial"/>
                <w:sz w:val="20"/>
                <w:szCs w:val="20"/>
              </w:rPr>
              <w:t>INT</w:t>
            </w:r>
          </w:p>
        </w:tc>
      </w:tr>
      <w:tr w:rsidR="06A679E1" w14:paraId="405E5209" w14:textId="77777777" w:rsidTr="538E812A">
        <w:trPr>
          <w:trHeight w:val="300"/>
        </w:trPr>
        <w:tc>
          <w:tcPr>
            <w:tcW w:w="1413" w:type="dxa"/>
            <w:shd w:val="clear" w:color="auto" w:fill="auto"/>
            <w:vAlign w:val="center"/>
          </w:tcPr>
          <w:p w14:paraId="343112A8" w14:textId="26AAD206" w:rsidR="538E812A" w:rsidRDefault="538E812A" w:rsidP="538E812A">
            <w:pPr>
              <w:spacing w:before="0" w:after="0"/>
            </w:pPr>
            <w:r w:rsidRPr="538E812A">
              <w:rPr>
                <w:rFonts w:ascii="Arial" w:eastAsia="Arial" w:hAnsi="Arial" w:cs="Arial"/>
                <w:sz w:val="20"/>
                <w:szCs w:val="20"/>
              </w:rPr>
              <w:t>areaFuncional</w:t>
            </w:r>
          </w:p>
        </w:tc>
        <w:tc>
          <w:tcPr>
            <w:tcW w:w="4678" w:type="dxa"/>
            <w:shd w:val="clear" w:color="auto" w:fill="auto"/>
            <w:vAlign w:val="center"/>
          </w:tcPr>
          <w:p w14:paraId="41AC6409" w14:textId="02A260DC"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A descrição da área funcional ou departamento onde o empregado trabalha</w:t>
            </w:r>
          </w:p>
        </w:tc>
        <w:tc>
          <w:tcPr>
            <w:tcW w:w="2693" w:type="dxa"/>
          </w:tcPr>
          <w:p w14:paraId="0D5FF22A" w14:textId="52A4FF67" w:rsidR="538E812A" w:rsidRDefault="538E812A" w:rsidP="538E812A">
            <w:pPr>
              <w:spacing w:before="0" w:after="0"/>
            </w:pPr>
            <w:r w:rsidRPr="538E812A">
              <w:rPr>
                <w:rFonts w:ascii="Arial" w:eastAsia="Arial" w:hAnsi="Arial" w:cs="Arial"/>
                <w:sz w:val="20"/>
                <w:szCs w:val="20"/>
              </w:rPr>
              <w:t>VARCHAR(100)</w:t>
            </w:r>
          </w:p>
        </w:tc>
      </w:tr>
      <w:tr w:rsidR="06A679E1" w14:paraId="77DB5E71" w14:textId="77777777" w:rsidTr="538E812A">
        <w:trPr>
          <w:trHeight w:val="300"/>
        </w:trPr>
        <w:tc>
          <w:tcPr>
            <w:tcW w:w="1413" w:type="dxa"/>
            <w:shd w:val="clear" w:color="auto" w:fill="auto"/>
            <w:vAlign w:val="center"/>
          </w:tcPr>
          <w:p w14:paraId="3CE72C6A" w14:textId="078D056B" w:rsidR="538E812A" w:rsidRDefault="538E812A" w:rsidP="538E812A">
            <w:pPr>
              <w:spacing w:before="0" w:after="0"/>
            </w:pPr>
            <w:r w:rsidRPr="538E812A">
              <w:rPr>
                <w:rFonts w:ascii="Arial" w:eastAsia="Arial" w:hAnsi="Arial" w:cs="Arial"/>
                <w:sz w:val="20"/>
                <w:szCs w:val="20"/>
              </w:rPr>
              <w:t>nome</w:t>
            </w:r>
          </w:p>
        </w:tc>
        <w:tc>
          <w:tcPr>
            <w:tcW w:w="4678" w:type="dxa"/>
            <w:shd w:val="clear" w:color="auto" w:fill="auto"/>
            <w:vAlign w:val="center"/>
          </w:tcPr>
          <w:p w14:paraId="58EA1D26" w14:textId="5560CA5F" w:rsidR="538E812A" w:rsidRDefault="538E812A" w:rsidP="538E812A">
            <w:pPr>
              <w:spacing w:before="0" w:after="0"/>
            </w:pPr>
            <w:r w:rsidRPr="538E812A">
              <w:rPr>
                <w:rFonts w:ascii="Arial" w:eastAsia="Arial" w:hAnsi="Arial" w:cs="Arial"/>
                <w:sz w:val="20"/>
                <w:szCs w:val="20"/>
              </w:rPr>
              <w:t>O nome completo do empregado.</w:t>
            </w:r>
          </w:p>
        </w:tc>
        <w:tc>
          <w:tcPr>
            <w:tcW w:w="2693" w:type="dxa"/>
          </w:tcPr>
          <w:p w14:paraId="05206A0C" w14:textId="32447524" w:rsidR="538E812A" w:rsidRDefault="538E812A" w:rsidP="538E812A">
            <w:pPr>
              <w:spacing w:before="0" w:after="0"/>
            </w:pPr>
            <w:r w:rsidRPr="538E812A">
              <w:rPr>
                <w:rFonts w:ascii="Arial" w:eastAsia="Arial" w:hAnsi="Arial" w:cs="Arial"/>
                <w:sz w:val="20"/>
                <w:szCs w:val="20"/>
              </w:rPr>
              <w:t>VARCHAR(255)</w:t>
            </w:r>
          </w:p>
        </w:tc>
      </w:tr>
      <w:tr w:rsidR="06A679E1" w14:paraId="2D01F03D" w14:textId="77777777" w:rsidTr="538E812A">
        <w:trPr>
          <w:trHeight w:val="300"/>
        </w:trPr>
        <w:tc>
          <w:tcPr>
            <w:tcW w:w="1413" w:type="dxa"/>
            <w:shd w:val="clear" w:color="auto" w:fill="auto"/>
            <w:vAlign w:val="center"/>
          </w:tcPr>
          <w:p w14:paraId="1B6B8DC3" w14:textId="75AC54EC" w:rsidR="538E812A" w:rsidRDefault="538E812A" w:rsidP="538E812A">
            <w:pPr>
              <w:spacing w:before="0" w:after="0"/>
            </w:pPr>
            <w:r w:rsidRPr="538E812A">
              <w:rPr>
                <w:rFonts w:ascii="Arial" w:eastAsia="Arial" w:hAnsi="Arial" w:cs="Arial"/>
                <w:sz w:val="20"/>
                <w:szCs w:val="20"/>
              </w:rPr>
              <w:t>genero</w:t>
            </w:r>
          </w:p>
        </w:tc>
        <w:tc>
          <w:tcPr>
            <w:tcW w:w="4678" w:type="dxa"/>
            <w:shd w:val="clear" w:color="auto" w:fill="auto"/>
            <w:vAlign w:val="center"/>
          </w:tcPr>
          <w:p w14:paraId="44C33745" w14:textId="3B0FCC8C"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O género do empregado (ex: "Masculino", "Feminino", "Outro")</w:t>
            </w:r>
          </w:p>
        </w:tc>
        <w:tc>
          <w:tcPr>
            <w:tcW w:w="2693" w:type="dxa"/>
          </w:tcPr>
          <w:p w14:paraId="52BBD39E" w14:textId="020F5808" w:rsidR="538E812A" w:rsidRDefault="538E812A" w:rsidP="538E812A">
            <w:pPr>
              <w:spacing w:before="0" w:after="0"/>
            </w:pPr>
            <w:r w:rsidRPr="538E812A">
              <w:rPr>
                <w:rFonts w:ascii="Arial" w:eastAsia="Arial" w:hAnsi="Arial" w:cs="Arial"/>
                <w:sz w:val="20"/>
                <w:szCs w:val="20"/>
              </w:rPr>
              <w:t>VARCHAR(20)</w:t>
            </w:r>
          </w:p>
        </w:tc>
      </w:tr>
      <w:tr w:rsidR="06A679E1" w14:paraId="52EF4B42" w14:textId="77777777" w:rsidTr="538E812A">
        <w:trPr>
          <w:trHeight w:val="300"/>
        </w:trPr>
        <w:tc>
          <w:tcPr>
            <w:tcW w:w="1413" w:type="dxa"/>
            <w:shd w:val="clear" w:color="auto" w:fill="auto"/>
            <w:vAlign w:val="center"/>
          </w:tcPr>
          <w:p w14:paraId="71A09B00" w14:textId="4A36A3CE" w:rsidR="538E812A" w:rsidRDefault="538E812A" w:rsidP="538E812A">
            <w:pPr>
              <w:spacing w:before="0" w:after="0"/>
            </w:pPr>
            <w:r w:rsidRPr="538E812A">
              <w:rPr>
                <w:rFonts w:ascii="Arial" w:eastAsia="Arial" w:hAnsi="Arial" w:cs="Arial"/>
                <w:sz w:val="20"/>
                <w:szCs w:val="20"/>
              </w:rPr>
              <w:t>dataNascimento</w:t>
            </w:r>
          </w:p>
        </w:tc>
        <w:tc>
          <w:tcPr>
            <w:tcW w:w="4678" w:type="dxa"/>
            <w:shd w:val="clear" w:color="auto" w:fill="auto"/>
            <w:vAlign w:val="center"/>
          </w:tcPr>
          <w:p w14:paraId="52022EDE" w14:textId="6DCA65FE" w:rsidR="538E812A" w:rsidRDefault="538E812A" w:rsidP="538E812A">
            <w:pPr>
              <w:spacing w:before="0" w:after="0"/>
            </w:pPr>
            <w:r w:rsidRPr="538E812A">
              <w:rPr>
                <w:rFonts w:ascii="Arial" w:eastAsia="Arial" w:hAnsi="Arial" w:cs="Arial"/>
                <w:sz w:val="20"/>
                <w:szCs w:val="20"/>
              </w:rPr>
              <w:t>A data de nascimento do empregado.</w:t>
            </w:r>
          </w:p>
        </w:tc>
        <w:tc>
          <w:tcPr>
            <w:tcW w:w="2693" w:type="dxa"/>
          </w:tcPr>
          <w:p w14:paraId="2BC8E548" w14:textId="059E3E57" w:rsidR="538E812A" w:rsidRDefault="538E812A" w:rsidP="538E812A">
            <w:pPr>
              <w:spacing w:before="0" w:after="0"/>
            </w:pPr>
            <w:r w:rsidRPr="538E812A">
              <w:rPr>
                <w:rFonts w:ascii="Arial" w:eastAsia="Arial" w:hAnsi="Arial" w:cs="Arial"/>
                <w:sz w:val="20"/>
                <w:szCs w:val="20"/>
              </w:rPr>
              <w:t>DATE</w:t>
            </w:r>
          </w:p>
        </w:tc>
      </w:tr>
      <w:tr w:rsidR="06A679E1" w14:paraId="24557FA0" w14:textId="77777777" w:rsidTr="538E812A">
        <w:trPr>
          <w:trHeight w:val="300"/>
        </w:trPr>
        <w:tc>
          <w:tcPr>
            <w:tcW w:w="1413" w:type="dxa"/>
            <w:shd w:val="clear" w:color="auto" w:fill="auto"/>
            <w:vAlign w:val="center"/>
          </w:tcPr>
          <w:p w14:paraId="26AAC14D" w14:textId="473D9410" w:rsidR="538E812A" w:rsidRDefault="538E812A" w:rsidP="538E812A">
            <w:pPr>
              <w:spacing w:before="0" w:after="0"/>
            </w:pPr>
            <w:r w:rsidRPr="538E812A">
              <w:rPr>
                <w:rFonts w:ascii="Arial" w:eastAsia="Arial" w:hAnsi="Arial" w:cs="Arial"/>
                <w:sz w:val="20"/>
                <w:szCs w:val="20"/>
              </w:rPr>
              <w:t>nacionalidade</w:t>
            </w:r>
          </w:p>
        </w:tc>
        <w:tc>
          <w:tcPr>
            <w:tcW w:w="4678" w:type="dxa"/>
            <w:shd w:val="clear" w:color="auto" w:fill="auto"/>
            <w:vAlign w:val="center"/>
          </w:tcPr>
          <w:p w14:paraId="6A585066" w14:textId="4DE97ABE" w:rsidR="538E812A" w:rsidRDefault="538E812A" w:rsidP="538E812A">
            <w:pPr>
              <w:spacing w:before="0" w:after="0"/>
            </w:pPr>
            <w:r w:rsidRPr="538E812A">
              <w:rPr>
                <w:rFonts w:ascii="Arial" w:eastAsia="Arial" w:hAnsi="Arial" w:cs="Arial"/>
                <w:sz w:val="20"/>
                <w:szCs w:val="20"/>
              </w:rPr>
              <w:t>A nacionalidade do empregado (ex: "Portuguesa", "Brasileira"). Assim como o género, este campo pode ser redundante se NacionalidadeId for usado para referenciar uma tabela de nacionalidades.</w:t>
            </w:r>
          </w:p>
        </w:tc>
        <w:tc>
          <w:tcPr>
            <w:tcW w:w="2693" w:type="dxa"/>
          </w:tcPr>
          <w:p w14:paraId="11B9FB7F" w14:textId="2F7E432A" w:rsidR="538E812A" w:rsidRDefault="538E812A" w:rsidP="538E812A">
            <w:pPr>
              <w:spacing w:before="0" w:after="0"/>
            </w:pPr>
            <w:r w:rsidRPr="538E812A">
              <w:rPr>
                <w:rFonts w:ascii="Arial" w:eastAsia="Arial" w:hAnsi="Arial" w:cs="Arial"/>
                <w:sz w:val="20"/>
                <w:szCs w:val="20"/>
              </w:rPr>
              <w:t>VARCHAR(50)</w:t>
            </w:r>
          </w:p>
        </w:tc>
      </w:tr>
      <w:tr w:rsidR="06A679E1" w14:paraId="1D56BA4B" w14:textId="77777777" w:rsidTr="538E812A">
        <w:trPr>
          <w:trHeight w:val="300"/>
        </w:trPr>
        <w:tc>
          <w:tcPr>
            <w:tcW w:w="1413" w:type="dxa"/>
            <w:shd w:val="clear" w:color="auto" w:fill="auto"/>
            <w:vAlign w:val="center"/>
          </w:tcPr>
          <w:p w14:paraId="4C0920E5" w14:textId="4385F9F8" w:rsidR="538E812A" w:rsidRDefault="538E812A" w:rsidP="538E812A">
            <w:pPr>
              <w:spacing w:before="0" w:after="0"/>
            </w:pPr>
            <w:r w:rsidRPr="538E812A">
              <w:rPr>
                <w:rFonts w:ascii="Arial" w:eastAsia="Arial" w:hAnsi="Arial" w:cs="Arial"/>
                <w:sz w:val="20"/>
                <w:szCs w:val="20"/>
              </w:rPr>
              <w:t>GeneroId</w:t>
            </w:r>
          </w:p>
        </w:tc>
        <w:tc>
          <w:tcPr>
            <w:tcW w:w="4678" w:type="dxa"/>
            <w:shd w:val="clear" w:color="auto" w:fill="auto"/>
            <w:vAlign w:val="center"/>
          </w:tcPr>
          <w:p w14:paraId="2A0F78EC" w14:textId="5920FB05" w:rsidR="538E812A" w:rsidRDefault="538E812A" w:rsidP="538E812A">
            <w:pPr>
              <w:spacing w:before="0" w:after="0"/>
            </w:pPr>
            <w:r w:rsidRPr="538E812A">
              <w:rPr>
                <w:rFonts w:ascii="Arial" w:eastAsia="Arial" w:hAnsi="Arial" w:cs="Arial"/>
                <w:sz w:val="20"/>
                <w:szCs w:val="20"/>
              </w:rPr>
              <w:t>Identificador único do género do empregado. É uma chave estrangeira que referencia a uma tabela Genero. Preferível ao campo genero de texto para garantir consistência e integridade de dados.</w:t>
            </w:r>
          </w:p>
        </w:tc>
        <w:tc>
          <w:tcPr>
            <w:tcW w:w="2693" w:type="dxa"/>
          </w:tcPr>
          <w:p w14:paraId="33CBAE97" w14:textId="286E96F8" w:rsidR="538E812A" w:rsidRDefault="538E812A" w:rsidP="538E812A">
            <w:pPr>
              <w:spacing w:before="0" w:after="0"/>
            </w:pPr>
            <w:r w:rsidRPr="538E812A">
              <w:rPr>
                <w:rFonts w:ascii="Arial" w:eastAsia="Arial" w:hAnsi="Arial" w:cs="Arial"/>
                <w:sz w:val="20"/>
                <w:szCs w:val="20"/>
              </w:rPr>
              <w:t>INT</w:t>
            </w:r>
          </w:p>
        </w:tc>
      </w:tr>
      <w:tr w:rsidR="06A679E1" w14:paraId="410DE633" w14:textId="77777777" w:rsidTr="538E812A">
        <w:trPr>
          <w:trHeight w:val="300"/>
        </w:trPr>
        <w:tc>
          <w:tcPr>
            <w:tcW w:w="1413" w:type="dxa"/>
            <w:shd w:val="clear" w:color="auto" w:fill="auto"/>
            <w:vAlign w:val="center"/>
          </w:tcPr>
          <w:p w14:paraId="724337A5" w14:textId="53E9C05E" w:rsidR="538E812A" w:rsidRDefault="538E812A" w:rsidP="538E812A">
            <w:pPr>
              <w:spacing w:before="0" w:after="0"/>
            </w:pPr>
            <w:r w:rsidRPr="538E812A">
              <w:rPr>
                <w:rFonts w:ascii="Arial" w:eastAsia="Arial" w:hAnsi="Arial" w:cs="Arial"/>
                <w:sz w:val="20"/>
                <w:szCs w:val="20"/>
              </w:rPr>
              <w:t>NacionalidadeId</w:t>
            </w:r>
          </w:p>
        </w:tc>
        <w:tc>
          <w:tcPr>
            <w:tcW w:w="4678" w:type="dxa"/>
            <w:shd w:val="clear" w:color="auto" w:fill="auto"/>
            <w:vAlign w:val="center"/>
          </w:tcPr>
          <w:p w14:paraId="37ADE3B8" w14:textId="5DE1E32B" w:rsidR="538E812A" w:rsidRDefault="538E812A" w:rsidP="538E812A">
            <w:pPr>
              <w:spacing w:before="0" w:after="0"/>
            </w:pPr>
            <w:r w:rsidRPr="538E812A">
              <w:rPr>
                <w:rFonts w:ascii="Arial" w:eastAsia="Arial" w:hAnsi="Arial" w:cs="Arial"/>
                <w:sz w:val="20"/>
                <w:szCs w:val="20"/>
              </w:rPr>
              <w:t>Identificador único da nacionalidade do empregado. É uma chave estrangeira que referencia a uma tabela Nacionalidade. Preferível ao campo nacionalidade de texto.</w:t>
            </w:r>
          </w:p>
        </w:tc>
        <w:tc>
          <w:tcPr>
            <w:tcW w:w="2693" w:type="dxa"/>
          </w:tcPr>
          <w:p w14:paraId="58092BEE" w14:textId="6CE212C2" w:rsidR="538E812A" w:rsidRDefault="538E812A" w:rsidP="538E812A">
            <w:pPr>
              <w:spacing w:before="0" w:after="0"/>
            </w:pPr>
            <w:r w:rsidRPr="538E812A">
              <w:rPr>
                <w:rFonts w:ascii="Arial" w:eastAsia="Arial" w:hAnsi="Arial" w:cs="Arial"/>
                <w:sz w:val="20"/>
                <w:szCs w:val="20"/>
              </w:rPr>
              <w:t>INT</w:t>
            </w:r>
          </w:p>
        </w:tc>
      </w:tr>
      <w:tr w:rsidR="06A679E1" w14:paraId="5311300D" w14:textId="77777777" w:rsidTr="538E812A">
        <w:trPr>
          <w:trHeight w:val="300"/>
        </w:trPr>
        <w:tc>
          <w:tcPr>
            <w:tcW w:w="1413" w:type="dxa"/>
            <w:shd w:val="clear" w:color="auto" w:fill="auto"/>
            <w:vAlign w:val="center"/>
          </w:tcPr>
          <w:p w14:paraId="4751FF0F" w14:textId="1053C257" w:rsidR="538E812A" w:rsidRDefault="538E812A" w:rsidP="538E812A">
            <w:pPr>
              <w:spacing w:before="0" w:after="0"/>
            </w:pPr>
            <w:r w:rsidRPr="538E812A">
              <w:rPr>
                <w:rFonts w:ascii="Arial" w:eastAsia="Arial" w:hAnsi="Arial" w:cs="Arial"/>
                <w:sz w:val="20"/>
                <w:szCs w:val="20"/>
              </w:rPr>
              <w:t>CategoriaFuncionalId</w:t>
            </w:r>
          </w:p>
        </w:tc>
        <w:tc>
          <w:tcPr>
            <w:tcW w:w="4678" w:type="dxa"/>
            <w:shd w:val="clear" w:color="auto" w:fill="auto"/>
            <w:vAlign w:val="center"/>
          </w:tcPr>
          <w:p w14:paraId="355F0F4D" w14:textId="2E9EEAD9" w:rsidR="538E812A" w:rsidRDefault="538E812A" w:rsidP="538E812A">
            <w:pPr>
              <w:spacing w:before="0" w:after="0"/>
            </w:pPr>
            <w:r w:rsidRPr="538E812A">
              <w:rPr>
                <w:rFonts w:ascii="Arial" w:eastAsia="Arial" w:hAnsi="Arial" w:cs="Arial"/>
                <w:sz w:val="20"/>
                <w:szCs w:val="20"/>
              </w:rPr>
              <w:t>Identificador único da categoria funcional do empregado (ex: Administrador, Enólogo). É uma chave estrangeira que referencia a tabela CategoriaFuncional.</w:t>
            </w:r>
          </w:p>
        </w:tc>
        <w:tc>
          <w:tcPr>
            <w:tcW w:w="2693" w:type="dxa"/>
          </w:tcPr>
          <w:p w14:paraId="6533F4A5" w14:textId="533E5B23" w:rsidR="538E812A" w:rsidRDefault="538E812A" w:rsidP="538E812A">
            <w:pPr>
              <w:spacing w:before="0" w:after="0"/>
            </w:pPr>
            <w:r w:rsidRPr="538E812A">
              <w:rPr>
                <w:rFonts w:ascii="Arial" w:eastAsia="Arial" w:hAnsi="Arial" w:cs="Arial"/>
                <w:sz w:val="20"/>
                <w:szCs w:val="20"/>
              </w:rPr>
              <w:t>INT</w:t>
            </w:r>
          </w:p>
        </w:tc>
      </w:tr>
      <w:tr w:rsidR="06A679E1" w14:paraId="46A4571D" w14:textId="77777777" w:rsidTr="538E812A">
        <w:trPr>
          <w:trHeight w:val="300"/>
        </w:trPr>
        <w:tc>
          <w:tcPr>
            <w:tcW w:w="1413" w:type="dxa"/>
            <w:shd w:val="clear" w:color="auto" w:fill="auto"/>
            <w:vAlign w:val="center"/>
          </w:tcPr>
          <w:p w14:paraId="4139EE55" w14:textId="2A76A9F9" w:rsidR="538E812A" w:rsidRDefault="538E812A" w:rsidP="538E812A">
            <w:pPr>
              <w:spacing w:before="0" w:after="0"/>
            </w:pPr>
            <w:r w:rsidRPr="538E812A">
              <w:rPr>
                <w:rFonts w:ascii="Arial" w:eastAsia="Arial" w:hAnsi="Arial" w:cs="Arial"/>
                <w:sz w:val="20"/>
                <w:szCs w:val="20"/>
              </w:rPr>
              <w:t>Is_Active</w:t>
            </w:r>
          </w:p>
        </w:tc>
        <w:tc>
          <w:tcPr>
            <w:tcW w:w="4678" w:type="dxa"/>
            <w:shd w:val="clear" w:color="auto" w:fill="auto"/>
            <w:vAlign w:val="center"/>
          </w:tcPr>
          <w:p w14:paraId="1A151222" w14:textId="6C43F985" w:rsidR="538E812A" w:rsidRDefault="538E812A" w:rsidP="538E812A">
            <w:pPr>
              <w:spacing w:before="0" w:after="0"/>
            </w:pPr>
            <w:r w:rsidRPr="538E812A">
              <w:rPr>
                <w:rFonts w:ascii="Arial" w:eastAsia="Arial" w:hAnsi="Arial" w:cs="Arial"/>
                <w:sz w:val="20"/>
                <w:szCs w:val="20"/>
              </w:rPr>
              <w:t>Indica se o registo do empregado está ativo no sistema. Útil para gerir empregados que saíram da empresa sem os excluir.</w:t>
            </w:r>
          </w:p>
        </w:tc>
        <w:tc>
          <w:tcPr>
            <w:tcW w:w="2693" w:type="dxa"/>
          </w:tcPr>
          <w:p w14:paraId="33BD1D45" w14:textId="33C012F0" w:rsidR="538E812A" w:rsidRDefault="538E812A" w:rsidP="538E812A">
            <w:pPr>
              <w:spacing w:before="0" w:after="0"/>
            </w:pPr>
            <w:r w:rsidRPr="538E812A">
              <w:rPr>
                <w:rFonts w:ascii="Arial" w:eastAsia="Arial" w:hAnsi="Arial" w:cs="Arial"/>
                <w:sz w:val="20"/>
                <w:szCs w:val="20"/>
              </w:rPr>
              <w:t>BOOLEAN</w:t>
            </w:r>
          </w:p>
        </w:tc>
      </w:tr>
      <w:tr w:rsidR="06A679E1" w14:paraId="651640C8" w14:textId="77777777" w:rsidTr="538E812A">
        <w:trPr>
          <w:trHeight w:val="300"/>
        </w:trPr>
        <w:tc>
          <w:tcPr>
            <w:tcW w:w="1413" w:type="dxa"/>
            <w:shd w:val="clear" w:color="auto" w:fill="auto"/>
            <w:vAlign w:val="center"/>
          </w:tcPr>
          <w:p w14:paraId="042FF807" w14:textId="0985DB74" w:rsidR="538E812A" w:rsidRDefault="538E812A" w:rsidP="538E812A">
            <w:pPr>
              <w:spacing w:before="0" w:after="0"/>
            </w:pPr>
            <w:r w:rsidRPr="538E812A">
              <w:rPr>
                <w:rFonts w:ascii="Arial" w:eastAsia="Arial" w:hAnsi="Arial" w:cs="Arial"/>
                <w:sz w:val="20"/>
                <w:szCs w:val="20"/>
              </w:rPr>
              <w:t>createdBy</w:t>
            </w:r>
          </w:p>
        </w:tc>
        <w:tc>
          <w:tcPr>
            <w:tcW w:w="4678" w:type="dxa"/>
            <w:shd w:val="clear" w:color="auto" w:fill="auto"/>
            <w:vAlign w:val="center"/>
          </w:tcPr>
          <w:p w14:paraId="6DCD7DA3" w14:textId="3BBC8E27" w:rsidR="538E812A" w:rsidRDefault="538E812A" w:rsidP="538E812A">
            <w:pPr>
              <w:spacing w:before="0" w:after="0"/>
            </w:pPr>
            <w:r w:rsidRPr="538E812A">
              <w:rPr>
                <w:rFonts w:ascii="Arial" w:eastAsia="Arial" w:hAnsi="Arial" w:cs="Arial"/>
                <w:sz w:val="20"/>
                <w:szCs w:val="20"/>
              </w:rPr>
              <w:t>O nome de utilizador ou ID do utilizador que criou o registo do empregado.</w:t>
            </w:r>
          </w:p>
        </w:tc>
        <w:tc>
          <w:tcPr>
            <w:tcW w:w="2693" w:type="dxa"/>
          </w:tcPr>
          <w:p w14:paraId="4AE4CD76" w14:textId="0D3268C8" w:rsidR="538E812A" w:rsidRDefault="538E812A" w:rsidP="538E812A">
            <w:pPr>
              <w:spacing w:before="0" w:after="0" w:line="259" w:lineRule="auto"/>
              <w:rPr>
                <w:rFonts w:ascii="Arial" w:eastAsia="Arial" w:hAnsi="Arial" w:cs="Arial"/>
                <w:sz w:val="20"/>
                <w:szCs w:val="20"/>
              </w:rPr>
            </w:pPr>
            <w:r w:rsidRPr="538E812A">
              <w:rPr>
                <w:rFonts w:ascii="Arial" w:eastAsia="Arial" w:hAnsi="Arial" w:cs="Arial"/>
                <w:sz w:val="20"/>
                <w:szCs w:val="20"/>
              </w:rPr>
              <w:t>VARCHAR (USER IDENTIFIER)</w:t>
            </w:r>
          </w:p>
        </w:tc>
      </w:tr>
      <w:tr w:rsidR="06A679E1" w14:paraId="006605F3" w14:textId="77777777" w:rsidTr="538E812A">
        <w:trPr>
          <w:trHeight w:val="300"/>
        </w:trPr>
        <w:tc>
          <w:tcPr>
            <w:tcW w:w="1413" w:type="dxa"/>
            <w:shd w:val="clear" w:color="auto" w:fill="auto"/>
            <w:vAlign w:val="center"/>
          </w:tcPr>
          <w:p w14:paraId="04A6C533" w14:textId="3770BBF2" w:rsidR="538E812A" w:rsidRDefault="538E812A" w:rsidP="538E812A">
            <w:pPr>
              <w:spacing w:before="0" w:after="0"/>
            </w:pPr>
            <w:r w:rsidRPr="538E812A">
              <w:rPr>
                <w:rFonts w:ascii="Arial" w:eastAsia="Arial" w:hAnsi="Arial" w:cs="Arial"/>
                <w:sz w:val="20"/>
                <w:szCs w:val="20"/>
              </w:rPr>
              <w:t>createdDate</w:t>
            </w:r>
          </w:p>
        </w:tc>
        <w:tc>
          <w:tcPr>
            <w:tcW w:w="4678" w:type="dxa"/>
            <w:shd w:val="clear" w:color="auto" w:fill="auto"/>
            <w:vAlign w:val="center"/>
          </w:tcPr>
          <w:p w14:paraId="0F78294E" w14:textId="00633626" w:rsidR="538E812A" w:rsidRDefault="538E812A" w:rsidP="538E812A">
            <w:pPr>
              <w:spacing w:before="0" w:after="0"/>
            </w:pPr>
            <w:r w:rsidRPr="538E812A">
              <w:rPr>
                <w:rFonts w:ascii="Arial" w:eastAsia="Arial" w:hAnsi="Arial" w:cs="Arial"/>
                <w:sz w:val="20"/>
                <w:szCs w:val="20"/>
              </w:rPr>
              <w:t>A data e hora em que o registo do empregado foi criado.</w:t>
            </w:r>
          </w:p>
        </w:tc>
        <w:tc>
          <w:tcPr>
            <w:tcW w:w="2693" w:type="dxa"/>
          </w:tcPr>
          <w:p w14:paraId="529628AB" w14:textId="63BE7585" w:rsidR="538E812A" w:rsidRDefault="538E812A" w:rsidP="538E812A">
            <w:pPr>
              <w:spacing w:before="0" w:after="0"/>
            </w:pPr>
            <w:r w:rsidRPr="538E812A">
              <w:rPr>
                <w:rFonts w:ascii="Arial" w:eastAsia="Arial" w:hAnsi="Arial" w:cs="Arial"/>
                <w:sz w:val="20"/>
                <w:szCs w:val="20"/>
              </w:rPr>
              <w:t>DATETIME</w:t>
            </w:r>
          </w:p>
        </w:tc>
      </w:tr>
      <w:tr w:rsidR="06A679E1" w14:paraId="5BEFCFA4" w14:textId="77777777" w:rsidTr="538E812A">
        <w:trPr>
          <w:trHeight w:val="300"/>
        </w:trPr>
        <w:tc>
          <w:tcPr>
            <w:tcW w:w="1413" w:type="dxa"/>
            <w:shd w:val="clear" w:color="auto" w:fill="auto"/>
            <w:vAlign w:val="center"/>
          </w:tcPr>
          <w:p w14:paraId="3BC58BF8" w14:textId="3F9D10E0" w:rsidR="538E812A" w:rsidRDefault="538E812A" w:rsidP="538E812A">
            <w:pPr>
              <w:spacing w:before="0" w:after="0"/>
            </w:pPr>
            <w:r w:rsidRPr="538E812A">
              <w:rPr>
                <w:rFonts w:ascii="Arial" w:eastAsia="Arial" w:hAnsi="Arial" w:cs="Arial"/>
                <w:sz w:val="20"/>
                <w:szCs w:val="20"/>
              </w:rPr>
              <w:t>lastUpdatedBy</w:t>
            </w:r>
          </w:p>
        </w:tc>
        <w:tc>
          <w:tcPr>
            <w:tcW w:w="4678" w:type="dxa"/>
            <w:shd w:val="clear" w:color="auto" w:fill="auto"/>
            <w:vAlign w:val="center"/>
          </w:tcPr>
          <w:p w14:paraId="6076FCDB" w14:textId="03189A6A" w:rsidR="538E812A" w:rsidRDefault="538E812A" w:rsidP="538E812A">
            <w:pPr>
              <w:spacing w:before="0" w:after="0"/>
            </w:pPr>
            <w:r w:rsidRPr="538E812A">
              <w:rPr>
                <w:rFonts w:ascii="Arial" w:eastAsia="Arial" w:hAnsi="Arial" w:cs="Arial"/>
                <w:sz w:val="20"/>
                <w:szCs w:val="20"/>
              </w:rPr>
              <w:t>O nome de utilizador ou ID do utilizador que fez a última atualização no registo do empregado. Pode ser nulo se nunca tiver sido atualizado desde a criação.</w:t>
            </w:r>
          </w:p>
        </w:tc>
        <w:tc>
          <w:tcPr>
            <w:tcW w:w="2693" w:type="dxa"/>
          </w:tcPr>
          <w:p w14:paraId="6E67EA78" w14:textId="333395CA" w:rsidR="538E812A" w:rsidRDefault="538E812A" w:rsidP="538E812A">
            <w:pPr>
              <w:spacing w:before="0" w:after="0" w:line="259" w:lineRule="auto"/>
              <w:rPr>
                <w:rFonts w:ascii="Arial" w:eastAsia="Arial" w:hAnsi="Arial" w:cs="Arial"/>
                <w:sz w:val="20"/>
                <w:szCs w:val="20"/>
              </w:rPr>
            </w:pPr>
            <w:r w:rsidRPr="538E812A">
              <w:rPr>
                <w:rFonts w:ascii="Arial" w:eastAsia="Arial" w:hAnsi="Arial" w:cs="Arial"/>
                <w:sz w:val="20"/>
                <w:szCs w:val="20"/>
              </w:rPr>
              <w:t>VARCHAR (USER IDENTIFIER)</w:t>
            </w:r>
          </w:p>
          <w:p w14:paraId="6F01504A" w14:textId="1246B8FB" w:rsidR="538E812A" w:rsidRDefault="538E812A" w:rsidP="538E812A">
            <w:pPr>
              <w:spacing w:before="0" w:after="0"/>
              <w:rPr>
                <w:rFonts w:ascii="Arial" w:eastAsia="Arial" w:hAnsi="Arial" w:cs="Arial"/>
                <w:sz w:val="20"/>
                <w:szCs w:val="20"/>
              </w:rPr>
            </w:pPr>
          </w:p>
        </w:tc>
      </w:tr>
      <w:tr w:rsidR="06A679E1" w14:paraId="7F941015" w14:textId="77777777" w:rsidTr="538E812A">
        <w:trPr>
          <w:trHeight w:val="300"/>
        </w:trPr>
        <w:tc>
          <w:tcPr>
            <w:tcW w:w="1413" w:type="dxa"/>
            <w:shd w:val="clear" w:color="auto" w:fill="auto"/>
            <w:vAlign w:val="center"/>
          </w:tcPr>
          <w:p w14:paraId="32F7BC51" w14:textId="07BCD2D2" w:rsidR="538E812A" w:rsidRDefault="538E812A" w:rsidP="538E812A">
            <w:pPr>
              <w:spacing w:before="0" w:after="0"/>
            </w:pPr>
            <w:r w:rsidRPr="538E812A">
              <w:rPr>
                <w:rFonts w:ascii="Arial" w:eastAsia="Arial" w:hAnsi="Arial" w:cs="Arial"/>
                <w:sz w:val="20"/>
                <w:szCs w:val="20"/>
              </w:rPr>
              <w:t>lastUpdateDate</w:t>
            </w:r>
          </w:p>
        </w:tc>
        <w:tc>
          <w:tcPr>
            <w:tcW w:w="4678" w:type="dxa"/>
            <w:shd w:val="clear" w:color="auto" w:fill="auto"/>
            <w:vAlign w:val="center"/>
          </w:tcPr>
          <w:p w14:paraId="4815241E" w14:textId="11D589B2" w:rsidR="538E812A" w:rsidRDefault="538E812A" w:rsidP="538E812A">
            <w:pPr>
              <w:spacing w:before="0" w:after="0"/>
            </w:pPr>
            <w:r w:rsidRPr="538E812A">
              <w:rPr>
                <w:rFonts w:ascii="Arial" w:eastAsia="Arial" w:hAnsi="Arial" w:cs="Arial"/>
                <w:sz w:val="20"/>
                <w:szCs w:val="20"/>
              </w:rPr>
              <w:t>A data e hora da última atualização no registo do empregado. Pode ser nulo se nunca tiver sido atualizado desde a criação.</w:t>
            </w:r>
          </w:p>
        </w:tc>
        <w:tc>
          <w:tcPr>
            <w:tcW w:w="2693" w:type="dxa"/>
          </w:tcPr>
          <w:p w14:paraId="157CF9ED" w14:textId="7632FA7C" w:rsidR="538E812A" w:rsidRDefault="538E812A" w:rsidP="538E812A">
            <w:pPr>
              <w:spacing w:before="0" w:after="0"/>
            </w:pPr>
            <w:r w:rsidRPr="538E812A">
              <w:rPr>
                <w:rFonts w:ascii="Arial" w:eastAsia="Arial" w:hAnsi="Arial" w:cs="Arial"/>
                <w:sz w:val="20"/>
                <w:szCs w:val="20"/>
              </w:rPr>
              <w:t>DATETIME</w:t>
            </w:r>
          </w:p>
        </w:tc>
      </w:tr>
    </w:tbl>
    <w:p w14:paraId="424B5C27" w14:textId="0F6A7A0D" w:rsidR="06A679E1" w:rsidRDefault="06A679E1" w:rsidP="06A679E1"/>
    <w:p w14:paraId="1546DC35" w14:textId="2C43AC13" w:rsidR="3306A49E" w:rsidRDefault="538E812A" w:rsidP="06A679E1">
      <w:pPr>
        <w:pStyle w:val="Ttulo3"/>
        <w:spacing w:line="259" w:lineRule="auto"/>
        <w:ind w:left="576" w:hanging="576"/>
      </w:pPr>
      <w:bookmarkStart w:id="318" w:name="_Toc199624807"/>
      <w:r>
        <w:t>Tabela EmpregadoArmazem</w:t>
      </w:r>
      <w:bookmarkEnd w:id="318"/>
    </w:p>
    <w:p w14:paraId="790C7BC2" w14:textId="72F6D126" w:rsidR="3306A49E" w:rsidRDefault="538E812A" w:rsidP="06A679E1">
      <w:pPr>
        <w:rPr>
          <w:sz w:val="22"/>
          <w:szCs w:val="22"/>
        </w:rPr>
      </w:pPr>
      <w:r w:rsidRPr="538E812A">
        <w:rPr>
          <w:sz w:val="22"/>
          <w:szCs w:val="22"/>
        </w:rPr>
        <w:t>A tabela seguinte descreve os campos do modelo de dados implementado.</w:t>
      </w:r>
    </w:p>
    <w:p w14:paraId="6535F189" w14:textId="77777777" w:rsidR="06A679E1" w:rsidRDefault="06A679E1" w:rsidP="06A679E1">
      <w:pPr>
        <w:rPr>
          <w:sz w:val="22"/>
          <w:szCs w:val="22"/>
        </w:rPr>
      </w:pPr>
    </w:p>
    <w:p w14:paraId="562342FF" w14:textId="7C24DDF7" w:rsidR="3306A49E" w:rsidRDefault="538E812A" w:rsidP="06A679E1">
      <w:pPr>
        <w:pStyle w:val="Legenda"/>
        <w:keepNext/>
        <w:jc w:val="center"/>
      </w:pPr>
      <w:bookmarkStart w:id="319" w:name="_Toc199624927"/>
      <w:r>
        <w:t xml:space="preserve">Tabela </w:t>
      </w:r>
      <w:fldSimple w:instr=" SEQ Tabela \* ARABIC ">
        <w:r w:rsidR="00BF303B">
          <w:t>83</w:t>
        </w:r>
      </w:fldSimple>
      <w:r>
        <w:t>. Tabela EmpregadoArmazem implementada.</w:t>
      </w:r>
      <w:bookmarkEnd w:id="31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5"/>
        <w:gridCol w:w="4629"/>
        <w:gridCol w:w="2674"/>
      </w:tblGrid>
      <w:tr w:rsidR="06A679E1" w14:paraId="73C8EF4C" w14:textId="77777777" w:rsidTr="538E812A">
        <w:trPr>
          <w:trHeight w:val="300"/>
        </w:trPr>
        <w:tc>
          <w:tcPr>
            <w:tcW w:w="1413" w:type="dxa"/>
            <w:shd w:val="clear" w:color="auto" w:fill="4472C4" w:themeFill="accent1"/>
            <w:vAlign w:val="center"/>
          </w:tcPr>
          <w:p w14:paraId="7E3A2262" w14:textId="77777777" w:rsidR="06A679E1" w:rsidRDefault="538E812A" w:rsidP="06A679E1">
            <w:pPr>
              <w:rPr>
                <w:color w:val="FFFFFF" w:themeColor="background1"/>
                <w:sz w:val="22"/>
                <w:szCs w:val="22"/>
              </w:rPr>
            </w:pPr>
            <w:r w:rsidRPr="538E812A">
              <w:rPr>
                <w:color w:val="FFFFFF" w:themeColor="background1"/>
                <w:sz w:val="22"/>
                <w:szCs w:val="22"/>
              </w:rPr>
              <w:t>Campo</w:t>
            </w:r>
          </w:p>
        </w:tc>
        <w:tc>
          <w:tcPr>
            <w:tcW w:w="4678" w:type="dxa"/>
            <w:shd w:val="clear" w:color="auto" w:fill="4472C4" w:themeFill="accent1"/>
            <w:vAlign w:val="center"/>
          </w:tcPr>
          <w:p w14:paraId="66238442" w14:textId="77777777" w:rsidR="06A679E1" w:rsidRDefault="538E812A" w:rsidP="06A679E1">
            <w:pPr>
              <w:rPr>
                <w:color w:val="FFFFFF" w:themeColor="background1"/>
                <w:sz w:val="22"/>
                <w:szCs w:val="22"/>
              </w:rPr>
            </w:pPr>
            <w:r w:rsidRPr="538E812A">
              <w:rPr>
                <w:color w:val="FFFFFF" w:themeColor="background1"/>
                <w:sz w:val="22"/>
                <w:szCs w:val="22"/>
              </w:rPr>
              <w:t>Descrição</w:t>
            </w:r>
          </w:p>
        </w:tc>
        <w:tc>
          <w:tcPr>
            <w:tcW w:w="2693" w:type="dxa"/>
            <w:shd w:val="clear" w:color="auto" w:fill="4472C4" w:themeFill="accent1"/>
            <w:vAlign w:val="center"/>
          </w:tcPr>
          <w:p w14:paraId="4018315F" w14:textId="77777777" w:rsidR="06A679E1" w:rsidRDefault="538E812A" w:rsidP="06A679E1">
            <w:pPr>
              <w:rPr>
                <w:color w:val="FFFFFF" w:themeColor="background1"/>
                <w:sz w:val="22"/>
                <w:szCs w:val="22"/>
              </w:rPr>
            </w:pPr>
            <w:r w:rsidRPr="538E812A">
              <w:rPr>
                <w:color w:val="FFFFFF" w:themeColor="background1"/>
                <w:sz w:val="22"/>
                <w:szCs w:val="22"/>
              </w:rPr>
              <w:t>Formato do campo</w:t>
            </w:r>
          </w:p>
        </w:tc>
      </w:tr>
      <w:tr w:rsidR="06A679E1" w14:paraId="125F977E" w14:textId="77777777" w:rsidTr="538E812A">
        <w:trPr>
          <w:trHeight w:val="300"/>
        </w:trPr>
        <w:tc>
          <w:tcPr>
            <w:tcW w:w="1413" w:type="dxa"/>
            <w:shd w:val="clear" w:color="auto" w:fill="auto"/>
            <w:vAlign w:val="center"/>
          </w:tcPr>
          <w:p w14:paraId="2E3587CF" w14:textId="4922E8B1" w:rsidR="538E812A" w:rsidRDefault="538E812A" w:rsidP="538E812A">
            <w:pPr>
              <w:spacing w:before="0" w:after="0"/>
            </w:pPr>
            <w:r w:rsidRPr="538E812A">
              <w:rPr>
                <w:rFonts w:ascii="Arial" w:eastAsia="Arial" w:hAnsi="Arial" w:cs="Arial"/>
                <w:sz w:val="20"/>
                <w:szCs w:val="20"/>
              </w:rPr>
              <w:t>Id</w:t>
            </w:r>
          </w:p>
        </w:tc>
        <w:tc>
          <w:tcPr>
            <w:tcW w:w="4678" w:type="dxa"/>
            <w:shd w:val="clear" w:color="auto" w:fill="auto"/>
            <w:vAlign w:val="center"/>
          </w:tcPr>
          <w:p w14:paraId="33584441" w14:textId="5F56FA47" w:rsidR="538E812A" w:rsidRDefault="538E812A" w:rsidP="538E812A">
            <w:pPr>
              <w:spacing w:before="0" w:after="0"/>
            </w:pPr>
            <w:r w:rsidRPr="538E812A">
              <w:rPr>
                <w:rFonts w:ascii="Arial" w:eastAsia="Arial" w:hAnsi="Arial" w:cs="Arial"/>
                <w:sz w:val="20"/>
                <w:szCs w:val="20"/>
              </w:rPr>
              <w:t>Identificador único para cada associação entre um empregado e um armazém. É a chave primária da tabela.</w:t>
            </w:r>
          </w:p>
        </w:tc>
        <w:tc>
          <w:tcPr>
            <w:tcW w:w="2693" w:type="dxa"/>
          </w:tcPr>
          <w:p w14:paraId="423A5906" w14:textId="2C9D3FE6" w:rsidR="538E812A" w:rsidRDefault="538E812A" w:rsidP="538E812A">
            <w:pPr>
              <w:spacing w:before="0" w:after="0"/>
            </w:pPr>
            <w:r w:rsidRPr="538E812A">
              <w:rPr>
                <w:rFonts w:ascii="Arial" w:eastAsia="Arial" w:hAnsi="Arial" w:cs="Arial"/>
                <w:sz w:val="20"/>
                <w:szCs w:val="20"/>
              </w:rPr>
              <w:t>INT</w:t>
            </w:r>
          </w:p>
        </w:tc>
      </w:tr>
      <w:tr w:rsidR="06A679E1" w14:paraId="2985B721" w14:textId="77777777" w:rsidTr="538E812A">
        <w:trPr>
          <w:trHeight w:val="300"/>
        </w:trPr>
        <w:tc>
          <w:tcPr>
            <w:tcW w:w="1413" w:type="dxa"/>
            <w:shd w:val="clear" w:color="auto" w:fill="auto"/>
            <w:vAlign w:val="center"/>
          </w:tcPr>
          <w:p w14:paraId="6C13CC2A" w14:textId="618EC991" w:rsidR="538E812A" w:rsidRDefault="538E812A" w:rsidP="538E812A">
            <w:pPr>
              <w:spacing w:before="0" w:after="0"/>
            </w:pPr>
            <w:r w:rsidRPr="538E812A">
              <w:rPr>
                <w:rFonts w:ascii="Arial" w:eastAsia="Arial" w:hAnsi="Arial" w:cs="Arial"/>
                <w:sz w:val="20"/>
                <w:szCs w:val="20"/>
              </w:rPr>
              <w:t>Armazem_id</w:t>
            </w:r>
          </w:p>
        </w:tc>
        <w:tc>
          <w:tcPr>
            <w:tcW w:w="4678" w:type="dxa"/>
            <w:shd w:val="clear" w:color="auto" w:fill="auto"/>
            <w:vAlign w:val="center"/>
          </w:tcPr>
          <w:p w14:paraId="6082069F" w14:textId="601873A8" w:rsidR="538E812A" w:rsidRDefault="538E812A" w:rsidP="538E812A">
            <w:pPr>
              <w:spacing w:before="0" w:after="0"/>
            </w:pPr>
            <w:r w:rsidRPr="538E812A">
              <w:rPr>
                <w:rFonts w:ascii="Arial" w:eastAsia="Arial" w:hAnsi="Arial" w:cs="Arial"/>
                <w:sz w:val="20"/>
                <w:szCs w:val="20"/>
              </w:rPr>
              <w:t>Identificador único do armazém. É uma chave estrangeira que referencia a tabela Armazem.</w:t>
            </w:r>
          </w:p>
        </w:tc>
        <w:tc>
          <w:tcPr>
            <w:tcW w:w="2693" w:type="dxa"/>
          </w:tcPr>
          <w:p w14:paraId="3DD4EB05" w14:textId="5C4AA3D3" w:rsidR="538E812A" w:rsidRDefault="538E812A" w:rsidP="538E812A">
            <w:pPr>
              <w:spacing w:before="0" w:after="0"/>
            </w:pPr>
            <w:r w:rsidRPr="538E812A">
              <w:rPr>
                <w:rFonts w:ascii="Arial" w:eastAsia="Arial" w:hAnsi="Arial" w:cs="Arial"/>
                <w:sz w:val="20"/>
                <w:szCs w:val="20"/>
              </w:rPr>
              <w:t>INT</w:t>
            </w:r>
          </w:p>
        </w:tc>
      </w:tr>
      <w:tr w:rsidR="06A679E1" w14:paraId="58A4866E" w14:textId="77777777" w:rsidTr="538E812A">
        <w:trPr>
          <w:trHeight w:val="300"/>
        </w:trPr>
        <w:tc>
          <w:tcPr>
            <w:tcW w:w="1413" w:type="dxa"/>
            <w:shd w:val="clear" w:color="auto" w:fill="auto"/>
            <w:vAlign w:val="center"/>
          </w:tcPr>
          <w:p w14:paraId="58E6D8F1" w14:textId="0B595439" w:rsidR="538E812A" w:rsidRDefault="538E812A" w:rsidP="538E812A">
            <w:pPr>
              <w:spacing w:before="0" w:after="0"/>
            </w:pPr>
            <w:r w:rsidRPr="538E812A">
              <w:rPr>
                <w:rFonts w:ascii="Arial" w:eastAsia="Arial" w:hAnsi="Arial" w:cs="Arial"/>
                <w:sz w:val="20"/>
                <w:szCs w:val="20"/>
              </w:rPr>
              <w:t>EmpregadoId</w:t>
            </w:r>
          </w:p>
        </w:tc>
        <w:tc>
          <w:tcPr>
            <w:tcW w:w="4678" w:type="dxa"/>
            <w:shd w:val="clear" w:color="auto" w:fill="auto"/>
            <w:vAlign w:val="center"/>
          </w:tcPr>
          <w:p w14:paraId="3E64154E" w14:textId="25B33F8D" w:rsidR="538E812A" w:rsidRDefault="538E812A" w:rsidP="538E812A">
            <w:pPr>
              <w:spacing w:before="0" w:after="0"/>
            </w:pPr>
            <w:r w:rsidRPr="538E812A">
              <w:rPr>
                <w:rFonts w:ascii="Arial" w:eastAsia="Arial" w:hAnsi="Arial" w:cs="Arial"/>
                <w:sz w:val="20"/>
                <w:szCs w:val="20"/>
              </w:rPr>
              <w:t>Identificador único do empregado. É uma chave estrangeira que referencia a tabela Empregado.</w:t>
            </w:r>
          </w:p>
        </w:tc>
        <w:tc>
          <w:tcPr>
            <w:tcW w:w="2693" w:type="dxa"/>
          </w:tcPr>
          <w:p w14:paraId="778B4508" w14:textId="2AAEE14E" w:rsidR="538E812A" w:rsidRDefault="538E812A" w:rsidP="538E812A">
            <w:pPr>
              <w:spacing w:before="0" w:after="0"/>
            </w:pPr>
            <w:r w:rsidRPr="538E812A">
              <w:rPr>
                <w:rFonts w:ascii="Arial" w:eastAsia="Arial" w:hAnsi="Arial" w:cs="Arial"/>
                <w:sz w:val="20"/>
                <w:szCs w:val="20"/>
              </w:rPr>
              <w:t>INT</w:t>
            </w:r>
          </w:p>
        </w:tc>
      </w:tr>
      <w:tr w:rsidR="06A679E1" w14:paraId="2B5785C8" w14:textId="77777777" w:rsidTr="538E812A">
        <w:trPr>
          <w:trHeight w:val="300"/>
        </w:trPr>
        <w:tc>
          <w:tcPr>
            <w:tcW w:w="1413" w:type="dxa"/>
            <w:shd w:val="clear" w:color="auto" w:fill="auto"/>
            <w:vAlign w:val="center"/>
          </w:tcPr>
          <w:p w14:paraId="4E941E71" w14:textId="29783412" w:rsidR="538E812A" w:rsidRDefault="538E812A" w:rsidP="538E812A">
            <w:pPr>
              <w:spacing w:before="0" w:after="0"/>
            </w:pPr>
            <w:r w:rsidRPr="538E812A">
              <w:rPr>
                <w:rFonts w:ascii="Arial" w:eastAsia="Arial" w:hAnsi="Arial" w:cs="Arial"/>
                <w:sz w:val="20"/>
                <w:szCs w:val="20"/>
              </w:rPr>
              <w:t>Is_Active</w:t>
            </w:r>
          </w:p>
        </w:tc>
        <w:tc>
          <w:tcPr>
            <w:tcW w:w="4678" w:type="dxa"/>
            <w:shd w:val="clear" w:color="auto" w:fill="auto"/>
            <w:vAlign w:val="center"/>
          </w:tcPr>
          <w:p w14:paraId="7BE214C6" w14:textId="29534364" w:rsidR="538E812A" w:rsidRDefault="538E812A" w:rsidP="538E812A">
            <w:pPr>
              <w:spacing w:before="0" w:after="0"/>
            </w:pPr>
            <w:r w:rsidRPr="538E812A">
              <w:rPr>
                <w:rFonts w:ascii="Arial" w:eastAsia="Arial" w:hAnsi="Arial" w:cs="Arial"/>
                <w:sz w:val="20"/>
                <w:szCs w:val="20"/>
              </w:rPr>
              <w:t>Indica se esta associação específica entre o empregado e o armazém está ativa. Útil para desativar o acesso de um empregado a um armazém sem apagar o registo.</w:t>
            </w:r>
          </w:p>
        </w:tc>
        <w:tc>
          <w:tcPr>
            <w:tcW w:w="2693" w:type="dxa"/>
          </w:tcPr>
          <w:p w14:paraId="227D808D" w14:textId="33C012F0" w:rsidR="538E812A" w:rsidRDefault="538E812A" w:rsidP="538E812A">
            <w:pPr>
              <w:spacing w:before="0" w:after="0"/>
            </w:pPr>
            <w:r w:rsidRPr="538E812A">
              <w:rPr>
                <w:rFonts w:ascii="Arial" w:eastAsia="Arial" w:hAnsi="Arial" w:cs="Arial"/>
                <w:sz w:val="20"/>
                <w:szCs w:val="20"/>
              </w:rPr>
              <w:t>BOOLEAN</w:t>
            </w:r>
          </w:p>
        </w:tc>
      </w:tr>
      <w:tr w:rsidR="06A679E1" w14:paraId="0ADBC91F" w14:textId="77777777" w:rsidTr="538E812A">
        <w:trPr>
          <w:trHeight w:val="300"/>
        </w:trPr>
        <w:tc>
          <w:tcPr>
            <w:tcW w:w="1413" w:type="dxa"/>
            <w:shd w:val="clear" w:color="auto" w:fill="auto"/>
            <w:vAlign w:val="center"/>
          </w:tcPr>
          <w:p w14:paraId="1AD40428" w14:textId="5A8A4A3B" w:rsidR="538E812A" w:rsidRDefault="538E812A" w:rsidP="538E812A">
            <w:pPr>
              <w:spacing w:before="0" w:after="0"/>
            </w:pPr>
            <w:r w:rsidRPr="538E812A">
              <w:rPr>
                <w:rFonts w:ascii="Arial" w:eastAsia="Arial" w:hAnsi="Arial" w:cs="Arial"/>
                <w:sz w:val="20"/>
                <w:szCs w:val="20"/>
              </w:rPr>
              <w:t>createdBy</w:t>
            </w:r>
          </w:p>
        </w:tc>
        <w:tc>
          <w:tcPr>
            <w:tcW w:w="4678" w:type="dxa"/>
            <w:shd w:val="clear" w:color="auto" w:fill="auto"/>
            <w:vAlign w:val="center"/>
          </w:tcPr>
          <w:p w14:paraId="41471DE5" w14:textId="59B57483" w:rsidR="538E812A" w:rsidRDefault="538E812A" w:rsidP="538E812A">
            <w:pPr>
              <w:spacing w:before="0" w:after="0"/>
            </w:pPr>
            <w:r w:rsidRPr="538E812A">
              <w:rPr>
                <w:rFonts w:ascii="Arial" w:eastAsia="Arial" w:hAnsi="Arial" w:cs="Arial"/>
                <w:sz w:val="20"/>
                <w:szCs w:val="20"/>
              </w:rPr>
              <w:t>O nome de utilizador ou ID do utilizador que criou este registo de associação.</w:t>
            </w:r>
          </w:p>
        </w:tc>
        <w:tc>
          <w:tcPr>
            <w:tcW w:w="2693" w:type="dxa"/>
          </w:tcPr>
          <w:p w14:paraId="6A3439E7" w14:textId="0D3268C8" w:rsidR="538E812A" w:rsidRDefault="538E812A" w:rsidP="538E812A">
            <w:pPr>
              <w:spacing w:before="0" w:after="0" w:line="259" w:lineRule="auto"/>
              <w:rPr>
                <w:rFonts w:ascii="Arial" w:eastAsia="Arial" w:hAnsi="Arial" w:cs="Arial"/>
                <w:sz w:val="20"/>
                <w:szCs w:val="20"/>
              </w:rPr>
            </w:pPr>
            <w:r w:rsidRPr="538E812A">
              <w:rPr>
                <w:rFonts w:ascii="Arial" w:eastAsia="Arial" w:hAnsi="Arial" w:cs="Arial"/>
                <w:sz w:val="20"/>
                <w:szCs w:val="20"/>
              </w:rPr>
              <w:t>VARCHAR (USER IDENTIFIER)</w:t>
            </w:r>
          </w:p>
        </w:tc>
      </w:tr>
      <w:tr w:rsidR="06A679E1" w14:paraId="7197CFF2" w14:textId="77777777" w:rsidTr="538E812A">
        <w:trPr>
          <w:trHeight w:val="300"/>
        </w:trPr>
        <w:tc>
          <w:tcPr>
            <w:tcW w:w="1413" w:type="dxa"/>
            <w:shd w:val="clear" w:color="auto" w:fill="auto"/>
            <w:vAlign w:val="center"/>
          </w:tcPr>
          <w:p w14:paraId="33D08506" w14:textId="318A4016" w:rsidR="538E812A" w:rsidRDefault="538E812A" w:rsidP="538E812A">
            <w:pPr>
              <w:spacing w:before="0" w:after="0"/>
            </w:pPr>
            <w:r w:rsidRPr="538E812A">
              <w:rPr>
                <w:rFonts w:ascii="Arial" w:eastAsia="Arial" w:hAnsi="Arial" w:cs="Arial"/>
                <w:sz w:val="20"/>
                <w:szCs w:val="20"/>
              </w:rPr>
              <w:t>createdDate</w:t>
            </w:r>
          </w:p>
        </w:tc>
        <w:tc>
          <w:tcPr>
            <w:tcW w:w="4678" w:type="dxa"/>
            <w:shd w:val="clear" w:color="auto" w:fill="auto"/>
            <w:vAlign w:val="center"/>
          </w:tcPr>
          <w:p w14:paraId="79725000" w14:textId="4F762F1F" w:rsidR="538E812A" w:rsidRDefault="538E812A" w:rsidP="538E812A">
            <w:pPr>
              <w:spacing w:before="0" w:after="0"/>
            </w:pPr>
            <w:r w:rsidRPr="538E812A">
              <w:rPr>
                <w:rFonts w:ascii="Arial" w:eastAsia="Arial" w:hAnsi="Arial" w:cs="Arial"/>
                <w:sz w:val="20"/>
                <w:szCs w:val="20"/>
              </w:rPr>
              <w:t>A data e hora em que este registo de associação foi criado.</w:t>
            </w:r>
          </w:p>
        </w:tc>
        <w:tc>
          <w:tcPr>
            <w:tcW w:w="2693" w:type="dxa"/>
          </w:tcPr>
          <w:p w14:paraId="4A7DC497" w14:textId="63BE7585" w:rsidR="538E812A" w:rsidRDefault="538E812A" w:rsidP="538E812A">
            <w:pPr>
              <w:spacing w:before="0" w:after="0"/>
            </w:pPr>
            <w:r w:rsidRPr="538E812A">
              <w:rPr>
                <w:rFonts w:ascii="Arial" w:eastAsia="Arial" w:hAnsi="Arial" w:cs="Arial"/>
                <w:sz w:val="20"/>
                <w:szCs w:val="20"/>
              </w:rPr>
              <w:t>DATETIME</w:t>
            </w:r>
          </w:p>
        </w:tc>
      </w:tr>
      <w:tr w:rsidR="06A679E1" w14:paraId="320F57FE" w14:textId="77777777" w:rsidTr="538E812A">
        <w:trPr>
          <w:trHeight w:val="300"/>
        </w:trPr>
        <w:tc>
          <w:tcPr>
            <w:tcW w:w="1413" w:type="dxa"/>
            <w:shd w:val="clear" w:color="auto" w:fill="auto"/>
            <w:vAlign w:val="center"/>
          </w:tcPr>
          <w:p w14:paraId="4C074DE7" w14:textId="6F075CDC" w:rsidR="538E812A" w:rsidRDefault="538E812A" w:rsidP="538E812A">
            <w:pPr>
              <w:spacing w:before="0" w:after="0"/>
            </w:pPr>
            <w:r w:rsidRPr="538E812A">
              <w:rPr>
                <w:rFonts w:ascii="Arial" w:eastAsia="Arial" w:hAnsi="Arial" w:cs="Arial"/>
                <w:sz w:val="20"/>
                <w:szCs w:val="20"/>
              </w:rPr>
              <w:t>lastUpdatedBy</w:t>
            </w:r>
          </w:p>
        </w:tc>
        <w:tc>
          <w:tcPr>
            <w:tcW w:w="4678" w:type="dxa"/>
            <w:shd w:val="clear" w:color="auto" w:fill="auto"/>
            <w:vAlign w:val="center"/>
          </w:tcPr>
          <w:p w14:paraId="6D8BE8EE" w14:textId="7411094E" w:rsidR="538E812A" w:rsidRDefault="538E812A" w:rsidP="538E812A">
            <w:pPr>
              <w:spacing w:before="0" w:after="0"/>
            </w:pPr>
            <w:r w:rsidRPr="538E812A">
              <w:rPr>
                <w:rFonts w:ascii="Arial" w:eastAsia="Arial" w:hAnsi="Arial" w:cs="Arial"/>
                <w:sz w:val="20"/>
                <w:szCs w:val="20"/>
              </w:rPr>
              <w:t>O nome de utilizador ou ID do utilizador que fez a última atualização neste registo. Pode ser nulo se nunca tiver sido atualizado desde a criação.</w:t>
            </w:r>
          </w:p>
        </w:tc>
        <w:tc>
          <w:tcPr>
            <w:tcW w:w="2693" w:type="dxa"/>
          </w:tcPr>
          <w:p w14:paraId="2483F670" w14:textId="333395CA" w:rsidR="538E812A" w:rsidRDefault="538E812A" w:rsidP="538E812A">
            <w:pPr>
              <w:spacing w:before="0" w:after="0" w:line="259" w:lineRule="auto"/>
              <w:rPr>
                <w:rFonts w:ascii="Arial" w:eastAsia="Arial" w:hAnsi="Arial" w:cs="Arial"/>
                <w:sz w:val="20"/>
                <w:szCs w:val="20"/>
              </w:rPr>
            </w:pPr>
            <w:r w:rsidRPr="538E812A">
              <w:rPr>
                <w:rFonts w:ascii="Arial" w:eastAsia="Arial" w:hAnsi="Arial" w:cs="Arial"/>
                <w:sz w:val="20"/>
                <w:szCs w:val="20"/>
              </w:rPr>
              <w:t>VARCHAR (USER IDENTIFIER)</w:t>
            </w:r>
          </w:p>
          <w:p w14:paraId="612ADC66" w14:textId="1246B8FB" w:rsidR="538E812A" w:rsidRDefault="538E812A" w:rsidP="538E812A">
            <w:pPr>
              <w:spacing w:before="0" w:after="0"/>
              <w:rPr>
                <w:rFonts w:ascii="Arial" w:eastAsia="Arial" w:hAnsi="Arial" w:cs="Arial"/>
                <w:sz w:val="20"/>
                <w:szCs w:val="20"/>
              </w:rPr>
            </w:pPr>
          </w:p>
        </w:tc>
      </w:tr>
      <w:tr w:rsidR="06A679E1" w14:paraId="323FB752" w14:textId="77777777" w:rsidTr="538E812A">
        <w:trPr>
          <w:trHeight w:val="300"/>
        </w:trPr>
        <w:tc>
          <w:tcPr>
            <w:tcW w:w="1413" w:type="dxa"/>
            <w:shd w:val="clear" w:color="auto" w:fill="auto"/>
            <w:vAlign w:val="center"/>
          </w:tcPr>
          <w:p w14:paraId="6129313A" w14:textId="6F9E20EC" w:rsidR="538E812A" w:rsidRDefault="538E812A" w:rsidP="538E812A">
            <w:pPr>
              <w:spacing w:before="0" w:after="0"/>
            </w:pPr>
            <w:r w:rsidRPr="538E812A">
              <w:rPr>
                <w:rFonts w:ascii="Arial" w:eastAsia="Arial" w:hAnsi="Arial" w:cs="Arial"/>
                <w:sz w:val="20"/>
                <w:szCs w:val="20"/>
              </w:rPr>
              <w:t>lastUpdateDate</w:t>
            </w:r>
          </w:p>
        </w:tc>
        <w:tc>
          <w:tcPr>
            <w:tcW w:w="4678" w:type="dxa"/>
            <w:shd w:val="clear" w:color="auto" w:fill="auto"/>
            <w:vAlign w:val="center"/>
          </w:tcPr>
          <w:p w14:paraId="064D6E6A" w14:textId="53A8A13D" w:rsidR="538E812A" w:rsidRDefault="538E812A" w:rsidP="538E812A">
            <w:pPr>
              <w:spacing w:before="0" w:after="0"/>
            </w:pPr>
            <w:r w:rsidRPr="538E812A">
              <w:rPr>
                <w:rFonts w:ascii="Arial" w:eastAsia="Arial" w:hAnsi="Arial" w:cs="Arial"/>
                <w:sz w:val="20"/>
                <w:szCs w:val="20"/>
              </w:rPr>
              <w:t>A data e hora da última atualização neste registo. Pode ser nulo se nunca tiver sido atualizado desde a criação.</w:t>
            </w:r>
          </w:p>
        </w:tc>
        <w:tc>
          <w:tcPr>
            <w:tcW w:w="2693" w:type="dxa"/>
          </w:tcPr>
          <w:p w14:paraId="421707E1" w14:textId="7632FA7C" w:rsidR="538E812A" w:rsidRDefault="538E812A" w:rsidP="538E812A">
            <w:pPr>
              <w:spacing w:before="0" w:after="0"/>
            </w:pPr>
            <w:r w:rsidRPr="538E812A">
              <w:rPr>
                <w:rFonts w:ascii="Arial" w:eastAsia="Arial" w:hAnsi="Arial" w:cs="Arial"/>
                <w:sz w:val="20"/>
                <w:szCs w:val="20"/>
              </w:rPr>
              <w:t>DATETIME</w:t>
            </w:r>
          </w:p>
        </w:tc>
      </w:tr>
    </w:tbl>
    <w:p w14:paraId="2F33B170" w14:textId="225AE501" w:rsidR="538E812A" w:rsidRDefault="538E812A" w:rsidP="538E812A"/>
    <w:p w14:paraId="7D71A3EB" w14:textId="1FF6AAAC" w:rsidR="5E9ABF05" w:rsidRDefault="538E812A" w:rsidP="538E812A">
      <w:pPr>
        <w:pStyle w:val="Ttulo3"/>
        <w:spacing w:line="259" w:lineRule="auto"/>
        <w:ind w:left="576" w:hanging="576"/>
        <w:rPr>
          <w:iCs w:val="0"/>
          <w:szCs w:val="20"/>
        </w:rPr>
      </w:pPr>
      <w:bookmarkStart w:id="320" w:name="_Toc199624808"/>
      <w:r>
        <w:t>Tabela EncomendaCliente</w:t>
      </w:r>
      <w:bookmarkEnd w:id="320"/>
    </w:p>
    <w:p w14:paraId="73804AD7" w14:textId="72F6D126" w:rsidR="5E9ABF05" w:rsidRDefault="538E812A" w:rsidP="06A679E1">
      <w:pPr>
        <w:rPr>
          <w:sz w:val="22"/>
          <w:szCs w:val="22"/>
        </w:rPr>
      </w:pPr>
      <w:r w:rsidRPr="538E812A">
        <w:rPr>
          <w:sz w:val="22"/>
          <w:szCs w:val="22"/>
        </w:rPr>
        <w:t>A tabela seguinte descreve os campos do modelo de dados implementado.</w:t>
      </w:r>
    </w:p>
    <w:p w14:paraId="6BDAD280" w14:textId="77777777" w:rsidR="06A679E1" w:rsidRDefault="06A679E1" w:rsidP="06A679E1">
      <w:pPr>
        <w:rPr>
          <w:sz w:val="22"/>
          <w:szCs w:val="22"/>
        </w:rPr>
      </w:pPr>
    </w:p>
    <w:p w14:paraId="2256CE65" w14:textId="7910FF5D" w:rsidR="5E9ABF05" w:rsidRDefault="538E812A" w:rsidP="06A679E1">
      <w:pPr>
        <w:pStyle w:val="Legenda"/>
        <w:keepNext/>
        <w:jc w:val="center"/>
      </w:pPr>
      <w:bookmarkStart w:id="321" w:name="_Toc199624928"/>
      <w:r>
        <w:t xml:space="preserve">Tabela </w:t>
      </w:r>
      <w:fldSimple w:instr=" SEQ Tabela \* ARABIC ">
        <w:r w:rsidR="00BF303B">
          <w:t>8</w:t>
        </w:r>
        <w:r>
          <w:t>4</w:t>
        </w:r>
      </w:fldSimple>
      <w:r>
        <w:t>. Tabela EncomendaCliente implementada.</w:t>
      </w:r>
      <w:bookmarkEnd w:id="32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6"/>
        <w:gridCol w:w="3856"/>
        <w:gridCol w:w="2346"/>
      </w:tblGrid>
      <w:tr w:rsidR="06A679E1" w14:paraId="4CCD8138" w14:textId="77777777" w:rsidTr="538E812A">
        <w:trPr>
          <w:trHeight w:val="300"/>
        </w:trPr>
        <w:tc>
          <w:tcPr>
            <w:tcW w:w="1413" w:type="dxa"/>
            <w:shd w:val="clear" w:color="auto" w:fill="4472C4" w:themeFill="accent1"/>
            <w:vAlign w:val="center"/>
          </w:tcPr>
          <w:p w14:paraId="1784E349" w14:textId="77777777" w:rsidR="06A679E1" w:rsidRDefault="538E812A" w:rsidP="06A679E1">
            <w:pPr>
              <w:rPr>
                <w:color w:val="FFFFFF" w:themeColor="background1"/>
                <w:sz w:val="22"/>
                <w:szCs w:val="22"/>
              </w:rPr>
            </w:pPr>
            <w:r w:rsidRPr="538E812A">
              <w:rPr>
                <w:color w:val="FFFFFF" w:themeColor="background1"/>
                <w:sz w:val="22"/>
                <w:szCs w:val="22"/>
              </w:rPr>
              <w:t>Campo</w:t>
            </w:r>
          </w:p>
        </w:tc>
        <w:tc>
          <w:tcPr>
            <w:tcW w:w="4678" w:type="dxa"/>
            <w:shd w:val="clear" w:color="auto" w:fill="4472C4" w:themeFill="accent1"/>
            <w:vAlign w:val="center"/>
          </w:tcPr>
          <w:p w14:paraId="33840C6A" w14:textId="77777777" w:rsidR="06A679E1" w:rsidRDefault="538E812A" w:rsidP="06A679E1">
            <w:pPr>
              <w:rPr>
                <w:color w:val="FFFFFF" w:themeColor="background1"/>
                <w:sz w:val="22"/>
                <w:szCs w:val="22"/>
              </w:rPr>
            </w:pPr>
            <w:r w:rsidRPr="538E812A">
              <w:rPr>
                <w:color w:val="FFFFFF" w:themeColor="background1"/>
                <w:sz w:val="22"/>
                <w:szCs w:val="22"/>
              </w:rPr>
              <w:t>Descrição</w:t>
            </w:r>
          </w:p>
        </w:tc>
        <w:tc>
          <w:tcPr>
            <w:tcW w:w="2693" w:type="dxa"/>
            <w:shd w:val="clear" w:color="auto" w:fill="4472C4" w:themeFill="accent1"/>
            <w:vAlign w:val="center"/>
          </w:tcPr>
          <w:p w14:paraId="7369AB90" w14:textId="77777777" w:rsidR="06A679E1" w:rsidRDefault="538E812A" w:rsidP="06A679E1">
            <w:pPr>
              <w:rPr>
                <w:color w:val="FFFFFF" w:themeColor="background1"/>
                <w:sz w:val="22"/>
                <w:szCs w:val="22"/>
              </w:rPr>
            </w:pPr>
            <w:r w:rsidRPr="538E812A">
              <w:rPr>
                <w:color w:val="FFFFFF" w:themeColor="background1"/>
                <w:sz w:val="22"/>
                <w:szCs w:val="22"/>
              </w:rPr>
              <w:t>Formato do campo</w:t>
            </w:r>
          </w:p>
        </w:tc>
      </w:tr>
      <w:tr w:rsidR="06A679E1" w14:paraId="103B857C" w14:textId="77777777" w:rsidTr="538E812A">
        <w:trPr>
          <w:trHeight w:val="300"/>
        </w:trPr>
        <w:tc>
          <w:tcPr>
            <w:tcW w:w="1413" w:type="dxa"/>
            <w:shd w:val="clear" w:color="auto" w:fill="auto"/>
            <w:vAlign w:val="center"/>
          </w:tcPr>
          <w:p w14:paraId="007BBE20" w14:textId="74A1F237" w:rsidR="538E812A" w:rsidRDefault="538E812A" w:rsidP="538E812A">
            <w:pPr>
              <w:spacing w:before="0" w:after="0"/>
            </w:pPr>
            <w:r w:rsidRPr="538E812A">
              <w:rPr>
                <w:rFonts w:ascii="Arial" w:eastAsia="Arial" w:hAnsi="Arial" w:cs="Arial"/>
                <w:sz w:val="20"/>
                <w:szCs w:val="20"/>
              </w:rPr>
              <w:t>Id</w:t>
            </w:r>
          </w:p>
        </w:tc>
        <w:tc>
          <w:tcPr>
            <w:tcW w:w="4678" w:type="dxa"/>
            <w:shd w:val="clear" w:color="auto" w:fill="auto"/>
            <w:vAlign w:val="center"/>
          </w:tcPr>
          <w:p w14:paraId="45D38989" w14:textId="52F80A12" w:rsidR="538E812A" w:rsidRDefault="538E812A" w:rsidP="538E812A">
            <w:pPr>
              <w:spacing w:before="0" w:after="0"/>
            </w:pPr>
            <w:r w:rsidRPr="538E812A">
              <w:rPr>
                <w:rFonts w:ascii="Arial" w:eastAsia="Arial" w:hAnsi="Arial" w:cs="Arial"/>
                <w:sz w:val="20"/>
                <w:szCs w:val="20"/>
              </w:rPr>
              <w:t>Identificador único da encomenda do cliente.</w:t>
            </w:r>
          </w:p>
        </w:tc>
        <w:tc>
          <w:tcPr>
            <w:tcW w:w="2693" w:type="dxa"/>
          </w:tcPr>
          <w:p w14:paraId="4B2B9398" w14:textId="43A3CD95" w:rsidR="538E812A" w:rsidRDefault="538E812A" w:rsidP="538E812A">
            <w:pPr>
              <w:spacing w:before="0" w:after="0"/>
            </w:pPr>
            <w:r w:rsidRPr="538E812A">
              <w:rPr>
                <w:rFonts w:ascii="Arial" w:eastAsia="Arial" w:hAnsi="Arial" w:cs="Arial"/>
                <w:sz w:val="20"/>
                <w:szCs w:val="20"/>
              </w:rPr>
              <w:t>INT (PK)</w:t>
            </w:r>
          </w:p>
        </w:tc>
      </w:tr>
      <w:tr w:rsidR="06A679E1" w14:paraId="0044A53E" w14:textId="77777777" w:rsidTr="538E812A">
        <w:trPr>
          <w:trHeight w:val="300"/>
        </w:trPr>
        <w:tc>
          <w:tcPr>
            <w:tcW w:w="1413" w:type="dxa"/>
            <w:shd w:val="clear" w:color="auto" w:fill="auto"/>
            <w:vAlign w:val="center"/>
          </w:tcPr>
          <w:p w14:paraId="280DFF5E" w14:textId="35B18266" w:rsidR="538E812A" w:rsidRDefault="538E812A" w:rsidP="538E812A">
            <w:pPr>
              <w:spacing w:before="0" w:after="0"/>
            </w:pPr>
            <w:r w:rsidRPr="538E812A">
              <w:rPr>
                <w:rFonts w:ascii="Arial" w:eastAsia="Arial" w:hAnsi="Arial" w:cs="Arial"/>
                <w:sz w:val="20"/>
                <w:szCs w:val="20"/>
              </w:rPr>
              <w:t>dataCriacao</w:t>
            </w:r>
          </w:p>
        </w:tc>
        <w:tc>
          <w:tcPr>
            <w:tcW w:w="4678" w:type="dxa"/>
            <w:shd w:val="clear" w:color="auto" w:fill="auto"/>
            <w:vAlign w:val="center"/>
          </w:tcPr>
          <w:p w14:paraId="19DFF10D" w14:textId="28CD754A" w:rsidR="538E812A" w:rsidRDefault="538E812A" w:rsidP="538E812A">
            <w:pPr>
              <w:spacing w:before="0" w:after="0"/>
            </w:pPr>
            <w:r w:rsidRPr="538E812A">
              <w:rPr>
                <w:rFonts w:ascii="Arial" w:eastAsia="Arial" w:hAnsi="Arial" w:cs="Arial"/>
                <w:sz w:val="20"/>
                <w:szCs w:val="20"/>
              </w:rPr>
              <w:t>Data em que a encomenda foi criada.</w:t>
            </w:r>
          </w:p>
        </w:tc>
        <w:tc>
          <w:tcPr>
            <w:tcW w:w="2693" w:type="dxa"/>
          </w:tcPr>
          <w:p w14:paraId="12D29CE8" w14:textId="30581480" w:rsidR="538E812A" w:rsidRDefault="538E812A" w:rsidP="538E812A">
            <w:pPr>
              <w:spacing w:before="0" w:after="0"/>
            </w:pPr>
            <w:r w:rsidRPr="538E812A">
              <w:rPr>
                <w:rFonts w:ascii="Arial" w:eastAsia="Arial" w:hAnsi="Arial" w:cs="Arial"/>
                <w:sz w:val="20"/>
                <w:szCs w:val="20"/>
              </w:rPr>
              <w:t>DATETIME</w:t>
            </w:r>
          </w:p>
        </w:tc>
      </w:tr>
      <w:tr w:rsidR="06A679E1" w14:paraId="29355C60" w14:textId="77777777" w:rsidTr="538E812A">
        <w:trPr>
          <w:trHeight w:val="300"/>
        </w:trPr>
        <w:tc>
          <w:tcPr>
            <w:tcW w:w="1413" w:type="dxa"/>
            <w:shd w:val="clear" w:color="auto" w:fill="auto"/>
            <w:vAlign w:val="center"/>
          </w:tcPr>
          <w:p w14:paraId="7421715A" w14:textId="4B093798" w:rsidR="538E812A" w:rsidRDefault="538E812A" w:rsidP="538E812A">
            <w:pPr>
              <w:spacing w:before="0" w:after="0"/>
            </w:pPr>
            <w:r w:rsidRPr="538E812A">
              <w:rPr>
                <w:rFonts w:ascii="Arial" w:eastAsia="Arial" w:hAnsi="Arial" w:cs="Arial"/>
                <w:sz w:val="20"/>
                <w:szCs w:val="20"/>
              </w:rPr>
              <w:t>dataPrevista</w:t>
            </w:r>
          </w:p>
        </w:tc>
        <w:tc>
          <w:tcPr>
            <w:tcW w:w="4678" w:type="dxa"/>
            <w:shd w:val="clear" w:color="auto" w:fill="auto"/>
            <w:vAlign w:val="center"/>
          </w:tcPr>
          <w:p w14:paraId="78F26313" w14:textId="7B682A25" w:rsidR="538E812A" w:rsidRDefault="538E812A" w:rsidP="538E812A">
            <w:pPr>
              <w:spacing w:before="0" w:after="0"/>
            </w:pPr>
            <w:r w:rsidRPr="538E812A">
              <w:rPr>
                <w:rFonts w:ascii="Arial" w:eastAsia="Arial" w:hAnsi="Arial" w:cs="Arial"/>
                <w:sz w:val="20"/>
                <w:szCs w:val="20"/>
              </w:rPr>
              <w:t>Data prevista para entrega ou conclusão da encomenda.</w:t>
            </w:r>
          </w:p>
        </w:tc>
        <w:tc>
          <w:tcPr>
            <w:tcW w:w="2693" w:type="dxa"/>
          </w:tcPr>
          <w:p w14:paraId="3C07007E" w14:textId="5F1A93BB" w:rsidR="538E812A" w:rsidRDefault="538E812A" w:rsidP="538E812A">
            <w:pPr>
              <w:spacing w:before="0" w:after="0"/>
            </w:pPr>
            <w:r w:rsidRPr="538E812A">
              <w:rPr>
                <w:rFonts w:ascii="Arial" w:eastAsia="Arial" w:hAnsi="Arial" w:cs="Arial"/>
                <w:sz w:val="20"/>
                <w:szCs w:val="20"/>
              </w:rPr>
              <w:t>DATETIME</w:t>
            </w:r>
          </w:p>
        </w:tc>
      </w:tr>
      <w:tr w:rsidR="06A679E1" w14:paraId="284BCAAB" w14:textId="77777777" w:rsidTr="538E812A">
        <w:trPr>
          <w:trHeight w:val="300"/>
        </w:trPr>
        <w:tc>
          <w:tcPr>
            <w:tcW w:w="1413" w:type="dxa"/>
            <w:shd w:val="clear" w:color="auto" w:fill="auto"/>
            <w:vAlign w:val="center"/>
          </w:tcPr>
          <w:p w14:paraId="723375D9" w14:textId="13D49BA0" w:rsidR="538E812A" w:rsidRDefault="538E812A" w:rsidP="538E812A">
            <w:pPr>
              <w:spacing w:before="0" w:after="0"/>
            </w:pPr>
            <w:r w:rsidRPr="538E812A">
              <w:rPr>
                <w:rFonts w:ascii="Arial" w:eastAsia="Arial" w:hAnsi="Arial" w:cs="Arial"/>
                <w:sz w:val="20"/>
                <w:szCs w:val="20"/>
              </w:rPr>
              <w:t>valorTotal</w:t>
            </w:r>
          </w:p>
        </w:tc>
        <w:tc>
          <w:tcPr>
            <w:tcW w:w="4678" w:type="dxa"/>
            <w:shd w:val="clear" w:color="auto" w:fill="auto"/>
            <w:vAlign w:val="center"/>
          </w:tcPr>
          <w:p w14:paraId="2EC197D4" w14:textId="7990A053" w:rsidR="538E812A" w:rsidRDefault="538E812A" w:rsidP="538E812A">
            <w:pPr>
              <w:spacing w:before="0" w:after="0"/>
            </w:pPr>
            <w:r w:rsidRPr="538E812A">
              <w:rPr>
                <w:rFonts w:ascii="Arial" w:eastAsia="Arial" w:hAnsi="Arial" w:cs="Arial"/>
                <w:sz w:val="20"/>
                <w:szCs w:val="20"/>
              </w:rPr>
              <w:t>Valor total da encomenda (sem IVA e entrega).</w:t>
            </w:r>
          </w:p>
        </w:tc>
        <w:tc>
          <w:tcPr>
            <w:tcW w:w="2693" w:type="dxa"/>
          </w:tcPr>
          <w:p w14:paraId="7CB2E61B" w14:textId="7F48FA7C" w:rsidR="538E812A" w:rsidRDefault="538E812A" w:rsidP="538E812A">
            <w:pPr>
              <w:spacing w:before="0" w:after="0"/>
            </w:pPr>
            <w:r w:rsidRPr="538E812A">
              <w:rPr>
                <w:rFonts w:ascii="Arial" w:eastAsia="Arial" w:hAnsi="Arial" w:cs="Arial"/>
                <w:sz w:val="20"/>
                <w:szCs w:val="20"/>
              </w:rPr>
              <w:t>DECIMAL(10,2)</w:t>
            </w:r>
          </w:p>
        </w:tc>
      </w:tr>
      <w:tr w:rsidR="06A679E1" w14:paraId="0F2BECAB" w14:textId="77777777" w:rsidTr="538E812A">
        <w:trPr>
          <w:trHeight w:val="300"/>
        </w:trPr>
        <w:tc>
          <w:tcPr>
            <w:tcW w:w="1413" w:type="dxa"/>
            <w:shd w:val="clear" w:color="auto" w:fill="auto"/>
            <w:vAlign w:val="center"/>
          </w:tcPr>
          <w:p w14:paraId="5DB6B7E0" w14:textId="674EDE10" w:rsidR="538E812A" w:rsidRDefault="538E812A" w:rsidP="538E812A">
            <w:pPr>
              <w:spacing w:before="0" w:after="0"/>
            </w:pPr>
            <w:r w:rsidRPr="538E812A">
              <w:rPr>
                <w:rFonts w:ascii="Arial" w:eastAsia="Arial" w:hAnsi="Arial" w:cs="Arial"/>
                <w:sz w:val="20"/>
                <w:szCs w:val="20"/>
              </w:rPr>
              <w:t>valorEntrega</w:t>
            </w:r>
          </w:p>
        </w:tc>
        <w:tc>
          <w:tcPr>
            <w:tcW w:w="4678" w:type="dxa"/>
            <w:shd w:val="clear" w:color="auto" w:fill="auto"/>
            <w:vAlign w:val="center"/>
          </w:tcPr>
          <w:p w14:paraId="76E331CD" w14:textId="68AE422A" w:rsidR="538E812A" w:rsidRDefault="538E812A" w:rsidP="538E812A">
            <w:pPr>
              <w:spacing w:before="0" w:after="0"/>
            </w:pPr>
            <w:r w:rsidRPr="538E812A">
              <w:rPr>
                <w:rFonts w:ascii="Arial" w:eastAsia="Arial" w:hAnsi="Arial" w:cs="Arial"/>
                <w:sz w:val="20"/>
                <w:szCs w:val="20"/>
              </w:rPr>
              <w:t>Custo associado ao transporte/entrega da encomenda.</w:t>
            </w:r>
          </w:p>
        </w:tc>
        <w:tc>
          <w:tcPr>
            <w:tcW w:w="2693" w:type="dxa"/>
          </w:tcPr>
          <w:p w14:paraId="6062075C" w14:textId="3DCC8E61" w:rsidR="538E812A" w:rsidRDefault="538E812A" w:rsidP="538E812A">
            <w:pPr>
              <w:spacing w:before="0" w:after="0"/>
            </w:pPr>
            <w:r w:rsidRPr="538E812A">
              <w:rPr>
                <w:rFonts w:ascii="Arial" w:eastAsia="Arial" w:hAnsi="Arial" w:cs="Arial"/>
                <w:sz w:val="20"/>
                <w:szCs w:val="20"/>
              </w:rPr>
              <w:t>DECIMAL(10,2)</w:t>
            </w:r>
          </w:p>
        </w:tc>
      </w:tr>
      <w:tr w:rsidR="06A679E1" w14:paraId="11317DDC" w14:textId="77777777" w:rsidTr="538E812A">
        <w:trPr>
          <w:trHeight w:val="300"/>
        </w:trPr>
        <w:tc>
          <w:tcPr>
            <w:tcW w:w="1413" w:type="dxa"/>
            <w:shd w:val="clear" w:color="auto" w:fill="auto"/>
            <w:vAlign w:val="center"/>
          </w:tcPr>
          <w:p w14:paraId="3549766C" w14:textId="2D77CC71" w:rsidR="538E812A" w:rsidRDefault="538E812A" w:rsidP="538E812A">
            <w:pPr>
              <w:spacing w:before="0" w:after="0"/>
            </w:pPr>
            <w:r w:rsidRPr="538E812A">
              <w:rPr>
                <w:rFonts w:ascii="Arial" w:eastAsia="Arial" w:hAnsi="Arial" w:cs="Arial"/>
                <w:sz w:val="20"/>
                <w:szCs w:val="20"/>
              </w:rPr>
              <w:t>totalIva</w:t>
            </w:r>
          </w:p>
        </w:tc>
        <w:tc>
          <w:tcPr>
            <w:tcW w:w="4678" w:type="dxa"/>
            <w:shd w:val="clear" w:color="auto" w:fill="auto"/>
            <w:vAlign w:val="center"/>
          </w:tcPr>
          <w:p w14:paraId="101EF958" w14:textId="5D064012" w:rsidR="538E812A" w:rsidRDefault="538E812A" w:rsidP="538E812A">
            <w:pPr>
              <w:spacing w:before="0" w:after="0"/>
            </w:pPr>
            <w:r w:rsidRPr="538E812A">
              <w:rPr>
                <w:rFonts w:ascii="Arial" w:eastAsia="Arial" w:hAnsi="Arial" w:cs="Arial"/>
                <w:sz w:val="20"/>
                <w:szCs w:val="20"/>
              </w:rPr>
              <w:t>Valor total de IVA aplicado à encomenda.</w:t>
            </w:r>
          </w:p>
        </w:tc>
        <w:tc>
          <w:tcPr>
            <w:tcW w:w="2693" w:type="dxa"/>
          </w:tcPr>
          <w:p w14:paraId="4F0CBAB0" w14:textId="09712A30" w:rsidR="538E812A" w:rsidRDefault="538E812A" w:rsidP="538E812A">
            <w:pPr>
              <w:spacing w:before="0" w:after="0"/>
            </w:pPr>
            <w:r w:rsidRPr="538E812A">
              <w:rPr>
                <w:rFonts w:ascii="Arial" w:eastAsia="Arial" w:hAnsi="Arial" w:cs="Arial"/>
                <w:sz w:val="20"/>
                <w:szCs w:val="20"/>
              </w:rPr>
              <w:t>DECIMAL(10,2)</w:t>
            </w:r>
          </w:p>
        </w:tc>
      </w:tr>
      <w:tr w:rsidR="06A679E1" w14:paraId="0EA6991D" w14:textId="77777777" w:rsidTr="538E812A">
        <w:trPr>
          <w:trHeight w:val="300"/>
        </w:trPr>
        <w:tc>
          <w:tcPr>
            <w:tcW w:w="1413" w:type="dxa"/>
            <w:shd w:val="clear" w:color="auto" w:fill="auto"/>
            <w:vAlign w:val="center"/>
          </w:tcPr>
          <w:p w14:paraId="573265C9" w14:textId="3D01E52D" w:rsidR="538E812A" w:rsidRDefault="538E812A" w:rsidP="538E812A">
            <w:pPr>
              <w:spacing w:before="0" w:after="0"/>
            </w:pPr>
            <w:r w:rsidRPr="538E812A">
              <w:rPr>
                <w:rFonts w:ascii="Arial" w:eastAsia="Arial" w:hAnsi="Arial" w:cs="Arial"/>
                <w:sz w:val="20"/>
                <w:szCs w:val="20"/>
              </w:rPr>
              <w:t>finalRating</w:t>
            </w:r>
          </w:p>
        </w:tc>
        <w:tc>
          <w:tcPr>
            <w:tcW w:w="4678" w:type="dxa"/>
            <w:shd w:val="clear" w:color="auto" w:fill="auto"/>
            <w:vAlign w:val="center"/>
          </w:tcPr>
          <w:p w14:paraId="2E202923" w14:textId="64A425CA" w:rsidR="538E812A" w:rsidRDefault="538E812A" w:rsidP="538E812A">
            <w:pPr>
              <w:spacing w:before="0" w:after="0"/>
            </w:pPr>
            <w:r w:rsidRPr="538E812A">
              <w:rPr>
                <w:rFonts w:ascii="Arial" w:eastAsia="Arial" w:hAnsi="Arial" w:cs="Arial"/>
                <w:sz w:val="20"/>
                <w:szCs w:val="20"/>
              </w:rPr>
              <w:t>Avaliação final atribuída pelo cliente após a entrega.</w:t>
            </w:r>
          </w:p>
        </w:tc>
        <w:tc>
          <w:tcPr>
            <w:tcW w:w="2693" w:type="dxa"/>
          </w:tcPr>
          <w:p w14:paraId="6D3027AF" w14:textId="7E188345" w:rsidR="538E812A" w:rsidRDefault="538E812A" w:rsidP="538E812A">
            <w:pPr>
              <w:spacing w:before="0" w:after="0"/>
            </w:pPr>
            <w:r w:rsidRPr="538E812A">
              <w:rPr>
                <w:rFonts w:ascii="Arial" w:eastAsia="Arial" w:hAnsi="Arial" w:cs="Arial"/>
                <w:sz w:val="20"/>
                <w:szCs w:val="20"/>
              </w:rPr>
              <w:t>INT (0 a 5) ou DECIMAL(2,1)</w:t>
            </w:r>
          </w:p>
        </w:tc>
      </w:tr>
      <w:tr w:rsidR="06A679E1" w14:paraId="53480295" w14:textId="77777777" w:rsidTr="538E812A">
        <w:trPr>
          <w:trHeight w:val="300"/>
        </w:trPr>
        <w:tc>
          <w:tcPr>
            <w:tcW w:w="1413" w:type="dxa"/>
            <w:shd w:val="clear" w:color="auto" w:fill="auto"/>
            <w:vAlign w:val="center"/>
          </w:tcPr>
          <w:p w14:paraId="70A4443F" w14:textId="7913CD23" w:rsidR="538E812A" w:rsidRDefault="538E812A" w:rsidP="538E812A">
            <w:pPr>
              <w:spacing w:before="0" w:after="0"/>
            </w:pPr>
            <w:r w:rsidRPr="538E812A">
              <w:rPr>
                <w:rFonts w:ascii="Arial" w:eastAsia="Arial" w:hAnsi="Arial" w:cs="Arial"/>
                <w:sz w:val="20"/>
                <w:szCs w:val="20"/>
              </w:rPr>
              <w:t>ClienteId</w:t>
            </w:r>
          </w:p>
        </w:tc>
        <w:tc>
          <w:tcPr>
            <w:tcW w:w="4678" w:type="dxa"/>
            <w:shd w:val="clear" w:color="auto" w:fill="auto"/>
            <w:vAlign w:val="center"/>
          </w:tcPr>
          <w:p w14:paraId="02D3F7CC" w14:textId="1FA02B21" w:rsidR="538E812A" w:rsidRDefault="538E812A" w:rsidP="538E812A">
            <w:pPr>
              <w:spacing w:before="0" w:after="0"/>
            </w:pPr>
            <w:r w:rsidRPr="538E812A">
              <w:rPr>
                <w:rFonts w:ascii="Arial" w:eastAsia="Arial" w:hAnsi="Arial" w:cs="Arial"/>
                <w:sz w:val="20"/>
                <w:szCs w:val="20"/>
              </w:rPr>
              <w:t>Chave estrangeira para o cliente associado à encomenda.</w:t>
            </w:r>
          </w:p>
        </w:tc>
        <w:tc>
          <w:tcPr>
            <w:tcW w:w="2693" w:type="dxa"/>
          </w:tcPr>
          <w:p w14:paraId="44EC1D3E" w14:textId="1477C5D6"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INT (FK, CLIENT IDENTIFIER)</w:t>
            </w:r>
          </w:p>
        </w:tc>
      </w:tr>
      <w:tr w:rsidR="06A679E1" w14:paraId="19B83516" w14:textId="77777777" w:rsidTr="538E812A">
        <w:trPr>
          <w:trHeight w:val="300"/>
        </w:trPr>
        <w:tc>
          <w:tcPr>
            <w:tcW w:w="1413" w:type="dxa"/>
            <w:shd w:val="clear" w:color="auto" w:fill="auto"/>
            <w:vAlign w:val="center"/>
          </w:tcPr>
          <w:p w14:paraId="4214B8FC" w14:textId="0C3E55E4" w:rsidR="538E812A" w:rsidRDefault="538E812A" w:rsidP="538E812A">
            <w:pPr>
              <w:spacing w:before="0" w:after="0"/>
            </w:pPr>
            <w:r w:rsidRPr="538E812A">
              <w:rPr>
                <w:rFonts w:ascii="Arial" w:eastAsia="Arial" w:hAnsi="Arial" w:cs="Arial"/>
                <w:sz w:val="20"/>
                <w:szCs w:val="20"/>
              </w:rPr>
              <w:t>EstadoEncomendaClienteId</w:t>
            </w:r>
          </w:p>
        </w:tc>
        <w:tc>
          <w:tcPr>
            <w:tcW w:w="4678" w:type="dxa"/>
            <w:shd w:val="clear" w:color="auto" w:fill="auto"/>
            <w:vAlign w:val="center"/>
          </w:tcPr>
          <w:p w14:paraId="1A78B84E" w14:textId="1F9362DD" w:rsidR="538E812A" w:rsidRDefault="538E812A" w:rsidP="538E812A">
            <w:pPr>
              <w:spacing w:before="0" w:after="0"/>
            </w:pPr>
            <w:r w:rsidRPr="538E812A">
              <w:rPr>
                <w:rFonts w:ascii="Arial" w:eastAsia="Arial" w:hAnsi="Arial" w:cs="Arial"/>
                <w:sz w:val="20"/>
                <w:szCs w:val="20"/>
              </w:rPr>
              <w:t>Chave estrangeira para o estado atual da encomenda.</w:t>
            </w:r>
          </w:p>
        </w:tc>
        <w:tc>
          <w:tcPr>
            <w:tcW w:w="2693" w:type="dxa"/>
          </w:tcPr>
          <w:p w14:paraId="1D3D4E1B" w14:textId="32A6ABB8" w:rsidR="538E812A" w:rsidRDefault="538E812A" w:rsidP="538E812A">
            <w:pPr>
              <w:spacing w:before="0" w:after="0"/>
            </w:pPr>
            <w:r w:rsidRPr="538E812A">
              <w:rPr>
                <w:rFonts w:ascii="Arial" w:eastAsia="Arial" w:hAnsi="Arial" w:cs="Arial"/>
                <w:sz w:val="20"/>
                <w:szCs w:val="20"/>
              </w:rPr>
              <w:t>INT (FK)</w:t>
            </w:r>
          </w:p>
        </w:tc>
      </w:tr>
      <w:tr w:rsidR="06A679E1" w14:paraId="3F747155" w14:textId="77777777" w:rsidTr="538E812A">
        <w:trPr>
          <w:trHeight w:val="300"/>
        </w:trPr>
        <w:tc>
          <w:tcPr>
            <w:tcW w:w="1413" w:type="dxa"/>
            <w:shd w:val="clear" w:color="auto" w:fill="auto"/>
            <w:vAlign w:val="center"/>
          </w:tcPr>
          <w:p w14:paraId="321F0C3F" w14:textId="4D4872B1" w:rsidR="538E812A" w:rsidRDefault="538E812A" w:rsidP="538E812A">
            <w:pPr>
              <w:spacing w:before="0" w:after="0"/>
            </w:pPr>
            <w:r w:rsidRPr="538E812A">
              <w:rPr>
                <w:rFonts w:ascii="Arial" w:eastAsia="Arial" w:hAnsi="Arial" w:cs="Arial"/>
                <w:sz w:val="20"/>
                <w:szCs w:val="20"/>
              </w:rPr>
              <w:lastRenderedPageBreak/>
              <w:t>TransporteId</w:t>
            </w:r>
          </w:p>
        </w:tc>
        <w:tc>
          <w:tcPr>
            <w:tcW w:w="4678" w:type="dxa"/>
            <w:shd w:val="clear" w:color="auto" w:fill="auto"/>
            <w:vAlign w:val="center"/>
          </w:tcPr>
          <w:p w14:paraId="0BEEE55D" w14:textId="63019779" w:rsidR="538E812A" w:rsidRDefault="538E812A" w:rsidP="538E812A">
            <w:pPr>
              <w:spacing w:before="0" w:after="0"/>
            </w:pPr>
            <w:r w:rsidRPr="538E812A">
              <w:rPr>
                <w:rFonts w:ascii="Arial" w:eastAsia="Arial" w:hAnsi="Arial" w:cs="Arial"/>
                <w:sz w:val="20"/>
                <w:szCs w:val="20"/>
              </w:rPr>
              <w:t>Chave estrangeira para o método ou serviço de transporte.</w:t>
            </w:r>
          </w:p>
        </w:tc>
        <w:tc>
          <w:tcPr>
            <w:tcW w:w="2693" w:type="dxa"/>
          </w:tcPr>
          <w:p w14:paraId="72059726" w14:textId="3C758DF9" w:rsidR="538E812A" w:rsidRDefault="538E812A" w:rsidP="538E812A">
            <w:pPr>
              <w:spacing w:before="0" w:after="0"/>
            </w:pPr>
            <w:r w:rsidRPr="538E812A">
              <w:rPr>
                <w:rFonts w:ascii="Arial" w:eastAsia="Arial" w:hAnsi="Arial" w:cs="Arial"/>
                <w:sz w:val="20"/>
                <w:szCs w:val="20"/>
              </w:rPr>
              <w:t>INT (FK)</w:t>
            </w:r>
          </w:p>
        </w:tc>
      </w:tr>
      <w:tr w:rsidR="06A679E1" w14:paraId="2A501B2E" w14:textId="77777777" w:rsidTr="538E812A">
        <w:trPr>
          <w:trHeight w:val="300"/>
        </w:trPr>
        <w:tc>
          <w:tcPr>
            <w:tcW w:w="1413" w:type="dxa"/>
            <w:shd w:val="clear" w:color="auto" w:fill="auto"/>
            <w:vAlign w:val="center"/>
          </w:tcPr>
          <w:p w14:paraId="29F0BC01" w14:textId="51EB53BB" w:rsidR="538E812A" w:rsidRDefault="538E812A" w:rsidP="538E812A">
            <w:pPr>
              <w:spacing w:before="0" w:after="0"/>
            </w:pPr>
            <w:r w:rsidRPr="538E812A">
              <w:rPr>
                <w:rFonts w:ascii="Arial" w:eastAsia="Arial" w:hAnsi="Arial" w:cs="Arial"/>
                <w:sz w:val="20"/>
                <w:szCs w:val="20"/>
              </w:rPr>
              <w:t>FaturaVendaId</w:t>
            </w:r>
          </w:p>
        </w:tc>
        <w:tc>
          <w:tcPr>
            <w:tcW w:w="4678" w:type="dxa"/>
            <w:shd w:val="clear" w:color="auto" w:fill="auto"/>
            <w:vAlign w:val="center"/>
          </w:tcPr>
          <w:p w14:paraId="09B471D4" w14:textId="0212C084" w:rsidR="538E812A" w:rsidRDefault="538E812A" w:rsidP="538E812A">
            <w:pPr>
              <w:spacing w:before="0" w:after="0"/>
            </w:pPr>
            <w:r w:rsidRPr="538E812A">
              <w:rPr>
                <w:rFonts w:ascii="Arial" w:eastAsia="Arial" w:hAnsi="Arial" w:cs="Arial"/>
                <w:sz w:val="20"/>
                <w:szCs w:val="20"/>
              </w:rPr>
              <w:t>Chave estrangeira para a fatura de venda associada à encomenda.</w:t>
            </w:r>
          </w:p>
        </w:tc>
        <w:tc>
          <w:tcPr>
            <w:tcW w:w="2693" w:type="dxa"/>
          </w:tcPr>
          <w:p w14:paraId="7B568FEE" w14:textId="037CF389" w:rsidR="538E812A" w:rsidRDefault="538E812A" w:rsidP="538E812A">
            <w:pPr>
              <w:spacing w:before="0" w:after="0"/>
            </w:pPr>
            <w:r w:rsidRPr="538E812A">
              <w:rPr>
                <w:rFonts w:ascii="Arial" w:eastAsia="Arial" w:hAnsi="Arial" w:cs="Arial"/>
                <w:sz w:val="20"/>
                <w:szCs w:val="20"/>
              </w:rPr>
              <w:t>INT (FK) ou NULL</w:t>
            </w:r>
          </w:p>
        </w:tc>
      </w:tr>
      <w:tr w:rsidR="06A679E1" w14:paraId="557D15B2" w14:textId="77777777" w:rsidTr="538E812A">
        <w:trPr>
          <w:trHeight w:val="300"/>
        </w:trPr>
        <w:tc>
          <w:tcPr>
            <w:tcW w:w="1413" w:type="dxa"/>
            <w:shd w:val="clear" w:color="auto" w:fill="auto"/>
            <w:vAlign w:val="center"/>
          </w:tcPr>
          <w:p w14:paraId="68EF6D44" w14:textId="1F910A4A" w:rsidR="538E812A" w:rsidRDefault="538E812A" w:rsidP="538E812A">
            <w:pPr>
              <w:spacing w:before="0" w:after="0"/>
            </w:pPr>
            <w:r w:rsidRPr="538E812A">
              <w:rPr>
                <w:rFonts w:ascii="Arial" w:eastAsia="Arial" w:hAnsi="Arial" w:cs="Arial"/>
                <w:sz w:val="20"/>
                <w:szCs w:val="20"/>
              </w:rPr>
              <w:t>Is_Active</w:t>
            </w:r>
          </w:p>
        </w:tc>
        <w:tc>
          <w:tcPr>
            <w:tcW w:w="4678" w:type="dxa"/>
            <w:shd w:val="clear" w:color="auto" w:fill="auto"/>
            <w:vAlign w:val="center"/>
          </w:tcPr>
          <w:p w14:paraId="0176866B" w14:textId="010356B6" w:rsidR="538E812A" w:rsidRDefault="538E812A" w:rsidP="538E812A">
            <w:pPr>
              <w:spacing w:before="0" w:after="0"/>
            </w:pPr>
            <w:r w:rsidRPr="538E812A">
              <w:rPr>
                <w:rFonts w:ascii="Arial" w:eastAsia="Arial" w:hAnsi="Arial" w:cs="Arial"/>
                <w:sz w:val="20"/>
                <w:szCs w:val="20"/>
              </w:rPr>
              <w:t>Indica se a encomenda está ativa (1) ou desativada/cancelada (0).</w:t>
            </w:r>
          </w:p>
        </w:tc>
        <w:tc>
          <w:tcPr>
            <w:tcW w:w="2693" w:type="dxa"/>
          </w:tcPr>
          <w:p w14:paraId="0DA4877A" w14:textId="33C012F0" w:rsidR="538E812A" w:rsidRDefault="538E812A" w:rsidP="538E812A">
            <w:pPr>
              <w:spacing w:before="0" w:after="0"/>
            </w:pPr>
            <w:r w:rsidRPr="538E812A">
              <w:rPr>
                <w:rFonts w:ascii="Arial" w:eastAsia="Arial" w:hAnsi="Arial" w:cs="Arial"/>
                <w:sz w:val="20"/>
                <w:szCs w:val="20"/>
              </w:rPr>
              <w:t>BOOLEAN</w:t>
            </w:r>
          </w:p>
        </w:tc>
      </w:tr>
      <w:tr w:rsidR="06A679E1" w14:paraId="7D0D43C0" w14:textId="77777777" w:rsidTr="538E812A">
        <w:trPr>
          <w:trHeight w:val="300"/>
        </w:trPr>
        <w:tc>
          <w:tcPr>
            <w:tcW w:w="1413" w:type="dxa"/>
            <w:shd w:val="clear" w:color="auto" w:fill="auto"/>
            <w:vAlign w:val="center"/>
          </w:tcPr>
          <w:p w14:paraId="6126FA04" w14:textId="17C36B71" w:rsidR="538E812A" w:rsidRDefault="538E812A" w:rsidP="538E812A">
            <w:pPr>
              <w:spacing w:before="0" w:after="0"/>
            </w:pPr>
            <w:r w:rsidRPr="538E812A">
              <w:rPr>
                <w:rFonts w:ascii="Arial" w:eastAsia="Arial" w:hAnsi="Arial" w:cs="Arial"/>
                <w:sz w:val="20"/>
                <w:szCs w:val="20"/>
              </w:rPr>
              <w:t>createdBy</w:t>
            </w:r>
          </w:p>
        </w:tc>
        <w:tc>
          <w:tcPr>
            <w:tcW w:w="4678" w:type="dxa"/>
            <w:shd w:val="clear" w:color="auto" w:fill="auto"/>
            <w:vAlign w:val="center"/>
          </w:tcPr>
          <w:p w14:paraId="6EC297F6" w14:textId="5FCB2791" w:rsidR="538E812A" w:rsidRDefault="538E812A" w:rsidP="538E812A">
            <w:pPr>
              <w:spacing w:before="0" w:after="0"/>
            </w:pPr>
            <w:r w:rsidRPr="538E812A">
              <w:rPr>
                <w:rFonts w:ascii="Arial" w:eastAsia="Arial" w:hAnsi="Arial" w:cs="Arial"/>
                <w:sz w:val="20"/>
                <w:szCs w:val="20"/>
              </w:rPr>
              <w:t>Identificador do utilizador que criou o registo.</w:t>
            </w:r>
          </w:p>
        </w:tc>
        <w:tc>
          <w:tcPr>
            <w:tcW w:w="2693" w:type="dxa"/>
          </w:tcPr>
          <w:p w14:paraId="70EED839" w14:textId="0D3268C8" w:rsidR="538E812A" w:rsidRDefault="538E812A" w:rsidP="538E812A">
            <w:pPr>
              <w:spacing w:before="0" w:after="0" w:line="259" w:lineRule="auto"/>
              <w:rPr>
                <w:rFonts w:ascii="Arial" w:eastAsia="Arial" w:hAnsi="Arial" w:cs="Arial"/>
                <w:sz w:val="20"/>
                <w:szCs w:val="20"/>
              </w:rPr>
            </w:pPr>
            <w:r w:rsidRPr="538E812A">
              <w:rPr>
                <w:rFonts w:ascii="Arial" w:eastAsia="Arial" w:hAnsi="Arial" w:cs="Arial"/>
                <w:sz w:val="20"/>
                <w:szCs w:val="20"/>
              </w:rPr>
              <w:t>VARCHAR (USER IDENTIFIER)</w:t>
            </w:r>
          </w:p>
        </w:tc>
      </w:tr>
      <w:tr w:rsidR="06A679E1" w14:paraId="75E20944" w14:textId="77777777" w:rsidTr="538E812A">
        <w:trPr>
          <w:trHeight w:val="300"/>
        </w:trPr>
        <w:tc>
          <w:tcPr>
            <w:tcW w:w="1413" w:type="dxa"/>
            <w:shd w:val="clear" w:color="auto" w:fill="auto"/>
            <w:vAlign w:val="center"/>
          </w:tcPr>
          <w:p w14:paraId="292F37D1" w14:textId="617DA57E" w:rsidR="538E812A" w:rsidRDefault="538E812A" w:rsidP="538E812A">
            <w:pPr>
              <w:spacing w:before="0" w:after="0"/>
            </w:pPr>
            <w:r w:rsidRPr="538E812A">
              <w:rPr>
                <w:rFonts w:ascii="Arial" w:eastAsia="Arial" w:hAnsi="Arial" w:cs="Arial"/>
                <w:sz w:val="20"/>
                <w:szCs w:val="20"/>
              </w:rPr>
              <w:t>createdDate</w:t>
            </w:r>
          </w:p>
        </w:tc>
        <w:tc>
          <w:tcPr>
            <w:tcW w:w="4678" w:type="dxa"/>
            <w:shd w:val="clear" w:color="auto" w:fill="auto"/>
            <w:vAlign w:val="center"/>
          </w:tcPr>
          <w:p w14:paraId="23FC5657" w14:textId="5D569031" w:rsidR="538E812A" w:rsidRDefault="538E812A" w:rsidP="538E812A">
            <w:pPr>
              <w:spacing w:before="0" w:after="0"/>
            </w:pPr>
            <w:r w:rsidRPr="538E812A">
              <w:rPr>
                <w:rFonts w:ascii="Arial" w:eastAsia="Arial" w:hAnsi="Arial" w:cs="Arial"/>
                <w:sz w:val="20"/>
                <w:szCs w:val="20"/>
              </w:rPr>
              <w:t>Data de criação do registo.</w:t>
            </w:r>
          </w:p>
        </w:tc>
        <w:tc>
          <w:tcPr>
            <w:tcW w:w="2693" w:type="dxa"/>
          </w:tcPr>
          <w:p w14:paraId="39166E13" w14:textId="63BE7585" w:rsidR="538E812A" w:rsidRDefault="538E812A" w:rsidP="538E812A">
            <w:pPr>
              <w:spacing w:before="0" w:after="0"/>
            </w:pPr>
            <w:r w:rsidRPr="538E812A">
              <w:rPr>
                <w:rFonts w:ascii="Arial" w:eastAsia="Arial" w:hAnsi="Arial" w:cs="Arial"/>
                <w:sz w:val="20"/>
                <w:szCs w:val="20"/>
              </w:rPr>
              <w:t>DATETIME</w:t>
            </w:r>
          </w:p>
        </w:tc>
      </w:tr>
      <w:tr w:rsidR="06A679E1" w14:paraId="1EB3948D" w14:textId="77777777" w:rsidTr="538E812A">
        <w:trPr>
          <w:trHeight w:val="300"/>
        </w:trPr>
        <w:tc>
          <w:tcPr>
            <w:tcW w:w="1413" w:type="dxa"/>
            <w:shd w:val="clear" w:color="auto" w:fill="auto"/>
            <w:vAlign w:val="center"/>
          </w:tcPr>
          <w:p w14:paraId="171BC6CF" w14:textId="2E5F352A" w:rsidR="538E812A" w:rsidRDefault="538E812A" w:rsidP="538E812A">
            <w:pPr>
              <w:spacing w:before="0" w:after="0"/>
            </w:pPr>
            <w:r w:rsidRPr="538E812A">
              <w:rPr>
                <w:rFonts w:ascii="Arial" w:eastAsia="Arial" w:hAnsi="Arial" w:cs="Arial"/>
                <w:sz w:val="20"/>
                <w:szCs w:val="20"/>
              </w:rPr>
              <w:t>lastUpdatedBy</w:t>
            </w:r>
          </w:p>
        </w:tc>
        <w:tc>
          <w:tcPr>
            <w:tcW w:w="4678" w:type="dxa"/>
            <w:shd w:val="clear" w:color="auto" w:fill="auto"/>
            <w:vAlign w:val="center"/>
          </w:tcPr>
          <w:p w14:paraId="49554913" w14:textId="4E6A0DEF" w:rsidR="538E812A" w:rsidRDefault="538E812A" w:rsidP="538E812A">
            <w:pPr>
              <w:spacing w:before="0" w:after="0"/>
            </w:pPr>
            <w:r w:rsidRPr="538E812A">
              <w:rPr>
                <w:rFonts w:ascii="Arial" w:eastAsia="Arial" w:hAnsi="Arial" w:cs="Arial"/>
                <w:sz w:val="20"/>
                <w:szCs w:val="20"/>
              </w:rPr>
              <w:t>Identificador do utilizador que fez a última atualização do registo.</w:t>
            </w:r>
          </w:p>
        </w:tc>
        <w:tc>
          <w:tcPr>
            <w:tcW w:w="2693" w:type="dxa"/>
          </w:tcPr>
          <w:p w14:paraId="7F6C8DA5" w14:textId="333395CA" w:rsidR="538E812A" w:rsidRDefault="538E812A" w:rsidP="538E812A">
            <w:pPr>
              <w:spacing w:before="0" w:after="0" w:line="259" w:lineRule="auto"/>
              <w:rPr>
                <w:rFonts w:ascii="Arial" w:eastAsia="Arial" w:hAnsi="Arial" w:cs="Arial"/>
                <w:sz w:val="20"/>
                <w:szCs w:val="20"/>
              </w:rPr>
            </w:pPr>
            <w:r w:rsidRPr="538E812A">
              <w:rPr>
                <w:rFonts w:ascii="Arial" w:eastAsia="Arial" w:hAnsi="Arial" w:cs="Arial"/>
                <w:sz w:val="20"/>
                <w:szCs w:val="20"/>
              </w:rPr>
              <w:t>VARCHAR (USER IDENTIFIER)</w:t>
            </w:r>
          </w:p>
          <w:p w14:paraId="4167683C" w14:textId="1246B8FB" w:rsidR="538E812A" w:rsidRDefault="538E812A" w:rsidP="538E812A">
            <w:pPr>
              <w:spacing w:before="0" w:after="0"/>
              <w:rPr>
                <w:rFonts w:ascii="Arial" w:eastAsia="Arial" w:hAnsi="Arial" w:cs="Arial"/>
                <w:sz w:val="20"/>
                <w:szCs w:val="20"/>
              </w:rPr>
            </w:pPr>
          </w:p>
        </w:tc>
      </w:tr>
      <w:tr w:rsidR="06A679E1" w14:paraId="1794CE7F" w14:textId="77777777" w:rsidTr="538E812A">
        <w:trPr>
          <w:trHeight w:val="300"/>
        </w:trPr>
        <w:tc>
          <w:tcPr>
            <w:tcW w:w="1413" w:type="dxa"/>
            <w:shd w:val="clear" w:color="auto" w:fill="auto"/>
            <w:vAlign w:val="center"/>
          </w:tcPr>
          <w:p w14:paraId="7A69C2E8" w14:textId="732BE20E" w:rsidR="538E812A" w:rsidRDefault="538E812A" w:rsidP="538E812A">
            <w:pPr>
              <w:spacing w:before="0" w:after="0"/>
            </w:pPr>
            <w:r w:rsidRPr="538E812A">
              <w:rPr>
                <w:rFonts w:ascii="Arial" w:eastAsia="Arial" w:hAnsi="Arial" w:cs="Arial"/>
                <w:sz w:val="20"/>
                <w:szCs w:val="20"/>
              </w:rPr>
              <w:t>lastUpdateDate</w:t>
            </w:r>
          </w:p>
        </w:tc>
        <w:tc>
          <w:tcPr>
            <w:tcW w:w="4678" w:type="dxa"/>
            <w:shd w:val="clear" w:color="auto" w:fill="auto"/>
            <w:vAlign w:val="center"/>
          </w:tcPr>
          <w:p w14:paraId="358DB45C" w14:textId="097EA86D" w:rsidR="538E812A" w:rsidRDefault="538E812A" w:rsidP="538E812A">
            <w:pPr>
              <w:spacing w:before="0" w:after="0"/>
            </w:pPr>
            <w:r w:rsidRPr="538E812A">
              <w:rPr>
                <w:rFonts w:ascii="Arial" w:eastAsia="Arial" w:hAnsi="Arial" w:cs="Arial"/>
                <w:sz w:val="20"/>
                <w:szCs w:val="20"/>
              </w:rPr>
              <w:t>Data da última atualização do registo.</w:t>
            </w:r>
          </w:p>
        </w:tc>
        <w:tc>
          <w:tcPr>
            <w:tcW w:w="2693" w:type="dxa"/>
          </w:tcPr>
          <w:p w14:paraId="3254B452" w14:textId="7632FA7C" w:rsidR="538E812A" w:rsidRDefault="538E812A" w:rsidP="538E812A">
            <w:pPr>
              <w:spacing w:before="0" w:after="0"/>
            </w:pPr>
            <w:r w:rsidRPr="538E812A">
              <w:rPr>
                <w:rFonts w:ascii="Arial" w:eastAsia="Arial" w:hAnsi="Arial" w:cs="Arial"/>
                <w:sz w:val="20"/>
                <w:szCs w:val="20"/>
              </w:rPr>
              <w:t>DATETIME</w:t>
            </w:r>
          </w:p>
        </w:tc>
      </w:tr>
    </w:tbl>
    <w:p w14:paraId="17A1AF84" w14:textId="06F3B45A" w:rsidR="06A679E1" w:rsidRDefault="06A679E1" w:rsidP="06A679E1"/>
    <w:p w14:paraId="0DDC93DA" w14:textId="2BE03364" w:rsidR="0F77BB5B" w:rsidRDefault="538E812A" w:rsidP="538E812A">
      <w:pPr>
        <w:pStyle w:val="Ttulo3"/>
        <w:spacing w:line="259" w:lineRule="auto"/>
        <w:ind w:left="576" w:hanging="576"/>
        <w:rPr>
          <w:iCs w:val="0"/>
          <w:szCs w:val="20"/>
        </w:rPr>
      </w:pPr>
      <w:bookmarkStart w:id="322" w:name="_Toc199624809"/>
      <w:r>
        <w:t>Tabela EncomendaFornecedor</w:t>
      </w:r>
      <w:bookmarkEnd w:id="322"/>
    </w:p>
    <w:p w14:paraId="2E01784F" w14:textId="72F6D126" w:rsidR="0F77BB5B" w:rsidRDefault="538E812A" w:rsidP="06A679E1">
      <w:pPr>
        <w:rPr>
          <w:sz w:val="22"/>
          <w:szCs w:val="22"/>
        </w:rPr>
      </w:pPr>
      <w:r w:rsidRPr="538E812A">
        <w:rPr>
          <w:sz w:val="22"/>
          <w:szCs w:val="22"/>
        </w:rPr>
        <w:t>A tabela seguinte descreve os campos do modelo de dados implementado.</w:t>
      </w:r>
    </w:p>
    <w:p w14:paraId="7D229A0C" w14:textId="77777777" w:rsidR="06A679E1" w:rsidRDefault="06A679E1" w:rsidP="06A679E1">
      <w:pPr>
        <w:rPr>
          <w:sz w:val="22"/>
          <w:szCs w:val="22"/>
        </w:rPr>
      </w:pPr>
    </w:p>
    <w:p w14:paraId="48B55105" w14:textId="61E71574" w:rsidR="0F77BB5B" w:rsidRDefault="538E812A" w:rsidP="06A679E1">
      <w:pPr>
        <w:pStyle w:val="Legenda"/>
        <w:keepNext/>
        <w:jc w:val="center"/>
      </w:pPr>
      <w:bookmarkStart w:id="323" w:name="_Toc199624929"/>
      <w:r>
        <w:t xml:space="preserve">Tabela </w:t>
      </w:r>
      <w:fldSimple w:instr=" SEQ Tabela \* ARABIC ">
        <w:r w:rsidR="00BF303B">
          <w:t>85</w:t>
        </w:r>
      </w:fldSimple>
      <w:r>
        <w:t>. Tabela EncomendaFornecedor implementada.</w:t>
      </w:r>
      <w:bookmarkEnd w:id="32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29"/>
        <w:gridCol w:w="3541"/>
        <w:gridCol w:w="2228"/>
      </w:tblGrid>
      <w:tr w:rsidR="06A679E1" w14:paraId="4409B944" w14:textId="77777777" w:rsidTr="538E812A">
        <w:trPr>
          <w:trHeight w:val="300"/>
        </w:trPr>
        <w:tc>
          <w:tcPr>
            <w:tcW w:w="1413" w:type="dxa"/>
            <w:shd w:val="clear" w:color="auto" w:fill="4472C4" w:themeFill="accent1"/>
            <w:vAlign w:val="center"/>
          </w:tcPr>
          <w:p w14:paraId="77247B33" w14:textId="77777777" w:rsidR="06A679E1" w:rsidRDefault="538E812A" w:rsidP="06A679E1">
            <w:pPr>
              <w:rPr>
                <w:color w:val="FFFFFF" w:themeColor="background1"/>
                <w:sz w:val="22"/>
                <w:szCs w:val="22"/>
              </w:rPr>
            </w:pPr>
            <w:r w:rsidRPr="538E812A">
              <w:rPr>
                <w:color w:val="FFFFFF" w:themeColor="background1"/>
                <w:sz w:val="22"/>
                <w:szCs w:val="22"/>
              </w:rPr>
              <w:t>Campo</w:t>
            </w:r>
          </w:p>
        </w:tc>
        <w:tc>
          <w:tcPr>
            <w:tcW w:w="4678" w:type="dxa"/>
            <w:shd w:val="clear" w:color="auto" w:fill="4472C4" w:themeFill="accent1"/>
            <w:vAlign w:val="center"/>
          </w:tcPr>
          <w:p w14:paraId="610B39BB" w14:textId="77777777" w:rsidR="06A679E1" w:rsidRDefault="538E812A" w:rsidP="06A679E1">
            <w:pPr>
              <w:rPr>
                <w:color w:val="FFFFFF" w:themeColor="background1"/>
                <w:sz w:val="22"/>
                <w:szCs w:val="22"/>
              </w:rPr>
            </w:pPr>
            <w:r w:rsidRPr="538E812A">
              <w:rPr>
                <w:color w:val="FFFFFF" w:themeColor="background1"/>
                <w:sz w:val="22"/>
                <w:szCs w:val="22"/>
              </w:rPr>
              <w:t>Descrição</w:t>
            </w:r>
          </w:p>
        </w:tc>
        <w:tc>
          <w:tcPr>
            <w:tcW w:w="2693" w:type="dxa"/>
            <w:shd w:val="clear" w:color="auto" w:fill="4472C4" w:themeFill="accent1"/>
            <w:vAlign w:val="center"/>
          </w:tcPr>
          <w:p w14:paraId="57C6AB28" w14:textId="77777777" w:rsidR="06A679E1" w:rsidRDefault="538E812A" w:rsidP="06A679E1">
            <w:pPr>
              <w:rPr>
                <w:color w:val="FFFFFF" w:themeColor="background1"/>
                <w:sz w:val="22"/>
                <w:szCs w:val="22"/>
              </w:rPr>
            </w:pPr>
            <w:r w:rsidRPr="538E812A">
              <w:rPr>
                <w:color w:val="FFFFFF" w:themeColor="background1"/>
                <w:sz w:val="22"/>
                <w:szCs w:val="22"/>
              </w:rPr>
              <w:t>Formato do campo</w:t>
            </w:r>
          </w:p>
        </w:tc>
      </w:tr>
      <w:tr w:rsidR="06A679E1" w14:paraId="00C281F8" w14:textId="77777777" w:rsidTr="538E812A">
        <w:trPr>
          <w:trHeight w:val="300"/>
        </w:trPr>
        <w:tc>
          <w:tcPr>
            <w:tcW w:w="1413" w:type="dxa"/>
            <w:shd w:val="clear" w:color="auto" w:fill="auto"/>
            <w:vAlign w:val="center"/>
          </w:tcPr>
          <w:p w14:paraId="4CB45C11" w14:textId="5815D347" w:rsidR="538E812A" w:rsidRDefault="538E812A" w:rsidP="538E812A">
            <w:pPr>
              <w:spacing w:before="0" w:after="0"/>
            </w:pPr>
            <w:r w:rsidRPr="538E812A">
              <w:rPr>
                <w:rFonts w:ascii="Arial" w:eastAsia="Arial" w:hAnsi="Arial" w:cs="Arial"/>
                <w:sz w:val="20"/>
                <w:szCs w:val="20"/>
              </w:rPr>
              <w:t>Id</w:t>
            </w:r>
          </w:p>
        </w:tc>
        <w:tc>
          <w:tcPr>
            <w:tcW w:w="4678" w:type="dxa"/>
            <w:shd w:val="clear" w:color="auto" w:fill="auto"/>
            <w:vAlign w:val="center"/>
          </w:tcPr>
          <w:p w14:paraId="0CB3CB99" w14:textId="2DBD1C21" w:rsidR="538E812A" w:rsidRDefault="538E812A" w:rsidP="538E812A">
            <w:pPr>
              <w:spacing w:before="0" w:after="0"/>
            </w:pPr>
            <w:r w:rsidRPr="538E812A">
              <w:rPr>
                <w:rFonts w:ascii="Arial" w:eastAsia="Arial" w:hAnsi="Arial" w:cs="Arial"/>
                <w:sz w:val="20"/>
                <w:szCs w:val="20"/>
              </w:rPr>
              <w:t>Identificador único da encomenda ao fornecedor.</w:t>
            </w:r>
          </w:p>
        </w:tc>
        <w:tc>
          <w:tcPr>
            <w:tcW w:w="2693" w:type="dxa"/>
          </w:tcPr>
          <w:p w14:paraId="6A8A1965" w14:textId="57CD7F87"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INT (PK)</w:t>
            </w:r>
          </w:p>
        </w:tc>
      </w:tr>
      <w:tr w:rsidR="06A679E1" w14:paraId="6F86A871" w14:textId="77777777" w:rsidTr="538E812A">
        <w:trPr>
          <w:trHeight w:val="300"/>
        </w:trPr>
        <w:tc>
          <w:tcPr>
            <w:tcW w:w="1413" w:type="dxa"/>
            <w:shd w:val="clear" w:color="auto" w:fill="auto"/>
            <w:vAlign w:val="center"/>
          </w:tcPr>
          <w:p w14:paraId="2E0CB341" w14:textId="6A02AA5E" w:rsidR="538E812A" w:rsidRDefault="538E812A" w:rsidP="538E812A">
            <w:pPr>
              <w:spacing w:before="0" w:after="0"/>
            </w:pPr>
            <w:r w:rsidRPr="538E812A">
              <w:rPr>
                <w:rFonts w:ascii="Arial" w:eastAsia="Arial" w:hAnsi="Arial" w:cs="Arial"/>
                <w:sz w:val="20"/>
                <w:szCs w:val="20"/>
              </w:rPr>
              <w:t>dataCriacao</w:t>
            </w:r>
          </w:p>
        </w:tc>
        <w:tc>
          <w:tcPr>
            <w:tcW w:w="4678" w:type="dxa"/>
            <w:shd w:val="clear" w:color="auto" w:fill="auto"/>
            <w:vAlign w:val="center"/>
          </w:tcPr>
          <w:p w14:paraId="2A0263A4" w14:textId="7FB94F7B" w:rsidR="538E812A" w:rsidRDefault="538E812A" w:rsidP="538E812A">
            <w:pPr>
              <w:spacing w:before="0" w:after="0"/>
            </w:pPr>
            <w:r w:rsidRPr="538E812A">
              <w:rPr>
                <w:rFonts w:ascii="Arial" w:eastAsia="Arial" w:hAnsi="Arial" w:cs="Arial"/>
                <w:sz w:val="20"/>
                <w:szCs w:val="20"/>
              </w:rPr>
              <w:t>Data em que a encomenda foi criada.</w:t>
            </w:r>
          </w:p>
        </w:tc>
        <w:tc>
          <w:tcPr>
            <w:tcW w:w="2693" w:type="dxa"/>
          </w:tcPr>
          <w:p w14:paraId="13DCD3AC" w14:textId="534AE9C7" w:rsidR="538E812A" w:rsidRDefault="538E812A" w:rsidP="538E812A">
            <w:pPr>
              <w:spacing w:before="0" w:after="0"/>
            </w:pPr>
            <w:r w:rsidRPr="538E812A">
              <w:rPr>
                <w:rFonts w:ascii="Arial" w:eastAsia="Arial" w:hAnsi="Arial" w:cs="Arial"/>
                <w:sz w:val="20"/>
                <w:szCs w:val="20"/>
              </w:rPr>
              <w:t>DATETIME</w:t>
            </w:r>
          </w:p>
        </w:tc>
      </w:tr>
      <w:tr w:rsidR="06A679E1" w14:paraId="36133DED" w14:textId="77777777" w:rsidTr="538E812A">
        <w:trPr>
          <w:trHeight w:val="300"/>
        </w:trPr>
        <w:tc>
          <w:tcPr>
            <w:tcW w:w="1413" w:type="dxa"/>
            <w:shd w:val="clear" w:color="auto" w:fill="auto"/>
            <w:vAlign w:val="center"/>
          </w:tcPr>
          <w:p w14:paraId="27B259A1" w14:textId="64A70395" w:rsidR="538E812A" w:rsidRDefault="538E812A" w:rsidP="538E812A">
            <w:pPr>
              <w:spacing w:before="0" w:after="0"/>
            </w:pPr>
            <w:r w:rsidRPr="538E812A">
              <w:rPr>
                <w:rFonts w:ascii="Arial" w:eastAsia="Arial" w:hAnsi="Arial" w:cs="Arial"/>
                <w:sz w:val="20"/>
                <w:szCs w:val="20"/>
              </w:rPr>
              <w:t>dataPrevista</w:t>
            </w:r>
          </w:p>
        </w:tc>
        <w:tc>
          <w:tcPr>
            <w:tcW w:w="4678" w:type="dxa"/>
            <w:shd w:val="clear" w:color="auto" w:fill="auto"/>
            <w:vAlign w:val="center"/>
          </w:tcPr>
          <w:p w14:paraId="45C230DF" w14:textId="1EA86428" w:rsidR="538E812A" w:rsidRDefault="538E812A" w:rsidP="538E812A">
            <w:pPr>
              <w:spacing w:before="0" w:after="0"/>
            </w:pPr>
            <w:r w:rsidRPr="538E812A">
              <w:rPr>
                <w:rFonts w:ascii="Arial" w:eastAsia="Arial" w:hAnsi="Arial" w:cs="Arial"/>
                <w:sz w:val="20"/>
                <w:szCs w:val="20"/>
              </w:rPr>
              <w:t>Data prevista de receção da encomenda.</w:t>
            </w:r>
          </w:p>
        </w:tc>
        <w:tc>
          <w:tcPr>
            <w:tcW w:w="2693" w:type="dxa"/>
          </w:tcPr>
          <w:p w14:paraId="36D1DB28" w14:textId="4C29FFE2" w:rsidR="538E812A" w:rsidRDefault="538E812A" w:rsidP="538E812A">
            <w:pPr>
              <w:spacing w:before="0" w:after="0"/>
            </w:pPr>
            <w:r w:rsidRPr="538E812A">
              <w:rPr>
                <w:rFonts w:ascii="Arial" w:eastAsia="Arial" w:hAnsi="Arial" w:cs="Arial"/>
                <w:sz w:val="20"/>
                <w:szCs w:val="20"/>
              </w:rPr>
              <w:t>DATETIME</w:t>
            </w:r>
          </w:p>
        </w:tc>
      </w:tr>
      <w:tr w:rsidR="06A679E1" w14:paraId="6047E3EE" w14:textId="77777777" w:rsidTr="538E812A">
        <w:trPr>
          <w:trHeight w:val="300"/>
        </w:trPr>
        <w:tc>
          <w:tcPr>
            <w:tcW w:w="1413" w:type="dxa"/>
            <w:shd w:val="clear" w:color="auto" w:fill="auto"/>
            <w:vAlign w:val="center"/>
          </w:tcPr>
          <w:p w14:paraId="2E0ED186" w14:textId="3CD8BA3C" w:rsidR="538E812A" w:rsidRDefault="538E812A" w:rsidP="538E812A">
            <w:pPr>
              <w:spacing w:before="0" w:after="0"/>
            </w:pPr>
            <w:r w:rsidRPr="538E812A">
              <w:rPr>
                <w:rFonts w:ascii="Arial" w:eastAsia="Arial" w:hAnsi="Arial" w:cs="Arial"/>
                <w:sz w:val="20"/>
                <w:szCs w:val="20"/>
              </w:rPr>
              <w:t>valorTotal</w:t>
            </w:r>
          </w:p>
        </w:tc>
        <w:tc>
          <w:tcPr>
            <w:tcW w:w="4678" w:type="dxa"/>
            <w:shd w:val="clear" w:color="auto" w:fill="auto"/>
            <w:vAlign w:val="center"/>
          </w:tcPr>
          <w:p w14:paraId="1B363F88" w14:textId="7ACD4190" w:rsidR="538E812A" w:rsidRDefault="538E812A" w:rsidP="538E812A">
            <w:pPr>
              <w:spacing w:before="0" w:after="0"/>
            </w:pPr>
            <w:r w:rsidRPr="538E812A">
              <w:rPr>
                <w:rFonts w:ascii="Arial" w:eastAsia="Arial" w:hAnsi="Arial" w:cs="Arial"/>
                <w:sz w:val="20"/>
                <w:szCs w:val="20"/>
              </w:rPr>
              <w:t>Valor total da encomenda (sem IVA).</w:t>
            </w:r>
          </w:p>
        </w:tc>
        <w:tc>
          <w:tcPr>
            <w:tcW w:w="2693" w:type="dxa"/>
          </w:tcPr>
          <w:p w14:paraId="6FE1DF03" w14:textId="1BCC67C8" w:rsidR="538E812A" w:rsidRDefault="538E812A" w:rsidP="538E812A">
            <w:pPr>
              <w:spacing w:before="0" w:after="0"/>
            </w:pPr>
            <w:r w:rsidRPr="538E812A">
              <w:rPr>
                <w:rFonts w:ascii="Arial" w:eastAsia="Arial" w:hAnsi="Arial" w:cs="Arial"/>
                <w:sz w:val="20"/>
                <w:szCs w:val="20"/>
              </w:rPr>
              <w:t>DECIMAL(10,2)</w:t>
            </w:r>
          </w:p>
        </w:tc>
      </w:tr>
      <w:tr w:rsidR="06A679E1" w14:paraId="2A8869C3" w14:textId="77777777" w:rsidTr="538E812A">
        <w:trPr>
          <w:trHeight w:val="300"/>
        </w:trPr>
        <w:tc>
          <w:tcPr>
            <w:tcW w:w="1413" w:type="dxa"/>
            <w:shd w:val="clear" w:color="auto" w:fill="auto"/>
            <w:vAlign w:val="center"/>
          </w:tcPr>
          <w:p w14:paraId="02F258EB" w14:textId="05ACF5BA" w:rsidR="538E812A" w:rsidRDefault="538E812A" w:rsidP="538E812A">
            <w:pPr>
              <w:spacing w:before="0" w:after="0"/>
            </w:pPr>
            <w:r w:rsidRPr="538E812A">
              <w:rPr>
                <w:rFonts w:ascii="Arial" w:eastAsia="Arial" w:hAnsi="Arial" w:cs="Arial"/>
                <w:sz w:val="20"/>
                <w:szCs w:val="20"/>
              </w:rPr>
              <w:t>totalIva</w:t>
            </w:r>
          </w:p>
        </w:tc>
        <w:tc>
          <w:tcPr>
            <w:tcW w:w="4678" w:type="dxa"/>
            <w:shd w:val="clear" w:color="auto" w:fill="auto"/>
            <w:vAlign w:val="center"/>
          </w:tcPr>
          <w:p w14:paraId="20A0DEE2" w14:textId="4B376BA6" w:rsidR="538E812A" w:rsidRDefault="538E812A" w:rsidP="538E812A">
            <w:pPr>
              <w:spacing w:before="0" w:after="0"/>
            </w:pPr>
            <w:r w:rsidRPr="538E812A">
              <w:rPr>
                <w:rFonts w:ascii="Arial" w:eastAsia="Arial" w:hAnsi="Arial" w:cs="Arial"/>
                <w:sz w:val="20"/>
                <w:szCs w:val="20"/>
              </w:rPr>
              <w:t>Valor total de IVA aplicado à encomenda.</w:t>
            </w:r>
          </w:p>
        </w:tc>
        <w:tc>
          <w:tcPr>
            <w:tcW w:w="2693" w:type="dxa"/>
          </w:tcPr>
          <w:p w14:paraId="01397FE4" w14:textId="7E3B142B" w:rsidR="538E812A" w:rsidRDefault="538E812A" w:rsidP="538E812A">
            <w:pPr>
              <w:spacing w:before="0" w:after="0"/>
            </w:pPr>
            <w:r w:rsidRPr="538E812A">
              <w:rPr>
                <w:rFonts w:ascii="Arial" w:eastAsia="Arial" w:hAnsi="Arial" w:cs="Arial"/>
                <w:sz w:val="20"/>
                <w:szCs w:val="20"/>
              </w:rPr>
              <w:t>DECIMAL(10,2)</w:t>
            </w:r>
          </w:p>
        </w:tc>
      </w:tr>
      <w:tr w:rsidR="06A679E1" w14:paraId="1835F309" w14:textId="77777777" w:rsidTr="538E812A">
        <w:trPr>
          <w:trHeight w:val="300"/>
        </w:trPr>
        <w:tc>
          <w:tcPr>
            <w:tcW w:w="1413" w:type="dxa"/>
            <w:shd w:val="clear" w:color="auto" w:fill="auto"/>
            <w:vAlign w:val="center"/>
          </w:tcPr>
          <w:p w14:paraId="58D19788" w14:textId="783032A4" w:rsidR="538E812A" w:rsidRDefault="538E812A" w:rsidP="538E812A">
            <w:pPr>
              <w:spacing w:before="0" w:after="0"/>
            </w:pPr>
            <w:r w:rsidRPr="538E812A">
              <w:rPr>
                <w:rFonts w:ascii="Arial" w:eastAsia="Arial" w:hAnsi="Arial" w:cs="Arial"/>
                <w:sz w:val="20"/>
                <w:szCs w:val="20"/>
              </w:rPr>
              <w:t>temIrregularidade</w:t>
            </w:r>
          </w:p>
        </w:tc>
        <w:tc>
          <w:tcPr>
            <w:tcW w:w="4678" w:type="dxa"/>
            <w:shd w:val="clear" w:color="auto" w:fill="auto"/>
            <w:vAlign w:val="center"/>
          </w:tcPr>
          <w:p w14:paraId="512427CA" w14:textId="01E212CE" w:rsidR="538E812A" w:rsidRDefault="538E812A" w:rsidP="538E812A">
            <w:pPr>
              <w:spacing w:before="0" w:after="0"/>
            </w:pPr>
            <w:r w:rsidRPr="538E812A">
              <w:rPr>
                <w:rFonts w:ascii="Arial" w:eastAsia="Arial" w:hAnsi="Arial" w:cs="Arial"/>
                <w:sz w:val="20"/>
                <w:szCs w:val="20"/>
              </w:rPr>
              <w:t>Indica se a encomenda teve alguma irregularidade (1 = Sim, 0 = Não).</w:t>
            </w:r>
          </w:p>
        </w:tc>
        <w:tc>
          <w:tcPr>
            <w:tcW w:w="2693" w:type="dxa"/>
          </w:tcPr>
          <w:p w14:paraId="2D73DD6D" w14:textId="0A2311E7" w:rsidR="538E812A" w:rsidRDefault="538E812A" w:rsidP="538E812A">
            <w:pPr>
              <w:spacing w:before="0" w:after="0"/>
            </w:pPr>
            <w:r w:rsidRPr="538E812A">
              <w:rPr>
                <w:rFonts w:ascii="Arial" w:eastAsia="Arial" w:hAnsi="Arial" w:cs="Arial"/>
                <w:sz w:val="20"/>
                <w:szCs w:val="20"/>
              </w:rPr>
              <w:t>BIT ou BOOLEAN</w:t>
            </w:r>
          </w:p>
        </w:tc>
      </w:tr>
      <w:tr w:rsidR="06A679E1" w14:paraId="0634F12F" w14:textId="77777777" w:rsidTr="538E812A">
        <w:trPr>
          <w:trHeight w:val="300"/>
        </w:trPr>
        <w:tc>
          <w:tcPr>
            <w:tcW w:w="1413" w:type="dxa"/>
            <w:shd w:val="clear" w:color="auto" w:fill="auto"/>
            <w:vAlign w:val="center"/>
          </w:tcPr>
          <w:p w14:paraId="4EF5B0B4" w14:textId="3DF2500E" w:rsidR="538E812A" w:rsidRDefault="538E812A" w:rsidP="538E812A">
            <w:pPr>
              <w:spacing w:before="0" w:after="0"/>
            </w:pPr>
            <w:r w:rsidRPr="538E812A">
              <w:rPr>
                <w:rFonts w:ascii="Arial" w:eastAsia="Arial" w:hAnsi="Arial" w:cs="Arial"/>
                <w:sz w:val="20"/>
                <w:szCs w:val="20"/>
              </w:rPr>
              <w:t>descricaoIrregularidade</w:t>
            </w:r>
          </w:p>
        </w:tc>
        <w:tc>
          <w:tcPr>
            <w:tcW w:w="4678" w:type="dxa"/>
            <w:shd w:val="clear" w:color="auto" w:fill="auto"/>
            <w:vAlign w:val="center"/>
          </w:tcPr>
          <w:p w14:paraId="52A5A9CF" w14:textId="1C77D603" w:rsidR="538E812A" w:rsidRDefault="538E812A" w:rsidP="538E812A">
            <w:pPr>
              <w:spacing w:before="0" w:after="0"/>
            </w:pPr>
            <w:r w:rsidRPr="538E812A">
              <w:rPr>
                <w:rFonts w:ascii="Arial" w:eastAsia="Arial" w:hAnsi="Arial" w:cs="Arial"/>
                <w:sz w:val="20"/>
                <w:szCs w:val="20"/>
              </w:rPr>
              <w:t>Texto descritivo da irregularidade detetada (se aplicável).</w:t>
            </w:r>
          </w:p>
        </w:tc>
        <w:tc>
          <w:tcPr>
            <w:tcW w:w="2693" w:type="dxa"/>
          </w:tcPr>
          <w:p w14:paraId="26435B4D" w14:textId="21EA7BD0" w:rsidR="538E812A" w:rsidRDefault="538E812A" w:rsidP="538E812A">
            <w:pPr>
              <w:spacing w:before="0" w:after="0"/>
            </w:pPr>
            <w:r w:rsidRPr="538E812A">
              <w:rPr>
                <w:rFonts w:ascii="Arial" w:eastAsia="Arial" w:hAnsi="Arial" w:cs="Arial"/>
                <w:sz w:val="20"/>
                <w:szCs w:val="20"/>
              </w:rPr>
              <w:t>VARCHAR(255) ou TEXT</w:t>
            </w:r>
          </w:p>
        </w:tc>
      </w:tr>
      <w:tr w:rsidR="06A679E1" w14:paraId="4A3D5D48" w14:textId="77777777" w:rsidTr="538E812A">
        <w:trPr>
          <w:trHeight w:val="300"/>
        </w:trPr>
        <w:tc>
          <w:tcPr>
            <w:tcW w:w="1413" w:type="dxa"/>
            <w:shd w:val="clear" w:color="auto" w:fill="auto"/>
            <w:vAlign w:val="center"/>
          </w:tcPr>
          <w:p w14:paraId="2660E074" w14:textId="2D03CFE1" w:rsidR="538E812A" w:rsidRDefault="538E812A" w:rsidP="538E812A">
            <w:pPr>
              <w:spacing w:before="0" w:after="0"/>
            </w:pPr>
            <w:r w:rsidRPr="538E812A">
              <w:rPr>
                <w:rFonts w:ascii="Arial" w:eastAsia="Arial" w:hAnsi="Arial" w:cs="Arial"/>
                <w:sz w:val="20"/>
                <w:szCs w:val="20"/>
              </w:rPr>
              <w:t>EstadoEncomendaFornecedorID</w:t>
            </w:r>
          </w:p>
        </w:tc>
        <w:tc>
          <w:tcPr>
            <w:tcW w:w="4678" w:type="dxa"/>
            <w:shd w:val="clear" w:color="auto" w:fill="auto"/>
            <w:vAlign w:val="center"/>
          </w:tcPr>
          <w:p w14:paraId="5E88C259" w14:textId="21A8DDFF" w:rsidR="538E812A" w:rsidRDefault="538E812A" w:rsidP="538E812A">
            <w:pPr>
              <w:spacing w:before="0" w:after="0"/>
            </w:pPr>
            <w:r w:rsidRPr="538E812A">
              <w:rPr>
                <w:rFonts w:ascii="Arial" w:eastAsia="Arial" w:hAnsi="Arial" w:cs="Arial"/>
                <w:sz w:val="20"/>
                <w:szCs w:val="20"/>
              </w:rPr>
              <w:t>Chave estrangeira para o estado atual da encomenda ao fornecedor.</w:t>
            </w:r>
          </w:p>
        </w:tc>
        <w:tc>
          <w:tcPr>
            <w:tcW w:w="2693" w:type="dxa"/>
          </w:tcPr>
          <w:p w14:paraId="04B28C3F" w14:textId="70E4C289" w:rsidR="538E812A" w:rsidRDefault="538E812A" w:rsidP="538E812A">
            <w:pPr>
              <w:spacing w:before="0" w:after="0"/>
            </w:pPr>
            <w:r w:rsidRPr="538E812A">
              <w:rPr>
                <w:rFonts w:ascii="Arial" w:eastAsia="Arial" w:hAnsi="Arial" w:cs="Arial"/>
                <w:sz w:val="20"/>
                <w:szCs w:val="20"/>
              </w:rPr>
              <w:t>INT (FK)</w:t>
            </w:r>
          </w:p>
        </w:tc>
      </w:tr>
      <w:tr w:rsidR="06A679E1" w14:paraId="6B575E5E" w14:textId="77777777" w:rsidTr="538E812A">
        <w:trPr>
          <w:trHeight w:val="300"/>
        </w:trPr>
        <w:tc>
          <w:tcPr>
            <w:tcW w:w="1413" w:type="dxa"/>
            <w:shd w:val="clear" w:color="auto" w:fill="auto"/>
            <w:vAlign w:val="center"/>
          </w:tcPr>
          <w:p w14:paraId="63692672" w14:textId="28F6FAED" w:rsidR="538E812A" w:rsidRDefault="538E812A" w:rsidP="538E812A">
            <w:pPr>
              <w:spacing w:before="0" w:after="0"/>
            </w:pPr>
            <w:r w:rsidRPr="538E812A">
              <w:rPr>
                <w:rFonts w:ascii="Arial" w:eastAsia="Arial" w:hAnsi="Arial" w:cs="Arial"/>
                <w:sz w:val="20"/>
                <w:szCs w:val="20"/>
              </w:rPr>
              <w:t>Is_Active</w:t>
            </w:r>
          </w:p>
        </w:tc>
        <w:tc>
          <w:tcPr>
            <w:tcW w:w="4678" w:type="dxa"/>
            <w:shd w:val="clear" w:color="auto" w:fill="auto"/>
            <w:vAlign w:val="center"/>
          </w:tcPr>
          <w:p w14:paraId="1F3267C8" w14:textId="1BDF5523" w:rsidR="538E812A" w:rsidRDefault="538E812A" w:rsidP="538E812A">
            <w:pPr>
              <w:spacing w:before="0" w:after="0"/>
            </w:pPr>
            <w:r w:rsidRPr="538E812A">
              <w:rPr>
                <w:rFonts w:ascii="Arial" w:eastAsia="Arial" w:hAnsi="Arial" w:cs="Arial"/>
                <w:sz w:val="20"/>
                <w:szCs w:val="20"/>
              </w:rPr>
              <w:t>Indica se a encomenda está ativa (1) ou desativada/cancelada (0).</w:t>
            </w:r>
          </w:p>
        </w:tc>
        <w:tc>
          <w:tcPr>
            <w:tcW w:w="2693" w:type="dxa"/>
          </w:tcPr>
          <w:p w14:paraId="06742CE0" w14:textId="33C012F0" w:rsidR="538E812A" w:rsidRDefault="538E812A" w:rsidP="538E812A">
            <w:pPr>
              <w:spacing w:before="0" w:after="0"/>
            </w:pPr>
            <w:r w:rsidRPr="538E812A">
              <w:rPr>
                <w:rFonts w:ascii="Arial" w:eastAsia="Arial" w:hAnsi="Arial" w:cs="Arial"/>
                <w:sz w:val="20"/>
                <w:szCs w:val="20"/>
              </w:rPr>
              <w:t>BOOLEAN</w:t>
            </w:r>
          </w:p>
        </w:tc>
      </w:tr>
      <w:tr w:rsidR="06A679E1" w14:paraId="518B1A07" w14:textId="77777777" w:rsidTr="538E812A">
        <w:trPr>
          <w:trHeight w:val="300"/>
        </w:trPr>
        <w:tc>
          <w:tcPr>
            <w:tcW w:w="1413" w:type="dxa"/>
            <w:shd w:val="clear" w:color="auto" w:fill="auto"/>
            <w:vAlign w:val="center"/>
          </w:tcPr>
          <w:p w14:paraId="739A80A6" w14:textId="0C6FEE1E" w:rsidR="538E812A" w:rsidRDefault="538E812A" w:rsidP="538E812A">
            <w:pPr>
              <w:spacing w:before="0" w:after="0"/>
            </w:pPr>
            <w:r w:rsidRPr="538E812A">
              <w:rPr>
                <w:rFonts w:ascii="Arial" w:eastAsia="Arial" w:hAnsi="Arial" w:cs="Arial"/>
                <w:sz w:val="20"/>
                <w:szCs w:val="20"/>
              </w:rPr>
              <w:t>createdBy</w:t>
            </w:r>
          </w:p>
        </w:tc>
        <w:tc>
          <w:tcPr>
            <w:tcW w:w="4678" w:type="dxa"/>
            <w:shd w:val="clear" w:color="auto" w:fill="auto"/>
            <w:vAlign w:val="center"/>
          </w:tcPr>
          <w:p w14:paraId="6F272BA2" w14:textId="08397314" w:rsidR="538E812A" w:rsidRDefault="538E812A" w:rsidP="538E812A">
            <w:pPr>
              <w:spacing w:before="0" w:after="0"/>
            </w:pPr>
            <w:r w:rsidRPr="538E812A">
              <w:rPr>
                <w:rFonts w:ascii="Arial" w:eastAsia="Arial" w:hAnsi="Arial" w:cs="Arial"/>
                <w:sz w:val="20"/>
                <w:szCs w:val="20"/>
              </w:rPr>
              <w:t>Identificador do utilizador que criou o registo.</w:t>
            </w:r>
          </w:p>
        </w:tc>
        <w:tc>
          <w:tcPr>
            <w:tcW w:w="2693" w:type="dxa"/>
          </w:tcPr>
          <w:p w14:paraId="2F1692B4" w14:textId="0D3268C8" w:rsidR="538E812A" w:rsidRDefault="538E812A" w:rsidP="538E812A">
            <w:pPr>
              <w:spacing w:before="0" w:after="0" w:line="259" w:lineRule="auto"/>
              <w:rPr>
                <w:rFonts w:ascii="Arial" w:eastAsia="Arial" w:hAnsi="Arial" w:cs="Arial"/>
                <w:sz w:val="20"/>
                <w:szCs w:val="20"/>
              </w:rPr>
            </w:pPr>
            <w:r w:rsidRPr="538E812A">
              <w:rPr>
                <w:rFonts w:ascii="Arial" w:eastAsia="Arial" w:hAnsi="Arial" w:cs="Arial"/>
                <w:sz w:val="20"/>
                <w:szCs w:val="20"/>
              </w:rPr>
              <w:t>VARCHAR (USER IDENTIFIER)</w:t>
            </w:r>
          </w:p>
        </w:tc>
      </w:tr>
      <w:tr w:rsidR="06A679E1" w14:paraId="57DBB5DF" w14:textId="77777777" w:rsidTr="538E812A">
        <w:trPr>
          <w:trHeight w:val="300"/>
        </w:trPr>
        <w:tc>
          <w:tcPr>
            <w:tcW w:w="1413" w:type="dxa"/>
            <w:shd w:val="clear" w:color="auto" w:fill="auto"/>
            <w:vAlign w:val="center"/>
          </w:tcPr>
          <w:p w14:paraId="726060A2" w14:textId="679300BC" w:rsidR="538E812A" w:rsidRDefault="538E812A" w:rsidP="538E812A">
            <w:pPr>
              <w:spacing w:before="0" w:after="0"/>
            </w:pPr>
            <w:r w:rsidRPr="538E812A">
              <w:rPr>
                <w:rFonts w:ascii="Arial" w:eastAsia="Arial" w:hAnsi="Arial" w:cs="Arial"/>
                <w:sz w:val="20"/>
                <w:szCs w:val="20"/>
              </w:rPr>
              <w:t>createdDate</w:t>
            </w:r>
          </w:p>
        </w:tc>
        <w:tc>
          <w:tcPr>
            <w:tcW w:w="4678" w:type="dxa"/>
            <w:shd w:val="clear" w:color="auto" w:fill="auto"/>
            <w:vAlign w:val="center"/>
          </w:tcPr>
          <w:p w14:paraId="1D42E8F4" w14:textId="0053DA33" w:rsidR="538E812A" w:rsidRDefault="538E812A" w:rsidP="538E812A">
            <w:pPr>
              <w:spacing w:before="0" w:after="0"/>
            </w:pPr>
            <w:r w:rsidRPr="538E812A">
              <w:rPr>
                <w:rFonts w:ascii="Arial" w:eastAsia="Arial" w:hAnsi="Arial" w:cs="Arial"/>
                <w:sz w:val="20"/>
                <w:szCs w:val="20"/>
              </w:rPr>
              <w:t>Data de criação do registo.</w:t>
            </w:r>
          </w:p>
        </w:tc>
        <w:tc>
          <w:tcPr>
            <w:tcW w:w="2693" w:type="dxa"/>
          </w:tcPr>
          <w:p w14:paraId="0FA007DF" w14:textId="63BE7585" w:rsidR="538E812A" w:rsidRDefault="538E812A" w:rsidP="538E812A">
            <w:pPr>
              <w:spacing w:before="0" w:after="0"/>
            </w:pPr>
            <w:r w:rsidRPr="538E812A">
              <w:rPr>
                <w:rFonts w:ascii="Arial" w:eastAsia="Arial" w:hAnsi="Arial" w:cs="Arial"/>
                <w:sz w:val="20"/>
                <w:szCs w:val="20"/>
              </w:rPr>
              <w:t>DATETIME</w:t>
            </w:r>
          </w:p>
        </w:tc>
      </w:tr>
      <w:tr w:rsidR="06A679E1" w14:paraId="7F110AEE" w14:textId="77777777" w:rsidTr="538E812A">
        <w:trPr>
          <w:trHeight w:val="300"/>
        </w:trPr>
        <w:tc>
          <w:tcPr>
            <w:tcW w:w="1413" w:type="dxa"/>
            <w:shd w:val="clear" w:color="auto" w:fill="auto"/>
            <w:vAlign w:val="center"/>
          </w:tcPr>
          <w:p w14:paraId="7CAB5EDE" w14:textId="64839EEC" w:rsidR="538E812A" w:rsidRDefault="538E812A" w:rsidP="538E812A">
            <w:pPr>
              <w:spacing w:before="0" w:after="0"/>
            </w:pPr>
            <w:r w:rsidRPr="538E812A">
              <w:rPr>
                <w:rFonts w:ascii="Arial" w:eastAsia="Arial" w:hAnsi="Arial" w:cs="Arial"/>
                <w:sz w:val="20"/>
                <w:szCs w:val="20"/>
              </w:rPr>
              <w:t>lastUpdatedBy</w:t>
            </w:r>
          </w:p>
        </w:tc>
        <w:tc>
          <w:tcPr>
            <w:tcW w:w="4678" w:type="dxa"/>
            <w:shd w:val="clear" w:color="auto" w:fill="auto"/>
            <w:vAlign w:val="center"/>
          </w:tcPr>
          <w:p w14:paraId="2B82D683" w14:textId="1947E10A" w:rsidR="538E812A" w:rsidRDefault="538E812A" w:rsidP="538E812A">
            <w:pPr>
              <w:spacing w:before="0" w:after="0"/>
            </w:pPr>
            <w:r w:rsidRPr="538E812A">
              <w:rPr>
                <w:rFonts w:ascii="Arial" w:eastAsia="Arial" w:hAnsi="Arial" w:cs="Arial"/>
                <w:sz w:val="20"/>
                <w:szCs w:val="20"/>
              </w:rPr>
              <w:t>Identificador do utilizador que fez a última atualização do registo.</w:t>
            </w:r>
          </w:p>
        </w:tc>
        <w:tc>
          <w:tcPr>
            <w:tcW w:w="2693" w:type="dxa"/>
          </w:tcPr>
          <w:p w14:paraId="18960FD9" w14:textId="333395CA" w:rsidR="538E812A" w:rsidRDefault="538E812A" w:rsidP="538E812A">
            <w:pPr>
              <w:spacing w:before="0" w:after="0" w:line="259" w:lineRule="auto"/>
              <w:rPr>
                <w:rFonts w:ascii="Arial" w:eastAsia="Arial" w:hAnsi="Arial" w:cs="Arial"/>
                <w:sz w:val="20"/>
                <w:szCs w:val="20"/>
              </w:rPr>
            </w:pPr>
            <w:r w:rsidRPr="538E812A">
              <w:rPr>
                <w:rFonts w:ascii="Arial" w:eastAsia="Arial" w:hAnsi="Arial" w:cs="Arial"/>
                <w:sz w:val="20"/>
                <w:szCs w:val="20"/>
              </w:rPr>
              <w:t>VARCHAR (USER IDENTIFIER)</w:t>
            </w:r>
          </w:p>
          <w:p w14:paraId="660D9688" w14:textId="1246B8FB" w:rsidR="538E812A" w:rsidRDefault="538E812A" w:rsidP="538E812A">
            <w:pPr>
              <w:spacing w:before="0" w:after="0"/>
              <w:rPr>
                <w:rFonts w:ascii="Arial" w:eastAsia="Arial" w:hAnsi="Arial" w:cs="Arial"/>
                <w:sz w:val="20"/>
                <w:szCs w:val="20"/>
              </w:rPr>
            </w:pPr>
          </w:p>
        </w:tc>
      </w:tr>
      <w:tr w:rsidR="06A679E1" w14:paraId="2A82EF49" w14:textId="77777777" w:rsidTr="538E812A">
        <w:trPr>
          <w:trHeight w:val="300"/>
        </w:trPr>
        <w:tc>
          <w:tcPr>
            <w:tcW w:w="1413" w:type="dxa"/>
            <w:shd w:val="clear" w:color="auto" w:fill="auto"/>
            <w:vAlign w:val="center"/>
          </w:tcPr>
          <w:p w14:paraId="22B6AFDA" w14:textId="7F3B1B86" w:rsidR="538E812A" w:rsidRDefault="538E812A" w:rsidP="538E812A">
            <w:pPr>
              <w:spacing w:before="0" w:after="0"/>
            </w:pPr>
            <w:r w:rsidRPr="538E812A">
              <w:rPr>
                <w:rFonts w:ascii="Arial" w:eastAsia="Arial" w:hAnsi="Arial" w:cs="Arial"/>
                <w:sz w:val="20"/>
                <w:szCs w:val="20"/>
              </w:rPr>
              <w:t>lastUpdateDate</w:t>
            </w:r>
          </w:p>
        </w:tc>
        <w:tc>
          <w:tcPr>
            <w:tcW w:w="4678" w:type="dxa"/>
            <w:shd w:val="clear" w:color="auto" w:fill="auto"/>
            <w:vAlign w:val="center"/>
          </w:tcPr>
          <w:p w14:paraId="5CD85D29" w14:textId="18A66536" w:rsidR="538E812A" w:rsidRDefault="538E812A" w:rsidP="538E812A">
            <w:pPr>
              <w:spacing w:before="0" w:after="0"/>
            </w:pPr>
            <w:r w:rsidRPr="538E812A">
              <w:rPr>
                <w:rFonts w:ascii="Arial" w:eastAsia="Arial" w:hAnsi="Arial" w:cs="Arial"/>
                <w:sz w:val="20"/>
                <w:szCs w:val="20"/>
              </w:rPr>
              <w:t>Data da última atualização do registo.</w:t>
            </w:r>
          </w:p>
        </w:tc>
        <w:tc>
          <w:tcPr>
            <w:tcW w:w="2693" w:type="dxa"/>
          </w:tcPr>
          <w:p w14:paraId="5505EBBE" w14:textId="7632FA7C" w:rsidR="538E812A" w:rsidRDefault="538E812A" w:rsidP="538E812A">
            <w:pPr>
              <w:spacing w:before="0" w:after="0"/>
            </w:pPr>
            <w:r w:rsidRPr="538E812A">
              <w:rPr>
                <w:rFonts w:ascii="Arial" w:eastAsia="Arial" w:hAnsi="Arial" w:cs="Arial"/>
                <w:sz w:val="20"/>
                <w:szCs w:val="20"/>
              </w:rPr>
              <w:t>DATETIME</w:t>
            </w:r>
          </w:p>
        </w:tc>
      </w:tr>
    </w:tbl>
    <w:p w14:paraId="35DED064" w14:textId="542481CB" w:rsidR="06A679E1" w:rsidRDefault="06A679E1" w:rsidP="06A679E1"/>
    <w:p w14:paraId="1A5592FB" w14:textId="77777777" w:rsidR="00BF303B" w:rsidRDefault="00BF303B" w:rsidP="06A679E1"/>
    <w:p w14:paraId="3D0A4E46" w14:textId="77777777" w:rsidR="00BF303B" w:rsidRDefault="00BF303B" w:rsidP="06A679E1"/>
    <w:p w14:paraId="769FB30A" w14:textId="77777777" w:rsidR="00BF303B" w:rsidRDefault="00BF303B" w:rsidP="06A679E1"/>
    <w:p w14:paraId="712D8F4B" w14:textId="77777777" w:rsidR="00BF303B" w:rsidRDefault="00BF303B" w:rsidP="06A679E1"/>
    <w:p w14:paraId="326D0034" w14:textId="77777777" w:rsidR="00BF303B" w:rsidRDefault="00BF303B" w:rsidP="06A679E1"/>
    <w:p w14:paraId="57A326B7" w14:textId="09490D67" w:rsidR="0F77BB5B" w:rsidRDefault="538E812A" w:rsidP="538E812A">
      <w:pPr>
        <w:pStyle w:val="Ttulo3"/>
        <w:spacing w:line="259" w:lineRule="auto"/>
        <w:ind w:left="576" w:hanging="576"/>
        <w:rPr>
          <w:iCs w:val="0"/>
          <w:szCs w:val="20"/>
        </w:rPr>
      </w:pPr>
      <w:bookmarkStart w:id="324" w:name="_Toc199624810"/>
      <w:r>
        <w:lastRenderedPageBreak/>
        <w:t>Tabela EstadoEncomendaCliente</w:t>
      </w:r>
      <w:bookmarkEnd w:id="324"/>
    </w:p>
    <w:p w14:paraId="04F5CE92" w14:textId="72F6D126" w:rsidR="0F77BB5B" w:rsidRDefault="538E812A" w:rsidP="06A679E1">
      <w:pPr>
        <w:rPr>
          <w:sz w:val="22"/>
          <w:szCs w:val="22"/>
        </w:rPr>
      </w:pPr>
      <w:r w:rsidRPr="538E812A">
        <w:rPr>
          <w:sz w:val="22"/>
          <w:szCs w:val="22"/>
        </w:rPr>
        <w:t>A tabela seguinte descreve os campos do modelo de dados implementado.</w:t>
      </w:r>
    </w:p>
    <w:p w14:paraId="004595EE" w14:textId="77777777" w:rsidR="06A679E1" w:rsidRDefault="06A679E1" w:rsidP="06A679E1">
      <w:pPr>
        <w:rPr>
          <w:sz w:val="22"/>
          <w:szCs w:val="22"/>
        </w:rPr>
      </w:pPr>
    </w:p>
    <w:p w14:paraId="762FA54A" w14:textId="2AF76AAC" w:rsidR="0F77BB5B" w:rsidRDefault="538E812A" w:rsidP="06A679E1">
      <w:pPr>
        <w:pStyle w:val="Legenda"/>
        <w:keepNext/>
        <w:jc w:val="center"/>
      </w:pPr>
      <w:bookmarkStart w:id="325" w:name="_Toc199624930"/>
      <w:r>
        <w:t xml:space="preserve">Tabela </w:t>
      </w:r>
      <w:fldSimple w:instr=" SEQ Tabela \* ARABIC ">
        <w:r w:rsidR="00BF303B">
          <w:t>86</w:t>
        </w:r>
      </w:fldSimple>
      <w:r>
        <w:t>. Tabela EstadoEncomendaCliente implementada.</w:t>
      </w:r>
      <w:bookmarkEnd w:id="32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3"/>
        <w:gridCol w:w="4678"/>
        <w:gridCol w:w="2693"/>
      </w:tblGrid>
      <w:tr w:rsidR="06A679E1" w14:paraId="05E6FAEA" w14:textId="77777777" w:rsidTr="538E812A">
        <w:trPr>
          <w:trHeight w:val="300"/>
        </w:trPr>
        <w:tc>
          <w:tcPr>
            <w:tcW w:w="1413" w:type="dxa"/>
            <w:shd w:val="clear" w:color="auto" w:fill="4472C4" w:themeFill="accent1"/>
            <w:vAlign w:val="center"/>
          </w:tcPr>
          <w:p w14:paraId="27EF6B1B" w14:textId="77777777" w:rsidR="06A679E1" w:rsidRDefault="538E812A" w:rsidP="06A679E1">
            <w:pPr>
              <w:rPr>
                <w:color w:val="FFFFFF" w:themeColor="background1"/>
                <w:sz w:val="22"/>
                <w:szCs w:val="22"/>
              </w:rPr>
            </w:pPr>
            <w:r w:rsidRPr="538E812A">
              <w:rPr>
                <w:color w:val="FFFFFF" w:themeColor="background1"/>
                <w:sz w:val="22"/>
                <w:szCs w:val="22"/>
              </w:rPr>
              <w:t>Campo</w:t>
            </w:r>
          </w:p>
        </w:tc>
        <w:tc>
          <w:tcPr>
            <w:tcW w:w="4678" w:type="dxa"/>
            <w:shd w:val="clear" w:color="auto" w:fill="4472C4" w:themeFill="accent1"/>
            <w:vAlign w:val="center"/>
          </w:tcPr>
          <w:p w14:paraId="3B55353A" w14:textId="77777777" w:rsidR="06A679E1" w:rsidRDefault="538E812A" w:rsidP="06A679E1">
            <w:pPr>
              <w:rPr>
                <w:color w:val="FFFFFF" w:themeColor="background1"/>
                <w:sz w:val="22"/>
                <w:szCs w:val="22"/>
              </w:rPr>
            </w:pPr>
            <w:r w:rsidRPr="538E812A">
              <w:rPr>
                <w:color w:val="FFFFFF" w:themeColor="background1"/>
                <w:sz w:val="22"/>
                <w:szCs w:val="22"/>
              </w:rPr>
              <w:t>Descrição</w:t>
            </w:r>
          </w:p>
        </w:tc>
        <w:tc>
          <w:tcPr>
            <w:tcW w:w="2693" w:type="dxa"/>
            <w:shd w:val="clear" w:color="auto" w:fill="4472C4" w:themeFill="accent1"/>
            <w:vAlign w:val="center"/>
          </w:tcPr>
          <w:p w14:paraId="4B7DFC0A" w14:textId="77777777" w:rsidR="06A679E1" w:rsidRDefault="538E812A" w:rsidP="06A679E1">
            <w:pPr>
              <w:rPr>
                <w:color w:val="FFFFFF" w:themeColor="background1"/>
                <w:sz w:val="22"/>
                <w:szCs w:val="22"/>
              </w:rPr>
            </w:pPr>
            <w:r w:rsidRPr="538E812A">
              <w:rPr>
                <w:color w:val="FFFFFF" w:themeColor="background1"/>
                <w:sz w:val="22"/>
                <w:szCs w:val="22"/>
              </w:rPr>
              <w:t>Formato do campo</w:t>
            </w:r>
          </w:p>
        </w:tc>
      </w:tr>
      <w:tr w:rsidR="06A679E1" w14:paraId="69734C77" w14:textId="77777777" w:rsidTr="538E812A">
        <w:trPr>
          <w:trHeight w:val="300"/>
        </w:trPr>
        <w:tc>
          <w:tcPr>
            <w:tcW w:w="1413" w:type="dxa"/>
            <w:shd w:val="clear" w:color="auto" w:fill="auto"/>
            <w:vAlign w:val="center"/>
          </w:tcPr>
          <w:p w14:paraId="4D8FCC70" w14:textId="4ADC8200" w:rsidR="538E812A" w:rsidRDefault="538E812A" w:rsidP="538E812A">
            <w:pPr>
              <w:spacing w:before="0" w:after="0"/>
            </w:pPr>
            <w:r w:rsidRPr="538E812A">
              <w:rPr>
                <w:rFonts w:ascii="Arial" w:eastAsia="Arial" w:hAnsi="Arial" w:cs="Arial"/>
                <w:sz w:val="20"/>
                <w:szCs w:val="20"/>
              </w:rPr>
              <w:t>Id</w:t>
            </w:r>
          </w:p>
        </w:tc>
        <w:tc>
          <w:tcPr>
            <w:tcW w:w="4678" w:type="dxa"/>
            <w:shd w:val="clear" w:color="auto" w:fill="auto"/>
            <w:vAlign w:val="center"/>
          </w:tcPr>
          <w:p w14:paraId="5D2D45F4" w14:textId="642FFD7B" w:rsidR="538E812A" w:rsidRDefault="538E812A" w:rsidP="538E812A">
            <w:pPr>
              <w:spacing w:before="0" w:after="0"/>
            </w:pPr>
            <w:r w:rsidRPr="538E812A">
              <w:rPr>
                <w:rFonts w:ascii="Arial" w:eastAsia="Arial" w:hAnsi="Arial" w:cs="Arial"/>
                <w:sz w:val="20"/>
                <w:szCs w:val="20"/>
              </w:rPr>
              <w:t>Identificador único do estado da encomenda do cliente.</w:t>
            </w:r>
          </w:p>
        </w:tc>
        <w:tc>
          <w:tcPr>
            <w:tcW w:w="2693" w:type="dxa"/>
          </w:tcPr>
          <w:p w14:paraId="3AD7E8D1" w14:textId="33EAFC76" w:rsidR="538E812A" w:rsidRDefault="538E812A" w:rsidP="538E812A">
            <w:pPr>
              <w:spacing w:before="0" w:after="0"/>
            </w:pPr>
            <w:r w:rsidRPr="538E812A">
              <w:rPr>
                <w:rFonts w:ascii="Arial" w:eastAsia="Arial" w:hAnsi="Arial" w:cs="Arial"/>
                <w:sz w:val="20"/>
                <w:szCs w:val="20"/>
              </w:rPr>
              <w:t>INT (PK)</w:t>
            </w:r>
          </w:p>
        </w:tc>
      </w:tr>
      <w:tr w:rsidR="06A679E1" w14:paraId="76D44CC0" w14:textId="77777777" w:rsidTr="538E812A">
        <w:trPr>
          <w:trHeight w:val="300"/>
        </w:trPr>
        <w:tc>
          <w:tcPr>
            <w:tcW w:w="1413" w:type="dxa"/>
            <w:shd w:val="clear" w:color="auto" w:fill="auto"/>
            <w:vAlign w:val="center"/>
          </w:tcPr>
          <w:p w14:paraId="376248A2" w14:textId="235C5381" w:rsidR="538E812A" w:rsidRDefault="538E812A" w:rsidP="538E812A">
            <w:pPr>
              <w:spacing w:before="0" w:after="0"/>
            </w:pPr>
            <w:r w:rsidRPr="538E812A">
              <w:rPr>
                <w:rFonts w:ascii="Arial" w:eastAsia="Arial" w:hAnsi="Arial" w:cs="Arial"/>
                <w:sz w:val="20"/>
                <w:szCs w:val="20"/>
              </w:rPr>
              <w:t>Label</w:t>
            </w:r>
          </w:p>
        </w:tc>
        <w:tc>
          <w:tcPr>
            <w:tcW w:w="4678" w:type="dxa"/>
            <w:shd w:val="clear" w:color="auto" w:fill="auto"/>
            <w:vAlign w:val="center"/>
          </w:tcPr>
          <w:p w14:paraId="15B55F84" w14:textId="7AA25CC5" w:rsidR="538E812A" w:rsidRDefault="538E812A" w:rsidP="538E812A">
            <w:pPr>
              <w:spacing w:before="0" w:after="0"/>
            </w:pPr>
            <w:r w:rsidRPr="538E812A">
              <w:rPr>
                <w:rFonts w:ascii="Arial" w:eastAsia="Arial" w:hAnsi="Arial" w:cs="Arial"/>
                <w:sz w:val="20"/>
                <w:szCs w:val="20"/>
              </w:rPr>
              <w:t>Nome ou descrição do estado (ex.: "Pendente", "Enviada", "Concluída").</w:t>
            </w:r>
          </w:p>
        </w:tc>
        <w:tc>
          <w:tcPr>
            <w:tcW w:w="2693" w:type="dxa"/>
          </w:tcPr>
          <w:p w14:paraId="45647256" w14:textId="721C9F72" w:rsidR="538E812A" w:rsidRDefault="538E812A" w:rsidP="538E812A">
            <w:pPr>
              <w:spacing w:before="0" w:after="0"/>
            </w:pPr>
            <w:r w:rsidRPr="538E812A">
              <w:rPr>
                <w:rFonts w:ascii="Arial" w:eastAsia="Arial" w:hAnsi="Arial" w:cs="Arial"/>
                <w:sz w:val="20"/>
                <w:szCs w:val="20"/>
              </w:rPr>
              <w:t>VARCHAR(100)</w:t>
            </w:r>
          </w:p>
        </w:tc>
      </w:tr>
      <w:tr w:rsidR="06A679E1" w14:paraId="4911C7C4" w14:textId="77777777" w:rsidTr="538E812A">
        <w:trPr>
          <w:trHeight w:val="300"/>
        </w:trPr>
        <w:tc>
          <w:tcPr>
            <w:tcW w:w="1413" w:type="dxa"/>
            <w:shd w:val="clear" w:color="auto" w:fill="auto"/>
            <w:vAlign w:val="center"/>
          </w:tcPr>
          <w:p w14:paraId="0A02528A" w14:textId="328D4205" w:rsidR="538E812A" w:rsidRDefault="538E812A" w:rsidP="538E812A">
            <w:pPr>
              <w:spacing w:before="0" w:after="0"/>
            </w:pPr>
            <w:r w:rsidRPr="538E812A">
              <w:rPr>
                <w:rFonts w:ascii="Arial" w:eastAsia="Arial" w:hAnsi="Arial" w:cs="Arial"/>
                <w:sz w:val="20"/>
                <w:szCs w:val="20"/>
              </w:rPr>
              <w:t>Order</w:t>
            </w:r>
          </w:p>
        </w:tc>
        <w:tc>
          <w:tcPr>
            <w:tcW w:w="4678" w:type="dxa"/>
            <w:shd w:val="clear" w:color="auto" w:fill="auto"/>
            <w:vAlign w:val="center"/>
          </w:tcPr>
          <w:p w14:paraId="72AD5937" w14:textId="14C37028" w:rsidR="538E812A" w:rsidRDefault="538E812A" w:rsidP="538E812A">
            <w:pPr>
              <w:spacing w:before="0" w:after="0"/>
            </w:pPr>
            <w:r w:rsidRPr="538E812A">
              <w:rPr>
                <w:rFonts w:ascii="Arial" w:eastAsia="Arial" w:hAnsi="Arial" w:cs="Arial"/>
                <w:sz w:val="20"/>
                <w:szCs w:val="20"/>
              </w:rPr>
              <w:t>Ordem sequencial dos estados para efeitos de fluxo ou visualização.</w:t>
            </w:r>
          </w:p>
        </w:tc>
        <w:tc>
          <w:tcPr>
            <w:tcW w:w="2693" w:type="dxa"/>
          </w:tcPr>
          <w:p w14:paraId="735FD519" w14:textId="0284C3CC" w:rsidR="538E812A" w:rsidRDefault="538E812A" w:rsidP="538E812A">
            <w:pPr>
              <w:spacing w:before="0" w:after="0"/>
            </w:pPr>
            <w:r w:rsidRPr="538E812A">
              <w:rPr>
                <w:rFonts w:ascii="Arial" w:eastAsia="Arial" w:hAnsi="Arial" w:cs="Arial"/>
                <w:sz w:val="20"/>
                <w:szCs w:val="20"/>
              </w:rPr>
              <w:t>INT</w:t>
            </w:r>
          </w:p>
        </w:tc>
      </w:tr>
      <w:tr w:rsidR="06A679E1" w14:paraId="41C9849C" w14:textId="77777777" w:rsidTr="538E812A">
        <w:trPr>
          <w:trHeight w:val="300"/>
        </w:trPr>
        <w:tc>
          <w:tcPr>
            <w:tcW w:w="1413" w:type="dxa"/>
            <w:shd w:val="clear" w:color="auto" w:fill="auto"/>
            <w:vAlign w:val="center"/>
          </w:tcPr>
          <w:p w14:paraId="212E8D12" w14:textId="75CC6517" w:rsidR="538E812A" w:rsidRDefault="538E812A" w:rsidP="538E812A">
            <w:pPr>
              <w:spacing w:before="0" w:after="0"/>
            </w:pPr>
            <w:r w:rsidRPr="538E812A">
              <w:rPr>
                <w:rFonts w:ascii="Arial" w:eastAsia="Arial" w:hAnsi="Arial" w:cs="Arial"/>
                <w:sz w:val="20"/>
                <w:szCs w:val="20"/>
              </w:rPr>
              <w:t>Is_Active</w:t>
            </w:r>
          </w:p>
        </w:tc>
        <w:tc>
          <w:tcPr>
            <w:tcW w:w="4678" w:type="dxa"/>
            <w:shd w:val="clear" w:color="auto" w:fill="auto"/>
            <w:vAlign w:val="center"/>
          </w:tcPr>
          <w:p w14:paraId="517FED02" w14:textId="2BE8B1D6" w:rsidR="538E812A" w:rsidRDefault="538E812A" w:rsidP="538E812A">
            <w:pPr>
              <w:spacing w:before="0" w:after="0"/>
            </w:pPr>
            <w:r w:rsidRPr="538E812A">
              <w:rPr>
                <w:rFonts w:ascii="Arial" w:eastAsia="Arial" w:hAnsi="Arial" w:cs="Arial"/>
                <w:sz w:val="20"/>
                <w:szCs w:val="20"/>
              </w:rPr>
              <w:t>Indica se o estado está ativo no sistema (1 = ativo, 0 = inativo).</w:t>
            </w:r>
          </w:p>
        </w:tc>
        <w:tc>
          <w:tcPr>
            <w:tcW w:w="2693" w:type="dxa"/>
          </w:tcPr>
          <w:p w14:paraId="5D926D24" w14:textId="319F7E51" w:rsidR="538E812A" w:rsidRDefault="538E812A" w:rsidP="538E812A">
            <w:pPr>
              <w:spacing w:before="0" w:after="0"/>
            </w:pPr>
            <w:r w:rsidRPr="538E812A">
              <w:rPr>
                <w:rFonts w:ascii="Arial" w:eastAsia="Arial" w:hAnsi="Arial" w:cs="Arial"/>
                <w:sz w:val="20"/>
                <w:szCs w:val="20"/>
              </w:rPr>
              <w:t>BOOLEAN</w:t>
            </w:r>
          </w:p>
        </w:tc>
      </w:tr>
    </w:tbl>
    <w:p w14:paraId="0FCC20F7" w14:textId="670F799A" w:rsidR="06A679E1" w:rsidRDefault="06A679E1"/>
    <w:p w14:paraId="2E25CF10" w14:textId="07278027" w:rsidR="52AF3127" w:rsidRDefault="538E812A" w:rsidP="538E812A">
      <w:pPr>
        <w:pStyle w:val="Ttulo3"/>
        <w:spacing w:line="259" w:lineRule="auto"/>
        <w:ind w:left="576" w:hanging="576"/>
        <w:rPr>
          <w:iCs w:val="0"/>
          <w:szCs w:val="20"/>
        </w:rPr>
      </w:pPr>
      <w:bookmarkStart w:id="326" w:name="_Toc199624811"/>
      <w:r>
        <w:t>Tabela EstadoEncomendaFornecedor</w:t>
      </w:r>
      <w:bookmarkEnd w:id="326"/>
    </w:p>
    <w:p w14:paraId="0DA5533F" w14:textId="72F6D126" w:rsidR="52AF3127" w:rsidRDefault="538E812A" w:rsidP="06A679E1">
      <w:pPr>
        <w:rPr>
          <w:sz w:val="22"/>
          <w:szCs w:val="22"/>
        </w:rPr>
      </w:pPr>
      <w:r w:rsidRPr="538E812A">
        <w:rPr>
          <w:sz w:val="22"/>
          <w:szCs w:val="22"/>
        </w:rPr>
        <w:t>A tabela seguinte descreve os campos do modelo de dados implementado.</w:t>
      </w:r>
    </w:p>
    <w:p w14:paraId="5469E519" w14:textId="77777777" w:rsidR="06A679E1" w:rsidRDefault="06A679E1" w:rsidP="06A679E1">
      <w:pPr>
        <w:rPr>
          <w:sz w:val="22"/>
          <w:szCs w:val="22"/>
        </w:rPr>
      </w:pPr>
    </w:p>
    <w:p w14:paraId="46C2F0C1" w14:textId="722C47CF" w:rsidR="52AF3127" w:rsidRDefault="538E812A" w:rsidP="06A679E1">
      <w:pPr>
        <w:pStyle w:val="Legenda"/>
        <w:keepNext/>
        <w:jc w:val="center"/>
      </w:pPr>
      <w:bookmarkStart w:id="327" w:name="_Toc199624931"/>
      <w:r>
        <w:t xml:space="preserve">Tabela </w:t>
      </w:r>
      <w:fldSimple w:instr=" SEQ Tabela \* ARABIC ">
        <w:r w:rsidR="00BF303B">
          <w:t>87</w:t>
        </w:r>
      </w:fldSimple>
      <w:r>
        <w:t>. Tabela EstadoEncomendaFornecedor implementada.</w:t>
      </w:r>
      <w:bookmarkEnd w:id="32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3"/>
        <w:gridCol w:w="4678"/>
        <w:gridCol w:w="2693"/>
      </w:tblGrid>
      <w:tr w:rsidR="06A679E1" w14:paraId="297B8F6A" w14:textId="77777777" w:rsidTr="538E812A">
        <w:trPr>
          <w:trHeight w:val="300"/>
        </w:trPr>
        <w:tc>
          <w:tcPr>
            <w:tcW w:w="1413" w:type="dxa"/>
            <w:shd w:val="clear" w:color="auto" w:fill="4472C4" w:themeFill="accent1"/>
            <w:vAlign w:val="center"/>
          </w:tcPr>
          <w:p w14:paraId="4C37CB06" w14:textId="77777777" w:rsidR="06A679E1" w:rsidRDefault="538E812A" w:rsidP="06A679E1">
            <w:pPr>
              <w:rPr>
                <w:color w:val="FFFFFF" w:themeColor="background1"/>
                <w:sz w:val="22"/>
                <w:szCs w:val="22"/>
              </w:rPr>
            </w:pPr>
            <w:r w:rsidRPr="538E812A">
              <w:rPr>
                <w:color w:val="FFFFFF" w:themeColor="background1"/>
                <w:sz w:val="22"/>
                <w:szCs w:val="22"/>
              </w:rPr>
              <w:t>Campo</w:t>
            </w:r>
          </w:p>
        </w:tc>
        <w:tc>
          <w:tcPr>
            <w:tcW w:w="4678" w:type="dxa"/>
            <w:shd w:val="clear" w:color="auto" w:fill="4472C4" w:themeFill="accent1"/>
            <w:vAlign w:val="center"/>
          </w:tcPr>
          <w:p w14:paraId="573B36FE" w14:textId="77777777" w:rsidR="06A679E1" w:rsidRDefault="538E812A" w:rsidP="06A679E1">
            <w:pPr>
              <w:rPr>
                <w:color w:val="FFFFFF" w:themeColor="background1"/>
                <w:sz w:val="22"/>
                <w:szCs w:val="22"/>
              </w:rPr>
            </w:pPr>
            <w:r w:rsidRPr="538E812A">
              <w:rPr>
                <w:color w:val="FFFFFF" w:themeColor="background1"/>
                <w:sz w:val="22"/>
                <w:szCs w:val="22"/>
              </w:rPr>
              <w:t>Descrição</w:t>
            </w:r>
          </w:p>
        </w:tc>
        <w:tc>
          <w:tcPr>
            <w:tcW w:w="2693" w:type="dxa"/>
            <w:shd w:val="clear" w:color="auto" w:fill="4472C4" w:themeFill="accent1"/>
            <w:vAlign w:val="center"/>
          </w:tcPr>
          <w:p w14:paraId="45BDC89A" w14:textId="77777777" w:rsidR="06A679E1" w:rsidRDefault="538E812A" w:rsidP="06A679E1">
            <w:pPr>
              <w:rPr>
                <w:color w:val="FFFFFF" w:themeColor="background1"/>
                <w:sz w:val="22"/>
                <w:szCs w:val="22"/>
              </w:rPr>
            </w:pPr>
            <w:r w:rsidRPr="538E812A">
              <w:rPr>
                <w:color w:val="FFFFFF" w:themeColor="background1"/>
                <w:sz w:val="22"/>
                <w:szCs w:val="22"/>
              </w:rPr>
              <w:t>Formato do campo</w:t>
            </w:r>
          </w:p>
        </w:tc>
      </w:tr>
      <w:tr w:rsidR="06A679E1" w14:paraId="47DB9CA8" w14:textId="77777777" w:rsidTr="538E812A">
        <w:trPr>
          <w:trHeight w:val="300"/>
        </w:trPr>
        <w:tc>
          <w:tcPr>
            <w:tcW w:w="1413" w:type="dxa"/>
            <w:shd w:val="clear" w:color="auto" w:fill="auto"/>
            <w:vAlign w:val="center"/>
          </w:tcPr>
          <w:p w14:paraId="120FDBCF" w14:textId="74C60E3C" w:rsidR="538E812A" w:rsidRDefault="538E812A" w:rsidP="538E812A">
            <w:pPr>
              <w:spacing w:before="0" w:after="0"/>
            </w:pPr>
            <w:r w:rsidRPr="538E812A">
              <w:rPr>
                <w:rFonts w:ascii="Arial" w:eastAsia="Arial" w:hAnsi="Arial" w:cs="Arial"/>
                <w:sz w:val="20"/>
                <w:szCs w:val="20"/>
              </w:rPr>
              <w:t>Id</w:t>
            </w:r>
          </w:p>
        </w:tc>
        <w:tc>
          <w:tcPr>
            <w:tcW w:w="4678" w:type="dxa"/>
            <w:shd w:val="clear" w:color="auto" w:fill="auto"/>
            <w:vAlign w:val="center"/>
          </w:tcPr>
          <w:p w14:paraId="3CEDAED9" w14:textId="62802FB0" w:rsidR="538E812A" w:rsidRDefault="538E812A" w:rsidP="538E812A">
            <w:pPr>
              <w:spacing w:before="0" w:after="0"/>
            </w:pPr>
            <w:r w:rsidRPr="538E812A">
              <w:rPr>
                <w:rFonts w:ascii="Arial" w:eastAsia="Arial" w:hAnsi="Arial" w:cs="Arial"/>
                <w:sz w:val="20"/>
                <w:szCs w:val="20"/>
              </w:rPr>
              <w:t>Identificador único do estado da encomenda ao fornecedor.</w:t>
            </w:r>
          </w:p>
        </w:tc>
        <w:tc>
          <w:tcPr>
            <w:tcW w:w="2693" w:type="dxa"/>
          </w:tcPr>
          <w:p w14:paraId="04C84886" w14:textId="603C6E13" w:rsidR="538E812A" w:rsidRDefault="538E812A" w:rsidP="538E812A">
            <w:pPr>
              <w:spacing w:before="0" w:after="0"/>
            </w:pPr>
            <w:r w:rsidRPr="538E812A">
              <w:rPr>
                <w:rFonts w:ascii="Arial" w:eastAsia="Arial" w:hAnsi="Arial" w:cs="Arial"/>
                <w:sz w:val="20"/>
                <w:szCs w:val="20"/>
              </w:rPr>
              <w:t>INT (PK)</w:t>
            </w:r>
          </w:p>
        </w:tc>
      </w:tr>
      <w:tr w:rsidR="06A679E1" w14:paraId="3DD85671" w14:textId="77777777" w:rsidTr="538E812A">
        <w:trPr>
          <w:trHeight w:val="300"/>
        </w:trPr>
        <w:tc>
          <w:tcPr>
            <w:tcW w:w="1413" w:type="dxa"/>
            <w:shd w:val="clear" w:color="auto" w:fill="auto"/>
            <w:vAlign w:val="center"/>
          </w:tcPr>
          <w:p w14:paraId="36CF1FFE" w14:textId="29AA2FE1" w:rsidR="538E812A" w:rsidRDefault="538E812A" w:rsidP="538E812A">
            <w:pPr>
              <w:spacing w:before="0" w:after="0"/>
            </w:pPr>
            <w:r w:rsidRPr="538E812A">
              <w:rPr>
                <w:rFonts w:ascii="Arial" w:eastAsia="Arial" w:hAnsi="Arial" w:cs="Arial"/>
                <w:sz w:val="20"/>
                <w:szCs w:val="20"/>
              </w:rPr>
              <w:t>Label</w:t>
            </w:r>
          </w:p>
        </w:tc>
        <w:tc>
          <w:tcPr>
            <w:tcW w:w="4678" w:type="dxa"/>
            <w:shd w:val="clear" w:color="auto" w:fill="auto"/>
            <w:vAlign w:val="center"/>
          </w:tcPr>
          <w:p w14:paraId="30C38D98" w14:textId="43CBC58B" w:rsidR="538E812A" w:rsidRDefault="538E812A" w:rsidP="538E812A">
            <w:pPr>
              <w:spacing w:before="0" w:after="0"/>
            </w:pPr>
            <w:r w:rsidRPr="538E812A">
              <w:rPr>
                <w:rFonts w:ascii="Arial" w:eastAsia="Arial" w:hAnsi="Arial" w:cs="Arial"/>
                <w:sz w:val="20"/>
                <w:szCs w:val="20"/>
              </w:rPr>
              <w:t>Nome ou descrição do estado (ex.: "Solicitada", "Recebida", "Cancelada").</w:t>
            </w:r>
          </w:p>
        </w:tc>
        <w:tc>
          <w:tcPr>
            <w:tcW w:w="2693" w:type="dxa"/>
          </w:tcPr>
          <w:p w14:paraId="4DFBAD5E" w14:textId="6FFC8936" w:rsidR="538E812A" w:rsidRDefault="538E812A" w:rsidP="538E812A">
            <w:pPr>
              <w:spacing w:before="0" w:after="0"/>
            </w:pPr>
            <w:r w:rsidRPr="538E812A">
              <w:rPr>
                <w:rFonts w:ascii="Arial" w:eastAsia="Arial" w:hAnsi="Arial" w:cs="Arial"/>
                <w:sz w:val="20"/>
                <w:szCs w:val="20"/>
              </w:rPr>
              <w:t>VARCHAR(100)</w:t>
            </w:r>
          </w:p>
        </w:tc>
      </w:tr>
      <w:tr w:rsidR="06A679E1" w14:paraId="6F9FD522" w14:textId="77777777" w:rsidTr="538E812A">
        <w:trPr>
          <w:trHeight w:val="300"/>
        </w:trPr>
        <w:tc>
          <w:tcPr>
            <w:tcW w:w="1413" w:type="dxa"/>
            <w:shd w:val="clear" w:color="auto" w:fill="auto"/>
            <w:vAlign w:val="center"/>
          </w:tcPr>
          <w:p w14:paraId="77EE19F6" w14:textId="6D6B23A0" w:rsidR="538E812A" w:rsidRDefault="538E812A" w:rsidP="538E812A">
            <w:pPr>
              <w:spacing w:before="0" w:after="0"/>
            </w:pPr>
            <w:r w:rsidRPr="538E812A">
              <w:rPr>
                <w:rFonts w:ascii="Arial" w:eastAsia="Arial" w:hAnsi="Arial" w:cs="Arial"/>
                <w:sz w:val="20"/>
                <w:szCs w:val="20"/>
              </w:rPr>
              <w:t>Order</w:t>
            </w:r>
          </w:p>
        </w:tc>
        <w:tc>
          <w:tcPr>
            <w:tcW w:w="4678" w:type="dxa"/>
            <w:shd w:val="clear" w:color="auto" w:fill="auto"/>
            <w:vAlign w:val="center"/>
          </w:tcPr>
          <w:p w14:paraId="68EB4B84" w14:textId="51DADB9F" w:rsidR="538E812A" w:rsidRDefault="538E812A" w:rsidP="538E812A">
            <w:pPr>
              <w:spacing w:before="0" w:after="0"/>
            </w:pPr>
            <w:r w:rsidRPr="538E812A">
              <w:rPr>
                <w:rFonts w:ascii="Arial" w:eastAsia="Arial" w:hAnsi="Arial" w:cs="Arial"/>
                <w:sz w:val="20"/>
                <w:szCs w:val="20"/>
              </w:rPr>
              <w:t>Ordem sequencial dos estados no fluxo de tratamento de encomendas.</w:t>
            </w:r>
          </w:p>
        </w:tc>
        <w:tc>
          <w:tcPr>
            <w:tcW w:w="2693" w:type="dxa"/>
          </w:tcPr>
          <w:p w14:paraId="26802BDB" w14:textId="5202DD59" w:rsidR="538E812A" w:rsidRDefault="538E812A" w:rsidP="538E812A">
            <w:pPr>
              <w:spacing w:before="0" w:after="0"/>
            </w:pPr>
            <w:r w:rsidRPr="538E812A">
              <w:rPr>
                <w:rFonts w:ascii="Arial" w:eastAsia="Arial" w:hAnsi="Arial" w:cs="Arial"/>
                <w:sz w:val="20"/>
                <w:szCs w:val="20"/>
              </w:rPr>
              <w:t>INT</w:t>
            </w:r>
          </w:p>
        </w:tc>
      </w:tr>
      <w:tr w:rsidR="06A679E1" w14:paraId="0B4848C1" w14:textId="77777777" w:rsidTr="538E812A">
        <w:trPr>
          <w:trHeight w:val="300"/>
        </w:trPr>
        <w:tc>
          <w:tcPr>
            <w:tcW w:w="1413" w:type="dxa"/>
            <w:shd w:val="clear" w:color="auto" w:fill="auto"/>
            <w:vAlign w:val="center"/>
          </w:tcPr>
          <w:p w14:paraId="02CD289F" w14:textId="76867CEA" w:rsidR="538E812A" w:rsidRDefault="538E812A" w:rsidP="538E812A">
            <w:pPr>
              <w:spacing w:before="0" w:after="0"/>
            </w:pPr>
            <w:r w:rsidRPr="538E812A">
              <w:rPr>
                <w:rFonts w:ascii="Arial" w:eastAsia="Arial" w:hAnsi="Arial" w:cs="Arial"/>
                <w:sz w:val="20"/>
                <w:szCs w:val="20"/>
              </w:rPr>
              <w:t>Is_Active</w:t>
            </w:r>
          </w:p>
        </w:tc>
        <w:tc>
          <w:tcPr>
            <w:tcW w:w="4678" w:type="dxa"/>
            <w:shd w:val="clear" w:color="auto" w:fill="auto"/>
            <w:vAlign w:val="center"/>
          </w:tcPr>
          <w:p w14:paraId="3A3AA322" w14:textId="5A4324F3" w:rsidR="538E812A" w:rsidRDefault="538E812A" w:rsidP="538E812A">
            <w:pPr>
              <w:spacing w:before="0" w:after="0"/>
            </w:pPr>
            <w:r w:rsidRPr="538E812A">
              <w:rPr>
                <w:rFonts w:ascii="Arial" w:eastAsia="Arial" w:hAnsi="Arial" w:cs="Arial"/>
                <w:sz w:val="20"/>
                <w:szCs w:val="20"/>
              </w:rPr>
              <w:t>Indica se o estado está ativo (1 = ativo, 0 = inativo).</w:t>
            </w:r>
          </w:p>
        </w:tc>
        <w:tc>
          <w:tcPr>
            <w:tcW w:w="2693" w:type="dxa"/>
          </w:tcPr>
          <w:p w14:paraId="34F84C3D" w14:textId="3E5F5B0D" w:rsidR="538E812A" w:rsidRDefault="538E812A" w:rsidP="538E812A">
            <w:pPr>
              <w:spacing w:before="0" w:after="0"/>
            </w:pPr>
            <w:r w:rsidRPr="538E812A">
              <w:rPr>
                <w:rFonts w:ascii="Arial" w:eastAsia="Arial" w:hAnsi="Arial" w:cs="Arial"/>
                <w:sz w:val="20"/>
                <w:szCs w:val="20"/>
              </w:rPr>
              <w:t>BOOLEAN</w:t>
            </w:r>
          </w:p>
        </w:tc>
      </w:tr>
    </w:tbl>
    <w:p w14:paraId="61571C68" w14:textId="2F19C1B6" w:rsidR="538E812A" w:rsidRDefault="538E812A" w:rsidP="538E812A"/>
    <w:p w14:paraId="3365AB5E" w14:textId="2E550FCE" w:rsidR="35FC6F2E" w:rsidRDefault="538E812A" w:rsidP="538E812A">
      <w:pPr>
        <w:pStyle w:val="Ttulo3"/>
        <w:spacing w:line="259" w:lineRule="auto"/>
        <w:ind w:left="576" w:hanging="576"/>
        <w:rPr>
          <w:iCs w:val="0"/>
          <w:szCs w:val="20"/>
        </w:rPr>
      </w:pPr>
      <w:bookmarkStart w:id="328" w:name="_Toc199624812"/>
      <w:r>
        <w:t>Tabela EstadoFaturaFornecedor</w:t>
      </w:r>
      <w:bookmarkEnd w:id="328"/>
    </w:p>
    <w:p w14:paraId="443197D1" w14:textId="72F6D126" w:rsidR="35FC6F2E" w:rsidRDefault="538E812A" w:rsidP="06A679E1">
      <w:pPr>
        <w:rPr>
          <w:sz w:val="22"/>
          <w:szCs w:val="22"/>
        </w:rPr>
      </w:pPr>
      <w:r w:rsidRPr="538E812A">
        <w:rPr>
          <w:sz w:val="22"/>
          <w:szCs w:val="22"/>
        </w:rPr>
        <w:t>A tabela seguinte descreve os campos do modelo de dados implementado.</w:t>
      </w:r>
    </w:p>
    <w:p w14:paraId="6B203A5C" w14:textId="77777777" w:rsidR="06A679E1" w:rsidRDefault="06A679E1" w:rsidP="06A679E1">
      <w:pPr>
        <w:rPr>
          <w:sz w:val="22"/>
          <w:szCs w:val="22"/>
        </w:rPr>
      </w:pPr>
    </w:p>
    <w:p w14:paraId="6880F120" w14:textId="5389CFD5" w:rsidR="35FC6F2E" w:rsidRDefault="538E812A" w:rsidP="06A679E1">
      <w:pPr>
        <w:pStyle w:val="Legenda"/>
        <w:keepNext/>
        <w:jc w:val="center"/>
      </w:pPr>
      <w:bookmarkStart w:id="329" w:name="_Toc199624932"/>
      <w:r>
        <w:t xml:space="preserve">Tabela </w:t>
      </w:r>
      <w:fldSimple w:instr=" SEQ Tabela \* ARABIC ">
        <w:r w:rsidR="00BF303B">
          <w:t>88</w:t>
        </w:r>
      </w:fldSimple>
      <w:r>
        <w:t>. Tabela EstadoFaturaFornecedor implementada.</w:t>
      </w:r>
      <w:bookmarkEnd w:id="32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3"/>
        <w:gridCol w:w="4678"/>
        <w:gridCol w:w="2693"/>
      </w:tblGrid>
      <w:tr w:rsidR="06A679E1" w14:paraId="4134767C" w14:textId="77777777" w:rsidTr="538E812A">
        <w:trPr>
          <w:trHeight w:val="300"/>
        </w:trPr>
        <w:tc>
          <w:tcPr>
            <w:tcW w:w="1413" w:type="dxa"/>
            <w:shd w:val="clear" w:color="auto" w:fill="4472C4" w:themeFill="accent1"/>
            <w:vAlign w:val="center"/>
          </w:tcPr>
          <w:p w14:paraId="13B8925C" w14:textId="77777777" w:rsidR="06A679E1" w:rsidRDefault="538E812A" w:rsidP="06A679E1">
            <w:pPr>
              <w:rPr>
                <w:color w:val="FFFFFF" w:themeColor="background1"/>
                <w:sz w:val="22"/>
                <w:szCs w:val="22"/>
              </w:rPr>
            </w:pPr>
            <w:r w:rsidRPr="538E812A">
              <w:rPr>
                <w:color w:val="FFFFFF" w:themeColor="background1"/>
                <w:sz w:val="22"/>
                <w:szCs w:val="22"/>
              </w:rPr>
              <w:t>Campo</w:t>
            </w:r>
          </w:p>
        </w:tc>
        <w:tc>
          <w:tcPr>
            <w:tcW w:w="4678" w:type="dxa"/>
            <w:shd w:val="clear" w:color="auto" w:fill="4472C4" w:themeFill="accent1"/>
            <w:vAlign w:val="center"/>
          </w:tcPr>
          <w:p w14:paraId="17CEBC28" w14:textId="77777777" w:rsidR="06A679E1" w:rsidRDefault="538E812A" w:rsidP="06A679E1">
            <w:pPr>
              <w:rPr>
                <w:color w:val="FFFFFF" w:themeColor="background1"/>
                <w:sz w:val="22"/>
                <w:szCs w:val="22"/>
              </w:rPr>
            </w:pPr>
            <w:r w:rsidRPr="538E812A">
              <w:rPr>
                <w:color w:val="FFFFFF" w:themeColor="background1"/>
                <w:sz w:val="22"/>
                <w:szCs w:val="22"/>
              </w:rPr>
              <w:t>Descrição</w:t>
            </w:r>
          </w:p>
        </w:tc>
        <w:tc>
          <w:tcPr>
            <w:tcW w:w="2693" w:type="dxa"/>
            <w:shd w:val="clear" w:color="auto" w:fill="4472C4" w:themeFill="accent1"/>
            <w:vAlign w:val="center"/>
          </w:tcPr>
          <w:p w14:paraId="620770C4" w14:textId="77777777" w:rsidR="06A679E1" w:rsidRDefault="538E812A" w:rsidP="06A679E1">
            <w:pPr>
              <w:rPr>
                <w:color w:val="FFFFFF" w:themeColor="background1"/>
                <w:sz w:val="22"/>
                <w:szCs w:val="22"/>
              </w:rPr>
            </w:pPr>
            <w:r w:rsidRPr="538E812A">
              <w:rPr>
                <w:color w:val="FFFFFF" w:themeColor="background1"/>
                <w:sz w:val="22"/>
                <w:szCs w:val="22"/>
              </w:rPr>
              <w:t>Formato do campo</w:t>
            </w:r>
          </w:p>
        </w:tc>
      </w:tr>
      <w:tr w:rsidR="06A679E1" w14:paraId="68608419" w14:textId="77777777" w:rsidTr="538E812A">
        <w:trPr>
          <w:trHeight w:val="300"/>
        </w:trPr>
        <w:tc>
          <w:tcPr>
            <w:tcW w:w="1413" w:type="dxa"/>
            <w:shd w:val="clear" w:color="auto" w:fill="auto"/>
            <w:vAlign w:val="center"/>
          </w:tcPr>
          <w:p w14:paraId="7697FCD5" w14:textId="59CD6454" w:rsidR="538E812A" w:rsidRDefault="538E812A" w:rsidP="538E812A">
            <w:pPr>
              <w:spacing w:before="0" w:after="0"/>
            </w:pPr>
            <w:r w:rsidRPr="538E812A">
              <w:rPr>
                <w:rFonts w:ascii="Arial" w:eastAsia="Arial" w:hAnsi="Arial" w:cs="Arial"/>
                <w:sz w:val="20"/>
                <w:szCs w:val="20"/>
              </w:rPr>
              <w:t>Id</w:t>
            </w:r>
          </w:p>
        </w:tc>
        <w:tc>
          <w:tcPr>
            <w:tcW w:w="4678" w:type="dxa"/>
            <w:shd w:val="clear" w:color="auto" w:fill="auto"/>
            <w:vAlign w:val="center"/>
          </w:tcPr>
          <w:p w14:paraId="4BB9E5F5" w14:textId="62527769" w:rsidR="538E812A" w:rsidRDefault="538E812A" w:rsidP="538E812A">
            <w:pPr>
              <w:spacing w:before="0" w:after="0"/>
            </w:pPr>
            <w:r w:rsidRPr="538E812A">
              <w:rPr>
                <w:rFonts w:ascii="Arial" w:eastAsia="Arial" w:hAnsi="Arial" w:cs="Arial"/>
                <w:sz w:val="20"/>
                <w:szCs w:val="20"/>
              </w:rPr>
              <w:t>Identificador único do estado da fatura do fornecedor.</w:t>
            </w:r>
          </w:p>
        </w:tc>
        <w:tc>
          <w:tcPr>
            <w:tcW w:w="2693" w:type="dxa"/>
          </w:tcPr>
          <w:p w14:paraId="5A5B136D" w14:textId="628758C5" w:rsidR="538E812A" w:rsidRDefault="538E812A" w:rsidP="538E812A">
            <w:pPr>
              <w:spacing w:before="0" w:after="0"/>
            </w:pPr>
            <w:r w:rsidRPr="538E812A">
              <w:rPr>
                <w:rFonts w:ascii="Arial" w:eastAsia="Arial" w:hAnsi="Arial" w:cs="Arial"/>
                <w:sz w:val="20"/>
                <w:szCs w:val="20"/>
              </w:rPr>
              <w:t>INT (PK)</w:t>
            </w:r>
          </w:p>
        </w:tc>
      </w:tr>
      <w:tr w:rsidR="06A679E1" w14:paraId="1FEC4FDC" w14:textId="77777777" w:rsidTr="538E812A">
        <w:trPr>
          <w:trHeight w:val="300"/>
        </w:trPr>
        <w:tc>
          <w:tcPr>
            <w:tcW w:w="1413" w:type="dxa"/>
            <w:shd w:val="clear" w:color="auto" w:fill="auto"/>
            <w:vAlign w:val="center"/>
          </w:tcPr>
          <w:p w14:paraId="4B2748BD" w14:textId="7C80378F" w:rsidR="538E812A" w:rsidRDefault="538E812A" w:rsidP="538E812A">
            <w:pPr>
              <w:spacing w:before="0" w:after="0"/>
            </w:pPr>
            <w:r w:rsidRPr="538E812A">
              <w:rPr>
                <w:rFonts w:ascii="Arial" w:eastAsia="Arial" w:hAnsi="Arial" w:cs="Arial"/>
                <w:sz w:val="20"/>
                <w:szCs w:val="20"/>
              </w:rPr>
              <w:t>Label</w:t>
            </w:r>
          </w:p>
        </w:tc>
        <w:tc>
          <w:tcPr>
            <w:tcW w:w="4678" w:type="dxa"/>
            <w:shd w:val="clear" w:color="auto" w:fill="auto"/>
            <w:vAlign w:val="center"/>
          </w:tcPr>
          <w:p w14:paraId="0DFD9953" w14:textId="0584949C" w:rsidR="538E812A" w:rsidRDefault="538E812A" w:rsidP="538E812A">
            <w:pPr>
              <w:spacing w:before="0" w:after="0"/>
            </w:pPr>
            <w:r w:rsidRPr="538E812A">
              <w:rPr>
                <w:rFonts w:ascii="Arial" w:eastAsia="Arial" w:hAnsi="Arial" w:cs="Arial"/>
                <w:sz w:val="20"/>
                <w:szCs w:val="20"/>
              </w:rPr>
              <w:t>Nome ou descrição do estado (ex.: "Pendente", "Aprovada", "Paga").</w:t>
            </w:r>
          </w:p>
        </w:tc>
        <w:tc>
          <w:tcPr>
            <w:tcW w:w="2693" w:type="dxa"/>
          </w:tcPr>
          <w:p w14:paraId="754DD7E0" w14:textId="7DE7A222" w:rsidR="538E812A" w:rsidRDefault="538E812A" w:rsidP="538E812A">
            <w:pPr>
              <w:spacing w:before="0" w:after="0"/>
            </w:pPr>
            <w:r w:rsidRPr="538E812A">
              <w:rPr>
                <w:rFonts w:ascii="Arial" w:eastAsia="Arial" w:hAnsi="Arial" w:cs="Arial"/>
                <w:sz w:val="20"/>
                <w:szCs w:val="20"/>
              </w:rPr>
              <w:t>VARCHAR(100)</w:t>
            </w:r>
          </w:p>
        </w:tc>
      </w:tr>
      <w:tr w:rsidR="06A679E1" w14:paraId="423AA78A" w14:textId="77777777" w:rsidTr="538E812A">
        <w:trPr>
          <w:trHeight w:val="300"/>
        </w:trPr>
        <w:tc>
          <w:tcPr>
            <w:tcW w:w="1413" w:type="dxa"/>
            <w:shd w:val="clear" w:color="auto" w:fill="auto"/>
            <w:vAlign w:val="center"/>
          </w:tcPr>
          <w:p w14:paraId="0C34520F" w14:textId="524956AA" w:rsidR="538E812A" w:rsidRDefault="538E812A" w:rsidP="538E812A">
            <w:pPr>
              <w:spacing w:before="0" w:after="0"/>
            </w:pPr>
            <w:r w:rsidRPr="538E812A">
              <w:rPr>
                <w:rFonts w:ascii="Arial" w:eastAsia="Arial" w:hAnsi="Arial" w:cs="Arial"/>
                <w:sz w:val="20"/>
                <w:szCs w:val="20"/>
              </w:rPr>
              <w:t>Order</w:t>
            </w:r>
          </w:p>
        </w:tc>
        <w:tc>
          <w:tcPr>
            <w:tcW w:w="4678" w:type="dxa"/>
            <w:shd w:val="clear" w:color="auto" w:fill="auto"/>
            <w:vAlign w:val="center"/>
          </w:tcPr>
          <w:p w14:paraId="6F01B159" w14:textId="613F9E61" w:rsidR="538E812A" w:rsidRDefault="538E812A" w:rsidP="538E812A">
            <w:pPr>
              <w:spacing w:before="0" w:after="0"/>
            </w:pPr>
            <w:r w:rsidRPr="538E812A">
              <w:rPr>
                <w:rFonts w:ascii="Arial" w:eastAsia="Arial" w:hAnsi="Arial" w:cs="Arial"/>
                <w:sz w:val="20"/>
                <w:szCs w:val="20"/>
              </w:rPr>
              <w:t>Ordem sequencial para organizar os estados no fluxo da fatura.</w:t>
            </w:r>
          </w:p>
        </w:tc>
        <w:tc>
          <w:tcPr>
            <w:tcW w:w="2693" w:type="dxa"/>
          </w:tcPr>
          <w:p w14:paraId="72FA795E" w14:textId="3CCCA623" w:rsidR="538E812A" w:rsidRDefault="538E812A" w:rsidP="538E812A">
            <w:pPr>
              <w:spacing w:before="0" w:after="0"/>
            </w:pPr>
            <w:r w:rsidRPr="538E812A">
              <w:rPr>
                <w:rFonts w:ascii="Arial" w:eastAsia="Arial" w:hAnsi="Arial" w:cs="Arial"/>
                <w:sz w:val="20"/>
                <w:szCs w:val="20"/>
              </w:rPr>
              <w:t>INT</w:t>
            </w:r>
          </w:p>
        </w:tc>
      </w:tr>
      <w:tr w:rsidR="06A679E1" w14:paraId="056D9112" w14:textId="77777777" w:rsidTr="538E812A">
        <w:trPr>
          <w:trHeight w:val="300"/>
        </w:trPr>
        <w:tc>
          <w:tcPr>
            <w:tcW w:w="1413" w:type="dxa"/>
            <w:shd w:val="clear" w:color="auto" w:fill="auto"/>
            <w:vAlign w:val="center"/>
          </w:tcPr>
          <w:p w14:paraId="49C24460" w14:textId="6D567CC9" w:rsidR="538E812A" w:rsidRDefault="538E812A" w:rsidP="538E812A">
            <w:pPr>
              <w:spacing w:before="0" w:after="0"/>
            </w:pPr>
            <w:r w:rsidRPr="538E812A">
              <w:rPr>
                <w:rFonts w:ascii="Arial" w:eastAsia="Arial" w:hAnsi="Arial" w:cs="Arial"/>
                <w:sz w:val="20"/>
                <w:szCs w:val="20"/>
              </w:rPr>
              <w:t>Is_Active</w:t>
            </w:r>
          </w:p>
        </w:tc>
        <w:tc>
          <w:tcPr>
            <w:tcW w:w="4678" w:type="dxa"/>
            <w:shd w:val="clear" w:color="auto" w:fill="auto"/>
            <w:vAlign w:val="center"/>
          </w:tcPr>
          <w:p w14:paraId="2DB51F9C" w14:textId="38163313" w:rsidR="538E812A" w:rsidRDefault="538E812A" w:rsidP="538E812A">
            <w:pPr>
              <w:spacing w:before="0" w:after="0"/>
            </w:pPr>
            <w:r w:rsidRPr="538E812A">
              <w:rPr>
                <w:rFonts w:ascii="Arial" w:eastAsia="Arial" w:hAnsi="Arial" w:cs="Arial"/>
                <w:sz w:val="20"/>
                <w:szCs w:val="20"/>
              </w:rPr>
              <w:t>Indica se o estado está ativo no sistema (1 = ativo, 0 = inativo).</w:t>
            </w:r>
          </w:p>
        </w:tc>
        <w:tc>
          <w:tcPr>
            <w:tcW w:w="2693" w:type="dxa"/>
          </w:tcPr>
          <w:p w14:paraId="4C8486D4" w14:textId="135C674E" w:rsidR="538E812A" w:rsidRDefault="538E812A" w:rsidP="538E812A">
            <w:pPr>
              <w:spacing w:before="0" w:after="0"/>
            </w:pPr>
            <w:r w:rsidRPr="538E812A">
              <w:rPr>
                <w:rFonts w:ascii="Arial" w:eastAsia="Arial" w:hAnsi="Arial" w:cs="Arial"/>
                <w:sz w:val="20"/>
                <w:szCs w:val="20"/>
              </w:rPr>
              <w:t>BOOLEAN</w:t>
            </w:r>
          </w:p>
        </w:tc>
      </w:tr>
    </w:tbl>
    <w:p w14:paraId="5268F9E4" w14:textId="7073CD21" w:rsidR="538E812A" w:rsidRDefault="538E812A" w:rsidP="538E812A"/>
    <w:p w14:paraId="684C4F1B" w14:textId="77777777" w:rsidR="00BF303B" w:rsidRDefault="00BF303B" w:rsidP="538E812A"/>
    <w:p w14:paraId="1F52B528" w14:textId="77777777" w:rsidR="00BF303B" w:rsidRDefault="00BF303B" w:rsidP="538E812A"/>
    <w:p w14:paraId="58B2ADA4" w14:textId="77777777" w:rsidR="00BF303B" w:rsidRDefault="00BF303B" w:rsidP="538E812A"/>
    <w:p w14:paraId="2069BFA9" w14:textId="5EE35667" w:rsidR="178ACDEB" w:rsidRDefault="538E812A" w:rsidP="538E812A">
      <w:pPr>
        <w:pStyle w:val="Ttulo3"/>
        <w:spacing w:line="259" w:lineRule="auto"/>
        <w:ind w:left="576" w:hanging="576"/>
        <w:rPr>
          <w:iCs w:val="0"/>
          <w:szCs w:val="20"/>
        </w:rPr>
      </w:pPr>
      <w:bookmarkStart w:id="330" w:name="_Toc199624813"/>
      <w:r>
        <w:lastRenderedPageBreak/>
        <w:t>Tabela EstadoFaturaVenda</w:t>
      </w:r>
      <w:bookmarkEnd w:id="330"/>
    </w:p>
    <w:p w14:paraId="7B964918" w14:textId="72F6D126" w:rsidR="178ACDEB" w:rsidRDefault="538E812A" w:rsidP="06A679E1">
      <w:pPr>
        <w:rPr>
          <w:sz w:val="22"/>
          <w:szCs w:val="22"/>
        </w:rPr>
      </w:pPr>
      <w:r w:rsidRPr="538E812A">
        <w:rPr>
          <w:sz w:val="22"/>
          <w:szCs w:val="22"/>
        </w:rPr>
        <w:t>A tabela seguinte descreve os campos do modelo de dados implementado.</w:t>
      </w:r>
    </w:p>
    <w:p w14:paraId="7DA84203" w14:textId="77777777" w:rsidR="06A679E1" w:rsidRDefault="06A679E1" w:rsidP="06A679E1">
      <w:pPr>
        <w:rPr>
          <w:sz w:val="22"/>
          <w:szCs w:val="22"/>
        </w:rPr>
      </w:pPr>
    </w:p>
    <w:p w14:paraId="00CBCD8E" w14:textId="5BD6F9CE" w:rsidR="178ACDEB" w:rsidRDefault="538E812A" w:rsidP="06A679E1">
      <w:pPr>
        <w:pStyle w:val="Legenda"/>
        <w:keepNext/>
        <w:jc w:val="center"/>
      </w:pPr>
      <w:bookmarkStart w:id="331" w:name="_Toc199624933"/>
      <w:r>
        <w:t xml:space="preserve">Tabela </w:t>
      </w:r>
      <w:fldSimple w:instr=" SEQ Tabela \* ARABIC ">
        <w:r w:rsidR="00BF303B">
          <w:t>89</w:t>
        </w:r>
      </w:fldSimple>
      <w:r>
        <w:t>. Tabela EstadoFaturaVenda implementada.</w:t>
      </w:r>
      <w:bookmarkEnd w:id="33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3"/>
        <w:gridCol w:w="4678"/>
        <w:gridCol w:w="2693"/>
      </w:tblGrid>
      <w:tr w:rsidR="06A679E1" w14:paraId="1A1C39F0" w14:textId="77777777" w:rsidTr="538E812A">
        <w:trPr>
          <w:trHeight w:val="300"/>
        </w:trPr>
        <w:tc>
          <w:tcPr>
            <w:tcW w:w="1413" w:type="dxa"/>
            <w:shd w:val="clear" w:color="auto" w:fill="4472C4" w:themeFill="accent1"/>
            <w:vAlign w:val="center"/>
          </w:tcPr>
          <w:p w14:paraId="5E946DF5" w14:textId="77777777" w:rsidR="06A679E1" w:rsidRDefault="538E812A" w:rsidP="06A679E1">
            <w:pPr>
              <w:rPr>
                <w:color w:val="FFFFFF" w:themeColor="background1"/>
                <w:sz w:val="22"/>
                <w:szCs w:val="22"/>
              </w:rPr>
            </w:pPr>
            <w:r w:rsidRPr="538E812A">
              <w:rPr>
                <w:color w:val="FFFFFF" w:themeColor="background1"/>
                <w:sz w:val="22"/>
                <w:szCs w:val="22"/>
              </w:rPr>
              <w:t>Campo</w:t>
            </w:r>
          </w:p>
        </w:tc>
        <w:tc>
          <w:tcPr>
            <w:tcW w:w="4678" w:type="dxa"/>
            <w:shd w:val="clear" w:color="auto" w:fill="4472C4" w:themeFill="accent1"/>
            <w:vAlign w:val="center"/>
          </w:tcPr>
          <w:p w14:paraId="34A53726" w14:textId="77777777" w:rsidR="06A679E1" w:rsidRDefault="538E812A" w:rsidP="06A679E1">
            <w:pPr>
              <w:rPr>
                <w:color w:val="FFFFFF" w:themeColor="background1"/>
                <w:sz w:val="22"/>
                <w:szCs w:val="22"/>
              </w:rPr>
            </w:pPr>
            <w:r w:rsidRPr="538E812A">
              <w:rPr>
                <w:color w:val="FFFFFF" w:themeColor="background1"/>
                <w:sz w:val="22"/>
                <w:szCs w:val="22"/>
              </w:rPr>
              <w:t>Descrição</w:t>
            </w:r>
          </w:p>
        </w:tc>
        <w:tc>
          <w:tcPr>
            <w:tcW w:w="2693" w:type="dxa"/>
            <w:shd w:val="clear" w:color="auto" w:fill="4472C4" w:themeFill="accent1"/>
            <w:vAlign w:val="center"/>
          </w:tcPr>
          <w:p w14:paraId="2CE7ABCC" w14:textId="77777777" w:rsidR="06A679E1" w:rsidRDefault="538E812A" w:rsidP="06A679E1">
            <w:pPr>
              <w:rPr>
                <w:color w:val="FFFFFF" w:themeColor="background1"/>
                <w:sz w:val="22"/>
                <w:szCs w:val="22"/>
              </w:rPr>
            </w:pPr>
            <w:r w:rsidRPr="538E812A">
              <w:rPr>
                <w:color w:val="FFFFFF" w:themeColor="background1"/>
                <w:sz w:val="22"/>
                <w:szCs w:val="22"/>
              </w:rPr>
              <w:t>Formato do campo</w:t>
            </w:r>
          </w:p>
        </w:tc>
      </w:tr>
      <w:tr w:rsidR="06A679E1" w14:paraId="5B2474E1" w14:textId="77777777" w:rsidTr="538E812A">
        <w:trPr>
          <w:trHeight w:val="300"/>
        </w:trPr>
        <w:tc>
          <w:tcPr>
            <w:tcW w:w="1413" w:type="dxa"/>
            <w:shd w:val="clear" w:color="auto" w:fill="auto"/>
            <w:vAlign w:val="center"/>
          </w:tcPr>
          <w:p w14:paraId="3F522843" w14:textId="52F9C4FE" w:rsidR="538E812A" w:rsidRDefault="538E812A" w:rsidP="538E812A">
            <w:pPr>
              <w:spacing w:before="0" w:after="0"/>
            </w:pPr>
            <w:r w:rsidRPr="538E812A">
              <w:rPr>
                <w:rFonts w:ascii="Arial" w:eastAsia="Arial" w:hAnsi="Arial" w:cs="Arial"/>
                <w:sz w:val="20"/>
                <w:szCs w:val="20"/>
              </w:rPr>
              <w:t>Id</w:t>
            </w:r>
          </w:p>
        </w:tc>
        <w:tc>
          <w:tcPr>
            <w:tcW w:w="4678" w:type="dxa"/>
            <w:shd w:val="clear" w:color="auto" w:fill="auto"/>
            <w:vAlign w:val="center"/>
          </w:tcPr>
          <w:p w14:paraId="5CE180BF" w14:textId="183BEC97" w:rsidR="538E812A" w:rsidRDefault="538E812A" w:rsidP="538E812A">
            <w:pPr>
              <w:spacing w:before="0" w:after="0"/>
            </w:pPr>
            <w:r w:rsidRPr="538E812A">
              <w:rPr>
                <w:rFonts w:ascii="Arial" w:eastAsia="Arial" w:hAnsi="Arial" w:cs="Arial"/>
                <w:sz w:val="20"/>
                <w:szCs w:val="20"/>
              </w:rPr>
              <w:t>Identificador único do estado da fatura de venda.</w:t>
            </w:r>
          </w:p>
        </w:tc>
        <w:tc>
          <w:tcPr>
            <w:tcW w:w="2693" w:type="dxa"/>
          </w:tcPr>
          <w:p w14:paraId="583A167C" w14:textId="5588045A" w:rsidR="538E812A" w:rsidRDefault="538E812A" w:rsidP="538E812A">
            <w:pPr>
              <w:spacing w:before="0" w:after="0"/>
            </w:pPr>
            <w:r w:rsidRPr="538E812A">
              <w:rPr>
                <w:rFonts w:ascii="Arial" w:eastAsia="Arial" w:hAnsi="Arial" w:cs="Arial"/>
                <w:sz w:val="20"/>
                <w:szCs w:val="20"/>
              </w:rPr>
              <w:t>INT (PK)</w:t>
            </w:r>
          </w:p>
        </w:tc>
      </w:tr>
      <w:tr w:rsidR="06A679E1" w14:paraId="3E781003" w14:textId="77777777" w:rsidTr="538E812A">
        <w:trPr>
          <w:trHeight w:val="300"/>
        </w:trPr>
        <w:tc>
          <w:tcPr>
            <w:tcW w:w="1413" w:type="dxa"/>
            <w:shd w:val="clear" w:color="auto" w:fill="auto"/>
            <w:vAlign w:val="center"/>
          </w:tcPr>
          <w:p w14:paraId="2BEDC559" w14:textId="190E71CF" w:rsidR="538E812A" w:rsidRDefault="538E812A" w:rsidP="538E812A">
            <w:pPr>
              <w:spacing w:before="0" w:after="0"/>
            </w:pPr>
            <w:r w:rsidRPr="538E812A">
              <w:rPr>
                <w:rFonts w:ascii="Arial" w:eastAsia="Arial" w:hAnsi="Arial" w:cs="Arial"/>
                <w:sz w:val="20"/>
                <w:szCs w:val="20"/>
              </w:rPr>
              <w:t>Label</w:t>
            </w:r>
          </w:p>
        </w:tc>
        <w:tc>
          <w:tcPr>
            <w:tcW w:w="4678" w:type="dxa"/>
            <w:shd w:val="clear" w:color="auto" w:fill="auto"/>
            <w:vAlign w:val="center"/>
          </w:tcPr>
          <w:p w14:paraId="1B96112D" w14:textId="0CB5F58A" w:rsidR="538E812A" w:rsidRDefault="538E812A" w:rsidP="538E812A">
            <w:pPr>
              <w:spacing w:before="0" w:after="0"/>
            </w:pPr>
            <w:r w:rsidRPr="538E812A">
              <w:rPr>
                <w:rFonts w:ascii="Arial" w:eastAsia="Arial" w:hAnsi="Arial" w:cs="Arial"/>
                <w:sz w:val="20"/>
                <w:szCs w:val="20"/>
              </w:rPr>
              <w:t>Nome ou descrição do estado (ex.: "Emitida", "Paga", "Cancelada").</w:t>
            </w:r>
          </w:p>
        </w:tc>
        <w:tc>
          <w:tcPr>
            <w:tcW w:w="2693" w:type="dxa"/>
          </w:tcPr>
          <w:p w14:paraId="3EB3B6B0" w14:textId="13914C31" w:rsidR="538E812A" w:rsidRDefault="538E812A" w:rsidP="538E812A">
            <w:pPr>
              <w:spacing w:before="0" w:after="0"/>
            </w:pPr>
            <w:r w:rsidRPr="538E812A">
              <w:rPr>
                <w:rFonts w:ascii="Arial" w:eastAsia="Arial" w:hAnsi="Arial" w:cs="Arial"/>
                <w:sz w:val="20"/>
                <w:szCs w:val="20"/>
              </w:rPr>
              <w:t>VARCHAR(100)</w:t>
            </w:r>
          </w:p>
        </w:tc>
      </w:tr>
      <w:tr w:rsidR="06A679E1" w14:paraId="556D9471" w14:textId="77777777" w:rsidTr="538E812A">
        <w:trPr>
          <w:trHeight w:val="300"/>
        </w:trPr>
        <w:tc>
          <w:tcPr>
            <w:tcW w:w="1413" w:type="dxa"/>
            <w:shd w:val="clear" w:color="auto" w:fill="auto"/>
            <w:vAlign w:val="center"/>
          </w:tcPr>
          <w:p w14:paraId="2297F44D" w14:textId="3D1640FC" w:rsidR="538E812A" w:rsidRDefault="538E812A" w:rsidP="538E812A">
            <w:pPr>
              <w:spacing w:before="0" w:after="0"/>
            </w:pPr>
            <w:r w:rsidRPr="538E812A">
              <w:rPr>
                <w:rFonts w:ascii="Arial" w:eastAsia="Arial" w:hAnsi="Arial" w:cs="Arial"/>
                <w:sz w:val="20"/>
                <w:szCs w:val="20"/>
              </w:rPr>
              <w:t>Order</w:t>
            </w:r>
          </w:p>
        </w:tc>
        <w:tc>
          <w:tcPr>
            <w:tcW w:w="4678" w:type="dxa"/>
            <w:shd w:val="clear" w:color="auto" w:fill="auto"/>
            <w:vAlign w:val="center"/>
          </w:tcPr>
          <w:p w14:paraId="2AC7B985" w14:textId="287191DF" w:rsidR="538E812A" w:rsidRDefault="538E812A" w:rsidP="538E812A">
            <w:pPr>
              <w:spacing w:before="0" w:after="0"/>
            </w:pPr>
            <w:r w:rsidRPr="538E812A">
              <w:rPr>
                <w:rFonts w:ascii="Arial" w:eastAsia="Arial" w:hAnsi="Arial" w:cs="Arial"/>
                <w:sz w:val="20"/>
                <w:szCs w:val="20"/>
              </w:rPr>
              <w:t>Ordem sequencial dos estados no fluxo de faturação.</w:t>
            </w:r>
          </w:p>
        </w:tc>
        <w:tc>
          <w:tcPr>
            <w:tcW w:w="2693" w:type="dxa"/>
          </w:tcPr>
          <w:p w14:paraId="62A83795" w14:textId="5429FC06" w:rsidR="538E812A" w:rsidRDefault="538E812A" w:rsidP="538E812A">
            <w:pPr>
              <w:spacing w:before="0" w:after="0"/>
            </w:pPr>
            <w:r w:rsidRPr="538E812A">
              <w:rPr>
                <w:rFonts w:ascii="Arial" w:eastAsia="Arial" w:hAnsi="Arial" w:cs="Arial"/>
                <w:sz w:val="20"/>
                <w:szCs w:val="20"/>
              </w:rPr>
              <w:t>INT</w:t>
            </w:r>
          </w:p>
        </w:tc>
      </w:tr>
      <w:tr w:rsidR="06A679E1" w14:paraId="4659F7D6" w14:textId="77777777" w:rsidTr="538E812A">
        <w:trPr>
          <w:trHeight w:val="300"/>
        </w:trPr>
        <w:tc>
          <w:tcPr>
            <w:tcW w:w="1413" w:type="dxa"/>
            <w:shd w:val="clear" w:color="auto" w:fill="auto"/>
            <w:vAlign w:val="center"/>
          </w:tcPr>
          <w:p w14:paraId="17254FD4" w14:textId="55865C35" w:rsidR="538E812A" w:rsidRDefault="538E812A" w:rsidP="538E812A">
            <w:pPr>
              <w:spacing w:before="0" w:after="0"/>
            </w:pPr>
            <w:r w:rsidRPr="538E812A">
              <w:rPr>
                <w:rFonts w:ascii="Arial" w:eastAsia="Arial" w:hAnsi="Arial" w:cs="Arial"/>
                <w:sz w:val="20"/>
                <w:szCs w:val="20"/>
              </w:rPr>
              <w:t>Is_Active</w:t>
            </w:r>
          </w:p>
        </w:tc>
        <w:tc>
          <w:tcPr>
            <w:tcW w:w="4678" w:type="dxa"/>
            <w:shd w:val="clear" w:color="auto" w:fill="auto"/>
            <w:vAlign w:val="center"/>
          </w:tcPr>
          <w:p w14:paraId="46198984" w14:textId="0DD18D75" w:rsidR="538E812A" w:rsidRDefault="538E812A" w:rsidP="538E812A">
            <w:pPr>
              <w:spacing w:before="0" w:after="0"/>
            </w:pPr>
            <w:r w:rsidRPr="538E812A">
              <w:rPr>
                <w:rFonts w:ascii="Arial" w:eastAsia="Arial" w:hAnsi="Arial" w:cs="Arial"/>
                <w:sz w:val="20"/>
                <w:szCs w:val="20"/>
              </w:rPr>
              <w:t>Indica se o estado está ativo (1 = ativo, 0 = inativo).</w:t>
            </w:r>
          </w:p>
        </w:tc>
        <w:tc>
          <w:tcPr>
            <w:tcW w:w="2693" w:type="dxa"/>
          </w:tcPr>
          <w:p w14:paraId="6BD71DB4" w14:textId="11C0196F" w:rsidR="538E812A" w:rsidRDefault="538E812A" w:rsidP="538E812A">
            <w:pPr>
              <w:spacing w:before="0" w:after="0"/>
            </w:pPr>
            <w:r w:rsidRPr="538E812A">
              <w:rPr>
                <w:rFonts w:ascii="Arial" w:eastAsia="Arial" w:hAnsi="Arial" w:cs="Arial"/>
                <w:sz w:val="20"/>
                <w:szCs w:val="20"/>
              </w:rPr>
              <w:t>BOOLEAN</w:t>
            </w:r>
          </w:p>
        </w:tc>
      </w:tr>
    </w:tbl>
    <w:p w14:paraId="41CC4FBB" w14:textId="698D2219" w:rsidR="06A679E1" w:rsidRDefault="06A679E1"/>
    <w:p w14:paraId="6EE81EE5" w14:textId="5A4FE0AF" w:rsidR="131572B5" w:rsidRDefault="538E812A" w:rsidP="538E812A">
      <w:pPr>
        <w:pStyle w:val="Ttulo3"/>
        <w:spacing w:line="259" w:lineRule="auto"/>
        <w:ind w:left="576" w:hanging="576"/>
        <w:rPr>
          <w:iCs w:val="0"/>
          <w:szCs w:val="20"/>
        </w:rPr>
      </w:pPr>
      <w:bookmarkStart w:id="332" w:name="_Toc199624814"/>
      <w:r>
        <w:t>Tabela EstadoOcorrencia</w:t>
      </w:r>
      <w:bookmarkEnd w:id="332"/>
    </w:p>
    <w:p w14:paraId="2143722B" w14:textId="72F6D126" w:rsidR="131572B5" w:rsidRDefault="538E812A" w:rsidP="06A679E1">
      <w:pPr>
        <w:rPr>
          <w:sz w:val="22"/>
          <w:szCs w:val="22"/>
        </w:rPr>
      </w:pPr>
      <w:r w:rsidRPr="538E812A">
        <w:rPr>
          <w:sz w:val="22"/>
          <w:szCs w:val="22"/>
        </w:rPr>
        <w:t>A tabela seguinte descreve os campos do modelo de dados implementado.</w:t>
      </w:r>
    </w:p>
    <w:p w14:paraId="39BB5B93" w14:textId="77777777" w:rsidR="06A679E1" w:rsidRDefault="06A679E1" w:rsidP="06A679E1">
      <w:pPr>
        <w:rPr>
          <w:sz w:val="22"/>
          <w:szCs w:val="22"/>
        </w:rPr>
      </w:pPr>
    </w:p>
    <w:p w14:paraId="50E601EC" w14:textId="6645AEE4" w:rsidR="131572B5" w:rsidRDefault="538E812A" w:rsidP="06A679E1">
      <w:pPr>
        <w:pStyle w:val="Legenda"/>
        <w:keepNext/>
        <w:jc w:val="center"/>
      </w:pPr>
      <w:bookmarkStart w:id="333" w:name="_Toc199624934"/>
      <w:r>
        <w:t xml:space="preserve">Tabela </w:t>
      </w:r>
      <w:fldSimple w:instr=" SEQ Tabela \* ARABIC ">
        <w:r w:rsidR="00BF303B">
          <w:t>90</w:t>
        </w:r>
      </w:fldSimple>
      <w:r>
        <w:t>. Tabela EstadoOcorrencia implementada.</w:t>
      </w:r>
      <w:bookmarkEnd w:id="33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3"/>
        <w:gridCol w:w="4678"/>
        <w:gridCol w:w="2693"/>
      </w:tblGrid>
      <w:tr w:rsidR="06A679E1" w14:paraId="237D71A0" w14:textId="77777777" w:rsidTr="538E812A">
        <w:trPr>
          <w:trHeight w:val="300"/>
        </w:trPr>
        <w:tc>
          <w:tcPr>
            <w:tcW w:w="1413" w:type="dxa"/>
            <w:shd w:val="clear" w:color="auto" w:fill="4472C4" w:themeFill="accent1"/>
            <w:vAlign w:val="center"/>
          </w:tcPr>
          <w:p w14:paraId="5C989570" w14:textId="77777777" w:rsidR="06A679E1" w:rsidRDefault="538E812A" w:rsidP="06A679E1">
            <w:pPr>
              <w:rPr>
                <w:color w:val="FFFFFF" w:themeColor="background1"/>
                <w:sz w:val="22"/>
                <w:szCs w:val="22"/>
              </w:rPr>
            </w:pPr>
            <w:r w:rsidRPr="538E812A">
              <w:rPr>
                <w:color w:val="FFFFFF" w:themeColor="background1"/>
                <w:sz w:val="22"/>
                <w:szCs w:val="22"/>
              </w:rPr>
              <w:t>Campo</w:t>
            </w:r>
          </w:p>
        </w:tc>
        <w:tc>
          <w:tcPr>
            <w:tcW w:w="4678" w:type="dxa"/>
            <w:shd w:val="clear" w:color="auto" w:fill="4472C4" w:themeFill="accent1"/>
            <w:vAlign w:val="center"/>
          </w:tcPr>
          <w:p w14:paraId="0734E069" w14:textId="77777777" w:rsidR="06A679E1" w:rsidRDefault="538E812A" w:rsidP="06A679E1">
            <w:pPr>
              <w:rPr>
                <w:color w:val="FFFFFF" w:themeColor="background1"/>
                <w:sz w:val="22"/>
                <w:szCs w:val="22"/>
              </w:rPr>
            </w:pPr>
            <w:r w:rsidRPr="538E812A">
              <w:rPr>
                <w:color w:val="FFFFFF" w:themeColor="background1"/>
                <w:sz w:val="22"/>
                <w:szCs w:val="22"/>
              </w:rPr>
              <w:t>Descrição</w:t>
            </w:r>
          </w:p>
        </w:tc>
        <w:tc>
          <w:tcPr>
            <w:tcW w:w="2693" w:type="dxa"/>
            <w:shd w:val="clear" w:color="auto" w:fill="4472C4" w:themeFill="accent1"/>
            <w:vAlign w:val="center"/>
          </w:tcPr>
          <w:p w14:paraId="4FDCB014" w14:textId="77777777" w:rsidR="06A679E1" w:rsidRDefault="538E812A" w:rsidP="06A679E1">
            <w:pPr>
              <w:rPr>
                <w:color w:val="FFFFFF" w:themeColor="background1"/>
                <w:sz w:val="22"/>
                <w:szCs w:val="22"/>
              </w:rPr>
            </w:pPr>
            <w:r w:rsidRPr="538E812A">
              <w:rPr>
                <w:color w:val="FFFFFF" w:themeColor="background1"/>
                <w:sz w:val="22"/>
                <w:szCs w:val="22"/>
              </w:rPr>
              <w:t>Formato do campo</w:t>
            </w:r>
          </w:p>
        </w:tc>
      </w:tr>
      <w:tr w:rsidR="06A679E1" w14:paraId="707690CC" w14:textId="77777777" w:rsidTr="538E812A">
        <w:trPr>
          <w:trHeight w:val="300"/>
        </w:trPr>
        <w:tc>
          <w:tcPr>
            <w:tcW w:w="1413" w:type="dxa"/>
            <w:shd w:val="clear" w:color="auto" w:fill="auto"/>
            <w:vAlign w:val="center"/>
          </w:tcPr>
          <w:p w14:paraId="5371E986" w14:textId="3D45B91E" w:rsidR="538E812A" w:rsidRDefault="538E812A" w:rsidP="538E812A">
            <w:pPr>
              <w:spacing w:before="0" w:after="0"/>
            </w:pPr>
            <w:r w:rsidRPr="538E812A">
              <w:rPr>
                <w:rFonts w:ascii="Arial" w:eastAsia="Arial" w:hAnsi="Arial" w:cs="Arial"/>
                <w:sz w:val="20"/>
                <w:szCs w:val="20"/>
              </w:rPr>
              <w:t>Id</w:t>
            </w:r>
          </w:p>
        </w:tc>
        <w:tc>
          <w:tcPr>
            <w:tcW w:w="4678" w:type="dxa"/>
            <w:shd w:val="clear" w:color="auto" w:fill="auto"/>
            <w:vAlign w:val="center"/>
          </w:tcPr>
          <w:p w14:paraId="18F17E95" w14:textId="12254504" w:rsidR="538E812A" w:rsidRDefault="538E812A" w:rsidP="538E812A">
            <w:pPr>
              <w:spacing w:before="0" w:after="0"/>
            </w:pPr>
            <w:r w:rsidRPr="538E812A">
              <w:rPr>
                <w:rFonts w:ascii="Arial" w:eastAsia="Arial" w:hAnsi="Arial" w:cs="Arial"/>
                <w:sz w:val="20"/>
                <w:szCs w:val="20"/>
              </w:rPr>
              <w:t>Identificador único do estado da ocorrência.</w:t>
            </w:r>
          </w:p>
        </w:tc>
        <w:tc>
          <w:tcPr>
            <w:tcW w:w="2693" w:type="dxa"/>
          </w:tcPr>
          <w:p w14:paraId="6F6D6885" w14:textId="2801D006" w:rsidR="538E812A" w:rsidRDefault="538E812A" w:rsidP="538E812A">
            <w:pPr>
              <w:spacing w:before="0" w:after="0"/>
            </w:pPr>
            <w:r w:rsidRPr="538E812A">
              <w:rPr>
                <w:rFonts w:ascii="Arial" w:eastAsia="Arial" w:hAnsi="Arial" w:cs="Arial"/>
                <w:sz w:val="20"/>
                <w:szCs w:val="20"/>
              </w:rPr>
              <w:t>INT (PK)</w:t>
            </w:r>
          </w:p>
        </w:tc>
      </w:tr>
      <w:tr w:rsidR="06A679E1" w14:paraId="70BEB031" w14:textId="77777777" w:rsidTr="538E812A">
        <w:trPr>
          <w:trHeight w:val="300"/>
        </w:trPr>
        <w:tc>
          <w:tcPr>
            <w:tcW w:w="1413" w:type="dxa"/>
            <w:shd w:val="clear" w:color="auto" w:fill="auto"/>
            <w:vAlign w:val="center"/>
          </w:tcPr>
          <w:p w14:paraId="7A062F90" w14:textId="1641DE43" w:rsidR="538E812A" w:rsidRDefault="538E812A" w:rsidP="538E812A">
            <w:pPr>
              <w:spacing w:before="0" w:after="0"/>
            </w:pPr>
            <w:r w:rsidRPr="538E812A">
              <w:rPr>
                <w:rFonts w:ascii="Arial" w:eastAsia="Arial" w:hAnsi="Arial" w:cs="Arial"/>
                <w:sz w:val="20"/>
                <w:szCs w:val="20"/>
              </w:rPr>
              <w:t>Label</w:t>
            </w:r>
          </w:p>
        </w:tc>
        <w:tc>
          <w:tcPr>
            <w:tcW w:w="4678" w:type="dxa"/>
            <w:shd w:val="clear" w:color="auto" w:fill="auto"/>
            <w:vAlign w:val="center"/>
          </w:tcPr>
          <w:p w14:paraId="71DAAF8B" w14:textId="76A364AB" w:rsidR="538E812A" w:rsidRDefault="538E812A" w:rsidP="538E812A">
            <w:pPr>
              <w:spacing w:before="0" w:after="0"/>
            </w:pPr>
            <w:r w:rsidRPr="538E812A">
              <w:rPr>
                <w:rFonts w:ascii="Arial" w:eastAsia="Arial" w:hAnsi="Arial" w:cs="Arial"/>
                <w:sz w:val="20"/>
                <w:szCs w:val="20"/>
              </w:rPr>
              <w:t>Nome ou descrição do estado (ex.: "Aberta", "Em Tratamento", "Resolvida").</w:t>
            </w:r>
          </w:p>
        </w:tc>
        <w:tc>
          <w:tcPr>
            <w:tcW w:w="2693" w:type="dxa"/>
          </w:tcPr>
          <w:p w14:paraId="1B86B5C5" w14:textId="34651877" w:rsidR="538E812A" w:rsidRDefault="538E812A" w:rsidP="538E812A">
            <w:pPr>
              <w:spacing w:before="0" w:after="0"/>
            </w:pPr>
            <w:r w:rsidRPr="538E812A">
              <w:rPr>
                <w:rFonts w:ascii="Arial" w:eastAsia="Arial" w:hAnsi="Arial" w:cs="Arial"/>
                <w:sz w:val="20"/>
                <w:szCs w:val="20"/>
              </w:rPr>
              <w:t>VARCHAR(100)</w:t>
            </w:r>
          </w:p>
        </w:tc>
      </w:tr>
      <w:tr w:rsidR="06A679E1" w14:paraId="1C62CF99" w14:textId="77777777" w:rsidTr="538E812A">
        <w:trPr>
          <w:trHeight w:val="300"/>
        </w:trPr>
        <w:tc>
          <w:tcPr>
            <w:tcW w:w="1413" w:type="dxa"/>
            <w:shd w:val="clear" w:color="auto" w:fill="auto"/>
            <w:vAlign w:val="center"/>
          </w:tcPr>
          <w:p w14:paraId="346A1C01" w14:textId="50947C96" w:rsidR="538E812A" w:rsidRDefault="538E812A" w:rsidP="538E812A">
            <w:pPr>
              <w:spacing w:before="0" w:after="0"/>
            </w:pPr>
            <w:r w:rsidRPr="538E812A">
              <w:rPr>
                <w:rFonts w:ascii="Arial" w:eastAsia="Arial" w:hAnsi="Arial" w:cs="Arial"/>
                <w:sz w:val="20"/>
                <w:szCs w:val="20"/>
              </w:rPr>
              <w:t>Order</w:t>
            </w:r>
          </w:p>
        </w:tc>
        <w:tc>
          <w:tcPr>
            <w:tcW w:w="4678" w:type="dxa"/>
            <w:shd w:val="clear" w:color="auto" w:fill="auto"/>
            <w:vAlign w:val="center"/>
          </w:tcPr>
          <w:p w14:paraId="45EE6CB0" w14:textId="383D768E" w:rsidR="538E812A" w:rsidRDefault="538E812A" w:rsidP="538E812A">
            <w:pPr>
              <w:spacing w:before="0" w:after="0"/>
            </w:pPr>
            <w:r w:rsidRPr="538E812A">
              <w:rPr>
                <w:rFonts w:ascii="Arial" w:eastAsia="Arial" w:hAnsi="Arial" w:cs="Arial"/>
                <w:sz w:val="20"/>
                <w:szCs w:val="20"/>
              </w:rPr>
              <w:t>Ordem sequencial dos estados no ciclo de vida da ocorrência.</w:t>
            </w:r>
          </w:p>
        </w:tc>
        <w:tc>
          <w:tcPr>
            <w:tcW w:w="2693" w:type="dxa"/>
          </w:tcPr>
          <w:p w14:paraId="49426DE8" w14:textId="7FAAF707" w:rsidR="538E812A" w:rsidRDefault="538E812A" w:rsidP="538E812A">
            <w:pPr>
              <w:spacing w:before="0" w:after="0"/>
            </w:pPr>
            <w:r w:rsidRPr="538E812A">
              <w:rPr>
                <w:rFonts w:ascii="Arial" w:eastAsia="Arial" w:hAnsi="Arial" w:cs="Arial"/>
                <w:sz w:val="20"/>
                <w:szCs w:val="20"/>
              </w:rPr>
              <w:t>INT</w:t>
            </w:r>
          </w:p>
        </w:tc>
      </w:tr>
      <w:tr w:rsidR="06A679E1" w14:paraId="0AD9047E" w14:textId="77777777" w:rsidTr="538E812A">
        <w:trPr>
          <w:trHeight w:val="300"/>
        </w:trPr>
        <w:tc>
          <w:tcPr>
            <w:tcW w:w="1413" w:type="dxa"/>
            <w:shd w:val="clear" w:color="auto" w:fill="auto"/>
            <w:vAlign w:val="center"/>
          </w:tcPr>
          <w:p w14:paraId="112C0B6F" w14:textId="66333325" w:rsidR="538E812A" w:rsidRDefault="538E812A" w:rsidP="538E812A">
            <w:pPr>
              <w:spacing w:before="0" w:after="0"/>
            </w:pPr>
            <w:r w:rsidRPr="538E812A">
              <w:rPr>
                <w:rFonts w:ascii="Arial" w:eastAsia="Arial" w:hAnsi="Arial" w:cs="Arial"/>
                <w:sz w:val="20"/>
                <w:szCs w:val="20"/>
              </w:rPr>
              <w:t>Is_Active</w:t>
            </w:r>
          </w:p>
        </w:tc>
        <w:tc>
          <w:tcPr>
            <w:tcW w:w="4678" w:type="dxa"/>
            <w:shd w:val="clear" w:color="auto" w:fill="auto"/>
            <w:vAlign w:val="center"/>
          </w:tcPr>
          <w:p w14:paraId="70821562" w14:textId="3C443711" w:rsidR="538E812A" w:rsidRDefault="538E812A" w:rsidP="538E812A">
            <w:pPr>
              <w:spacing w:before="0" w:after="0"/>
            </w:pPr>
            <w:r w:rsidRPr="538E812A">
              <w:rPr>
                <w:rFonts w:ascii="Arial" w:eastAsia="Arial" w:hAnsi="Arial" w:cs="Arial"/>
                <w:sz w:val="20"/>
                <w:szCs w:val="20"/>
              </w:rPr>
              <w:t>Indica se o estado está ativo (1 = ativo, 0 = inativo).</w:t>
            </w:r>
          </w:p>
        </w:tc>
        <w:tc>
          <w:tcPr>
            <w:tcW w:w="2693" w:type="dxa"/>
          </w:tcPr>
          <w:p w14:paraId="3A9C6738" w14:textId="5FBEF3B7" w:rsidR="538E812A" w:rsidRDefault="538E812A" w:rsidP="538E812A">
            <w:pPr>
              <w:spacing w:before="0" w:after="0"/>
            </w:pPr>
            <w:r w:rsidRPr="538E812A">
              <w:rPr>
                <w:rFonts w:ascii="Arial" w:eastAsia="Arial" w:hAnsi="Arial" w:cs="Arial"/>
                <w:sz w:val="20"/>
                <w:szCs w:val="20"/>
              </w:rPr>
              <w:t>BOOLEAN</w:t>
            </w:r>
          </w:p>
        </w:tc>
      </w:tr>
    </w:tbl>
    <w:p w14:paraId="11D6A440" w14:textId="5DAB95AA" w:rsidR="06A679E1" w:rsidRDefault="06A679E1" w:rsidP="538E812A"/>
    <w:p w14:paraId="73A60ADC" w14:textId="47434138" w:rsidR="5A0FFB1E" w:rsidRDefault="538E812A" w:rsidP="538E812A">
      <w:pPr>
        <w:pStyle w:val="Ttulo3"/>
        <w:spacing w:line="259" w:lineRule="auto"/>
        <w:ind w:left="576" w:hanging="576"/>
        <w:rPr>
          <w:iCs w:val="0"/>
          <w:szCs w:val="20"/>
        </w:rPr>
      </w:pPr>
      <w:bookmarkStart w:id="334" w:name="_Toc199624815"/>
      <w:r>
        <w:t>Tabela EstadoPromocao</w:t>
      </w:r>
      <w:bookmarkEnd w:id="334"/>
    </w:p>
    <w:p w14:paraId="6A83A626" w14:textId="72F6D126" w:rsidR="5A0FFB1E" w:rsidRDefault="538E812A" w:rsidP="06A679E1">
      <w:pPr>
        <w:rPr>
          <w:sz w:val="22"/>
          <w:szCs w:val="22"/>
        </w:rPr>
      </w:pPr>
      <w:r w:rsidRPr="538E812A">
        <w:rPr>
          <w:sz w:val="22"/>
          <w:szCs w:val="22"/>
        </w:rPr>
        <w:t>A tabela seguinte descreve os campos do modelo de dados implementado.</w:t>
      </w:r>
    </w:p>
    <w:p w14:paraId="3C6D7578" w14:textId="77777777" w:rsidR="06A679E1" w:rsidRDefault="06A679E1" w:rsidP="06A679E1">
      <w:pPr>
        <w:rPr>
          <w:sz w:val="22"/>
          <w:szCs w:val="22"/>
        </w:rPr>
      </w:pPr>
    </w:p>
    <w:p w14:paraId="2107534C" w14:textId="7539A3E8" w:rsidR="5A0FFB1E" w:rsidRDefault="538E812A" w:rsidP="06A679E1">
      <w:pPr>
        <w:pStyle w:val="Legenda"/>
        <w:keepNext/>
        <w:jc w:val="center"/>
      </w:pPr>
      <w:bookmarkStart w:id="335" w:name="_Toc199624935"/>
      <w:r>
        <w:t xml:space="preserve">Tabela </w:t>
      </w:r>
      <w:fldSimple w:instr=" SEQ Tabela \* ARABIC ">
        <w:r w:rsidR="00BF303B">
          <w:t>91</w:t>
        </w:r>
      </w:fldSimple>
      <w:r>
        <w:t>. Tabela EstadoPromocao implementada.</w:t>
      </w:r>
      <w:bookmarkEnd w:id="33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3"/>
        <w:gridCol w:w="4678"/>
        <w:gridCol w:w="2693"/>
      </w:tblGrid>
      <w:tr w:rsidR="06A679E1" w14:paraId="17E5964A" w14:textId="77777777" w:rsidTr="538E812A">
        <w:trPr>
          <w:trHeight w:val="300"/>
        </w:trPr>
        <w:tc>
          <w:tcPr>
            <w:tcW w:w="1413" w:type="dxa"/>
            <w:shd w:val="clear" w:color="auto" w:fill="4472C4" w:themeFill="accent1"/>
            <w:vAlign w:val="center"/>
          </w:tcPr>
          <w:p w14:paraId="1BCA90BE" w14:textId="77777777" w:rsidR="06A679E1" w:rsidRDefault="538E812A" w:rsidP="06A679E1">
            <w:pPr>
              <w:rPr>
                <w:color w:val="FFFFFF" w:themeColor="background1"/>
                <w:sz w:val="22"/>
                <w:szCs w:val="22"/>
              </w:rPr>
            </w:pPr>
            <w:r w:rsidRPr="538E812A">
              <w:rPr>
                <w:color w:val="FFFFFF" w:themeColor="background1"/>
                <w:sz w:val="22"/>
                <w:szCs w:val="22"/>
              </w:rPr>
              <w:t>Campo</w:t>
            </w:r>
          </w:p>
        </w:tc>
        <w:tc>
          <w:tcPr>
            <w:tcW w:w="4678" w:type="dxa"/>
            <w:shd w:val="clear" w:color="auto" w:fill="4472C4" w:themeFill="accent1"/>
            <w:vAlign w:val="center"/>
          </w:tcPr>
          <w:p w14:paraId="1F0EB6E7" w14:textId="77777777" w:rsidR="06A679E1" w:rsidRDefault="538E812A" w:rsidP="06A679E1">
            <w:pPr>
              <w:rPr>
                <w:color w:val="FFFFFF" w:themeColor="background1"/>
                <w:sz w:val="22"/>
                <w:szCs w:val="22"/>
              </w:rPr>
            </w:pPr>
            <w:r w:rsidRPr="538E812A">
              <w:rPr>
                <w:color w:val="FFFFFF" w:themeColor="background1"/>
                <w:sz w:val="22"/>
                <w:szCs w:val="22"/>
              </w:rPr>
              <w:t>Descrição</w:t>
            </w:r>
          </w:p>
        </w:tc>
        <w:tc>
          <w:tcPr>
            <w:tcW w:w="2693" w:type="dxa"/>
            <w:shd w:val="clear" w:color="auto" w:fill="4472C4" w:themeFill="accent1"/>
            <w:vAlign w:val="center"/>
          </w:tcPr>
          <w:p w14:paraId="0EB5E54E" w14:textId="77777777" w:rsidR="06A679E1" w:rsidRDefault="538E812A" w:rsidP="06A679E1">
            <w:pPr>
              <w:rPr>
                <w:color w:val="FFFFFF" w:themeColor="background1"/>
                <w:sz w:val="22"/>
                <w:szCs w:val="22"/>
              </w:rPr>
            </w:pPr>
            <w:r w:rsidRPr="538E812A">
              <w:rPr>
                <w:color w:val="FFFFFF" w:themeColor="background1"/>
                <w:sz w:val="22"/>
                <w:szCs w:val="22"/>
              </w:rPr>
              <w:t>Formato do campo</w:t>
            </w:r>
          </w:p>
        </w:tc>
      </w:tr>
      <w:tr w:rsidR="06A679E1" w14:paraId="7B129497" w14:textId="77777777" w:rsidTr="538E812A">
        <w:trPr>
          <w:trHeight w:val="300"/>
        </w:trPr>
        <w:tc>
          <w:tcPr>
            <w:tcW w:w="1413" w:type="dxa"/>
            <w:shd w:val="clear" w:color="auto" w:fill="auto"/>
            <w:vAlign w:val="center"/>
          </w:tcPr>
          <w:p w14:paraId="39EAE781" w14:textId="3D154517" w:rsidR="538E812A" w:rsidRDefault="538E812A" w:rsidP="538E812A">
            <w:pPr>
              <w:spacing w:before="0" w:after="0"/>
            </w:pPr>
            <w:r w:rsidRPr="538E812A">
              <w:rPr>
                <w:rFonts w:ascii="Arial" w:eastAsia="Arial" w:hAnsi="Arial" w:cs="Arial"/>
                <w:sz w:val="20"/>
                <w:szCs w:val="20"/>
              </w:rPr>
              <w:t>Id</w:t>
            </w:r>
          </w:p>
        </w:tc>
        <w:tc>
          <w:tcPr>
            <w:tcW w:w="4678" w:type="dxa"/>
            <w:shd w:val="clear" w:color="auto" w:fill="auto"/>
            <w:vAlign w:val="center"/>
          </w:tcPr>
          <w:p w14:paraId="282EA290" w14:textId="13B91E6B" w:rsidR="538E812A" w:rsidRDefault="538E812A" w:rsidP="538E812A">
            <w:pPr>
              <w:spacing w:before="0" w:after="0"/>
            </w:pPr>
            <w:r w:rsidRPr="538E812A">
              <w:rPr>
                <w:rFonts w:ascii="Arial" w:eastAsia="Arial" w:hAnsi="Arial" w:cs="Arial"/>
                <w:sz w:val="20"/>
                <w:szCs w:val="20"/>
              </w:rPr>
              <w:t>Identificador único do estado da promoção.</w:t>
            </w:r>
          </w:p>
        </w:tc>
        <w:tc>
          <w:tcPr>
            <w:tcW w:w="2693" w:type="dxa"/>
          </w:tcPr>
          <w:p w14:paraId="3EAA7458" w14:textId="0B00566E" w:rsidR="538E812A" w:rsidRDefault="538E812A" w:rsidP="538E812A">
            <w:pPr>
              <w:spacing w:before="0" w:after="0"/>
            </w:pPr>
            <w:r w:rsidRPr="538E812A">
              <w:rPr>
                <w:rFonts w:ascii="Arial" w:eastAsia="Arial" w:hAnsi="Arial" w:cs="Arial"/>
                <w:sz w:val="20"/>
                <w:szCs w:val="20"/>
              </w:rPr>
              <w:t>INT (PK)</w:t>
            </w:r>
          </w:p>
        </w:tc>
      </w:tr>
      <w:tr w:rsidR="06A679E1" w14:paraId="4E1FD193" w14:textId="77777777" w:rsidTr="538E812A">
        <w:trPr>
          <w:trHeight w:val="300"/>
        </w:trPr>
        <w:tc>
          <w:tcPr>
            <w:tcW w:w="1413" w:type="dxa"/>
            <w:shd w:val="clear" w:color="auto" w:fill="auto"/>
            <w:vAlign w:val="center"/>
          </w:tcPr>
          <w:p w14:paraId="487E8539" w14:textId="1521FBAD"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Label</w:t>
            </w:r>
          </w:p>
        </w:tc>
        <w:tc>
          <w:tcPr>
            <w:tcW w:w="4678" w:type="dxa"/>
            <w:shd w:val="clear" w:color="auto" w:fill="auto"/>
            <w:vAlign w:val="center"/>
          </w:tcPr>
          <w:p w14:paraId="7F8DCA5A" w14:textId="313FA9CC" w:rsidR="538E812A" w:rsidRDefault="538E812A" w:rsidP="538E812A">
            <w:pPr>
              <w:spacing w:before="0" w:after="0"/>
            </w:pPr>
            <w:r w:rsidRPr="538E812A">
              <w:rPr>
                <w:rFonts w:ascii="Arial" w:eastAsia="Arial" w:hAnsi="Arial" w:cs="Arial"/>
                <w:sz w:val="20"/>
                <w:szCs w:val="20"/>
              </w:rPr>
              <w:t>Nome ou descrição do estado (ex.: "Ativa", "Expirada", "Agendada").</w:t>
            </w:r>
          </w:p>
        </w:tc>
        <w:tc>
          <w:tcPr>
            <w:tcW w:w="2693" w:type="dxa"/>
          </w:tcPr>
          <w:p w14:paraId="5CC71CDB" w14:textId="42D7532D" w:rsidR="538E812A" w:rsidRDefault="538E812A" w:rsidP="538E812A">
            <w:pPr>
              <w:spacing w:before="0" w:after="0"/>
            </w:pPr>
            <w:r w:rsidRPr="538E812A">
              <w:rPr>
                <w:rFonts w:ascii="Arial" w:eastAsia="Arial" w:hAnsi="Arial" w:cs="Arial"/>
                <w:sz w:val="20"/>
                <w:szCs w:val="20"/>
              </w:rPr>
              <w:t>VARCHAR(100)</w:t>
            </w:r>
          </w:p>
        </w:tc>
      </w:tr>
      <w:tr w:rsidR="06A679E1" w14:paraId="04BC13FD" w14:textId="77777777" w:rsidTr="538E812A">
        <w:trPr>
          <w:trHeight w:val="300"/>
        </w:trPr>
        <w:tc>
          <w:tcPr>
            <w:tcW w:w="1413" w:type="dxa"/>
            <w:shd w:val="clear" w:color="auto" w:fill="auto"/>
            <w:vAlign w:val="center"/>
          </w:tcPr>
          <w:p w14:paraId="78A82C87" w14:textId="557A8D07"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Order</w:t>
            </w:r>
          </w:p>
        </w:tc>
        <w:tc>
          <w:tcPr>
            <w:tcW w:w="4678" w:type="dxa"/>
            <w:shd w:val="clear" w:color="auto" w:fill="auto"/>
            <w:vAlign w:val="center"/>
          </w:tcPr>
          <w:p w14:paraId="73AA7D5B" w14:textId="60B11855" w:rsidR="538E812A" w:rsidRDefault="538E812A" w:rsidP="538E812A">
            <w:pPr>
              <w:spacing w:before="0" w:after="0"/>
            </w:pPr>
            <w:r w:rsidRPr="538E812A">
              <w:rPr>
                <w:rFonts w:ascii="Arial" w:eastAsia="Arial" w:hAnsi="Arial" w:cs="Arial"/>
                <w:sz w:val="20"/>
                <w:szCs w:val="20"/>
              </w:rPr>
              <w:t>Ordem sequencial dos estados da promoção.</w:t>
            </w:r>
          </w:p>
        </w:tc>
        <w:tc>
          <w:tcPr>
            <w:tcW w:w="2693" w:type="dxa"/>
          </w:tcPr>
          <w:p w14:paraId="4F093EC0" w14:textId="0D4507C5" w:rsidR="538E812A" w:rsidRDefault="538E812A" w:rsidP="538E812A">
            <w:pPr>
              <w:spacing w:before="0" w:after="0"/>
            </w:pPr>
            <w:r w:rsidRPr="538E812A">
              <w:rPr>
                <w:rFonts w:ascii="Arial" w:eastAsia="Arial" w:hAnsi="Arial" w:cs="Arial"/>
                <w:sz w:val="20"/>
                <w:szCs w:val="20"/>
              </w:rPr>
              <w:t>INT</w:t>
            </w:r>
          </w:p>
        </w:tc>
      </w:tr>
      <w:tr w:rsidR="06A679E1" w14:paraId="5A18FA56" w14:textId="77777777" w:rsidTr="538E812A">
        <w:trPr>
          <w:trHeight w:val="300"/>
        </w:trPr>
        <w:tc>
          <w:tcPr>
            <w:tcW w:w="1413" w:type="dxa"/>
            <w:shd w:val="clear" w:color="auto" w:fill="auto"/>
            <w:vAlign w:val="center"/>
          </w:tcPr>
          <w:p w14:paraId="30A3B3BB" w14:textId="2B67DE08"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Is_Active</w:t>
            </w:r>
          </w:p>
        </w:tc>
        <w:tc>
          <w:tcPr>
            <w:tcW w:w="4678" w:type="dxa"/>
            <w:shd w:val="clear" w:color="auto" w:fill="auto"/>
            <w:vAlign w:val="center"/>
          </w:tcPr>
          <w:p w14:paraId="48D859B8" w14:textId="542D2AB1" w:rsidR="538E812A" w:rsidRDefault="538E812A" w:rsidP="538E812A">
            <w:pPr>
              <w:spacing w:before="0" w:after="0"/>
            </w:pPr>
            <w:r w:rsidRPr="538E812A">
              <w:rPr>
                <w:rFonts w:ascii="Arial" w:eastAsia="Arial" w:hAnsi="Arial" w:cs="Arial"/>
                <w:sz w:val="20"/>
                <w:szCs w:val="20"/>
              </w:rPr>
              <w:t>Indica se o estado está ativo no sistema (1 = ativo, 0 = inativo).</w:t>
            </w:r>
          </w:p>
        </w:tc>
        <w:tc>
          <w:tcPr>
            <w:tcW w:w="2693" w:type="dxa"/>
          </w:tcPr>
          <w:p w14:paraId="08BC8EB5" w14:textId="4EA8A700" w:rsidR="538E812A" w:rsidRDefault="538E812A" w:rsidP="538E812A">
            <w:pPr>
              <w:spacing w:before="0" w:after="0"/>
            </w:pPr>
            <w:r w:rsidRPr="538E812A">
              <w:rPr>
                <w:rFonts w:ascii="Arial" w:eastAsia="Arial" w:hAnsi="Arial" w:cs="Arial"/>
                <w:sz w:val="20"/>
                <w:szCs w:val="20"/>
              </w:rPr>
              <w:t>BOOLEAN</w:t>
            </w:r>
          </w:p>
        </w:tc>
      </w:tr>
    </w:tbl>
    <w:p w14:paraId="469CDD4F" w14:textId="39295C0B" w:rsidR="06A679E1" w:rsidRDefault="06A679E1" w:rsidP="06A679E1"/>
    <w:p w14:paraId="3E517209" w14:textId="6F83456C" w:rsidR="538E812A" w:rsidRDefault="538E812A" w:rsidP="538E812A"/>
    <w:p w14:paraId="43D99BDF" w14:textId="77777777" w:rsidR="00BF303B" w:rsidRDefault="00BF303B" w:rsidP="538E812A"/>
    <w:p w14:paraId="69839934" w14:textId="77777777" w:rsidR="00BF303B" w:rsidRDefault="00BF303B" w:rsidP="538E812A"/>
    <w:p w14:paraId="7ECF7040" w14:textId="77777777" w:rsidR="00BF303B" w:rsidRDefault="00BF303B" w:rsidP="538E812A"/>
    <w:p w14:paraId="6978757A" w14:textId="77777777" w:rsidR="00BF303B" w:rsidRDefault="00BF303B" w:rsidP="538E812A"/>
    <w:p w14:paraId="14AF3AAE" w14:textId="77777777" w:rsidR="00BF303B" w:rsidRDefault="00BF303B" w:rsidP="538E812A"/>
    <w:p w14:paraId="73D41335" w14:textId="685AA5DC" w:rsidR="52D6322B" w:rsidRDefault="538E812A" w:rsidP="538E812A">
      <w:pPr>
        <w:pStyle w:val="Ttulo3"/>
        <w:spacing w:line="259" w:lineRule="auto"/>
        <w:ind w:left="576" w:hanging="576"/>
        <w:rPr>
          <w:iCs w:val="0"/>
          <w:szCs w:val="20"/>
        </w:rPr>
      </w:pPr>
      <w:bookmarkStart w:id="336" w:name="_Toc199624816"/>
      <w:r>
        <w:lastRenderedPageBreak/>
        <w:t>Tabela EstadoTransporte</w:t>
      </w:r>
      <w:bookmarkEnd w:id="336"/>
    </w:p>
    <w:p w14:paraId="7961FB38" w14:textId="72F6D126" w:rsidR="52D6322B" w:rsidRDefault="538E812A" w:rsidP="06A679E1">
      <w:pPr>
        <w:rPr>
          <w:sz w:val="22"/>
          <w:szCs w:val="22"/>
        </w:rPr>
      </w:pPr>
      <w:r w:rsidRPr="538E812A">
        <w:rPr>
          <w:sz w:val="22"/>
          <w:szCs w:val="22"/>
        </w:rPr>
        <w:t>A tabela seguinte descreve os campos do modelo de dados implementado.</w:t>
      </w:r>
    </w:p>
    <w:p w14:paraId="097E2736" w14:textId="77777777" w:rsidR="06A679E1" w:rsidRDefault="06A679E1" w:rsidP="06A679E1">
      <w:pPr>
        <w:rPr>
          <w:sz w:val="22"/>
          <w:szCs w:val="22"/>
        </w:rPr>
      </w:pPr>
    </w:p>
    <w:p w14:paraId="78FD6683" w14:textId="303ECB3B" w:rsidR="52D6322B" w:rsidRDefault="538E812A" w:rsidP="06A679E1">
      <w:pPr>
        <w:pStyle w:val="Legenda"/>
        <w:keepNext/>
        <w:jc w:val="center"/>
      </w:pPr>
      <w:bookmarkStart w:id="337" w:name="_Toc199624936"/>
      <w:r>
        <w:t xml:space="preserve">Tabela </w:t>
      </w:r>
      <w:fldSimple w:instr=" SEQ Tabela \* ARABIC ">
        <w:r w:rsidR="00BF303B">
          <w:t>92</w:t>
        </w:r>
      </w:fldSimple>
      <w:r>
        <w:t>. Tabela EstadoTransporte implementada.</w:t>
      </w:r>
      <w:bookmarkEnd w:id="33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3"/>
        <w:gridCol w:w="4678"/>
        <w:gridCol w:w="2693"/>
      </w:tblGrid>
      <w:tr w:rsidR="06A679E1" w14:paraId="010EC45C" w14:textId="77777777" w:rsidTr="538E812A">
        <w:trPr>
          <w:trHeight w:val="300"/>
        </w:trPr>
        <w:tc>
          <w:tcPr>
            <w:tcW w:w="1413" w:type="dxa"/>
            <w:shd w:val="clear" w:color="auto" w:fill="4472C4" w:themeFill="accent1"/>
            <w:vAlign w:val="center"/>
          </w:tcPr>
          <w:p w14:paraId="138F6245" w14:textId="77777777" w:rsidR="06A679E1" w:rsidRDefault="538E812A" w:rsidP="06A679E1">
            <w:pPr>
              <w:rPr>
                <w:color w:val="FFFFFF" w:themeColor="background1"/>
                <w:sz w:val="22"/>
                <w:szCs w:val="22"/>
              </w:rPr>
            </w:pPr>
            <w:r w:rsidRPr="538E812A">
              <w:rPr>
                <w:color w:val="FFFFFF" w:themeColor="background1"/>
                <w:sz w:val="22"/>
                <w:szCs w:val="22"/>
              </w:rPr>
              <w:t>Campo</w:t>
            </w:r>
          </w:p>
        </w:tc>
        <w:tc>
          <w:tcPr>
            <w:tcW w:w="4678" w:type="dxa"/>
            <w:shd w:val="clear" w:color="auto" w:fill="4472C4" w:themeFill="accent1"/>
            <w:vAlign w:val="center"/>
          </w:tcPr>
          <w:p w14:paraId="0DBEE133" w14:textId="77777777" w:rsidR="06A679E1" w:rsidRDefault="538E812A" w:rsidP="06A679E1">
            <w:pPr>
              <w:rPr>
                <w:color w:val="FFFFFF" w:themeColor="background1"/>
                <w:sz w:val="22"/>
                <w:szCs w:val="22"/>
              </w:rPr>
            </w:pPr>
            <w:r w:rsidRPr="538E812A">
              <w:rPr>
                <w:color w:val="FFFFFF" w:themeColor="background1"/>
                <w:sz w:val="22"/>
                <w:szCs w:val="22"/>
              </w:rPr>
              <w:t>Descrição</w:t>
            </w:r>
          </w:p>
        </w:tc>
        <w:tc>
          <w:tcPr>
            <w:tcW w:w="2693" w:type="dxa"/>
            <w:shd w:val="clear" w:color="auto" w:fill="4472C4" w:themeFill="accent1"/>
            <w:vAlign w:val="center"/>
          </w:tcPr>
          <w:p w14:paraId="740CFEDA" w14:textId="77777777" w:rsidR="06A679E1" w:rsidRDefault="538E812A" w:rsidP="06A679E1">
            <w:pPr>
              <w:rPr>
                <w:color w:val="FFFFFF" w:themeColor="background1"/>
                <w:sz w:val="22"/>
                <w:szCs w:val="22"/>
              </w:rPr>
            </w:pPr>
            <w:r w:rsidRPr="538E812A">
              <w:rPr>
                <w:color w:val="FFFFFF" w:themeColor="background1"/>
                <w:sz w:val="22"/>
                <w:szCs w:val="22"/>
              </w:rPr>
              <w:t>Formato do campo</w:t>
            </w:r>
          </w:p>
        </w:tc>
      </w:tr>
      <w:tr w:rsidR="06A679E1" w14:paraId="74DF8976" w14:textId="77777777" w:rsidTr="538E812A">
        <w:trPr>
          <w:trHeight w:val="300"/>
        </w:trPr>
        <w:tc>
          <w:tcPr>
            <w:tcW w:w="1413" w:type="dxa"/>
            <w:shd w:val="clear" w:color="auto" w:fill="auto"/>
            <w:vAlign w:val="center"/>
          </w:tcPr>
          <w:p w14:paraId="0C3ACAB3" w14:textId="3A969246" w:rsidR="538E812A" w:rsidRDefault="538E812A" w:rsidP="538E812A">
            <w:pPr>
              <w:spacing w:before="0" w:after="0"/>
            </w:pPr>
            <w:r w:rsidRPr="538E812A">
              <w:rPr>
                <w:rFonts w:ascii="Arial" w:eastAsia="Arial" w:hAnsi="Arial" w:cs="Arial"/>
                <w:sz w:val="20"/>
                <w:szCs w:val="20"/>
              </w:rPr>
              <w:t>Id</w:t>
            </w:r>
          </w:p>
        </w:tc>
        <w:tc>
          <w:tcPr>
            <w:tcW w:w="4678" w:type="dxa"/>
            <w:shd w:val="clear" w:color="auto" w:fill="auto"/>
            <w:vAlign w:val="center"/>
          </w:tcPr>
          <w:p w14:paraId="1DF9821B" w14:textId="513FEFDE" w:rsidR="538E812A" w:rsidRDefault="538E812A" w:rsidP="538E812A">
            <w:pPr>
              <w:spacing w:before="0" w:after="0"/>
            </w:pPr>
            <w:r w:rsidRPr="538E812A">
              <w:rPr>
                <w:rFonts w:ascii="Arial" w:eastAsia="Arial" w:hAnsi="Arial" w:cs="Arial"/>
                <w:sz w:val="20"/>
                <w:szCs w:val="20"/>
              </w:rPr>
              <w:t>Identificador único do estado do transporte.</w:t>
            </w:r>
          </w:p>
        </w:tc>
        <w:tc>
          <w:tcPr>
            <w:tcW w:w="2693" w:type="dxa"/>
          </w:tcPr>
          <w:p w14:paraId="1F9DDB34" w14:textId="4243A5D9" w:rsidR="538E812A" w:rsidRDefault="538E812A" w:rsidP="538E812A">
            <w:pPr>
              <w:spacing w:before="0" w:after="0"/>
            </w:pPr>
            <w:r w:rsidRPr="538E812A">
              <w:rPr>
                <w:rFonts w:ascii="Arial" w:eastAsia="Arial" w:hAnsi="Arial" w:cs="Arial"/>
                <w:sz w:val="20"/>
                <w:szCs w:val="20"/>
              </w:rPr>
              <w:t>INT (PK)</w:t>
            </w:r>
          </w:p>
        </w:tc>
      </w:tr>
      <w:tr w:rsidR="06A679E1" w14:paraId="1DBF4759" w14:textId="77777777" w:rsidTr="538E812A">
        <w:trPr>
          <w:trHeight w:val="300"/>
        </w:trPr>
        <w:tc>
          <w:tcPr>
            <w:tcW w:w="1413" w:type="dxa"/>
            <w:shd w:val="clear" w:color="auto" w:fill="auto"/>
            <w:vAlign w:val="center"/>
          </w:tcPr>
          <w:p w14:paraId="0D71A118" w14:textId="268EE0EF"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Label</w:t>
            </w:r>
          </w:p>
        </w:tc>
        <w:tc>
          <w:tcPr>
            <w:tcW w:w="4678" w:type="dxa"/>
            <w:shd w:val="clear" w:color="auto" w:fill="auto"/>
            <w:vAlign w:val="center"/>
          </w:tcPr>
          <w:p w14:paraId="008017CF" w14:textId="436E3AFD" w:rsidR="538E812A" w:rsidRDefault="538E812A" w:rsidP="538E812A">
            <w:pPr>
              <w:spacing w:before="0" w:after="0"/>
            </w:pPr>
            <w:r w:rsidRPr="538E812A">
              <w:rPr>
                <w:rFonts w:ascii="Arial" w:eastAsia="Arial" w:hAnsi="Arial" w:cs="Arial"/>
                <w:sz w:val="20"/>
                <w:szCs w:val="20"/>
              </w:rPr>
              <w:t>Nome ou descrição do estado (ex.: "Em trânsito", "Entregue", "Atrasado").</w:t>
            </w:r>
          </w:p>
        </w:tc>
        <w:tc>
          <w:tcPr>
            <w:tcW w:w="2693" w:type="dxa"/>
          </w:tcPr>
          <w:p w14:paraId="0215D140" w14:textId="069DD7B7" w:rsidR="538E812A" w:rsidRDefault="538E812A" w:rsidP="538E812A">
            <w:pPr>
              <w:spacing w:before="0" w:after="0"/>
            </w:pPr>
            <w:r w:rsidRPr="538E812A">
              <w:rPr>
                <w:rFonts w:ascii="Arial" w:eastAsia="Arial" w:hAnsi="Arial" w:cs="Arial"/>
                <w:sz w:val="20"/>
                <w:szCs w:val="20"/>
              </w:rPr>
              <w:t>VARCHAR(100)</w:t>
            </w:r>
          </w:p>
        </w:tc>
      </w:tr>
      <w:tr w:rsidR="06A679E1" w14:paraId="133CEBA8" w14:textId="77777777" w:rsidTr="538E812A">
        <w:trPr>
          <w:trHeight w:val="300"/>
        </w:trPr>
        <w:tc>
          <w:tcPr>
            <w:tcW w:w="1413" w:type="dxa"/>
            <w:shd w:val="clear" w:color="auto" w:fill="auto"/>
            <w:vAlign w:val="center"/>
          </w:tcPr>
          <w:p w14:paraId="6DD2A72C" w14:textId="5B27B705"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Order</w:t>
            </w:r>
          </w:p>
        </w:tc>
        <w:tc>
          <w:tcPr>
            <w:tcW w:w="4678" w:type="dxa"/>
            <w:shd w:val="clear" w:color="auto" w:fill="auto"/>
            <w:vAlign w:val="center"/>
          </w:tcPr>
          <w:p w14:paraId="0060B16A" w14:textId="62B86757" w:rsidR="538E812A" w:rsidRDefault="538E812A" w:rsidP="538E812A">
            <w:pPr>
              <w:spacing w:before="0" w:after="0"/>
            </w:pPr>
            <w:r w:rsidRPr="538E812A">
              <w:rPr>
                <w:rFonts w:ascii="Arial" w:eastAsia="Arial" w:hAnsi="Arial" w:cs="Arial"/>
                <w:sz w:val="20"/>
                <w:szCs w:val="20"/>
              </w:rPr>
              <w:t>Ordem sequencial do estado no processo logístico.</w:t>
            </w:r>
          </w:p>
        </w:tc>
        <w:tc>
          <w:tcPr>
            <w:tcW w:w="2693" w:type="dxa"/>
          </w:tcPr>
          <w:p w14:paraId="75011A68" w14:textId="21A8E333" w:rsidR="538E812A" w:rsidRDefault="538E812A" w:rsidP="538E812A">
            <w:pPr>
              <w:spacing w:before="0" w:after="0"/>
            </w:pPr>
            <w:r w:rsidRPr="538E812A">
              <w:rPr>
                <w:rFonts w:ascii="Arial" w:eastAsia="Arial" w:hAnsi="Arial" w:cs="Arial"/>
                <w:sz w:val="20"/>
                <w:szCs w:val="20"/>
              </w:rPr>
              <w:t>INT</w:t>
            </w:r>
          </w:p>
        </w:tc>
      </w:tr>
      <w:tr w:rsidR="06A679E1" w14:paraId="299FA5C6" w14:textId="77777777" w:rsidTr="538E812A">
        <w:trPr>
          <w:trHeight w:val="300"/>
        </w:trPr>
        <w:tc>
          <w:tcPr>
            <w:tcW w:w="1413" w:type="dxa"/>
            <w:shd w:val="clear" w:color="auto" w:fill="auto"/>
            <w:vAlign w:val="center"/>
          </w:tcPr>
          <w:p w14:paraId="79631E30" w14:textId="5A4FA7F5"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Is_Active</w:t>
            </w:r>
          </w:p>
        </w:tc>
        <w:tc>
          <w:tcPr>
            <w:tcW w:w="4678" w:type="dxa"/>
            <w:shd w:val="clear" w:color="auto" w:fill="auto"/>
            <w:vAlign w:val="center"/>
          </w:tcPr>
          <w:p w14:paraId="5C14A8A9" w14:textId="480A35C9" w:rsidR="538E812A" w:rsidRDefault="538E812A" w:rsidP="538E812A">
            <w:pPr>
              <w:spacing w:before="0" w:after="0"/>
            </w:pPr>
            <w:r w:rsidRPr="538E812A">
              <w:rPr>
                <w:rFonts w:ascii="Arial" w:eastAsia="Arial" w:hAnsi="Arial" w:cs="Arial"/>
                <w:sz w:val="20"/>
                <w:szCs w:val="20"/>
              </w:rPr>
              <w:t>Indica se o estado está ativo (1 = ativo, 0 = inativo).</w:t>
            </w:r>
          </w:p>
        </w:tc>
        <w:tc>
          <w:tcPr>
            <w:tcW w:w="2693" w:type="dxa"/>
          </w:tcPr>
          <w:p w14:paraId="7996AD35" w14:textId="0AF84647" w:rsidR="538E812A" w:rsidRDefault="538E812A" w:rsidP="538E812A">
            <w:pPr>
              <w:spacing w:before="0" w:after="0"/>
            </w:pPr>
            <w:r w:rsidRPr="538E812A">
              <w:rPr>
                <w:rFonts w:ascii="Arial" w:eastAsia="Arial" w:hAnsi="Arial" w:cs="Arial"/>
                <w:sz w:val="20"/>
                <w:szCs w:val="20"/>
              </w:rPr>
              <w:t>BOOLEAN</w:t>
            </w:r>
          </w:p>
        </w:tc>
      </w:tr>
    </w:tbl>
    <w:p w14:paraId="6F80F9C2" w14:textId="7CA897EB" w:rsidR="06A679E1" w:rsidRDefault="06A679E1" w:rsidP="06A679E1"/>
    <w:p w14:paraId="72090411" w14:textId="397B824A" w:rsidR="35FC6F2E" w:rsidRDefault="538E812A" w:rsidP="538E812A">
      <w:pPr>
        <w:pStyle w:val="Ttulo3"/>
        <w:spacing w:line="259" w:lineRule="auto"/>
        <w:ind w:left="576" w:hanging="576"/>
        <w:rPr>
          <w:iCs w:val="0"/>
          <w:szCs w:val="20"/>
        </w:rPr>
      </w:pPr>
      <w:bookmarkStart w:id="338" w:name="_Toc199624817"/>
      <w:r>
        <w:t>Tabela FaturaDeFornecedor</w:t>
      </w:r>
      <w:bookmarkEnd w:id="338"/>
    </w:p>
    <w:p w14:paraId="4745CDC5" w14:textId="72F6D126" w:rsidR="35FC6F2E" w:rsidRDefault="538E812A" w:rsidP="06A679E1">
      <w:pPr>
        <w:rPr>
          <w:sz w:val="22"/>
          <w:szCs w:val="22"/>
        </w:rPr>
      </w:pPr>
      <w:r w:rsidRPr="538E812A">
        <w:rPr>
          <w:sz w:val="22"/>
          <w:szCs w:val="22"/>
        </w:rPr>
        <w:t>A tabela seguinte descreve os campos do modelo de dados implementado.</w:t>
      </w:r>
    </w:p>
    <w:p w14:paraId="57591448" w14:textId="77777777" w:rsidR="06A679E1" w:rsidRDefault="06A679E1" w:rsidP="06A679E1">
      <w:pPr>
        <w:rPr>
          <w:sz w:val="22"/>
          <w:szCs w:val="22"/>
        </w:rPr>
      </w:pPr>
    </w:p>
    <w:p w14:paraId="5FB10328" w14:textId="22CA0391" w:rsidR="35FC6F2E" w:rsidRDefault="538E812A" w:rsidP="06A679E1">
      <w:pPr>
        <w:pStyle w:val="Legenda"/>
        <w:keepNext/>
        <w:jc w:val="center"/>
      </w:pPr>
      <w:bookmarkStart w:id="339" w:name="_Toc199624937"/>
      <w:r>
        <w:t xml:space="preserve">Tabela </w:t>
      </w:r>
      <w:fldSimple w:instr=" SEQ Tabela \* ARABIC ">
        <w:r w:rsidR="00BF303B">
          <w:t>93</w:t>
        </w:r>
      </w:fldSimple>
      <w:r>
        <w:t>. Tabela FaturaDeFornecedor implementada.</w:t>
      </w:r>
      <w:bookmarkEnd w:id="33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7"/>
        <w:gridCol w:w="3857"/>
        <w:gridCol w:w="2434"/>
      </w:tblGrid>
      <w:tr w:rsidR="06A679E1" w14:paraId="302588EA" w14:textId="77777777" w:rsidTr="538E812A">
        <w:trPr>
          <w:trHeight w:val="300"/>
        </w:trPr>
        <w:tc>
          <w:tcPr>
            <w:tcW w:w="1413" w:type="dxa"/>
            <w:shd w:val="clear" w:color="auto" w:fill="4472C4" w:themeFill="accent1"/>
            <w:vAlign w:val="center"/>
          </w:tcPr>
          <w:p w14:paraId="10C11E00" w14:textId="77777777" w:rsidR="06A679E1" w:rsidRDefault="538E812A" w:rsidP="06A679E1">
            <w:pPr>
              <w:rPr>
                <w:color w:val="FFFFFF" w:themeColor="background1"/>
                <w:sz w:val="22"/>
                <w:szCs w:val="22"/>
              </w:rPr>
            </w:pPr>
            <w:r w:rsidRPr="538E812A">
              <w:rPr>
                <w:color w:val="FFFFFF" w:themeColor="background1"/>
                <w:sz w:val="22"/>
                <w:szCs w:val="22"/>
              </w:rPr>
              <w:t>Campo</w:t>
            </w:r>
          </w:p>
        </w:tc>
        <w:tc>
          <w:tcPr>
            <w:tcW w:w="4678" w:type="dxa"/>
            <w:shd w:val="clear" w:color="auto" w:fill="4472C4" w:themeFill="accent1"/>
            <w:vAlign w:val="center"/>
          </w:tcPr>
          <w:p w14:paraId="7BF7FBA2" w14:textId="77777777" w:rsidR="06A679E1" w:rsidRDefault="538E812A" w:rsidP="06A679E1">
            <w:pPr>
              <w:rPr>
                <w:color w:val="FFFFFF" w:themeColor="background1"/>
                <w:sz w:val="22"/>
                <w:szCs w:val="22"/>
              </w:rPr>
            </w:pPr>
            <w:r w:rsidRPr="538E812A">
              <w:rPr>
                <w:color w:val="FFFFFF" w:themeColor="background1"/>
                <w:sz w:val="22"/>
                <w:szCs w:val="22"/>
              </w:rPr>
              <w:t>Descrição</w:t>
            </w:r>
          </w:p>
        </w:tc>
        <w:tc>
          <w:tcPr>
            <w:tcW w:w="2693" w:type="dxa"/>
            <w:shd w:val="clear" w:color="auto" w:fill="4472C4" w:themeFill="accent1"/>
            <w:vAlign w:val="center"/>
          </w:tcPr>
          <w:p w14:paraId="67868EA8" w14:textId="77777777" w:rsidR="06A679E1" w:rsidRDefault="538E812A" w:rsidP="06A679E1">
            <w:pPr>
              <w:rPr>
                <w:color w:val="FFFFFF" w:themeColor="background1"/>
                <w:sz w:val="22"/>
                <w:szCs w:val="22"/>
              </w:rPr>
            </w:pPr>
            <w:r w:rsidRPr="538E812A">
              <w:rPr>
                <w:color w:val="FFFFFF" w:themeColor="background1"/>
                <w:sz w:val="22"/>
                <w:szCs w:val="22"/>
              </w:rPr>
              <w:t>Formato do campo</w:t>
            </w:r>
          </w:p>
        </w:tc>
      </w:tr>
      <w:tr w:rsidR="06A679E1" w14:paraId="7010E101" w14:textId="77777777" w:rsidTr="538E812A">
        <w:trPr>
          <w:trHeight w:val="300"/>
        </w:trPr>
        <w:tc>
          <w:tcPr>
            <w:tcW w:w="1413" w:type="dxa"/>
            <w:shd w:val="clear" w:color="auto" w:fill="auto"/>
            <w:vAlign w:val="center"/>
          </w:tcPr>
          <w:p w14:paraId="7722C2DC" w14:textId="5B78319B" w:rsidR="538E812A" w:rsidRDefault="538E812A" w:rsidP="538E812A">
            <w:pPr>
              <w:spacing w:before="0" w:after="0"/>
            </w:pPr>
            <w:r w:rsidRPr="538E812A">
              <w:rPr>
                <w:rFonts w:ascii="Arial" w:eastAsia="Arial" w:hAnsi="Arial" w:cs="Arial"/>
                <w:sz w:val="20"/>
                <w:szCs w:val="20"/>
              </w:rPr>
              <w:t>Id</w:t>
            </w:r>
          </w:p>
        </w:tc>
        <w:tc>
          <w:tcPr>
            <w:tcW w:w="4678" w:type="dxa"/>
            <w:shd w:val="clear" w:color="auto" w:fill="auto"/>
            <w:vAlign w:val="center"/>
          </w:tcPr>
          <w:p w14:paraId="6E4418BA" w14:textId="7CD5B660" w:rsidR="538E812A" w:rsidRDefault="538E812A" w:rsidP="538E812A">
            <w:pPr>
              <w:spacing w:before="0" w:after="0"/>
            </w:pPr>
            <w:r w:rsidRPr="538E812A">
              <w:rPr>
                <w:rFonts w:ascii="Arial" w:eastAsia="Arial" w:hAnsi="Arial" w:cs="Arial"/>
                <w:sz w:val="20"/>
                <w:szCs w:val="20"/>
              </w:rPr>
              <w:t>Identificador único da fatura do fornecedor.</w:t>
            </w:r>
          </w:p>
        </w:tc>
        <w:tc>
          <w:tcPr>
            <w:tcW w:w="2693" w:type="dxa"/>
          </w:tcPr>
          <w:p w14:paraId="7CB74AE4" w14:textId="16C2CF86" w:rsidR="538E812A" w:rsidRDefault="538E812A" w:rsidP="538E812A">
            <w:pPr>
              <w:spacing w:before="0" w:after="0"/>
            </w:pPr>
            <w:r w:rsidRPr="538E812A">
              <w:rPr>
                <w:rFonts w:ascii="Arial" w:eastAsia="Arial" w:hAnsi="Arial" w:cs="Arial"/>
                <w:sz w:val="20"/>
                <w:szCs w:val="20"/>
              </w:rPr>
              <w:t>INT (PK)</w:t>
            </w:r>
          </w:p>
        </w:tc>
      </w:tr>
      <w:tr w:rsidR="06A679E1" w14:paraId="4D7C5686" w14:textId="77777777" w:rsidTr="538E812A">
        <w:trPr>
          <w:trHeight w:val="300"/>
        </w:trPr>
        <w:tc>
          <w:tcPr>
            <w:tcW w:w="1413" w:type="dxa"/>
            <w:shd w:val="clear" w:color="auto" w:fill="auto"/>
            <w:vAlign w:val="center"/>
          </w:tcPr>
          <w:p w14:paraId="10263C57" w14:textId="6D99070D"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dataEmissao</w:t>
            </w:r>
          </w:p>
        </w:tc>
        <w:tc>
          <w:tcPr>
            <w:tcW w:w="4678" w:type="dxa"/>
            <w:shd w:val="clear" w:color="auto" w:fill="auto"/>
            <w:vAlign w:val="center"/>
          </w:tcPr>
          <w:p w14:paraId="4E414635" w14:textId="7DBD6B04" w:rsidR="538E812A" w:rsidRDefault="538E812A" w:rsidP="538E812A">
            <w:pPr>
              <w:spacing w:before="0" w:after="0"/>
            </w:pPr>
            <w:r w:rsidRPr="538E812A">
              <w:rPr>
                <w:rFonts w:ascii="Arial" w:eastAsia="Arial" w:hAnsi="Arial" w:cs="Arial"/>
                <w:sz w:val="20"/>
                <w:szCs w:val="20"/>
              </w:rPr>
              <w:t>Data em que a fatura foi emitida.</w:t>
            </w:r>
          </w:p>
        </w:tc>
        <w:tc>
          <w:tcPr>
            <w:tcW w:w="2693" w:type="dxa"/>
          </w:tcPr>
          <w:p w14:paraId="07EDD7E7" w14:textId="2366901C" w:rsidR="538E812A" w:rsidRDefault="538E812A" w:rsidP="538E812A">
            <w:pPr>
              <w:spacing w:before="0" w:after="0"/>
            </w:pPr>
            <w:r w:rsidRPr="538E812A">
              <w:rPr>
                <w:rFonts w:ascii="Arial" w:eastAsia="Arial" w:hAnsi="Arial" w:cs="Arial"/>
                <w:sz w:val="20"/>
                <w:szCs w:val="20"/>
              </w:rPr>
              <w:t>DATE</w:t>
            </w:r>
          </w:p>
        </w:tc>
      </w:tr>
      <w:tr w:rsidR="06A679E1" w14:paraId="5508BE2A" w14:textId="77777777" w:rsidTr="538E812A">
        <w:trPr>
          <w:trHeight w:val="300"/>
        </w:trPr>
        <w:tc>
          <w:tcPr>
            <w:tcW w:w="1413" w:type="dxa"/>
            <w:shd w:val="clear" w:color="auto" w:fill="auto"/>
            <w:vAlign w:val="center"/>
          </w:tcPr>
          <w:p w14:paraId="2C7A8FFC" w14:textId="61546DB7"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dataValidade</w:t>
            </w:r>
          </w:p>
        </w:tc>
        <w:tc>
          <w:tcPr>
            <w:tcW w:w="4678" w:type="dxa"/>
            <w:shd w:val="clear" w:color="auto" w:fill="auto"/>
            <w:vAlign w:val="center"/>
          </w:tcPr>
          <w:p w14:paraId="3545B496" w14:textId="6502ADBF" w:rsidR="538E812A" w:rsidRDefault="538E812A" w:rsidP="538E812A">
            <w:pPr>
              <w:spacing w:before="0" w:after="0"/>
            </w:pPr>
            <w:r w:rsidRPr="538E812A">
              <w:rPr>
                <w:rFonts w:ascii="Arial" w:eastAsia="Arial" w:hAnsi="Arial" w:cs="Arial"/>
                <w:sz w:val="20"/>
                <w:szCs w:val="20"/>
              </w:rPr>
              <w:t>Data até à qual a fatura é válida ou deve ser paga.</w:t>
            </w:r>
          </w:p>
        </w:tc>
        <w:tc>
          <w:tcPr>
            <w:tcW w:w="2693" w:type="dxa"/>
          </w:tcPr>
          <w:p w14:paraId="27876FD8" w14:textId="7D284FBC" w:rsidR="538E812A" w:rsidRDefault="538E812A" w:rsidP="538E812A">
            <w:pPr>
              <w:spacing w:before="0" w:after="0"/>
            </w:pPr>
            <w:r w:rsidRPr="538E812A">
              <w:rPr>
                <w:rFonts w:ascii="Arial" w:eastAsia="Arial" w:hAnsi="Arial" w:cs="Arial"/>
                <w:sz w:val="20"/>
                <w:szCs w:val="20"/>
              </w:rPr>
              <w:t>DATE</w:t>
            </w:r>
          </w:p>
        </w:tc>
      </w:tr>
      <w:tr w:rsidR="06A679E1" w14:paraId="758B093B" w14:textId="77777777" w:rsidTr="538E812A">
        <w:trPr>
          <w:trHeight w:val="300"/>
        </w:trPr>
        <w:tc>
          <w:tcPr>
            <w:tcW w:w="1413" w:type="dxa"/>
            <w:shd w:val="clear" w:color="auto" w:fill="auto"/>
            <w:vAlign w:val="center"/>
          </w:tcPr>
          <w:p w14:paraId="3CC46E5D" w14:textId="718CD32E"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dataPagamento</w:t>
            </w:r>
          </w:p>
        </w:tc>
        <w:tc>
          <w:tcPr>
            <w:tcW w:w="4678" w:type="dxa"/>
            <w:shd w:val="clear" w:color="auto" w:fill="auto"/>
            <w:vAlign w:val="center"/>
          </w:tcPr>
          <w:p w14:paraId="7B865BF3" w14:textId="73BD0168" w:rsidR="538E812A" w:rsidRDefault="538E812A" w:rsidP="538E812A">
            <w:pPr>
              <w:spacing w:before="0" w:after="0"/>
            </w:pPr>
            <w:r w:rsidRPr="538E812A">
              <w:rPr>
                <w:rFonts w:ascii="Arial" w:eastAsia="Arial" w:hAnsi="Arial" w:cs="Arial"/>
                <w:sz w:val="20"/>
                <w:szCs w:val="20"/>
              </w:rPr>
              <w:t>Data em que a fatura foi paga.</w:t>
            </w:r>
          </w:p>
        </w:tc>
        <w:tc>
          <w:tcPr>
            <w:tcW w:w="2693" w:type="dxa"/>
          </w:tcPr>
          <w:p w14:paraId="02A63818" w14:textId="169EC82F" w:rsidR="538E812A" w:rsidRDefault="538E812A" w:rsidP="538E812A">
            <w:pPr>
              <w:spacing w:before="0" w:after="0"/>
            </w:pPr>
            <w:r w:rsidRPr="538E812A">
              <w:rPr>
                <w:rFonts w:ascii="Arial" w:eastAsia="Arial" w:hAnsi="Arial" w:cs="Arial"/>
                <w:sz w:val="20"/>
                <w:szCs w:val="20"/>
              </w:rPr>
              <w:t>DATE</w:t>
            </w:r>
          </w:p>
        </w:tc>
      </w:tr>
      <w:tr w:rsidR="06A679E1" w14:paraId="4524F455" w14:textId="77777777" w:rsidTr="538E812A">
        <w:trPr>
          <w:trHeight w:val="300"/>
        </w:trPr>
        <w:tc>
          <w:tcPr>
            <w:tcW w:w="1413" w:type="dxa"/>
            <w:shd w:val="clear" w:color="auto" w:fill="auto"/>
            <w:vAlign w:val="center"/>
          </w:tcPr>
          <w:p w14:paraId="2D491344" w14:textId="42853978"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valorTotal</w:t>
            </w:r>
          </w:p>
        </w:tc>
        <w:tc>
          <w:tcPr>
            <w:tcW w:w="4678" w:type="dxa"/>
            <w:shd w:val="clear" w:color="auto" w:fill="auto"/>
            <w:vAlign w:val="center"/>
          </w:tcPr>
          <w:p w14:paraId="1011A3A1" w14:textId="7EAABD00" w:rsidR="538E812A" w:rsidRDefault="538E812A" w:rsidP="538E812A">
            <w:pPr>
              <w:spacing w:before="0" w:after="0"/>
            </w:pPr>
            <w:r w:rsidRPr="538E812A">
              <w:rPr>
                <w:rFonts w:ascii="Arial" w:eastAsia="Arial" w:hAnsi="Arial" w:cs="Arial"/>
                <w:sz w:val="20"/>
                <w:szCs w:val="20"/>
              </w:rPr>
              <w:t>Valor total da fatura, incluindo IVA.</w:t>
            </w:r>
          </w:p>
        </w:tc>
        <w:tc>
          <w:tcPr>
            <w:tcW w:w="2693" w:type="dxa"/>
          </w:tcPr>
          <w:p w14:paraId="53B52D04" w14:textId="417A841D" w:rsidR="538E812A" w:rsidRDefault="538E812A" w:rsidP="538E812A">
            <w:pPr>
              <w:spacing w:before="0" w:after="0"/>
            </w:pPr>
            <w:r w:rsidRPr="538E812A">
              <w:rPr>
                <w:rFonts w:ascii="Arial" w:eastAsia="Arial" w:hAnsi="Arial" w:cs="Arial"/>
                <w:sz w:val="20"/>
                <w:szCs w:val="20"/>
              </w:rPr>
              <w:t>DECIMAL(10,2)</w:t>
            </w:r>
          </w:p>
        </w:tc>
      </w:tr>
      <w:tr w:rsidR="06A679E1" w14:paraId="2882D6C0" w14:textId="77777777" w:rsidTr="538E812A">
        <w:trPr>
          <w:trHeight w:val="300"/>
        </w:trPr>
        <w:tc>
          <w:tcPr>
            <w:tcW w:w="1413" w:type="dxa"/>
            <w:shd w:val="clear" w:color="auto" w:fill="auto"/>
            <w:vAlign w:val="center"/>
          </w:tcPr>
          <w:p w14:paraId="00E625C0" w14:textId="51015C45"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totalIva</w:t>
            </w:r>
          </w:p>
        </w:tc>
        <w:tc>
          <w:tcPr>
            <w:tcW w:w="4678" w:type="dxa"/>
            <w:shd w:val="clear" w:color="auto" w:fill="auto"/>
            <w:vAlign w:val="center"/>
          </w:tcPr>
          <w:p w14:paraId="3ED4CD39" w14:textId="62BFE17C" w:rsidR="538E812A" w:rsidRDefault="538E812A" w:rsidP="538E812A">
            <w:pPr>
              <w:spacing w:before="0" w:after="0"/>
            </w:pPr>
            <w:r w:rsidRPr="538E812A">
              <w:rPr>
                <w:rFonts w:ascii="Arial" w:eastAsia="Arial" w:hAnsi="Arial" w:cs="Arial"/>
                <w:sz w:val="20"/>
                <w:szCs w:val="20"/>
              </w:rPr>
              <w:t>Valor total do IVA aplicado.</w:t>
            </w:r>
          </w:p>
        </w:tc>
        <w:tc>
          <w:tcPr>
            <w:tcW w:w="2693" w:type="dxa"/>
          </w:tcPr>
          <w:p w14:paraId="2099FE73" w14:textId="39479D3C" w:rsidR="538E812A" w:rsidRDefault="538E812A" w:rsidP="538E812A">
            <w:pPr>
              <w:spacing w:before="0" w:after="0"/>
            </w:pPr>
            <w:r w:rsidRPr="538E812A">
              <w:rPr>
                <w:rFonts w:ascii="Arial" w:eastAsia="Arial" w:hAnsi="Arial" w:cs="Arial"/>
                <w:sz w:val="20"/>
                <w:szCs w:val="20"/>
              </w:rPr>
              <w:t>DECIMAL(10,2)</w:t>
            </w:r>
          </w:p>
        </w:tc>
      </w:tr>
      <w:tr w:rsidR="06A679E1" w14:paraId="3E748DB8" w14:textId="77777777" w:rsidTr="538E812A">
        <w:trPr>
          <w:trHeight w:val="300"/>
        </w:trPr>
        <w:tc>
          <w:tcPr>
            <w:tcW w:w="1413" w:type="dxa"/>
            <w:shd w:val="clear" w:color="auto" w:fill="auto"/>
            <w:vAlign w:val="center"/>
          </w:tcPr>
          <w:p w14:paraId="67622D78" w14:textId="1C1DCCCC"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EstadoFaturaFornecedorId</w:t>
            </w:r>
          </w:p>
        </w:tc>
        <w:tc>
          <w:tcPr>
            <w:tcW w:w="4678" w:type="dxa"/>
            <w:shd w:val="clear" w:color="auto" w:fill="auto"/>
            <w:vAlign w:val="center"/>
          </w:tcPr>
          <w:p w14:paraId="789CEA8D" w14:textId="2FE9D924" w:rsidR="538E812A" w:rsidRDefault="538E812A" w:rsidP="538E812A">
            <w:pPr>
              <w:spacing w:before="0" w:after="0"/>
            </w:pPr>
            <w:r w:rsidRPr="538E812A">
              <w:rPr>
                <w:rFonts w:ascii="Arial" w:eastAsia="Arial" w:hAnsi="Arial" w:cs="Arial"/>
                <w:sz w:val="20"/>
                <w:szCs w:val="20"/>
              </w:rPr>
              <w:t>Identificador do estado atual da fatura (ex.: pendente, paga).</w:t>
            </w:r>
          </w:p>
        </w:tc>
        <w:tc>
          <w:tcPr>
            <w:tcW w:w="2693" w:type="dxa"/>
          </w:tcPr>
          <w:p w14:paraId="075A0F89" w14:textId="1409B93B" w:rsidR="538E812A" w:rsidRDefault="538E812A" w:rsidP="538E812A">
            <w:pPr>
              <w:spacing w:before="0" w:after="0"/>
            </w:pPr>
            <w:r w:rsidRPr="538E812A">
              <w:rPr>
                <w:rFonts w:ascii="Arial" w:eastAsia="Arial" w:hAnsi="Arial" w:cs="Arial"/>
                <w:sz w:val="20"/>
                <w:szCs w:val="20"/>
              </w:rPr>
              <w:t>INT (FK)</w:t>
            </w:r>
          </w:p>
        </w:tc>
      </w:tr>
      <w:tr w:rsidR="06A679E1" w14:paraId="368316BD" w14:textId="77777777" w:rsidTr="538E812A">
        <w:trPr>
          <w:trHeight w:val="300"/>
        </w:trPr>
        <w:tc>
          <w:tcPr>
            <w:tcW w:w="1413" w:type="dxa"/>
            <w:shd w:val="clear" w:color="auto" w:fill="auto"/>
            <w:vAlign w:val="center"/>
          </w:tcPr>
          <w:p w14:paraId="6F182A1E" w14:textId="79CE176D"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EncomendaFornecedorId</w:t>
            </w:r>
          </w:p>
        </w:tc>
        <w:tc>
          <w:tcPr>
            <w:tcW w:w="4678" w:type="dxa"/>
            <w:shd w:val="clear" w:color="auto" w:fill="auto"/>
            <w:vAlign w:val="center"/>
          </w:tcPr>
          <w:p w14:paraId="38263A39" w14:textId="5D75F698" w:rsidR="538E812A" w:rsidRDefault="538E812A" w:rsidP="538E812A">
            <w:pPr>
              <w:spacing w:before="0" w:after="0"/>
            </w:pPr>
            <w:r w:rsidRPr="538E812A">
              <w:rPr>
                <w:rFonts w:ascii="Arial" w:eastAsia="Arial" w:hAnsi="Arial" w:cs="Arial"/>
                <w:sz w:val="20"/>
                <w:szCs w:val="20"/>
              </w:rPr>
              <w:t>Identificador da encomenda associada a esta fatura.</w:t>
            </w:r>
          </w:p>
        </w:tc>
        <w:tc>
          <w:tcPr>
            <w:tcW w:w="2693" w:type="dxa"/>
          </w:tcPr>
          <w:p w14:paraId="632C0BD2" w14:textId="59656363" w:rsidR="538E812A" w:rsidRDefault="538E812A" w:rsidP="538E812A">
            <w:pPr>
              <w:spacing w:before="0" w:after="0"/>
            </w:pPr>
            <w:r w:rsidRPr="538E812A">
              <w:rPr>
                <w:rFonts w:ascii="Arial" w:eastAsia="Arial" w:hAnsi="Arial" w:cs="Arial"/>
                <w:sz w:val="20"/>
                <w:szCs w:val="20"/>
              </w:rPr>
              <w:t>INT (FK)</w:t>
            </w:r>
          </w:p>
        </w:tc>
      </w:tr>
      <w:tr w:rsidR="06A679E1" w14:paraId="772C08B8" w14:textId="77777777" w:rsidTr="538E812A">
        <w:trPr>
          <w:trHeight w:val="300"/>
        </w:trPr>
        <w:tc>
          <w:tcPr>
            <w:tcW w:w="1413" w:type="dxa"/>
            <w:shd w:val="clear" w:color="auto" w:fill="auto"/>
            <w:vAlign w:val="center"/>
          </w:tcPr>
          <w:p w14:paraId="48B39E9B" w14:textId="56F746B0"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Is_Active</w:t>
            </w:r>
          </w:p>
        </w:tc>
        <w:tc>
          <w:tcPr>
            <w:tcW w:w="4678" w:type="dxa"/>
            <w:shd w:val="clear" w:color="auto" w:fill="auto"/>
            <w:vAlign w:val="center"/>
          </w:tcPr>
          <w:p w14:paraId="430353F9" w14:textId="1C2C44CB" w:rsidR="538E812A" w:rsidRDefault="538E812A" w:rsidP="538E812A">
            <w:pPr>
              <w:spacing w:before="0" w:after="0"/>
            </w:pPr>
            <w:r w:rsidRPr="538E812A">
              <w:rPr>
                <w:rFonts w:ascii="Arial" w:eastAsia="Arial" w:hAnsi="Arial" w:cs="Arial"/>
                <w:sz w:val="20"/>
                <w:szCs w:val="20"/>
              </w:rPr>
              <w:t>Indica se a fatura está ativa (1 = ativa, 0 = inativa).</w:t>
            </w:r>
          </w:p>
        </w:tc>
        <w:tc>
          <w:tcPr>
            <w:tcW w:w="2693" w:type="dxa"/>
          </w:tcPr>
          <w:p w14:paraId="0CB38F3C" w14:textId="33C012F0" w:rsidR="538E812A" w:rsidRDefault="538E812A" w:rsidP="538E812A">
            <w:pPr>
              <w:spacing w:before="0" w:after="0"/>
            </w:pPr>
            <w:r w:rsidRPr="538E812A">
              <w:rPr>
                <w:rFonts w:ascii="Arial" w:eastAsia="Arial" w:hAnsi="Arial" w:cs="Arial"/>
                <w:sz w:val="20"/>
                <w:szCs w:val="20"/>
              </w:rPr>
              <w:t>BOOLEAN</w:t>
            </w:r>
          </w:p>
        </w:tc>
      </w:tr>
      <w:tr w:rsidR="06A679E1" w14:paraId="6618AB7C" w14:textId="77777777" w:rsidTr="538E812A">
        <w:trPr>
          <w:trHeight w:val="300"/>
        </w:trPr>
        <w:tc>
          <w:tcPr>
            <w:tcW w:w="1413" w:type="dxa"/>
            <w:shd w:val="clear" w:color="auto" w:fill="auto"/>
            <w:vAlign w:val="center"/>
          </w:tcPr>
          <w:p w14:paraId="461C6C40" w14:textId="2568EF17"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createdBy</w:t>
            </w:r>
          </w:p>
        </w:tc>
        <w:tc>
          <w:tcPr>
            <w:tcW w:w="4678" w:type="dxa"/>
            <w:shd w:val="clear" w:color="auto" w:fill="auto"/>
            <w:vAlign w:val="center"/>
          </w:tcPr>
          <w:p w14:paraId="5616527F" w14:textId="585D15E5" w:rsidR="538E812A" w:rsidRDefault="538E812A" w:rsidP="538E812A">
            <w:pPr>
              <w:spacing w:before="0" w:after="0"/>
            </w:pPr>
            <w:r w:rsidRPr="538E812A">
              <w:rPr>
                <w:rFonts w:ascii="Arial" w:eastAsia="Arial" w:hAnsi="Arial" w:cs="Arial"/>
                <w:sz w:val="20"/>
                <w:szCs w:val="20"/>
              </w:rPr>
              <w:t>Utilizador que criou o registo.</w:t>
            </w:r>
          </w:p>
        </w:tc>
        <w:tc>
          <w:tcPr>
            <w:tcW w:w="2693" w:type="dxa"/>
          </w:tcPr>
          <w:p w14:paraId="4A7F27E0" w14:textId="0D3268C8" w:rsidR="538E812A" w:rsidRDefault="538E812A" w:rsidP="538E812A">
            <w:pPr>
              <w:spacing w:before="0" w:after="0" w:line="259" w:lineRule="auto"/>
              <w:rPr>
                <w:rFonts w:ascii="Arial" w:eastAsia="Arial" w:hAnsi="Arial" w:cs="Arial"/>
                <w:sz w:val="20"/>
                <w:szCs w:val="20"/>
              </w:rPr>
            </w:pPr>
            <w:r w:rsidRPr="538E812A">
              <w:rPr>
                <w:rFonts w:ascii="Arial" w:eastAsia="Arial" w:hAnsi="Arial" w:cs="Arial"/>
                <w:sz w:val="20"/>
                <w:szCs w:val="20"/>
              </w:rPr>
              <w:t>VARCHAR (USER IDENTIFIER)</w:t>
            </w:r>
          </w:p>
        </w:tc>
      </w:tr>
      <w:tr w:rsidR="06A679E1" w14:paraId="3000B27D" w14:textId="77777777" w:rsidTr="538E812A">
        <w:trPr>
          <w:trHeight w:val="300"/>
        </w:trPr>
        <w:tc>
          <w:tcPr>
            <w:tcW w:w="1413" w:type="dxa"/>
            <w:shd w:val="clear" w:color="auto" w:fill="auto"/>
            <w:vAlign w:val="center"/>
          </w:tcPr>
          <w:p w14:paraId="0FE52815" w14:textId="5D2AEA9B"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createdDate</w:t>
            </w:r>
          </w:p>
        </w:tc>
        <w:tc>
          <w:tcPr>
            <w:tcW w:w="4678" w:type="dxa"/>
            <w:shd w:val="clear" w:color="auto" w:fill="auto"/>
            <w:vAlign w:val="center"/>
          </w:tcPr>
          <w:p w14:paraId="420D3DC3" w14:textId="44F7A467" w:rsidR="538E812A" w:rsidRDefault="538E812A" w:rsidP="538E812A">
            <w:pPr>
              <w:spacing w:before="0" w:after="0"/>
            </w:pPr>
            <w:r w:rsidRPr="538E812A">
              <w:rPr>
                <w:rFonts w:ascii="Arial" w:eastAsia="Arial" w:hAnsi="Arial" w:cs="Arial"/>
                <w:sz w:val="20"/>
                <w:szCs w:val="20"/>
              </w:rPr>
              <w:t>Data e hora da criação do registo.</w:t>
            </w:r>
          </w:p>
        </w:tc>
        <w:tc>
          <w:tcPr>
            <w:tcW w:w="2693" w:type="dxa"/>
          </w:tcPr>
          <w:p w14:paraId="55AD9521" w14:textId="63BE7585" w:rsidR="538E812A" w:rsidRDefault="538E812A" w:rsidP="538E812A">
            <w:pPr>
              <w:spacing w:before="0" w:after="0"/>
            </w:pPr>
            <w:r w:rsidRPr="538E812A">
              <w:rPr>
                <w:rFonts w:ascii="Arial" w:eastAsia="Arial" w:hAnsi="Arial" w:cs="Arial"/>
                <w:sz w:val="20"/>
                <w:szCs w:val="20"/>
              </w:rPr>
              <w:t>DATETIME</w:t>
            </w:r>
          </w:p>
        </w:tc>
      </w:tr>
      <w:tr w:rsidR="06A679E1" w14:paraId="4972B163" w14:textId="77777777" w:rsidTr="538E812A">
        <w:trPr>
          <w:trHeight w:val="300"/>
        </w:trPr>
        <w:tc>
          <w:tcPr>
            <w:tcW w:w="1413" w:type="dxa"/>
            <w:shd w:val="clear" w:color="auto" w:fill="auto"/>
            <w:vAlign w:val="center"/>
          </w:tcPr>
          <w:p w14:paraId="7B6FA980" w14:textId="5045C769"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lastUpdatedBy</w:t>
            </w:r>
          </w:p>
        </w:tc>
        <w:tc>
          <w:tcPr>
            <w:tcW w:w="4678" w:type="dxa"/>
            <w:shd w:val="clear" w:color="auto" w:fill="auto"/>
            <w:vAlign w:val="center"/>
          </w:tcPr>
          <w:p w14:paraId="2A8D01A6" w14:textId="41A14A3B" w:rsidR="538E812A" w:rsidRDefault="538E812A" w:rsidP="538E812A">
            <w:pPr>
              <w:spacing w:before="0" w:after="0"/>
            </w:pPr>
            <w:r w:rsidRPr="538E812A">
              <w:rPr>
                <w:rFonts w:ascii="Arial" w:eastAsia="Arial" w:hAnsi="Arial" w:cs="Arial"/>
                <w:sz w:val="20"/>
                <w:szCs w:val="20"/>
              </w:rPr>
              <w:t>Utilizador que realizou a última atualização.</w:t>
            </w:r>
          </w:p>
        </w:tc>
        <w:tc>
          <w:tcPr>
            <w:tcW w:w="2693" w:type="dxa"/>
          </w:tcPr>
          <w:p w14:paraId="6E43EEAE" w14:textId="333395CA" w:rsidR="538E812A" w:rsidRDefault="538E812A" w:rsidP="538E812A">
            <w:pPr>
              <w:spacing w:before="0" w:after="0" w:line="259" w:lineRule="auto"/>
              <w:rPr>
                <w:rFonts w:ascii="Arial" w:eastAsia="Arial" w:hAnsi="Arial" w:cs="Arial"/>
                <w:sz w:val="20"/>
                <w:szCs w:val="20"/>
              </w:rPr>
            </w:pPr>
            <w:r w:rsidRPr="538E812A">
              <w:rPr>
                <w:rFonts w:ascii="Arial" w:eastAsia="Arial" w:hAnsi="Arial" w:cs="Arial"/>
                <w:sz w:val="20"/>
                <w:szCs w:val="20"/>
              </w:rPr>
              <w:t>VARCHAR (USER IDENTIFIER)</w:t>
            </w:r>
          </w:p>
          <w:p w14:paraId="05D4DACF" w14:textId="1246B8FB" w:rsidR="538E812A" w:rsidRDefault="538E812A" w:rsidP="538E812A">
            <w:pPr>
              <w:spacing w:before="0" w:after="0"/>
              <w:rPr>
                <w:rFonts w:ascii="Arial" w:eastAsia="Arial" w:hAnsi="Arial" w:cs="Arial"/>
                <w:sz w:val="20"/>
                <w:szCs w:val="20"/>
              </w:rPr>
            </w:pPr>
          </w:p>
        </w:tc>
      </w:tr>
      <w:tr w:rsidR="06A679E1" w14:paraId="7AAA8ADC" w14:textId="77777777" w:rsidTr="538E812A">
        <w:trPr>
          <w:trHeight w:val="300"/>
        </w:trPr>
        <w:tc>
          <w:tcPr>
            <w:tcW w:w="1413" w:type="dxa"/>
            <w:shd w:val="clear" w:color="auto" w:fill="auto"/>
            <w:vAlign w:val="center"/>
          </w:tcPr>
          <w:p w14:paraId="55B2644B" w14:textId="665941EA"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lastUpdateDate</w:t>
            </w:r>
          </w:p>
        </w:tc>
        <w:tc>
          <w:tcPr>
            <w:tcW w:w="4678" w:type="dxa"/>
            <w:shd w:val="clear" w:color="auto" w:fill="auto"/>
            <w:vAlign w:val="center"/>
          </w:tcPr>
          <w:p w14:paraId="1D531B98" w14:textId="5A4427AC" w:rsidR="538E812A" w:rsidRDefault="538E812A" w:rsidP="538E812A">
            <w:pPr>
              <w:spacing w:before="0" w:after="0"/>
            </w:pPr>
            <w:r w:rsidRPr="538E812A">
              <w:rPr>
                <w:rFonts w:ascii="Arial" w:eastAsia="Arial" w:hAnsi="Arial" w:cs="Arial"/>
                <w:sz w:val="20"/>
                <w:szCs w:val="20"/>
              </w:rPr>
              <w:t>Data e hora da última atualização.</w:t>
            </w:r>
          </w:p>
        </w:tc>
        <w:tc>
          <w:tcPr>
            <w:tcW w:w="2693" w:type="dxa"/>
          </w:tcPr>
          <w:p w14:paraId="3FF64C44" w14:textId="7632FA7C" w:rsidR="538E812A" w:rsidRDefault="538E812A" w:rsidP="538E812A">
            <w:pPr>
              <w:spacing w:before="0" w:after="0"/>
            </w:pPr>
            <w:r w:rsidRPr="538E812A">
              <w:rPr>
                <w:rFonts w:ascii="Arial" w:eastAsia="Arial" w:hAnsi="Arial" w:cs="Arial"/>
                <w:sz w:val="20"/>
                <w:szCs w:val="20"/>
              </w:rPr>
              <w:t>DATETIME</w:t>
            </w:r>
          </w:p>
        </w:tc>
      </w:tr>
    </w:tbl>
    <w:p w14:paraId="16FD7769" w14:textId="09775D86" w:rsidR="06A679E1" w:rsidRDefault="06A679E1" w:rsidP="538E812A"/>
    <w:p w14:paraId="72D95BBE" w14:textId="3619DFDB" w:rsidR="733FC635" w:rsidRDefault="538E812A" w:rsidP="06A679E1">
      <w:pPr>
        <w:pStyle w:val="Ttulo3"/>
        <w:spacing w:line="259" w:lineRule="auto"/>
        <w:ind w:left="576" w:hanging="576"/>
      </w:pPr>
      <w:bookmarkStart w:id="340" w:name="_Toc199624818"/>
      <w:r>
        <w:t>Tabela FaturaVenda</w:t>
      </w:r>
      <w:bookmarkEnd w:id="340"/>
    </w:p>
    <w:p w14:paraId="5F4402FF" w14:textId="72F6D126" w:rsidR="733FC635" w:rsidRDefault="538E812A" w:rsidP="06A679E1">
      <w:pPr>
        <w:rPr>
          <w:sz w:val="22"/>
          <w:szCs w:val="22"/>
        </w:rPr>
      </w:pPr>
      <w:r w:rsidRPr="538E812A">
        <w:rPr>
          <w:sz w:val="22"/>
          <w:szCs w:val="22"/>
        </w:rPr>
        <w:t>A tabela seguinte descreve os campos do modelo de dados implementado.</w:t>
      </w:r>
    </w:p>
    <w:p w14:paraId="1F84B5E2" w14:textId="77777777" w:rsidR="06A679E1" w:rsidRDefault="06A679E1" w:rsidP="06A679E1">
      <w:pPr>
        <w:rPr>
          <w:sz w:val="22"/>
          <w:szCs w:val="22"/>
        </w:rPr>
      </w:pPr>
    </w:p>
    <w:p w14:paraId="5A40E605" w14:textId="495685D1" w:rsidR="733FC635" w:rsidRDefault="538E812A" w:rsidP="06A679E1">
      <w:pPr>
        <w:pStyle w:val="Legenda"/>
        <w:keepNext/>
        <w:jc w:val="center"/>
      </w:pPr>
      <w:bookmarkStart w:id="341" w:name="_Toc199624938"/>
      <w:r>
        <w:t xml:space="preserve">Tabela </w:t>
      </w:r>
      <w:fldSimple w:instr=" SEQ Tabela \* ARABIC ">
        <w:r w:rsidR="00BF303B">
          <w:t>9</w:t>
        </w:r>
        <w:r>
          <w:t>4</w:t>
        </w:r>
      </w:fldSimple>
      <w:r>
        <w:t>. Tabela FaturaVenda implementada.</w:t>
      </w:r>
      <w:bookmarkEnd w:id="34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2"/>
        <w:gridCol w:w="4195"/>
        <w:gridCol w:w="2541"/>
      </w:tblGrid>
      <w:tr w:rsidR="06A679E1" w14:paraId="57FE08CD" w14:textId="77777777" w:rsidTr="538E812A">
        <w:trPr>
          <w:trHeight w:val="300"/>
        </w:trPr>
        <w:tc>
          <w:tcPr>
            <w:tcW w:w="1413" w:type="dxa"/>
            <w:shd w:val="clear" w:color="auto" w:fill="4472C4" w:themeFill="accent1"/>
            <w:vAlign w:val="center"/>
          </w:tcPr>
          <w:p w14:paraId="482F8611" w14:textId="77777777" w:rsidR="06A679E1" w:rsidRDefault="538E812A" w:rsidP="06A679E1">
            <w:pPr>
              <w:rPr>
                <w:color w:val="FFFFFF" w:themeColor="background1"/>
                <w:sz w:val="22"/>
                <w:szCs w:val="22"/>
              </w:rPr>
            </w:pPr>
            <w:r w:rsidRPr="538E812A">
              <w:rPr>
                <w:color w:val="FFFFFF" w:themeColor="background1"/>
                <w:sz w:val="22"/>
                <w:szCs w:val="22"/>
              </w:rPr>
              <w:t>Campo</w:t>
            </w:r>
          </w:p>
        </w:tc>
        <w:tc>
          <w:tcPr>
            <w:tcW w:w="4678" w:type="dxa"/>
            <w:shd w:val="clear" w:color="auto" w:fill="4472C4" w:themeFill="accent1"/>
            <w:vAlign w:val="center"/>
          </w:tcPr>
          <w:p w14:paraId="5C9E66D6" w14:textId="77777777" w:rsidR="06A679E1" w:rsidRDefault="538E812A" w:rsidP="06A679E1">
            <w:pPr>
              <w:rPr>
                <w:color w:val="FFFFFF" w:themeColor="background1"/>
                <w:sz w:val="22"/>
                <w:szCs w:val="22"/>
              </w:rPr>
            </w:pPr>
            <w:r w:rsidRPr="538E812A">
              <w:rPr>
                <w:color w:val="FFFFFF" w:themeColor="background1"/>
                <w:sz w:val="22"/>
                <w:szCs w:val="22"/>
              </w:rPr>
              <w:t>Descrição</w:t>
            </w:r>
          </w:p>
        </w:tc>
        <w:tc>
          <w:tcPr>
            <w:tcW w:w="2693" w:type="dxa"/>
            <w:shd w:val="clear" w:color="auto" w:fill="4472C4" w:themeFill="accent1"/>
            <w:vAlign w:val="center"/>
          </w:tcPr>
          <w:p w14:paraId="5814273D" w14:textId="77777777" w:rsidR="06A679E1" w:rsidRDefault="538E812A" w:rsidP="06A679E1">
            <w:pPr>
              <w:rPr>
                <w:color w:val="FFFFFF" w:themeColor="background1"/>
                <w:sz w:val="22"/>
                <w:szCs w:val="22"/>
              </w:rPr>
            </w:pPr>
            <w:r w:rsidRPr="538E812A">
              <w:rPr>
                <w:color w:val="FFFFFF" w:themeColor="background1"/>
                <w:sz w:val="22"/>
                <w:szCs w:val="22"/>
              </w:rPr>
              <w:t>Formato do campo</w:t>
            </w:r>
          </w:p>
        </w:tc>
      </w:tr>
      <w:tr w:rsidR="06A679E1" w14:paraId="6BAFADD5" w14:textId="77777777" w:rsidTr="538E812A">
        <w:trPr>
          <w:trHeight w:val="300"/>
        </w:trPr>
        <w:tc>
          <w:tcPr>
            <w:tcW w:w="1413" w:type="dxa"/>
            <w:shd w:val="clear" w:color="auto" w:fill="auto"/>
            <w:vAlign w:val="center"/>
          </w:tcPr>
          <w:p w14:paraId="11B24EB6" w14:textId="7A19A697" w:rsidR="538E812A" w:rsidRDefault="538E812A" w:rsidP="538E812A">
            <w:pPr>
              <w:spacing w:before="0" w:after="0"/>
            </w:pPr>
            <w:r w:rsidRPr="538E812A">
              <w:rPr>
                <w:rFonts w:ascii="Arial" w:eastAsia="Arial" w:hAnsi="Arial" w:cs="Arial"/>
                <w:sz w:val="20"/>
                <w:szCs w:val="20"/>
              </w:rPr>
              <w:t>Id</w:t>
            </w:r>
          </w:p>
        </w:tc>
        <w:tc>
          <w:tcPr>
            <w:tcW w:w="4678" w:type="dxa"/>
            <w:shd w:val="clear" w:color="auto" w:fill="auto"/>
            <w:vAlign w:val="center"/>
          </w:tcPr>
          <w:p w14:paraId="3A7480CA" w14:textId="1F5DE71B" w:rsidR="538E812A" w:rsidRDefault="538E812A" w:rsidP="538E812A">
            <w:pPr>
              <w:spacing w:before="0" w:after="0"/>
            </w:pPr>
            <w:r w:rsidRPr="538E812A">
              <w:rPr>
                <w:rFonts w:ascii="Arial" w:eastAsia="Arial" w:hAnsi="Arial" w:cs="Arial"/>
                <w:sz w:val="20"/>
                <w:szCs w:val="20"/>
              </w:rPr>
              <w:t>Identificador único da fatura de venda.</w:t>
            </w:r>
          </w:p>
        </w:tc>
        <w:tc>
          <w:tcPr>
            <w:tcW w:w="2693" w:type="dxa"/>
          </w:tcPr>
          <w:p w14:paraId="2969B4F2" w14:textId="2F09FAF2" w:rsidR="538E812A" w:rsidRDefault="538E812A" w:rsidP="538E812A">
            <w:pPr>
              <w:spacing w:before="0" w:after="0"/>
            </w:pPr>
            <w:r w:rsidRPr="538E812A">
              <w:rPr>
                <w:rFonts w:ascii="Arial" w:eastAsia="Arial" w:hAnsi="Arial" w:cs="Arial"/>
                <w:sz w:val="20"/>
                <w:szCs w:val="20"/>
              </w:rPr>
              <w:t>INT (PK)</w:t>
            </w:r>
          </w:p>
        </w:tc>
      </w:tr>
      <w:tr w:rsidR="06A679E1" w14:paraId="049FCFB5" w14:textId="77777777" w:rsidTr="538E812A">
        <w:trPr>
          <w:trHeight w:val="300"/>
        </w:trPr>
        <w:tc>
          <w:tcPr>
            <w:tcW w:w="1413" w:type="dxa"/>
            <w:shd w:val="clear" w:color="auto" w:fill="auto"/>
            <w:vAlign w:val="center"/>
          </w:tcPr>
          <w:p w14:paraId="3E95B321" w14:textId="4A327061"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lastRenderedPageBreak/>
              <w:t>dataEmissao</w:t>
            </w:r>
          </w:p>
        </w:tc>
        <w:tc>
          <w:tcPr>
            <w:tcW w:w="4678" w:type="dxa"/>
            <w:shd w:val="clear" w:color="auto" w:fill="auto"/>
            <w:vAlign w:val="center"/>
          </w:tcPr>
          <w:p w14:paraId="4E6131EC" w14:textId="58C9778C" w:rsidR="538E812A" w:rsidRDefault="538E812A" w:rsidP="538E812A">
            <w:pPr>
              <w:spacing w:before="0" w:after="0"/>
            </w:pPr>
            <w:r w:rsidRPr="538E812A">
              <w:rPr>
                <w:rFonts w:ascii="Arial" w:eastAsia="Arial" w:hAnsi="Arial" w:cs="Arial"/>
                <w:sz w:val="20"/>
                <w:szCs w:val="20"/>
              </w:rPr>
              <w:t>Data em que a fatura foi emitida.</w:t>
            </w:r>
          </w:p>
        </w:tc>
        <w:tc>
          <w:tcPr>
            <w:tcW w:w="2693" w:type="dxa"/>
          </w:tcPr>
          <w:p w14:paraId="31AA7E18" w14:textId="1B0B5EF9" w:rsidR="538E812A" w:rsidRDefault="538E812A" w:rsidP="538E812A">
            <w:pPr>
              <w:spacing w:before="0" w:after="0"/>
            </w:pPr>
            <w:r w:rsidRPr="538E812A">
              <w:rPr>
                <w:rFonts w:ascii="Arial" w:eastAsia="Arial" w:hAnsi="Arial" w:cs="Arial"/>
                <w:sz w:val="20"/>
                <w:szCs w:val="20"/>
              </w:rPr>
              <w:t>DATE</w:t>
            </w:r>
          </w:p>
        </w:tc>
      </w:tr>
      <w:tr w:rsidR="06A679E1" w14:paraId="57849FF8" w14:textId="77777777" w:rsidTr="538E812A">
        <w:trPr>
          <w:trHeight w:val="300"/>
        </w:trPr>
        <w:tc>
          <w:tcPr>
            <w:tcW w:w="1413" w:type="dxa"/>
            <w:shd w:val="clear" w:color="auto" w:fill="auto"/>
            <w:vAlign w:val="center"/>
          </w:tcPr>
          <w:p w14:paraId="37F49D9C" w14:textId="281FF1C6"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dataValidade</w:t>
            </w:r>
          </w:p>
        </w:tc>
        <w:tc>
          <w:tcPr>
            <w:tcW w:w="4678" w:type="dxa"/>
            <w:shd w:val="clear" w:color="auto" w:fill="auto"/>
            <w:vAlign w:val="center"/>
          </w:tcPr>
          <w:p w14:paraId="427E2F02" w14:textId="7ED0F883" w:rsidR="538E812A" w:rsidRDefault="538E812A" w:rsidP="538E812A">
            <w:pPr>
              <w:spacing w:before="0" w:after="0"/>
            </w:pPr>
            <w:r w:rsidRPr="538E812A">
              <w:rPr>
                <w:rFonts w:ascii="Arial" w:eastAsia="Arial" w:hAnsi="Arial" w:cs="Arial"/>
                <w:sz w:val="20"/>
                <w:szCs w:val="20"/>
              </w:rPr>
              <w:t>Data de validade para pagamento da fatura.</w:t>
            </w:r>
          </w:p>
        </w:tc>
        <w:tc>
          <w:tcPr>
            <w:tcW w:w="2693" w:type="dxa"/>
          </w:tcPr>
          <w:p w14:paraId="7E490424" w14:textId="424803E8" w:rsidR="538E812A" w:rsidRDefault="538E812A" w:rsidP="538E812A">
            <w:pPr>
              <w:spacing w:before="0" w:after="0"/>
            </w:pPr>
            <w:r w:rsidRPr="538E812A">
              <w:rPr>
                <w:rFonts w:ascii="Arial" w:eastAsia="Arial" w:hAnsi="Arial" w:cs="Arial"/>
                <w:sz w:val="20"/>
                <w:szCs w:val="20"/>
              </w:rPr>
              <w:t>DATE</w:t>
            </w:r>
          </w:p>
        </w:tc>
      </w:tr>
      <w:tr w:rsidR="06A679E1" w14:paraId="23CAAC67" w14:textId="77777777" w:rsidTr="538E812A">
        <w:trPr>
          <w:trHeight w:val="300"/>
        </w:trPr>
        <w:tc>
          <w:tcPr>
            <w:tcW w:w="1413" w:type="dxa"/>
            <w:shd w:val="clear" w:color="auto" w:fill="auto"/>
            <w:vAlign w:val="center"/>
          </w:tcPr>
          <w:p w14:paraId="175D602B" w14:textId="2BD30559"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dataPagamento</w:t>
            </w:r>
          </w:p>
        </w:tc>
        <w:tc>
          <w:tcPr>
            <w:tcW w:w="4678" w:type="dxa"/>
            <w:shd w:val="clear" w:color="auto" w:fill="auto"/>
            <w:vAlign w:val="center"/>
          </w:tcPr>
          <w:p w14:paraId="738D18CD" w14:textId="02C68CB9" w:rsidR="538E812A" w:rsidRDefault="538E812A" w:rsidP="538E812A">
            <w:pPr>
              <w:spacing w:before="0" w:after="0"/>
            </w:pPr>
            <w:r w:rsidRPr="538E812A">
              <w:rPr>
                <w:rFonts w:ascii="Arial" w:eastAsia="Arial" w:hAnsi="Arial" w:cs="Arial"/>
                <w:sz w:val="20"/>
                <w:szCs w:val="20"/>
              </w:rPr>
              <w:t>Data em que a fatura foi paga.</w:t>
            </w:r>
          </w:p>
        </w:tc>
        <w:tc>
          <w:tcPr>
            <w:tcW w:w="2693" w:type="dxa"/>
          </w:tcPr>
          <w:p w14:paraId="1474AB06" w14:textId="3626E872" w:rsidR="538E812A" w:rsidRDefault="538E812A" w:rsidP="538E812A">
            <w:pPr>
              <w:spacing w:before="0" w:after="0"/>
            </w:pPr>
            <w:r w:rsidRPr="538E812A">
              <w:rPr>
                <w:rFonts w:ascii="Arial" w:eastAsia="Arial" w:hAnsi="Arial" w:cs="Arial"/>
                <w:sz w:val="20"/>
                <w:szCs w:val="20"/>
              </w:rPr>
              <w:t>DATE</w:t>
            </w:r>
          </w:p>
        </w:tc>
      </w:tr>
      <w:tr w:rsidR="06A679E1" w14:paraId="3641C9E3" w14:textId="77777777" w:rsidTr="538E812A">
        <w:trPr>
          <w:trHeight w:val="300"/>
        </w:trPr>
        <w:tc>
          <w:tcPr>
            <w:tcW w:w="1413" w:type="dxa"/>
            <w:shd w:val="clear" w:color="auto" w:fill="auto"/>
            <w:vAlign w:val="center"/>
          </w:tcPr>
          <w:p w14:paraId="7B7B2927" w14:textId="3E879A72"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valorTotal</w:t>
            </w:r>
          </w:p>
        </w:tc>
        <w:tc>
          <w:tcPr>
            <w:tcW w:w="4678" w:type="dxa"/>
            <w:shd w:val="clear" w:color="auto" w:fill="auto"/>
            <w:vAlign w:val="center"/>
          </w:tcPr>
          <w:p w14:paraId="49FBAF4A" w14:textId="7281F19B" w:rsidR="538E812A" w:rsidRDefault="538E812A" w:rsidP="538E812A">
            <w:pPr>
              <w:spacing w:before="0" w:after="0"/>
            </w:pPr>
            <w:r w:rsidRPr="538E812A">
              <w:rPr>
                <w:rFonts w:ascii="Arial" w:eastAsia="Arial" w:hAnsi="Arial" w:cs="Arial"/>
                <w:sz w:val="20"/>
                <w:szCs w:val="20"/>
              </w:rPr>
              <w:t>Valor total da fatura (inclui IVA).</w:t>
            </w:r>
          </w:p>
        </w:tc>
        <w:tc>
          <w:tcPr>
            <w:tcW w:w="2693" w:type="dxa"/>
          </w:tcPr>
          <w:p w14:paraId="4F374182" w14:textId="33CBBB56" w:rsidR="538E812A" w:rsidRDefault="538E812A" w:rsidP="538E812A">
            <w:pPr>
              <w:spacing w:before="0" w:after="0"/>
            </w:pPr>
            <w:r w:rsidRPr="538E812A">
              <w:rPr>
                <w:rFonts w:ascii="Arial" w:eastAsia="Arial" w:hAnsi="Arial" w:cs="Arial"/>
                <w:sz w:val="20"/>
                <w:szCs w:val="20"/>
              </w:rPr>
              <w:t>DECIMAL(10,2)</w:t>
            </w:r>
          </w:p>
        </w:tc>
      </w:tr>
      <w:tr w:rsidR="06A679E1" w14:paraId="3AD68D57" w14:textId="77777777" w:rsidTr="538E812A">
        <w:trPr>
          <w:trHeight w:val="300"/>
        </w:trPr>
        <w:tc>
          <w:tcPr>
            <w:tcW w:w="1413" w:type="dxa"/>
            <w:shd w:val="clear" w:color="auto" w:fill="auto"/>
            <w:vAlign w:val="center"/>
          </w:tcPr>
          <w:p w14:paraId="2DD3615F" w14:textId="00054897"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totalIva</w:t>
            </w:r>
          </w:p>
        </w:tc>
        <w:tc>
          <w:tcPr>
            <w:tcW w:w="4678" w:type="dxa"/>
            <w:shd w:val="clear" w:color="auto" w:fill="auto"/>
            <w:vAlign w:val="center"/>
          </w:tcPr>
          <w:p w14:paraId="1516E952" w14:textId="0A1BF956" w:rsidR="538E812A" w:rsidRDefault="538E812A" w:rsidP="538E812A">
            <w:pPr>
              <w:spacing w:before="0" w:after="0"/>
            </w:pPr>
            <w:r w:rsidRPr="538E812A">
              <w:rPr>
                <w:rFonts w:ascii="Arial" w:eastAsia="Arial" w:hAnsi="Arial" w:cs="Arial"/>
                <w:sz w:val="20"/>
                <w:szCs w:val="20"/>
              </w:rPr>
              <w:t>Valor total do IVA aplicado.</w:t>
            </w:r>
          </w:p>
        </w:tc>
        <w:tc>
          <w:tcPr>
            <w:tcW w:w="2693" w:type="dxa"/>
          </w:tcPr>
          <w:p w14:paraId="3848043F" w14:textId="584475A1" w:rsidR="538E812A" w:rsidRDefault="538E812A" w:rsidP="538E812A">
            <w:pPr>
              <w:spacing w:before="0" w:after="0"/>
            </w:pPr>
            <w:r w:rsidRPr="538E812A">
              <w:rPr>
                <w:rFonts w:ascii="Arial" w:eastAsia="Arial" w:hAnsi="Arial" w:cs="Arial"/>
                <w:sz w:val="20"/>
                <w:szCs w:val="20"/>
              </w:rPr>
              <w:t>DECIMAL(10,2)</w:t>
            </w:r>
          </w:p>
        </w:tc>
      </w:tr>
      <w:tr w:rsidR="06A679E1" w14:paraId="3C6B8D6E" w14:textId="77777777" w:rsidTr="538E812A">
        <w:trPr>
          <w:trHeight w:val="300"/>
        </w:trPr>
        <w:tc>
          <w:tcPr>
            <w:tcW w:w="1413" w:type="dxa"/>
            <w:shd w:val="clear" w:color="auto" w:fill="auto"/>
            <w:vAlign w:val="center"/>
          </w:tcPr>
          <w:p w14:paraId="1C820730" w14:textId="19F9B84D"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EncomendaClientId</w:t>
            </w:r>
          </w:p>
        </w:tc>
        <w:tc>
          <w:tcPr>
            <w:tcW w:w="4678" w:type="dxa"/>
            <w:shd w:val="clear" w:color="auto" w:fill="auto"/>
            <w:vAlign w:val="center"/>
          </w:tcPr>
          <w:p w14:paraId="0A57750C" w14:textId="00849C2F" w:rsidR="538E812A" w:rsidRDefault="538E812A" w:rsidP="538E812A">
            <w:pPr>
              <w:spacing w:before="0" w:after="0"/>
            </w:pPr>
            <w:r w:rsidRPr="538E812A">
              <w:rPr>
                <w:rFonts w:ascii="Arial" w:eastAsia="Arial" w:hAnsi="Arial" w:cs="Arial"/>
                <w:sz w:val="20"/>
                <w:szCs w:val="20"/>
              </w:rPr>
              <w:t>Identificador da encomenda do cliente associada.</w:t>
            </w:r>
          </w:p>
        </w:tc>
        <w:tc>
          <w:tcPr>
            <w:tcW w:w="2693" w:type="dxa"/>
          </w:tcPr>
          <w:p w14:paraId="30231048" w14:textId="192A7368" w:rsidR="538E812A" w:rsidRDefault="538E812A" w:rsidP="538E812A">
            <w:pPr>
              <w:spacing w:before="0" w:after="0"/>
            </w:pPr>
            <w:r w:rsidRPr="538E812A">
              <w:rPr>
                <w:rFonts w:ascii="Arial" w:eastAsia="Arial" w:hAnsi="Arial" w:cs="Arial"/>
                <w:sz w:val="20"/>
                <w:szCs w:val="20"/>
              </w:rPr>
              <w:t>INT (FK)</w:t>
            </w:r>
          </w:p>
        </w:tc>
      </w:tr>
      <w:tr w:rsidR="06A679E1" w14:paraId="314104A1" w14:textId="77777777" w:rsidTr="538E812A">
        <w:trPr>
          <w:trHeight w:val="300"/>
        </w:trPr>
        <w:tc>
          <w:tcPr>
            <w:tcW w:w="1413" w:type="dxa"/>
            <w:shd w:val="clear" w:color="auto" w:fill="auto"/>
            <w:vAlign w:val="center"/>
          </w:tcPr>
          <w:p w14:paraId="788CA3AC" w14:textId="2031D876"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EstadoFaturaVendaId</w:t>
            </w:r>
          </w:p>
        </w:tc>
        <w:tc>
          <w:tcPr>
            <w:tcW w:w="4678" w:type="dxa"/>
            <w:shd w:val="clear" w:color="auto" w:fill="auto"/>
            <w:vAlign w:val="center"/>
          </w:tcPr>
          <w:p w14:paraId="1B187B8C" w14:textId="7149A5B4" w:rsidR="538E812A" w:rsidRDefault="538E812A" w:rsidP="538E812A">
            <w:pPr>
              <w:spacing w:before="0" w:after="0"/>
            </w:pPr>
            <w:r w:rsidRPr="538E812A">
              <w:rPr>
                <w:rFonts w:ascii="Arial" w:eastAsia="Arial" w:hAnsi="Arial" w:cs="Arial"/>
                <w:sz w:val="20"/>
                <w:szCs w:val="20"/>
              </w:rPr>
              <w:t>Identificador do estado atual da fatura (ex.: "Emitida", "Paga").</w:t>
            </w:r>
          </w:p>
        </w:tc>
        <w:tc>
          <w:tcPr>
            <w:tcW w:w="2693" w:type="dxa"/>
          </w:tcPr>
          <w:p w14:paraId="6D1E6EE2" w14:textId="43B528FC" w:rsidR="538E812A" w:rsidRDefault="538E812A" w:rsidP="538E812A">
            <w:pPr>
              <w:spacing w:before="0" w:after="0"/>
            </w:pPr>
            <w:r w:rsidRPr="538E812A">
              <w:rPr>
                <w:rFonts w:ascii="Arial" w:eastAsia="Arial" w:hAnsi="Arial" w:cs="Arial"/>
                <w:sz w:val="20"/>
                <w:szCs w:val="20"/>
              </w:rPr>
              <w:t>INT (FK)</w:t>
            </w:r>
          </w:p>
        </w:tc>
      </w:tr>
      <w:tr w:rsidR="06A679E1" w14:paraId="44A566CE" w14:textId="77777777" w:rsidTr="538E812A">
        <w:trPr>
          <w:trHeight w:val="300"/>
        </w:trPr>
        <w:tc>
          <w:tcPr>
            <w:tcW w:w="1413" w:type="dxa"/>
            <w:shd w:val="clear" w:color="auto" w:fill="auto"/>
            <w:vAlign w:val="center"/>
          </w:tcPr>
          <w:p w14:paraId="2434C016" w14:textId="4E843D25"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Is_Active</w:t>
            </w:r>
          </w:p>
        </w:tc>
        <w:tc>
          <w:tcPr>
            <w:tcW w:w="4678" w:type="dxa"/>
            <w:shd w:val="clear" w:color="auto" w:fill="auto"/>
            <w:vAlign w:val="center"/>
          </w:tcPr>
          <w:p w14:paraId="6B745D5F" w14:textId="75CC4D1F" w:rsidR="538E812A" w:rsidRDefault="538E812A" w:rsidP="538E812A">
            <w:pPr>
              <w:spacing w:before="0" w:after="0"/>
            </w:pPr>
            <w:r w:rsidRPr="538E812A">
              <w:rPr>
                <w:rFonts w:ascii="Arial" w:eastAsia="Arial" w:hAnsi="Arial" w:cs="Arial"/>
                <w:sz w:val="20"/>
                <w:szCs w:val="20"/>
              </w:rPr>
              <w:t>Indica se a fatura está ativa (1 = ativa, 0 = inativa).</w:t>
            </w:r>
          </w:p>
        </w:tc>
        <w:tc>
          <w:tcPr>
            <w:tcW w:w="2693" w:type="dxa"/>
          </w:tcPr>
          <w:p w14:paraId="397F2904" w14:textId="33C012F0" w:rsidR="538E812A" w:rsidRDefault="538E812A" w:rsidP="538E812A">
            <w:pPr>
              <w:spacing w:before="0" w:after="0"/>
            </w:pPr>
            <w:r w:rsidRPr="538E812A">
              <w:rPr>
                <w:rFonts w:ascii="Arial" w:eastAsia="Arial" w:hAnsi="Arial" w:cs="Arial"/>
                <w:sz w:val="20"/>
                <w:szCs w:val="20"/>
              </w:rPr>
              <w:t>BOOLEAN</w:t>
            </w:r>
          </w:p>
        </w:tc>
      </w:tr>
      <w:tr w:rsidR="06A679E1" w14:paraId="5B336E3C" w14:textId="77777777" w:rsidTr="538E812A">
        <w:trPr>
          <w:trHeight w:val="300"/>
        </w:trPr>
        <w:tc>
          <w:tcPr>
            <w:tcW w:w="1413" w:type="dxa"/>
            <w:shd w:val="clear" w:color="auto" w:fill="auto"/>
            <w:vAlign w:val="center"/>
          </w:tcPr>
          <w:p w14:paraId="179BD8C8" w14:textId="563C6F17"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createdBy</w:t>
            </w:r>
          </w:p>
        </w:tc>
        <w:tc>
          <w:tcPr>
            <w:tcW w:w="4678" w:type="dxa"/>
            <w:shd w:val="clear" w:color="auto" w:fill="auto"/>
            <w:vAlign w:val="center"/>
          </w:tcPr>
          <w:p w14:paraId="763B8FFC" w14:textId="296F5984" w:rsidR="538E812A" w:rsidRDefault="538E812A" w:rsidP="538E812A">
            <w:pPr>
              <w:spacing w:before="0" w:after="0"/>
            </w:pPr>
            <w:r w:rsidRPr="538E812A">
              <w:rPr>
                <w:rFonts w:ascii="Arial" w:eastAsia="Arial" w:hAnsi="Arial" w:cs="Arial"/>
                <w:sz w:val="20"/>
                <w:szCs w:val="20"/>
              </w:rPr>
              <w:t>Utilizador que criou o registo.</w:t>
            </w:r>
          </w:p>
        </w:tc>
        <w:tc>
          <w:tcPr>
            <w:tcW w:w="2693" w:type="dxa"/>
          </w:tcPr>
          <w:p w14:paraId="6AAB382D" w14:textId="0D3268C8" w:rsidR="538E812A" w:rsidRDefault="538E812A" w:rsidP="538E812A">
            <w:pPr>
              <w:spacing w:before="0" w:after="0" w:line="259" w:lineRule="auto"/>
              <w:rPr>
                <w:rFonts w:ascii="Arial" w:eastAsia="Arial" w:hAnsi="Arial" w:cs="Arial"/>
                <w:sz w:val="20"/>
                <w:szCs w:val="20"/>
              </w:rPr>
            </w:pPr>
            <w:r w:rsidRPr="538E812A">
              <w:rPr>
                <w:rFonts w:ascii="Arial" w:eastAsia="Arial" w:hAnsi="Arial" w:cs="Arial"/>
                <w:sz w:val="20"/>
                <w:szCs w:val="20"/>
              </w:rPr>
              <w:t>VARCHAR (USER IDENTIFIER)</w:t>
            </w:r>
          </w:p>
        </w:tc>
      </w:tr>
      <w:tr w:rsidR="06A679E1" w14:paraId="2CE5C154" w14:textId="77777777" w:rsidTr="538E812A">
        <w:trPr>
          <w:trHeight w:val="300"/>
        </w:trPr>
        <w:tc>
          <w:tcPr>
            <w:tcW w:w="1413" w:type="dxa"/>
            <w:shd w:val="clear" w:color="auto" w:fill="auto"/>
            <w:vAlign w:val="center"/>
          </w:tcPr>
          <w:p w14:paraId="02C57A9E" w14:textId="1E1F57CD"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createdDate</w:t>
            </w:r>
          </w:p>
        </w:tc>
        <w:tc>
          <w:tcPr>
            <w:tcW w:w="4678" w:type="dxa"/>
            <w:shd w:val="clear" w:color="auto" w:fill="auto"/>
            <w:vAlign w:val="center"/>
          </w:tcPr>
          <w:p w14:paraId="72F018A1" w14:textId="052297D0" w:rsidR="538E812A" w:rsidRDefault="538E812A" w:rsidP="538E812A">
            <w:pPr>
              <w:spacing w:before="0" w:after="0"/>
            </w:pPr>
            <w:r w:rsidRPr="538E812A">
              <w:rPr>
                <w:rFonts w:ascii="Arial" w:eastAsia="Arial" w:hAnsi="Arial" w:cs="Arial"/>
                <w:sz w:val="20"/>
                <w:szCs w:val="20"/>
              </w:rPr>
              <w:t>Data e hora da criação do registo.</w:t>
            </w:r>
          </w:p>
        </w:tc>
        <w:tc>
          <w:tcPr>
            <w:tcW w:w="2693" w:type="dxa"/>
          </w:tcPr>
          <w:p w14:paraId="3F7D0ABB" w14:textId="63BE7585" w:rsidR="538E812A" w:rsidRDefault="538E812A" w:rsidP="538E812A">
            <w:pPr>
              <w:spacing w:before="0" w:after="0"/>
            </w:pPr>
            <w:r w:rsidRPr="538E812A">
              <w:rPr>
                <w:rFonts w:ascii="Arial" w:eastAsia="Arial" w:hAnsi="Arial" w:cs="Arial"/>
                <w:sz w:val="20"/>
                <w:szCs w:val="20"/>
              </w:rPr>
              <w:t>DATETIME</w:t>
            </w:r>
          </w:p>
        </w:tc>
      </w:tr>
      <w:tr w:rsidR="06A679E1" w14:paraId="4DF25D08" w14:textId="77777777" w:rsidTr="538E812A">
        <w:trPr>
          <w:trHeight w:val="300"/>
        </w:trPr>
        <w:tc>
          <w:tcPr>
            <w:tcW w:w="1413" w:type="dxa"/>
            <w:shd w:val="clear" w:color="auto" w:fill="auto"/>
            <w:vAlign w:val="center"/>
          </w:tcPr>
          <w:p w14:paraId="3151EFEA" w14:textId="61CE0028"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lastUpdatedBy</w:t>
            </w:r>
          </w:p>
        </w:tc>
        <w:tc>
          <w:tcPr>
            <w:tcW w:w="4678" w:type="dxa"/>
            <w:shd w:val="clear" w:color="auto" w:fill="auto"/>
            <w:vAlign w:val="center"/>
          </w:tcPr>
          <w:p w14:paraId="7AD5AB06" w14:textId="71A0CE18" w:rsidR="538E812A" w:rsidRDefault="538E812A" w:rsidP="538E812A">
            <w:pPr>
              <w:spacing w:before="0" w:after="0"/>
            </w:pPr>
            <w:r w:rsidRPr="538E812A">
              <w:rPr>
                <w:rFonts w:ascii="Arial" w:eastAsia="Arial" w:hAnsi="Arial" w:cs="Arial"/>
                <w:sz w:val="20"/>
                <w:szCs w:val="20"/>
              </w:rPr>
              <w:t>Utilizador que realizou a última atualização.</w:t>
            </w:r>
          </w:p>
        </w:tc>
        <w:tc>
          <w:tcPr>
            <w:tcW w:w="2693" w:type="dxa"/>
          </w:tcPr>
          <w:p w14:paraId="2966E4BA" w14:textId="333395CA" w:rsidR="538E812A" w:rsidRDefault="538E812A" w:rsidP="538E812A">
            <w:pPr>
              <w:spacing w:before="0" w:after="0" w:line="259" w:lineRule="auto"/>
              <w:rPr>
                <w:rFonts w:ascii="Arial" w:eastAsia="Arial" w:hAnsi="Arial" w:cs="Arial"/>
                <w:sz w:val="20"/>
                <w:szCs w:val="20"/>
              </w:rPr>
            </w:pPr>
            <w:r w:rsidRPr="538E812A">
              <w:rPr>
                <w:rFonts w:ascii="Arial" w:eastAsia="Arial" w:hAnsi="Arial" w:cs="Arial"/>
                <w:sz w:val="20"/>
                <w:szCs w:val="20"/>
              </w:rPr>
              <w:t>VARCHAR (USER IDENTIFIER)</w:t>
            </w:r>
          </w:p>
          <w:p w14:paraId="121000DF" w14:textId="1246B8FB" w:rsidR="538E812A" w:rsidRDefault="538E812A" w:rsidP="538E812A">
            <w:pPr>
              <w:spacing w:before="0" w:after="0"/>
              <w:rPr>
                <w:rFonts w:ascii="Arial" w:eastAsia="Arial" w:hAnsi="Arial" w:cs="Arial"/>
                <w:sz w:val="20"/>
                <w:szCs w:val="20"/>
              </w:rPr>
            </w:pPr>
          </w:p>
        </w:tc>
      </w:tr>
      <w:tr w:rsidR="06A679E1" w14:paraId="7E641B3C" w14:textId="77777777" w:rsidTr="538E812A">
        <w:trPr>
          <w:trHeight w:val="300"/>
        </w:trPr>
        <w:tc>
          <w:tcPr>
            <w:tcW w:w="1413" w:type="dxa"/>
            <w:shd w:val="clear" w:color="auto" w:fill="auto"/>
            <w:vAlign w:val="center"/>
          </w:tcPr>
          <w:p w14:paraId="1D4F95DF" w14:textId="6FA24865"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lastUpdateDate</w:t>
            </w:r>
          </w:p>
        </w:tc>
        <w:tc>
          <w:tcPr>
            <w:tcW w:w="4678" w:type="dxa"/>
            <w:shd w:val="clear" w:color="auto" w:fill="auto"/>
            <w:vAlign w:val="center"/>
          </w:tcPr>
          <w:p w14:paraId="1515B740" w14:textId="259EE44D" w:rsidR="538E812A" w:rsidRDefault="538E812A" w:rsidP="538E812A">
            <w:pPr>
              <w:spacing w:before="0" w:after="0"/>
            </w:pPr>
            <w:r w:rsidRPr="538E812A">
              <w:rPr>
                <w:rFonts w:ascii="Arial" w:eastAsia="Arial" w:hAnsi="Arial" w:cs="Arial"/>
                <w:sz w:val="20"/>
                <w:szCs w:val="20"/>
              </w:rPr>
              <w:t>Data e hora da última atualização.</w:t>
            </w:r>
          </w:p>
        </w:tc>
        <w:tc>
          <w:tcPr>
            <w:tcW w:w="2693" w:type="dxa"/>
          </w:tcPr>
          <w:p w14:paraId="2214D652" w14:textId="7632FA7C" w:rsidR="538E812A" w:rsidRDefault="538E812A" w:rsidP="538E812A">
            <w:pPr>
              <w:spacing w:before="0" w:after="0"/>
            </w:pPr>
            <w:r w:rsidRPr="538E812A">
              <w:rPr>
                <w:rFonts w:ascii="Arial" w:eastAsia="Arial" w:hAnsi="Arial" w:cs="Arial"/>
                <w:sz w:val="20"/>
                <w:szCs w:val="20"/>
              </w:rPr>
              <w:t>DATETIME</w:t>
            </w:r>
          </w:p>
        </w:tc>
      </w:tr>
    </w:tbl>
    <w:p w14:paraId="12ED810E" w14:textId="37C2C885" w:rsidR="06A679E1" w:rsidRDefault="06A679E1" w:rsidP="06A679E1"/>
    <w:p w14:paraId="4C9E5DDC" w14:textId="36AE61E9" w:rsidR="733FC635" w:rsidRDefault="538E812A" w:rsidP="538E812A">
      <w:pPr>
        <w:pStyle w:val="Ttulo3"/>
        <w:spacing w:line="259" w:lineRule="auto"/>
        <w:ind w:left="576" w:hanging="576"/>
        <w:rPr>
          <w:iCs w:val="0"/>
          <w:szCs w:val="20"/>
        </w:rPr>
      </w:pPr>
      <w:bookmarkStart w:id="342" w:name="_Toc199624819"/>
      <w:r>
        <w:t>Tabela Fornecedor</w:t>
      </w:r>
      <w:bookmarkEnd w:id="342"/>
    </w:p>
    <w:p w14:paraId="4A83E033" w14:textId="72F6D126" w:rsidR="733FC635" w:rsidRDefault="538E812A" w:rsidP="06A679E1">
      <w:pPr>
        <w:rPr>
          <w:sz w:val="22"/>
          <w:szCs w:val="22"/>
        </w:rPr>
      </w:pPr>
      <w:r w:rsidRPr="538E812A">
        <w:rPr>
          <w:sz w:val="22"/>
          <w:szCs w:val="22"/>
        </w:rPr>
        <w:t>A tabela seguinte descreve os campos do modelo de dados implementado.</w:t>
      </w:r>
    </w:p>
    <w:p w14:paraId="56912392" w14:textId="77777777" w:rsidR="06A679E1" w:rsidRDefault="06A679E1" w:rsidP="06A679E1">
      <w:pPr>
        <w:rPr>
          <w:sz w:val="22"/>
          <w:szCs w:val="22"/>
        </w:rPr>
      </w:pPr>
    </w:p>
    <w:p w14:paraId="77844F3C" w14:textId="159405C1" w:rsidR="733FC635" w:rsidRDefault="538E812A" w:rsidP="06A679E1">
      <w:pPr>
        <w:pStyle w:val="Legenda"/>
        <w:keepNext/>
        <w:jc w:val="center"/>
      </w:pPr>
      <w:bookmarkStart w:id="343" w:name="_Toc199624939"/>
      <w:r>
        <w:t xml:space="preserve">Tabela </w:t>
      </w:r>
      <w:fldSimple w:instr=" SEQ Tabela \* ARABIC ">
        <w:r w:rsidR="00BF303B">
          <w:t>95</w:t>
        </w:r>
      </w:fldSimple>
      <w:r>
        <w:t>. Tabela Fornecedor implementada.</w:t>
      </w:r>
      <w:bookmarkEnd w:id="34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3"/>
        <w:gridCol w:w="4414"/>
        <w:gridCol w:w="2611"/>
      </w:tblGrid>
      <w:tr w:rsidR="06A679E1" w14:paraId="712084D1" w14:textId="77777777" w:rsidTr="538E812A">
        <w:trPr>
          <w:trHeight w:val="300"/>
        </w:trPr>
        <w:tc>
          <w:tcPr>
            <w:tcW w:w="1413" w:type="dxa"/>
            <w:shd w:val="clear" w:color="auto" w:fill="4472C4" w:themeFill="accent1"/>
            <w:vAlign w:val="center"/>
          </w:tcPr>
          <w:p w14:paraId="081C4C7A" w14:textId="77777777" w:rsidR="06A679E1" w:rsidRDefault="538E812A" w:rsidP="06A679E1">
            <w:pPr>
              <w:rPr>
                <w:color w:val="FFFFFF" w:themeColor="background1"/>
                <w:sz w:val="22"/>
                <w:szCs w:val="22"/>
              </w:rPr>
            </w:pPr>
            <w:r w:rsidRPr="538E812A">
              <w:rPr>
                <w:color w:val="FFFFFF" w:themeColor="background1"/>
                <w:sz w:val="22"/>
                <w:szCs w:val="22"/>
              </w:rPr>
              <w:t>Campo</w:t>
            </w:r>
          </w:p>
        </w:tc>
        <w:tc>
          <w:tcPr>
            <w:tcW w:w="4678" w:type="dxa"/>
            <w:shd w:val="clear" w:color="auto" w:fill="4472C4" w:themeFill="accent1"/>
            <w:vAlign w:val="center"/>
          </w:tcPr>
          <w:p w14:paraId="61DD0FB4" w14:textId="77777777" w:rsidR="06A679E1" w:rsidRDefault="538E812A" w:rsidP="06A679E1">
            <w:pPr>
              <w:rPr>
                <w:color w:val="FFFFFF" w:themeColor="background1"/>
                <w:sz w:val="22"/>
                <w:szCs w:val="22"/>
              </w:rPr>
            </w:pPr>
            <w:r w:rsidRPr="538E812A">
              <w:rPr>
                <w:color w:val="FFFFFF" w:themeColor="background1"/>
                <w:sz w:val="22"/>
                <w:szCs w:val="22"/>
              </w:rPr>
              <w:t>Descrição</w:t>
            </w:r>
          </w:p>
        </w:tc>
        <w:tc>
          <w:tcPr>
            <w:tcW w:w="2693" w:type="dxa"/>
            <w:shd w:val="clear" w:color="auto" w:fill="4472C4" w:themeFill="accent1"/>
            <w:vAlign w:val="center"/>
          </w:tcPr>
          <w:p w14:paraId="1CDB9127" w14:textId="77777777" w:rsidR="06A679E1" w:rsidRDefault="538E812A" w:rsidP="06A679E1">
            <w:pPr>
              <w:rPr>
                <w:color w:val="FFFFFF" w:themeColor="background1"/>
                <w:sz w:val="22"/>
                <w:szCs w:val="22"/>
              </w:rPr>
            </w:pPr>
            <w:r w:rsidRPr="538E812A">
              <w:rPr>
                <w:color w:val="FFFFFF" w:themeColor="background1"/>
                <w:sz w:val="22"/>
                <w:szCs w:val="22"/>
              </w:rPr>
              <w:t>Formato do campo</w:t>
            </w:r>
          </w:p>
        </w:tc>
      </w:tr>
      <w:tr w:rsidR="06A679E1" w14:paraId="4C2C3E2F" w14:textId="77777777" w:rsidTr="538E812A">
        <w:trPr>
          <w:trHeight w:val="300"/>
        </w:trPr>
        <w:tc>
          <w:tcPr>
            <w:tcW w:w="1413" w:type="dxa"/>
            <w:shd w:val="clear" w:color="auto" w:fill="auto"/>
            <w:vAlign w:val="center"/>
          </w:tcPr>
          <w:p w14:paraId="5AFBE999" w14:textId="0C38783C" w:rsidR="538E812A" w:rsidRDefault="538E812A" w:rsidP="538E812A">
            <w:pPr>
              <w:spacing w:before="0" w:after="0"/>
            </w:pPr>
            <w:r w:rsidRPr="538E812A">
              <w:rPr>
                <w:rFonts w:ascii="Arial" w:eastAsia="Arial" w:hAnsi="Arial" w:cs="Arial"/>
                <w:sz w:val="20"/>
                <w:szCs w:val="20"/>
              </w:rPr>
              <w:t>Id</w:t>
            </w:r>
          </w:p>
        </w:tc>
        <w:tc>
          <w:tcPr>
            <w:tcW w:w="4678" w:type="dxa"/>
            <w:shd w:val="clear" w:color="auto" w:fill="auto"/>
            <w:vAlign w:val="center"/>
          </w:tcPr>
          <w:p w14:paraId="7068C972" w14:textId="0525BCA7" w:rsidR="538E812A" w:rsidRDefault="538E812A" w:rsidP="538E812A">
            <w:pPr>
              <w:spacing w:before="0" w:after="0"/>
            </w:pPr>
            <w:r w:rsidRPr="538E812A">
              <w:rPr>
                <w:rFonts w:ascii="Arial" w:eastAsia="Arial" w:hAnsi="Arial" w:cs="Arial"/>
                <w:sz w:val="20"/>
                <w:szCs w:val="20"/>
              </w:rPr>
              <w:t>Identificador único do fornecedor.</w:t>
            </w:r>
          </w:p>
        </w:tc>
        <w:tc>
          <w:tcPr>
            <w:tcW w:w="2693" w:type="dxa"/>
          </w:tcPr>
          <w:p w14:paraId="4FFF2990" w14:textId="0774A3E5" w:rsidR="538E812A" w:rsidRDefault="538E812A" w:rsidP="538E812A">
            <w:pPr>
              <w:spacing w:before="0" w:after="0"/>
            </w:pPr>
            <w:r w:rsidRPr="538E812A">
              <w:rPr>
                <w:rFonts w:ascii="Arial" w:eastAsia="Arial" w:hAnsi="Arial" w:cs="Arial"/>
                <w:sz w:val="20"/>
                <w:szCs w:val="20"/>
              </w:rPr>
              <w:t>INT (PK)</w:t>
            </w:r>
          </w:p>
        </w:tc>
      </w:tr>
      <w:tr w:rsidR="06A679E1" w14:paraId="4F0C0A4F" w14:textId="77777777" w:rsidTr="538E812A">
        <w:trPr>
          <w:trHeight w:val="300"/>
        </w:trPr>
        <w:tc>
          <w:tcPr>
            <w:tcW w:w="1413" w:type="dxa"/>
            <w:shd w:val="clear" w:color="auto" w:fill="auto"/>
            <w:vAlign w:val="center"/>
          </w:tcPr>
          <w:p w14:paraId="76CF3BC3" w14:textId="0CC11C92" w:rsidR="538E812A" w:rsidRDefault="538E812A" w:rsidP="538E812A">
            <w:pPr>
              <w:spacing w:before="0" w:after="0"/>
            </w:pPr>
            <w:r w:rsidRPr="538E812A">
              <w:rPr>
                <w:rFonts w:ascii="Arial" w:eastAsia="Arial" w:hAnsi="Arial" w:cs="Arial"/>
                <w:sz w:val="20"/>
                <w:szCs w:val="20"/>
              </w:rPr>
              <w:t>nome</w:t>
            </w:r>
          </w:p>
        </w:tc>
        <w:tc>
          <w:tcPr>
            <w:tcW w:w="4678" w:type="dxa"/>
            <w:shd w:val="clear" w:color="auto" w:fill="auto"/>
            <w:vAlign w:val="center"/>
          </w:tcPr>
          <w:p w14:paraId="6876F95F" w14:textId="0B3AA4D1" w:rsidR="538E812A" w:rsidRDefault="538E812A" w:rsidP="538E812A">
            <w:pPr>
              <w:spacing w:before="0" w:after="0"/>
            </w:pPr>
            <w:r w:rsidRPr="538E812A">
              <w:rPr>
                <w:rFonts w:ascii="Arial" w:eastAsia="Arial" w:hAnsi="Arial" w:cs="Arial"/>
                <w:sz w:val="20"/>
                <w:szCs w:val="20"/>
              </w:rPr>
              <w:t>Nome da empresa fornecedora.</w:t>
            </w:r>
          </w:p>
        </w:tc>
        <w:tc>
          <w:tcPr>
            <w:tcW w:w="2693" w:type="dxa"/>
          </w:tcPr>
          <w:p w14:paraId="18D0F109" w14:textId="065B7037" w:rsidR="538E812A" w:rsidRDefault="538E812A" w:rsidP="538E812A">
            <w:pPr>
              <w:spacing w:before="0" w:after="0"/>
            </w:pPr>
            <w:r w:rsidRPr="538E812A">
              <w:rPr>
                <w:rFonts w:ascii="Arial" w:eastAsia="Arial" w:hAnsi="Arial" w:cs="Arial"/>
                <w:sz w:val="20"/>
                <w:szCs w:val="20"/>
              </w:rPr>
              <w:t>VARCHAR(255)</w:t>
            </w:r>
          </w:p>
        </w:tc>
      </w:tr>
      <w:tr w:rsidR="06A679E1" w14:paraId="6C182D6C" w14:textId="77777777" w:rsidTr="538E812A">
        <w:trPr>
          <w:trHeight w:val="300"/>
        </w:trPr>
        <w:tc>
          <w:tcPr>
            <w:tcW w:w="1413" w:type="dxa"/>
            <w:shd w:val="clear" w:color="auto" w:fill="auto"/>
            <w:vAlign w:val="center"/>
          </w:tcPr>
          <w:p w14:paraId="36C0938B" w14:textId="001B218A"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nif</w:t>
            </w:r>
          </w:p>
        </w:tc>
        <w:tc>
          <w:tcPr>
            <w:tcW w:w="4678" w:type="dxa"/>
            <w:shd w:val="clear" w:color="auto" w:fill="auto"/>
            <w:vAlign w:val="center"/>
          </w:tcPr>
          <w:p w14:paraId="0F38EB8A" w14:textId="335A1B07" w:rsidR="538E812A" w:rsidRDefault="538E812A" w:rsidP="538E812A">
            <w:pPr>
              <w:spacing w:before="0" w:after="0"/>
            </w:pPr>
            <w:r w:rsidRPr="538E812A">
              <w:rPr>
                <w:rFonts w:ascii="Arial" w:eastAsia="Arial" w:hAnsi="Arial" w:cs="Arial"/>
                <w:sz w:val="20"/>
                <w:szCs w:val="20"/>
              </w:rPr>
              <w:t>Número de Identificação Fiscal do fornecedor.</w:t>
            </w:r>
          </w:p>
        </w:tc>
        <w:tc>
          <w:tcPr>
            <w:tcW w:w="2693" w:type="dxa"/>
          </w:tcPr>
          <w:p w14:paraId="0C68667B" w14:textId="2F2AEB21" w:rsidR="538E812A" w:rsidRDefault="538E812A" w:rsidP="538E812A">
            <w:pPr>
              <w:spacing w:before="0" w:after="0"/>
            </w:pPr>
            <w:r w:rsidRPr="538E812A">
              <w:rPr>
                <w:rFonts w:ascii="Arial" w:eastAsia="Arial" w:hAnsi="Arial" w:cs="Arial"/>
                <w:sz w:val="20"/>
                <w:szCs w:val="20"/>
              </w:rPr>
              <w:t>VARCHAR(20)</w:t>
            </w:r>
          </w:p>
        </w:tc>
      </w:tr>
      <w:tr w:rsidR="06A679E1" w14:paraId="68791786" w14:textId="77777777" w:rsidTr="538E812A">
        <w:trPr>
          <w:trHeight w:val="300"/>
        </w:trPr>
        <w:tc>
          <w:tcPr>
            <w:tcW w:w="1413" w:type="dxa"/>
            <w:shd w:val="clear" w:color="auto" w:fill="auto"/>
            <w:vAlign w:val="center"/>
          </w:tcPr>
          <w:p w14:paraId="5F9E77CA" w14:textId="6D9905F3"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nomeResponsavel</w:t>
            </w:r>
          </w:p>
        </w:tc>
        <w:tc>
          <w:tcPr>
            <w:tcW w:w="4678" w:type="dxa"/>
            <w:shd w:val="clear" w:color="auto" w:fill="auto"/>
            <w:vAlign w:val="center"/>
          </w:tcPr>
          <w:p w14:paraId="14C9F4E7" w14:textId="0799BC5C" w:rsidR="538E812A" w:rsidRDefault="538E812A" w:rsidP="538E812A">
            <w:pPr>
              <w:spacing w:before="0" w:after="0"/>
            </w:pPr>
            <w:r w:rsidRPr="538E812A">
              <w:rPr>
                <w:rFonts w:ascii="Arial" w:eastAsia="Arial" w:hAnsi="Arial" w:cs="Arial"/>
                <w:sz w:val="20"/>
                <w:szCs w:val="20"/>
              </w:rPr>
              <w:t>Nome do responsável pelo contacto com o fornecedor.</w:t>
            </w:r>
          </w:p>
        </w:tc>
        <w:tc>
          <w:tcPr>
            <w:tcW w:w="2693" w:type="dxa"/>
          </w:tcPr>
          <w:p w14:paraId="317D2CE7" w14:textId="78F619EB" w:rsidR="538E812A" w:rsidRDefault="538E812A" w:rsidP="538E812A">
            <w:pPr>
              <w:spacing w:before="0" w:after="0"/>
            </w:pPr>
            <w:r w:rsidRPr="538E812A">
              <w:rPr>
                <w:rFonts w:ascii="Arial" w:eastAsia="Arial" w:hAnsi="Arial" w:cs="Arial"/>
                <w:sz w:val="20"/>
                <w:szCs w:val="20"/>
              </w:rPr>
              <w:t>VARCHAR(255)</w:t>
            </w:r>
          </w:p>
        </w:tc>
      </w:tr>
      <w:tr w:rsidR="06A679E1" w14:paraId="2AAB4C1C" w14:textId="77777777" w:rsidTr="538E812A">
        <w:trPr>
          <w:trHeight w:val="300"/>
        </w:trPr>
        <w:tc>
          <w:tcPr>
            <w:tcW w:w="1413" w:type="dxa"/>
            <w:shd w:val="clear" w:color="auto" w:fill="auto"/>
            <w:vAlign w:val="center"/>
          </w:tcPr>
          <w:p w14:paraId="3483C61D" w14:textId="0C744B45"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Is_Active</w:t>
            </w:r>
          </w:p>
        </w:tc>
        <w:tc>
          <w:tcPr>
            <w:tcW w:w="4678" w:type="dxa"/>
            <w:shd w:val="clear" w:color="auto" w:fill="auto"/>
            <w:vAlign w:val="center"/>
          </w:tcPr>
          <w:p w14:paraId="387BDDCC" w14:textId="6D8339C1" w:rsidR="538E812A" w:rsidRDefault="538E812A" w:rsidP="538E812A">
            <w:pPr>
              <w:spacing w:before="0" w:after="0"/>
            </w:pPr>
            <w:r w:rsidRPr="538E812A">
              <w:rPr>
                <w:rFonts w:ascii="Arial" w:eastAsia="Arial" w:hAnsi="Arial" w:cs="Arial"/>
                <w:sz w:val="20"/>
                <w:szCs w:val="20"/>
              </w:rPr>
              <w:t>Indica se o registo do fornecedor está ativo (1 = ativo, 0 = inativo).</w:t>
            </w:r>
          </w:p>
        </w:tc>
        <w:tc>
          <w:tcPr>
            <w:tcW w:w="2693" w:type="dxa"/>
          </w:tcPr>
          <w:p w14:paraId="2A4BB6E4" w14:textId="33C012F0" w:rsidR="538E812A" w:rsidRDefault="538E812A" w:rsidP="538E812A">
            <w:pPr>
              <w:spacing w:before="0" w:after="0"/>
            </w:pPr>
            <w:r w:rsidRPr="538E812A">
              <w:rPr>
                <w:rFonts w:ascii="Arial" w:eastAsia="Arial" w:hAnsi="Arial" w:cs="Arial"/>
                <w:sz w:val="20"/>
                <w:szCs w:val="20"/>
              </w:rPr>
              <w:t>BOOLEAN</w:t>
            </w:r>
          </w:p>
        </w:tc>
      </w:tr>
      <w:tr w:rsidR="06A679E1" w14:paraId="5A33EC80" w14:textId="77777777" w:rsidTr="538E812A">
        <w:trPr>
          <w:trHeight w:val="300"/>
        </w:trPr>
        <w:tc>
          <w:tcPr>
            <w:tcW w:w="1413" w:type="dxa"/>
            <w:shd w:val="clear" w:color="auto" w:fill="auto"/>
            <w:vAlign w:val="center"/>
          </w:tcPr>
          <w:p w14:paraId="3A6E15C4" w14:textId="7A7D6342"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createdBy</w:t>
            </w:r>
          </w:p>
        </w:tc>
        <w:tc>
          <w:tcPr>
            <w:tcW w:w="4678" w:type="dxa"/>
            <w:shd w:val="clear" w:color="auto" w:fill="auto"/>
            <w:vAlign w:val="center"/>
          </w:tcPr>
          <w:p w14:paraId="4C5833D8" w14:textId="1FCA8962" w:rsidR="538E812A" w:rsidRDefault="538E812A" w:rsidP="538E812A">
            <w:pPr>
              <w:spacing w:before="0" w:after="0"/>
            </w:pPr>
            <w:r w:rsidRPr="538E812A">
              <w:rPr>
                <w:rFonts w:ascii="Arial" w:eastAsia="Arial" w:hAnsi="Arial" w:cs="Arial"/>
                <w:sz w:val="20"/>
                <w:szCs w:val="20"/>
              </w:rPr>
              <w:t>Utilizador que criou o registo.</w:t>
            </w:r>
          </w:p>
        </w:tc>
        <w:tc>
          <w:tcPr>
            <w:tcW w:w="2693" w:type="dxa"/>
          </w:tcPr>
          <w:p w14:paraId="16AB0B6F" w14:textId="0D3268C8" w:rsidR="538E812A" w:rsidRDefault="538E812A" w:rsidP="538E812A">
            <w:pPr>
              <w:spacing w:before="0" w:after="0" w:line="259" w:lineRule="auto"/>
              <w:rPr>
                <w:rFonts w:ascii="Arial" w:eastAsia="Arial" w:hAnsi="Arial" w:cs="Arial"/>
                <w:sz w:val="20"/>
                <w:szCs w:val="20"/>
              </w:rPr>
            </w:pPr>
            <w:r w:rsidRPr="538E812A">
              <w:rPr>
                <w:rFonts w:ascii="Arial" w:eastAsia="Arial" w:hAnsi="Arial" w:cs="Arial"/>
                <w:sz w:val="20"/>
                <w:szCs w:val="20"/>
              </w:rPr>
              <w:t>VARCHAR (USER IDENTIFIER)</w:t>
            </w:r>
          </w:p>
        </w:tc>
      </w:tr>
      <w:tr w:rsidR="06A679E1" w14:paraId="43D9ECAF" w14:textId="77777777" w:rsidTr="538E812A">
        <w:trPr>
          <w:trHeight w:val="300"/>
        </w:trPr>
        <w:tc>
          <w:tcPr>
            <w:tcW w:w="1413" w:type="dxa"/>
            <w:shd w:val="clear" w:color="auto" w:fill="auto"/>
            <w:vAlign w:val="center"/>
          </w:tcPr>
          <w:p w14:paraId="53BFCC2E" w14:textId="230E129D"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createdDate</w:t>
            </w:r>
          </w:p>
        </w:tc>
        <w:tc>
          <w:tcPr>
            <w:tcW w:w="4678" w:type="dxa"/>
            <w:shd w:val="clear" w:color="auto" w:fill="auto"/>
            <w:vAlign w:val="center"/>
          </w:tcPr>
          <w:p w14:paraId="1E784315" w14:textId="1B5E5BBD" w:rsidR="538E812A" w:rsidRDefault="538E812A" w:rsidP="538E812A">
            <w:pPr>
              <w:spacing w:before="0" w:after="0"/>
            </w:pPr>
            <w:r w:rsidRPr="538E812A">
              <w:rPr>
                <w:rFonts w:ascii="Arial" w:eastAsia="Arial" w:hAnsi="Arial" w:cs="Arial"/>
                <w:sz w:val="20"/>
                <w:szCs w:val="20"/>
              </w:rPr>
              <w:t>Data e hora da criação do registo.</w:t>
            </w:r>
          </w:p>
        </w:tc>
        <w:tc>
          <w:tcPr>
            <w:tcW w:w="2693" w:type="dxa"/>
          </w:tcPr>
          <w:p w14:paraId="5586F181" w14:textId="63BE7585" w:rsidR="538E812A" w:rsidRDefault="538E812A" w:rsidP="538E812A">
            <w:pPr>
              <w:spacing w:before="0" w:after="0"/>
            </w:pPr>
            <w:r w:rsidRPr="538E812A">
              <w:rPr>
                <w:rFonts w:ascii="Arial" w:eastAsia="Arial" w:hAnsi="Arial" w:cs="Arial"/>
                <w:sz w:val="20"/>
                <w:szCs w:val="20"/>
              </w:rPr>
              <w:t>DATETIME</w:t>
            </w:r>
          </w:p>
        </w:tc>
      </w:tr>
      <w:tr w:rsidR="06A679E1" w14:paraId="194BA983" w14:textId="77777777" w:rsidTr="538E812A">
        <w:trPr>
          <w:trHeight w:val="300"/>
        </w:trPr>
        <w:tc>
          <w:tcPr>
            <w:tcW w:w="1413" w:type="dxa"/>
            <w:shd w:val="clear" w:color="auto" w:fill="auto"/>
            <w:vAlign w:val="center"/>
          </w:tcPr>
          <w:p w14:paraId="283F25ED" w14:textId="3C5F2C05"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lastUpdatedBy</w:t>
            </w:r>
          </w:p>
        </w:tc>
        <w:tc>
          <w:tcPr>
            <w:tcW w:w="4678" w:type="dxa"/>
            <w:shd w:val="clear" w:color="auto" w:fill="auto"/>
            <w:vAlign w:val="center"/>
          </w:tcPr>
          <w:p w14:paraId="0370958E" w14:textId="6C6B4540" w:rsidR="538E812A" w:rsidRDefault="538E812A" w:rsidP="538E812A">
            <w:pPr>
              <w:spacing w:before="0" w:after="0"/>
            </w:pPr>
            <w:r w:rsidRPr="538E812A">
              <w:rPr>
                <w:rFonts w:ascii="Arial" w:eastAsia="Arial" w:hAnsi="Arial" w:cs="Arial"/>
                <w:sz w:val="20"/>
                <w:szCs w:val="20"/>
              </w:rPr>
              <w:t>Utilizador que realizou a última atualização.</w:t>
            </w:r>
          </w:p>
        </w:tc>
        <w:tc>
          <w:tcPr>
            <w:tcW w:w="2693" w:type="dxa"/>
          </w:tcPr>
          <w:p w14:paraId="32D81367" w14:textId="333395CA" w:rsidR="538E812A" w:rsidRDefault="538E812A" w:rsidP="538E812A">
            <w:pPr>
              <w:spacing w:before="0" w:after="0" w:line="259" w:lineRule="auto"/>
              <w:rPr>
                <w:rFonts w:ascii="Arial" w:eastAsia="Arial" w:hAnsi="Arial" w:cs="Arial"/>
                <w:sz w:val="20"/>
                <w:szCs w:val="20"/>
              </w:rPr>
            </w:pPr>
            <w:r w:rsidRPr="538E812A">
              <w:rPr>
                <w:rFonts w:ascii="Arial" w:eastAsia="Arial" w:hAnsi="Arial" w:cs="Arial"/>
                <w:sz w:val="20"/>
                <w:szCs w:val="20"/>
              </w:rPr>
              <w:t>VARCHAR (USER IDENTIFIER)</w:t>
            </w:r>
          </w:p>
          <w:p w14:paraId="7F4266A0" w14:textId="1246B8FB" w:rsidR="538E812A" w:rsidRDefault="538E812A" w:rsidP="538E812A">
            <w:pPr>
              <w:spacing w:before="0" w:after="0"/>
              <w:rPr>
                <w:rFonts w:ascii="Arial" w:eastAsia="Arial" w:hAnsi="Arial" w:cs="Arial"/>
                <w:sz w:val="20"/>
                <w:szCs w:val="20"/>
              </w:rPr>
            </w:pPr>
          </w:p>
        </w:tc>
      </w:tr>
      <w:tr w:rsidR="06A679E1" w14:paraId="36332BA7" w14:textId="77777777" w:rsidTr="538E812A">
        <w:trPr>
          <w:trHeight w:val="300"/>
        </w:trPr>
        <w:tc>
          <w:tcPr>
            <w:tcW w:w="1413" w:type="dxa"/>
            <w:shd w:val="clear" w:color="auto" w:fill="auto"/>
            <w:vAlign w:val="center"/>
          </w:tcPr>
          <w:p w14:paraId="245BBFEC" w14:textId="2C14A403"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lastUpdateDate</w:t>
            </w:r>
          </w:p>
        </w:tc>
        <w:tc>
          <w:tcPr>
            <w:tcW w:w="4678" w:type="dxa"/>
            <w:shd w:val="clear" w:color="auto" w:fill="auto"/>
            <w:vAlign w:val="center"/>
          </w:tcPr>
          <w:p w14:paraId="25F9A296" w14:textId="3687C64B" w:rsidR="538E812A" w:rsidRDefault="538E812A" w:rsidP="538E812A">
            <w:pPr>
              <w:spacing w:before="0" w:after="0"/>
            </w:pPr>
            <w:r w:rsidRPr="538E812A">
              <w:rPr>
                <w:rFonts w:ascii="Arial" w:eastAsia="Arial" w:hAnsi="Arial" w:cs="Arial"/>
                <w:sz w:val="20"/>
                <w:szCs w:val="20"/>
              </w:rPr>
              <w:t>Data e hora da última atualização.</w:t>
            </w:r>
          </w:p>
        </w:tc>
        <w:tc>
          <w:tcPr>
            <w:tcW w:w="2693" w:type="dxa"/>
          </w:tcPr>
          <w:p w14:paraId="7B022FEC" w14:textId="7632FA7C" w:rsidR="538E812A" w:rsidRDefault="538E812A" w:rsidP="538E812A">
            <w:pPr>
              <w:spacing w:before="0" w:after="0"/>
            </w:pPr>
            <w:r w:rsidRPr="538E812A">
              <w:rPr>
                <w:rFonts w:ascii="Arial" w:eastAsia="Arial" w:hAnsi="Arial" w:cs="Arial"/>
                <w:sz w:val="20"/>
                <w:szCs w:val="20"/>
              </w:rPr>
              <w:t>DATETIME</w:t>
            </w:r>
          </w:p>
        </w:tc>
      </w:tr>
    </w:tbl>
    <w:p w14:paraId="4909048E" w14:textId="6BD41246" w:rsidR="06A679E1" w:rsidRDefault="06A679E1" w:rsidP="06A679E1"/>
    <w:p w14:paraId="195F420C" w14:textId="25D0DD80" w:rsidR="1F4779B0" w:rsidRDefault="538E812A" w:rsidP="538E812A">
      <w:pPr>
        <w:pStyle w:val="Ttulo3"/>
        <w:spacing w:line="259" w:lineRule="auto"/>
        <w:ind w:left="576" w:hanging="576"/>
        <w:rPr>
          <w:iCs w:val="0"/>
          <w:szCs w:val="20"/>
        </w:rPr>
      </w:pPr>
      <w:bookmarkStart w:id="344" w:name="_Toc199624820"/>
      <w:r>
        <w:t>Tabela Genero</w:t>
      </w:r>
      <w:bookmarkEnd w:id="344"/>
    </w:p>
    <w:p w14:paraId="44AD273D" w14:textId="72F6D126" w:rsidR="1F4779B0" w:rsidRDefault="538E812A" w:rsidP="06A679E1">
      <w:pPr>
        <w:rPr>
          <w:sz w:val="22"/>
          <w:szCs w:val="22"/>
        </w:rPr>
      </w:pPr>
      <w:r w:rsidRPr="538E812A">
        <w:rPr>
          <w:sz w:val="22"/>
          <w:szCs w:val="22"/>
        </w:rPr>
        <w:t>A tabela seguinte descreve os campos do modelo de dados implementado.</w:t>
      </w:r>
    </w:p>
    <w:p w14:paraId="36E99EBD" w14:textId="77777777" w:rsidR="06A679E1" w:rsidRDefault="06A679E1" w:rsidP="06A679E1">
      <w:pPr>
        <w:rPr>
          <w:sz w:val="22"/>
          <w:szCs w:val="22"/>
        </w:rPr>
      </w:pPr>
    </w:p>
    <w:p w14:paraId="1A57419D" w14:textId="45C94311" w:rsidR="1F4779B0" w:rsidRDefault="538E812A" w:rsidP="06A679E1">
      <w:pPr>
        <w:pStyle w:val="Legenda"/>
        <w:keepNext/>
        <w:jc w:val="center"/>
      </w:pPr>
      <w:bookmarkStart w:id="345" w:name="_Toc199624940"/>
      <w:r>
        <w:t xml:space="preserve">Tabela </w:t>
      </w:r>
      <w:fldSimple w:instr=" SEQ Tabela \* ARABIC ">
        <w:r w:rsidR="00BF303B">
          <w:t>96</w:t>
        </w:r>
      </w:fldSimple>
      <w:r>
        <w:t>. Tabela Genero implementada.</w:t>
      </w:r>
      <w:bookmarkEnd w:id="34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5"/>
        <w:gridCol w:w="4627"/>
        <w:gridCol w:w="2676"/>
      </w:tblGrid>
      <w:tr w:rsidR="06A679E1" w14:paraId="6542F7CE" w14:textId="77777777" w:rsidTr="538E812A">
        <w:trPr>
          <w:trHeight w:val="300"/>
        </w:trPr>
        <w:tc>
          <w:tcPr>
            <w:tcW w:w="1413" w:type="dxa"/>
            <w:shd w:val="clear" w:color="auto" w:fill="4472C4" w:themeFill="accent1"/>
            <w:vAlign w:val="center"/>
          </w:tcPr>
          <w:p w14:paraId="12106C77" w14:textId="77777777" w:rsidR="06A679E1" w:rsidRDefault="538E812A" w:rsidP="06A679E1">
            <w:pPr>
              <w:rPr>
                <w:color w:val="FFFFFF" w:themeColor="background1"/>
                <w:sz w:val="22"/>
                <w:szCs w:val="22"/>
              </w:rPr>
            </w:pPr>
            <w:r w:rsidRPr="538E812A">
              <w:rPr>
                <w:color w:val="FFFFFF" w:themeColor="background1"/>
                <w:sz w:val="22"/>
                <w:szCs w:val="22"/>
              </w:rPr>
              <w:t>Campo</w:t>
            </w:r>
          </w:p>
        </w:tc>
        <w:tc>
          <w:tcPr>
            <w:tcW w:w="4678" w:type="dxa"/>
            <w:shd w:val="clear" w:color="auto" w:fill="4472C4" w:themeFill="accent1"/>
            <w:vAlign w:val="center"/>
          </w:tcPr>
          <w:p w14:paraId="455EB229" w14:textId="77777777" w:rsidR="06A679E1" w:rsidRDefault="538E812A" w:rsidP="06A679E1">
            <w:pPr>
              <w:rPr>
                <w:color w:val="FFFFFF" w:themeColor="background1"/>
                <w:sz w:val="22"/>
                <w:szCs w:val="22"/>
              </w:rPr>
            </w:pPr>
            <w:r w:rsidRPr="538E812A">
              <w:rPr>
                <w:color w:val="FFFFFF" w:themeColor="background1"/>
                <w:sz w:val="22"/>
                <w:szCs w:val="22"/>
              </w:rPr>
              <w:t>Descrição</w:t>
            </w:r>
          </w:p>
        </w:tc>
        <w:tc>
          <w:tcPr>
            <w:tcW w:w="2693" w:type="dxa"/>
            <w:shd w:val="clear" w:color="auto" w:fill="4472C4" w:themeFill="accent1"/>
            <w:vAlign w:val="center"/>
          </w:tcPr>
          <w:p w14:paraId="534C29C8" w14:textId="77777777" w:rsidR="06A679E1" w:rsidRDefault="538E812A" w:rsidP="06A679E1">
            <w:pPr>
              <w:rPr>
                <w:color w:val="FFFFFF" w:themeColor="background1"/>
                <w:sz w:val="22"/>
                <w:szCs w:val="22"/>
              </w:rPr>
            </w:pPr>
            <w:r w:rsidRPr="538E812A">
              <w:rPr>
                <w:color w:val="FFFFFF" w:themeColor="background1"/>
                <w:sz w:val="22"/>
                <w:szCs w:val="22"/>
              </w:rPr>
              <w:t>Formato do campo</w:t>
            </w:r>
          </w:p>
        </w:tc>
      </w:tr>
      <w:tr w:rsidR="06A679E1" w14:paraId="2E1D6FCB" w14:textId="77777777" w:rsidTr="538E812A">
        <w:trPr>
          <w:trHeight w:val="300"/>
        </w:trPr>
        <w:tc>
          <w:tcPr>
            <w:tcW w:w="1413" w:type="dxa"/>
            <w:shd w:val="clear" w:color="auto" w:fill="auto"/>
            <w:vAlign w:val="center"/>
          </w:tcPr>
          <w:p w14:paraId="76AE3446" w14:textId="52AF92AD" w:rsidR="538E812A" w:rsidRDefault="538E812A" w:rsidP="538E812A">
            <w:pPr>
              <w:spacing w:before="0" w:after="0"/>
            </w:pPr>
            <w:r w:rsidRPr="538E812A">
              <w:rPr>
                <w:rFonts w:ascii="Arial" w:eastAsia="Arial" w:hAnsi="Arial" w:cs="Arial"/>
                <w:sz w:val="20"/>
                <w:szCs w:val="20"/>
              </w:rPr>
              <w:t>Id</w:t>
            </w:r>
          </w:p>
        </w:tc>
        <w:tc>
          <w:tcPr>
            <w:tcW w:w="4678" w:type="dxa"/>
            <w:shd w:val="clear" w:color="auto" w:fill="auto"/>
            <w:vAlign w:val="center"/>
          </w:tcPr>
          <w:p w14:paraId="72EBB53C" w14:textId="3F4127F2" w:rsidR="538E812A" w:rsidRDefault="538E812A" w:rsidP="538E812A">
            <w:pPr>
              <w:spacing w:before="0" w:after="0"/>
            </w:pPr>
            <w:r w:rsidRPr="538E812A">
              <w:rPr>
                <w:rFonts w:ascii="Arial" w:eastAsia="Arial" w:hAnsi="Arial" w:cs="Arial"/>
                <w:sz w:val="20"/>
                <w:szCs w:val="20"/>
              </w:rPr>
              <w:t>Identificador único do género.</w:t>
            </w:r>
          </w:p>
        </w:tc>
        <w:tc>
          <w:tcPr>
            <w:tcW w:w="2693" w:type="dxa"/>
          </w:tcPr>
          <w:p w14:paraId="726DA0F5" w14:textId="12F574BD" w:rsidR="538E812A" w:rsidRDefault="538E812A" w:rsidP="538E812A">
            <w:pPr>
              <w:spacing w:before="0" w:after="0"/>
            </w:pPr>
            <w:r w:rsidRPr="538E812A">
              <w:rPr>
                <w:rFonts w:ascii="Arial" w:eastAsia="Arial" w:hAnsi="Arial" w:cs="Arial"/>
                <w:sz w:val="20"/>
                <w:szCs w:val="20"/>
              </w:rPr>
              <w:t>INT (PK)</w:t>
            </w:r>
          </w:p>
        </w:tc>
      </w:tr>
      <w:tr w:rsidR="06A679E1" w14:paraId="062820CF" w14:textId="77777777" w:rsidTr="538E812A">
        <w:trPr>
          <w:trHeight w:val="300"/>
        </w:trPr>
        <w:tc>
          <w:tcPr>
            <w:tcW w:w="1413" w:type="dxa"/>
            <w:shd w:val="clear" w:color="auto" w:fill="auto"/>
            <w:vAlign w:val="center"/>
          </w:tcPr>
          <w:p w14:paraId="1DD521CC" w14:textId="687EBE71"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denominacao</w:t>
            </w:r>
          </w:p>
        </w:tc>
        <w:tc>
          <w:tcPr>
            <w:tcW w:w="4678" w:type="dxa"/>
            <w:shd w:val="clear" w:color="auto" w:fill="auto"/>
            <w:vAlign w:val="center"/>
          </w:tcPr>
          <w:p w14:paraId="10408167" w14:textId="12569C4A" w:rsidR="538E812A" w:rsidRDefault="538E812A" w:rsidP="538E812A">
            <w:pPr>
              <w:spacing w:before="0" w:after="0"/>
            </w:pPr>
            <w:r w:rsidRPr="538E812A">
              <w:rPr>
                <w:rFonts w:ascii="Arial" w:eastAsia="Arial" w:hAnsi="Arial" w:cs="Arial"/>
                <w:sz w:val="20"/>
                <w:szCs w:val="20"/>
              </w:rPr>
              <w:t>Designação do género (ex.: Masculino, Feminino, Outro).</w:t>
            </w:r>
          </w:p>
        </w:tc>
        <w:tc>
          <w:tcPr>
            <w:tcW w:w="2693" w:type="dxa"/>
          </w:tcPr>
          <w:p w14:paraId="6F6DD763" w14:textId="669238AB" w:rsidR="538E812A" w:rsidRDefault="538E812A" w:rsidP="538E812A">
            <w:pPr>
              <w:spacing w:before="0" w:after="0"/>
            </w:pPr>
            <w:r w:rsidRPr="538E812A">
              <w:rPr>
                <w:rFonts w:ascii="Arial" w:eastAsia="Arial" w:hAnsi="Arial" w:cs="Arial"/>
                <w:sz w:val="20"/>
                <w:szCs w:val="20"/>
              </w:rPr>
              <w:t>VARCHAR(50)</w:t>
            </w:r>
          </w:p>
        </w:tc>
      </w:tr>
      <w:tr w:rsidR="06A679E1" w14:paraId="4B12524F" w14:textId="77777777" w:rsidTr="538E812A">
        <w:trPr>
          <w:trHeight w:val="300"/>
        </w:trPr>
        <w:tc>
          <w:tcPr>
            <w:tcW w:w="1413" w:type="dxa"/>
            <w:shd w:val="clear" w:color="auto" w:fill="auto"/>
            <w:vAlign w:val="center"/>
          </w:tcPr>
          <w:p w14:paraId="429B487C" w14:textId="74E9A4E2"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Is_Active</w:t>
            </w:r>
          </w:p>
        </w:tc>
        <w:tc>
          <w:tcPr>
            <w:tcW w:w="4678" w:type="dxa"/>
            <w:shd w:val="clear" w:color="auto" w:fill="auto"/>
            <w:vAlign w:val="center"/>
          </w:tcPr>
          <w:p w14:paraId="65C43F78" w14:textId="35BBDAFD" w:rsidR="538E812A" w:rsidRDefault="538E812A" w:rsidP="538E812A">
            <w:pPr>
              <w:spacing w:before="0" w:after="0"/>
            </w:pPr>
            <w:r w:rsidRPr="538E812A">
              <w:rPr>
                <w:rFonts w:ascii="Arial" w:eastAsia="Arial" w:hAnsi="Arial" w:cs="Arial"/>
                <w:sz w:val="20"/>
                <w:szCs w:val="20"/>
              </w:rPr>
              <w:t>Indica se o género está ativo (1 = ativo, 0 = inativo).</w:t>
            </w:r>
          </w:p>
        </w:tc>
        <w:tc>
          <w:tcPr>
            <w:tcW w:w="2693" w:type="dxa"/>
          </w:tcPr>
          <w:p w14:paraId="063E0DDD" w14:textId="33C012F0" w:rsidR="538E812A" w:rsidRDefault="538E812A" w:rsidP="538E812A">
            <w:pPr>
              <w:spacing w:before="0" w:after="0"/>
            </w:pPr>
            <w:r w:rsidRPr="538E812A">
              <w:rPr>
                <w:rFonts w:ascii="Arial" w:eastAsia="Arial" w:hAnsi="Arial" w:cs="Arial"/>
                <w:sz w:val="20"/>
                <w:szCs w:val="20"/>
              </w:rPr>
              <w:t>BOOLEAN</w:t>
            </w:r>
          </w:p>
        </w:tc>
      </w:tr>
      <w:tr w:rsidR="06A679E1" w14:paraId="111F8F22" w14:textId="77777777" w:rsidTr="538E812A">
        <w:trPr>
          <w:trHeight w:val="300"/>
        </w:trPr>
        <w:tc>
          <w:tcPr>
            <w:tcW w:w="1413" w:type="dxa"/>
            <w:shd w:val="clear" w:color="auto" w:fill="auto"/>
            <w:vAlign w:val="center"/>
          </w:tcPr>
          <w:p w14:paraId="2807C348" w14:textId="63C31B42"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lastRenderedPageBreak/>
              <w:t>createdBy</w:t>
            </w:r>
          </w:p>
        </w:tc>
        <w:tc>
          <w:tcPr>
            <w:tcW w:w="4678" w:type="dxa"/>
            <w:shd w:val="clear" w:color="auto" w:fill="auto"/>
            <w:vAlign w:val="center"/>
          </w:tcPr>
          <w:p w14:paraId="4BD1E845" w14:textId="12A30F38" w:rsidR="538E812A" w:rsidRDefault="538E812A" w:rsidP="538E812A">
            <w:pPr>
              <w:spacing w:before="0" w:after="0"/>
            </w:pPr>
            <w:r w:rsidRPr="538E812A">
              <w:rPr>
                <w:rFonts w:ascii="Arial" w:eastAsia="Arial" w:hAnsi="Arial" w:cs="Arial"/>
                <w:sz w:val="20"/>
                <w:szCs w:val="20"/>
              </w:rPr>
              <w:t>Utilizador que criou o registo.</w:t>
            </w:r>
          </w:p>
        </w:tc>
        <w:tc>
          <w:tcPr>
            <w:tcW w:w="2693" w:type="dxa"/>
          </w:tcPr>
          <w:p w14:paraId="63C4E285" w14:textId="0D3268C8" w:rsidR="538E812A" w:rsidRDefault="538E812A" w:rsidP="538E812A">
            <w:pPr>
              <w:spacing w:before="0" w:after="0" w:line="259" w:lineRule="auto"/>
              <w:rPr>
                <w:rFonts w:ascii="Arial" w:eastAsia="Arial" w:hAnsi="Arial" w:cs="Arial"/>
                <w:sz w:val="20"/>
                <w:szCs w:val="20"/>
              </w:rPr>
            </w:pPr>
            <w:r w:rsidRPr="538E812A">
              <w:rPr>
                <w:rFonts w:ascii="Arial" w:eastAsia="Arial" w:hAnsi="Arial" w:cs="Arial"/>
                <w:sz w:val="20"/>
                <w:szCs w:val="20"/>
              </w:rPr>
              <w:t>VARCHAR (USER IDENTIFIER)</w:t>
            </w:r>
          </w:p>
        </w:tc>
      </w:tr>
      <w:tr w:rsidR="06A679E1" w14:paraId="03D612A0" w14:textId="77777777" w:rsidTr="538E812A">
        <w:trPr>
          <w:trHeight w:val="300"/>
        </w:trPr>
        <w:tc>
          <w:tcPr>
            <w:tcW w:w="1413" w:type="dxa"/>
            <w:shd w:val="clear" w:color="auto" w:fill="auto"/>
            <w:vAlign w:val="center"/>
          </w:tcPr>
          <w:p w14:paraId="2AA2257D" w14:textId="3315652F"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createdDate</w:t>
            </w:r>
          </w:p>
        </w:tc>
        <w:tc>
          <w:tcPr>
            <w:tcW w:w="4678" w:type="dxa"/>
            <w:shd w:val="clear" w:color="auto" w:fill="auto"/>
            <w:vAlign w:val="center"/>
          </w:tcPr>
          <w:p w14:paraId="670C60CA" w14:textId="09962573" w:rsidR="538E812A" w:rsidRDefault="538E812A" w:rsidP="538E812A">
            <w:pPr>
              <w:spacing w:before="0" w:after="0"/>
            </w:pPr>
            <w:r w:rsidRPr="538E812A">
              <w:rPr>
                <w:rFonts w:ascii="Arial" w:eastAsia="Arial" w:hAnsi="Arial" w:cs="Arial"/>
                <w:sz w:val="20"/>
                <w:szCs w:val="20"/>
              </w:rPr>
              <w:t>Data e hora da criação do registo.</w:t>
            </w:r>
          </w:p>
        </w:tc>
        <w:tc>
          <w:tcPr>
            <w:tcW w:w="2693" w:type="dxa"/>
          </w:tcPr>
          <w:p w14:paraId="5B91F746" w14:textId="63BE7585" w:rsidR="538E812A" w:rsidRDefault="538E812A" w:rsidP="538E812A">
            <w:pPr>
              <w:spacing w:before="0" w:after="0"/>
            </w:pPr>
            <w:r w:rsidRPr="538E812A">
              <w:rPr>
                <w:rFonts w:ascii="Arial" w:eastAsia="Arial" w:hAnsi="Arial" w:cs="Arial"/>
                <w:sz w:val="20"/>
                <w:szCs w:val="20"/>
              </w:rPr>
              <w:t>DATETIME</w:t>
            </w:r>
          </w:p>
        </w:tc>
      </w:tr>
      <w:tr w:rsidR="06A679E1" w14:paraId="1E316157" w14:textId="77777777" w:rsidTr="538E812A">
        <w:trPr>
          <w:trHeight w:val="300"/>
        </w:trPr>
        <w:tc>
          <w:tcPr>
            <w:tcW w:w="1413" w:type="dxa"/>
            <w:shd w:val="clear" w:color="auto" w:fill="auto"/>
            <w:vAlign w:val="center"/>
          </w:tcPr>
          <w:p w14:paraId="0FB11144" w14:textId="3C083CF9"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lastUpdatedBy</w:t>
            </w:r>
          </w:p>
        </w:tc>
        <w:tc>
          <w:tcPr>
            <w:tcW w:w="4678" w:type="dxa"/>
            <w:shd w:val="clear" w:color="auto" w:fill="auto"/>
            <w:vAlign w:val="center"/>
          </w:tcPr>
          <w:p w14:paraId="131F5630" w14:textId="71D9EC50" w:rsidR="538E812A" w:rsidRDefault="538E812A" w:rsidP="538E812A">
            <w:pPr>
              <w:spacing w:before="0" w:after="0"/>
            </w:pPr>
            <w:r w:rsidRPr="538E812A">
              <w:rPr>
                <w:rFonts w:ascii="Arial" w:eastAsia="Arial" w:hAnsi="Arial" w:cs="Arial"/>
                <w:sz w:val="20"/>
                <w:szCs w:val="20"/>
              </w:rPr>
              <w:t>Utilizador que realizou a última atualização.</w:t>
            </w:r>
          </w:p>
        </w:tc>
        <w:tc>
          <w:tcPr>
            <w:tcW w:w="2693" w:type="dxa"/>
          </w:tcPr>
          <w:p w14:paraId="33CE5977" w14:textId="333395CA" w:rsidR="538E812A" w:rsidRDefault="538E812A" w:rsidP="538E812A">
            <w:pPr>
              <w:spacing w:before="0" w:after="0" w:line="259" w:lineRule="auto"/>
              <w:rPr>
                <w:rFonts w:ascii="Arial" w:eastAsia="Arial" w:hAnsi="Arial" w:cs="Arial"/>
                <w:sz w:val="20"/>
                <w:szCs w:val="20"/>
              </w:rPr>
            </w:pPr>
            <w:r w:rsidRPr="538E812A">
              <w:rPr>
                <w:rFonts w:ascii="Arial" w:eastAsia="Arial" w:hAnsi="Arial" w:cs="Arial"/>
                <w:sz w:val="20"/>
                <w:szCs w:val="20"/>
              </w:rPr>
              <w:t>VARCHAR (USER IDENTIFIER)</w:t>
            </w:r>
          </w:p>
          <w:p w14:paraId="0D14260D" w14:textId="1246B8FB" w:rsidR="538E812A" w:rsidRDefault="538E812A" w:rsidP="538E812A">
            <w:pPr>
              <w:spacing w:before="0" w:after="0"/>
              <w:rPr>
                <w:rFonts w:ascii="Arial" w:eastAsia="Arial" w:hAnsi="Arial" w:cs="Arial"/>
                <w:sz w:val="20"/>
                <w:szCs w:val="20"/>
              </w:rPr>
            </w:pPr>
          </w:p>
        </w:tc>
      </w:tr>
      <w:tr w:rsidR="06A679E1" w14:paraId="7305C79F" w14:textId="77777777" w:rsidTr="538E812A">
        <w:trPr>
          <w:trHeight w:val="300"/>
        </w:trPr>
        <w:tc>
          <w:tcPr>
            <w:tcW w:w="1413" w:type="dxa"/>
            <w:shd w:val="clear" w:color="auto" w:fill="auto"/>
            <w:vAlign w:val="center"/>
          </w:tcPr>
          <w:p w14:paraId="4675BDCB" w14:textId="1D51E459"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lastUpdateDate</w:t>
            </w:r>
          </w:p>
        </w:tc>
        <w:tc>
          <w:tcPr>
            <w:tcW w:w="4678" w:type="dxa"/>
            <w:shd w:val="clear" w:color="auto" w:fill="auto"/>
            <w:vAlign w:val="center"/>
          </w:tcPr>
          <w:p w14:paraId="628918AD" w14:textId="0E8F91D5" w:rsidR="538E812A" w:rsidRDefault="538E812A" w:rsidP="538E812A">
            <w:pPr>
              <w:spacing w:before="0" w:after="0"/>
            </w:pPr>
            <w:r w:rsidRPr="538E812A">
              <w:rPr>
                <w:rFonts w:ascii="Arial" w:eastAsia="Arial" w:hAnsi="Arial" w:cs="Arial"/>
                <w:sz w:val="20"/>
                <w:szCs w:val="20"/>
              </w:rPr>
              <w:t>Data e hora da última atualização.</w:t>
            </w:r>
          </w:p>
        </w:tc>
        <w:tc>
          <w:tcPr>
            <w:tcW w:w="2693" w:type="dxa"/>
          </w:tcPr>
          <w:p w14:paraId="7F610DF8" w14:textId="7632FA7C" w:rsidR="538E812A" w:rsidRDefault="538E812A" w:rsidP="538E812A">
            <w:pPr>
              <w:spacing w:before="0" w:after="0"/>
            </w:pPr>
            <w:r w:rsidRPr="538E812A">
              <w:rPr>
                <w:rFonts w:ascii="Arial" w:eastAsia="Arial" w:hAnsi="Arial" w:cs="Arial"/>
                <w:sz w:val="20"/>
                <w:szCs w:val="20"/>
              </w:rPr>
              <w:t>DATETIME</w:t>
            </w:r>
          </w:p>
        </w:tc>
      </w:tr>
    </w:tbl>
    <w:p w14:paraId="1DD7BC41" w14:textId="48E64BE1" w:rsidR="06A679E1" w:rsidRDefault="06A679E1" w:rsidP="538E812A"/>
    <w:p w14:paraId="12E9036C" w14:textId="2E39D569" w:rsidR="2A21109D" w:rsidRDefault="538E812A" w:rsidP="538E812A">
      <w:pPr>
        <w:pStyle w:val="Ttulo3"/>
        <w:spacing w:line="259" w:lineRule="auto"/>
        <w:ind w:left="576" w:hanging="576"/>
        <w:rPr>
          <w:iCs w:val="0"/>
          <w:szCs w:val="20"/>
        </w:rPr>
      </w:pPr>
      <w:bookmarkStart w:id="346" w:name="_Toc199624821"/>
      <w:r>
        <w:t>Tabela LinhaEncomendaCliente</w:t>
      </w:r>
      <w:bookmarkEnd w:id="346"/>
    </w:p>
    <w:p w14:paraId="71D661EB" w14:textId="72F6D126" w:rsidR="2A21109D" w:rsidRDefault="538E812A" w:rsidP="06A679E1">
      <w:pPr>
        <w:rPr>
          <w:sz w:val="22"/>
          <w:szCs w:val="22"/>
        </w:rPr>
      </w:pPr>
      <w:r w:rsidRPr="538E812A">
        <w:rPr>
          <w:sz w:val="22"/>
          <w:szCs w:val="22"/>
        </w:rPr>
        <w:t>A tabela seguinte descreve os campos do modelo de dados implementado.</w:t>
      </w:r>
    </w:p>
    <w:p w14:paraId="2F43EF34" w14:textId="77777777" w:rsidR="06A679E1" w:rsidRDefault="06A679E1" w:rsidP="06A679E1">
      <w:pPr>
        <w:rPr>
          <w:sz w:val="22"/>
          <w:szCs w:val="22"/>
        </w:rPr>
      </w:pPr>
    </w:p>
    <w:p w14:paraId="7C9C790E" w14:textId="37B007DA" w:rsidR="2A21109D" w:rsidRDefault="538E812A" w:rsidP="06A679E1">
      <w:pPr>
        <w:pStyle w:val="Legenda"/>
        <w:keepNext/>
        <w:jc w:val="center"/>
      </w:pPr>
      <w:bookmarkStart w:id="347" w:name="_Toc199624941"/>
      <w:r>
        <w:t xml:space="preserve">Tabela </w:t>
      </w:r>
      <w:fldSimple w:instr=" SEQ Tabela \* ARABIC ">
        <w:r w:rsidR="00BF303B">
          <w:t>97</w:t>
        </w:r>
      </w:fldSimple>
      <w:r>
        <w:t>. Tabela LinhaEncomendaCliente implementada.</w:t>
      </w:r>
      <w:bookmarkEnd w:id="34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3"/>
        <w:gridCol w:w="4270"/>
        <w:gridCol w:w="2555"/>
      </w:tblGrid>
      <w:tr w:rsidR="06A679E1" w14:paraId="253E537F" w14:textId="77777777" w:rsidTr="538E812A">
        <w:trPr>
          <w:trHeight w:val="300"/>
        </w:trPr>
        <w:tc>
          <w:tcPr>
            <w:tcW w:w="1413" w:type="dxa"/>
            <w:shd w:val="clear" w:color="auto" w:fill="4472C4" w:themeFill="accent1"/>
            <w:vAlign w:val="center"/>
          </w:tcPr>
          <w:p w14:paraId="23693E25" w14:textId="77777777" w:rsidR="06A679E1" w:rsidRDefault="538E812A" w:rsidP="06A679E1">
            <w:pPr>
              <w:rPr>
                <w:color w:val="FFFFFF" w:themeColor="background1"/>
                <w:sz w:val="22"/>
                <w:szCs w:val="22"/>
              </w:rPr>
            </w:pPr>
            <w:r w:rsidRPr="538E812A">
              <w:rPr>
                <w:color w:val="FFFFFF" w:themeColor="background1"/>
                <w:sz w:val="22"/>
                <w:szCs w:val="22"/>
              </w:rPr>
              <w:t>Campo</w:t>
            </w:r>
          </w:p>
        </w:tc>
        <w:tc>
          <w:tcPr>
            <w:tcW w:w="4678" w:type="dxa"/>
            <w:shd w:val="clear" w:color="auto" w:fill="4472C4" w:themeFill="accent1"/>
            <w:vAlign w:val="center"/>
          </w:tcPr>
          <w:p w14:paraId="2DF4EF14" w14:textId="77777777" w:rsidR="06A679E1" w:rsidRDefault="538E812A" w:rsidP="06A679E1">
            <w:pPr>
              <w:rPr>
                <w:color w:val="FFFFFF" w:themeColor="background1"/>
                <w:sz w:val="22"/>
                <w:szCs w:val="22"/>
              </w:rPr>
            </w:pPr>
            <w:r w:rsidRPr="538E812A">
              <w:rPr>
                <w:color w:val="FFFFFF" w:themeColor="background1"/>
                <w:sz w:val="22"/>
                <w:szCs w:val="22"/>
              </w:rPr>
              <w:t>Descrição</w:t>
            </w:r>
          </w:p>
        </w:tc>
        <w:tc>
          <w:tcPr>
            <w:tcW w:w="2693" w:type="dxa"/>
            <w:shd w:val="clear" w:color="auto" w:fill="4472C4" w:themeFill="accent1"/>
            <w:vAlign w:val="center"/>
          </w:tcPr>
          <w:p w14:paraId="00448618" w14:textId="77777777" w:rsidR="06A679E1" w:rsidRDefault="538E812A" w:rsidP="06A679E1">
            <w:pPr>
              <w:rPr>
                <w:color w:val="FFFFFF" w:themeColor="background1"/>
                <w:sz w:val="22"/>
                <w:szCs w:val="22"/>
              </w:rPr>
            </w:pPr>
            <w:r w:rsidRPr="538E812A">
              <w:rPr>
                <w:color w:val="FFFFFF" w:themeColor="background1"/>
                <w:sz w:val="22"/>
                <w:szCs w:val="22"/>
              </w:rPr>
              <w:t>Formato do campo</w:t>
            </w:r>
          </w:p>
        </w:tc>
      </w:tr>
      <w:tr w:rsidR="06A679E1" w14:paraId="1F70CF93" w14:textId="77777777" w:rsidTr="538E812A">
        <w:trPr>
          <w:trHeight w:val="300"/>
        </w:trPr>
        <w:tc>
          <w:tcPr>
            <w:tcW w:w="1413" w:type="dxa"/>
            <w:shd w:val="clear" w:color="auto" w:fill="auto"/>
            <w:vAlign w:val="center"/>
          </w:tcPr>
          <w:p w14:paraId="4621485C" w14:textId="6A2E46AB" w:rsidR="538E812A" w:rsidRDefault="538E812A" w:rsidP="538E812A">
            <w:pPr>
              <w:spacing w:before="0" w:after="0"/>
            </w:pPr>
            <w:r w:rsidRPr="538E812A">
              <w:rPr>
                <w:rFonts w:ascii="Arial" w:eastAsia="Arial" w:hAnsi="Arial" w:cs="Arial"/>
                <w:sz w:val="20"/>
                <w:szCs w:val="20"/>
              </w:rPr>
              <w:t>Id</w:t>
            </w:r>
          </w:p>
        </w:tc>
        <w:tc>
          <w:tcPr>
            <w:tcW w:w="4678" w:type="dxa"/>
            <w:shd w:val="clear" w:color="auto" w:fill="auto"/>
            <w:vAlign w:val="center"/>
          </w:tcPr>
          <w:p w14:paraId="13062CD1" w14:textId="546C52F9" w:rsidR="538E812A" w:rsidRDefault="538E812A" w:rsidP="538E812A">
            <w:pPr>
              <w:spacing w:before="0" w:after="0"/>
            </w:pPr>
            <w:r w:rsidRPr="538E812A">
              <w:rPr>
                <w:rFonts w:ascii="Arial" w:eastAsia="Arial" w:hAnsi="Arial" w:cs="Arial"/>
                <w:sz w:val="20"/>
                <w:szCs w:val="20"/>
              </w:rPr>
              <w:t>Identificador único da linha de encomenda do cliente.</w:t>
            </w:r>
          </w:p>
        </w:tc>
        <w:tc>
          <w:tcPr>
            <w:tcW w:w="2693" w:type="dxa"/>
          </w:tcPr>
          <w:p w14:paraId="69FD36D1" w14:textId="1DCCF0D6" w:rsidR="538E812A" w:rsidRDefault="538E812A" w:rsidP="538E812A">
            <w:pPr>
              <w:spacing w:before="0" w:after="0"/>
            </w:pPr>
            <w:r w:rsidRPr="538E812A">
              <w:rPr>
                <w:rFonts w:ascii="Arial" w:eastAsia="Arial" w:hAnsi="Arial" w:cs="Arial"/>
                <w:sz w:val="20"/>
                <w:szCs w:val="20"/>
              </w:rPr>
              <w:t>INT (PK)</w:t>
            </w:r>
          </w:p>
        </w:tc>
      </w:tr>
      <w:tr w:rsidR="06A679E1" w14:paraId="6CEE2A00" w14:textId="77777777" w:rsidTr="538E812A">
        <w:trPr>
          <w:trHeight w:val="300"/>
        </w:trPr>
        <w:tc>
          <w:tcPr>
            <w:tcW w:w="1413" w:type="dxa"/>
            <w:shd w:val="clear" w:color="auto" w:fill="auto"/>
            <w:vAlign w:val="center"/>
          </w:tcPr>
          <w:p w14:paraId="38EEB3C3" w14:textId="272C0755" w:rsidR="538E812A" w:rsidRDefault="538E812A" w:rsidP="538E812A">
            <w:pPr>
              <w:spacing w:before="0" w:after="0"/>
            </w:pPr>
            <w:r w:rsidRPr="538E812A">
              <w:rPr>
                <w:rFonts w:ascii="Arial" w:eastAsia="Arial" w:hAnsi="Arial" w:cs="Arial"/>
                <w:sz w:val="20"/>
                <w:szCs w:val="20"/>
              </w:rPr>
              <w:t>quantidade</w:t>
            </w:r>
          </w:p>
        </w:tc>
        <w:tc>
          <w:tcPr>
            <w:tcW w:w="4678" w:type="dxa"/>
            <w:shd w:val="clear" w:color="auto" w:fill="auto"/>
            <w:vAlign w:val="center"/>
          </w:tcPr>
          <w:p w14:paraId="62661799" w14:textId="67A1AACC" w:rsidR="538E812A" w:rsidRDefault="538E812A" w:rsidP="538E812A">
            <w:pPr>
              <w:spacing w:before="0" w:after="0"/>
            </w:pPr>
            <w:r w:rsidRPr="538E812A">
              <w:rPr>
                <w:rFonts w:ascii="Arial" w:eastAsia="Arial" w:hAnsi="Arial" w:cs="Arial"/>
                <w:sz w:val="20"/>
                <w:szCs w:val="20"/>
              </w:rPr>
              <w:t>Quantidade do produto encomendado.</w:t>
            </w:r>
          </w:p>
        </w:tc>
        <w:tc>
          <w:tcPr>
            <w:tcW w:w="2693" w:type="dxa"/>
          </w:tcPr>
          <w:p w14:paraId="1BCF24EE" w14:textId="36BE77C2" w:rsidR="538E812A" w:rsidRDefault="538E812A" w:rsidP="538E812A">
            <w:pPr>
              <w:spacing w:before="0" w:after="0"/>
            </w:pPr>
            <w:r w:rsidRPr="538E812A">
              <w:rPr>
                <w:rFonts w:ascii="Arial" w:eastAsia="Arial" w:hAnsi="Arial" w:cs="Arial"/>
                <w:sz w:val="20"/>
                <w:szCs w:val="20"/>
              </w:rPr>
              <w:t>INT</w:t>
            </w:r>
          </w:p>
        </w:tc>
      </w:tr>
      <w:tr w:rsidR="06A679E1" w14:paraId="76C82316" w14:textId="77777777" w:rsidTr="538E812A">
        <w:trPr>
          <w:trHeight w:val="300"/>
        </w:trPr>
        <w:tc>
          <w:tcPr>
            <w:tcW w:w="1413" w:type="dxa"/>
            <w:shd w:val="clear" w:color="auto" w:fill="auto"/>
            <w:vAlign w:val="center"/>
          </w:tcPr>
          <w:p w14:paraId="4800A281" w14:textId="5D9406C7"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valorTotal</w:t>
            </w:r>
          </w:p>
        </w:tc>
        <w:tc>
          <w:tcPr>
            <w:tcW w:w="4678" w:type="dxa"/>
            <w:shd w:val="clear" w:color="auto" w:fill="auto"/>
            <w:vAlign w:val="center"/>
          </w:tcPr>
          <w:p w14:paraId="3985DF93" w14:textId="7CC259E0" w:rsidR="538E812A" w:rsidRDefault="538E812A" w:rsidP="538E812A">
            <w:pPr>
              <w:spacing w:before="0" w:after="0"/>
            </w:pPr>
            <w:r w:rsidRPr="538E812A">
              <w:rPr>
                <w:rFonts w:ascii="Arial" w:eastAsia="Arial" w:hAnsi="Arial" w:cs="Arial"/>
                <w:sz w:val="20"/>
                <w:szCs w:val="20"/>
              </w:rPr>
              <w:t>Valor total da linha (quantidade × preço unitário + IVA).</w:t>
            </w:r>
          </w:p>
        </w:tc>
        <w:tc>
          <w:tcPr>
            <w:tcW w:w="2693" w:type="dxa"/>
          </w:tcPr>
          <w:p w14:paraId="0A597E30" w14:textId="0E0F2293" w:rsidR="538E812A" w:rsidRDefault="538E812A" w:rsidP="538E812A">
            <w:pPr>
              <w:spacing w:before="0" w:after="0"/>
            </w:pPr>
            <w:r w:rsidRPr="538E812A">
              <w:rPr>
                <w:rFonts w:ascii="Arial" w:eastAsia="Arial" w:hAnsi="Arial" w:cs="Arial"/>
                <w:sz w:val="20"/>
                <w:szCs w:val="20"/>
              </w:rPr>
              <w:t>DECIMAL(10,2)</w:t>
            </w:r>
          </w:p>
        </w:tc>
      </w:tr>
      <w:tr w:rsidR="06A679E1" w14:paraId="641D62ED" w14:textId="77777777" w:rsidTr="538E812A">
        <w:trPr>
          <w:trHeight w:val="300"/>
        </w:trPr>
        <w:tc>
          <w:tcPr>
            <w:tcW w:w="1413" w:type="dxa"/>
            <w:shd w:val="clear" w:color="auto" w:fill="auto"/>
            <w:vAlign w:val="center"/>
          </w:tcPr>
          <w:p w14:paraId="2A82419C" w14:textId="5EB0DA43"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valorIva</w:t>
            </w:r>
          </w:p>
        </w:tc>
        <w:tc>
          <w:tcPr>
            <w:tcW w:w="4678" w:type="dxa"/>
            <w:shd w:val="clear" w:color="auto" w:fill="auto"/>
            <w:vAlign w:val="center"/>
          </w:tcPr>
          <w:p w14:paraId="2A731432" w14:textId="248BD55B" w:rsidR="538E812A" w:rsidRDefault="538E812A" w:rsidP="538E812A">
            <w:pPr>
              <w:spacing w:before="0" w:after="0"/>
            </w:pPr>
            <w:r w:rsidRPr="538E812A">
              <w:rPr>
                <w:rFonts w:ascii="Arial" w:eastAsia="Arial" w:hAnsi="Arial" w:cs="Arial"/>
                <w:sz w:val="20"/>
                <w:szCs w:val="20"/>
              </w:rPr>
              <w:t>Valor do IVA aplicado à linha.</w:t>
            </w:r>
          </w:p>
        </w:tc>
        <w:tc>
          <w:tcPr>
            <w:tcW w:w="2693" w:type="dxa"/>
          </w:tcPr>
          <w:p w14:paraId="07CE21C3" w14:textId="6C254147" w:rsidR="538E812A" w:rsidRDefault="538E812A" w:rsidP="538E812A">
            <w:pPr>
              <w:spacing w:before="0" w:after="0"/>
            </w:pPr>
            <w:r w:rsidRPr="538E812A">
              <w:rPr>
                <w:rFonts w:ascii="Arial" w:eastAsia="Arial" w:hAnsi="Arial" w:cs="Arial"/>
                <w:sz w:val="20"/>
                <w:szCs w:val="20"/>
              </w:rPr>
              <w:t>DECIMAL(10,2)</w:t>
            </w:r>
          </w:p>
        </w:tc>
      </w:tr>
      <w:tr w:rsidR="06A679E1" w14:paraId="424C6161" w14:textId="77777777" w:rsidTr="538E812A">
        <w:trPr>
          <w:trHeight w:val="300"/>
        </w:trPr>
        <w:tc>
          <w:tcPr>
            <w:tcW w:w="1413" w:type="dxa"/>
            <w:shd w:val="clear" w:color="auto" w:fill="auto"/>
            <w:vAlign w:val="center"/>
          </w:tcPr>
          <w:p w14:paraId="3CD299F4" w14:textId="7B6B2B20"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ProdutoId</w:t>
            </w:r>
          </w:p>
        </w:tc>
        <w:tc>
          <w:tcPr>
            <w:tcW w:w="4678" w:type="dxa"/>
            <w:shd w:val="clear" w:color="auto" w:fill="auto"/>
            <w:vAlign w:val="center"/>
          </w:tcPr>
          <w:p w14:paraId="48BF4505" w14:textId="2E55A85C" w:rsidR="538E812A" w:rsidRDefault="538E812A" w:rsidP="538E812A">
            <w:pPr>
              <w:spacing w:before="0" w:after="0"/>
            </w:pPr>
            <w:r w:rsidRPr="538E812A">
              <w:rPr>
                <w:rFonts w:ascii="Arial" w:eastAsia="Arial" w:hAnsi="Arial" w:cs="Arial"/>
                <w:sz w:val="20"/>
                <w:szCs w:val="20"/>
              </w:rPr>
              <w:t>Identificador do produto encomendado.</w:t>
            </w:r>
          </w:p>
        </w:tc>
        <w:tc>
          <w:tcPr>
            <w:tcW w:w="2693" w:type="dxa"/>
          </w:tcPr>
          <w:p w14:paraId="26D126DB" w14:textId="330BE015" w:rsidR="538E812A" w:rsidRDefault="538E812A" w:rsidP="538E812A">
            <w:pPr>
              <w:spacing w:before="0" w:after="0"/>
            </w:pPr>
            <w:r w:rsidRPr="538E812A">
              <w:rPr>
                <w:rFonts w:ascii="Arial" w:eastAsia="Arial" w:hAnsi="Arial" w:cs="Arial"/>
                <w:sz w:val="20"/>
                <w:szCs w:val="20"/>
              </w:rPr>
              <w:t>INT (FK)</w:t>
            </w:r>
          </w:p>
        </w:tc>
      </w:tr>
      <w:tr w:rsidR="06A679E1" w14:paraId="637EEBC6" w14:textId="77777777" w:rsidTr="538E812A">
        <w:trPr>
          <w:trHeight w:val="300"/>
        </w:trPr>
        <w:tc>
          <w:tcPr>
            <w:tcW w:w="1413" w:type="dxa"/>
            <w:shd w:val="clear" w:color="auto" w:fill="auto"/>
            <w:vAlign w:val="center"/>
          </w:tcPr>
          <w:p w14:paraId="1EC78B14" w14:textId="78EF3083"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EncomendaClienteId</w:t>
            </w:r>
          </w:p>
        </w:tc>
        <w:tc>
          <w:tcPr>
            <w:tcW w:w="4678" w:type="dxa"/>
            <w:shd w:val="clear" w:color="auto" w:fill="auto"/>
            <w:vAlign w:val="center"/>
          </w:tcPr>
          <w:p w14:paraId="492A6B9D" w14:textId="0C7D140B" w:rsidR="538E812A" w:rsidRDefault="538E812A" w:rsidP="538E812A">
            <w:pPr>
              <w:spacing w:before="0" w:after="0"/>
            </w:pPr>
            <w:r w:rsidRPr="538E812A">
              <w:rPr>
                <w:rFonts w:ascii="Arial" w:eastAsia="Arial" w:hAnsi="Arial" w:cs="Arial"/>
                <w:sz w:val="20"/>
                <w:szCs w:val="20"/>
              </w:rPr>
              <w:t>Identificador da encomenda associada.</w:t>
            </w:r>
          </w:p>
        </w:tc>
        <w:tc>
          <w:tcPr>
            <w:tcW w:w="2693" w:type="dxa"/>
          </w:tcPr>
          <w:p w14:paraId="19A8C163" w14:textId="35516CC8" w:rsidR="538E812A" w:rsidRDefault="538E812A" w:rsidP="538E812A">
            <w:pPr>
              <w:spacing w:before="0" w:after="0"/>
            </w:pPr>
            <w:r w:rsidRPr="538E812A">
              <w:rPr>
                <w:rFonts w:ascii="Arial" w:eastAsia="Arial" w:hAnsi="Arial" w:cs="Arial"/>
                <w:sz w:val="20"/>
                <w:szCs w:val="20"/>
              </w:rPr>
              <w:t>INT (FK)</w:t>
            </w:r>
          </w:p>
        </w:tc>
      </w:tr>
      <w:tr w:rsidR="06A679E1" w14:paraId="4CBE17AF" w14:textId="77777777" w:rsidTr="538E812A">
        <w:trPr>
          <w:trHeight w:val="300"/>
        </w:trPr>
        <w:tc>
          <w:tcPr>
            <w:tcW w:w="1413" w:type="dxa"/>
            <w:shd w:val="clear" w:color="auto" w:fill="auto"/>
            <w:vAlign w:val="center"/>
          </w:tcPr>
          <w:p w14:paraId="7BC860B2" w14:textId="5ED4BDF1"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Is_Active</w:t>
            </w:r>
          </w:p>
        </w:tc>
        <w:tc>
          <w:tcPr>
            <w:tcW w:w="4678" w:type="dxa"/>
            <w:shd w:val="clear" w:color="auto" w:fill="auto"/>
            <w:vAlign w:val="center"/>
          </w:tcPr>
          <w:p w14:paraId="3431BFD5" w14:textId="0EB11403" w:rsidR="538E812A" w:rsidRDefault="538E812A" w:rsidP="538E812A">
            <w:pPr>
              <w:spacing w:before="0" w:after="0"/>
            </w:pPr>
            <w:r w:rsidRPr="538E812A">
              <w:rPr>
                <w:rFonts w:ascii="Arial" w:eastAsia="Arial" w:hAnsi="Arial" w:cs="Arial"/>
                <w:sz w:val="20"/>
                <w:szCs w:val="20"/>
              </w:rPr>
              <w:t>Indica se a linha de encomenda está ativa (1 = ativa, 0 = inativa).</w:t>
            </w:r>
          </w:p>
        </w:tc>
        <w:tc>
          <w:tcPr>
            <w:tcW w:w="2693" w:type="dxa"/>
          </w:tcPr>
          <w:p w14:paraId="33E6694A" w14:textId="33C012F0" w:rsidR="538E812A" w:rsidRDefault="538E812A" w:rsidP="538E812A">
            <w:pPr>
              <w:spacing w:before="0" w:after="0"/>
            </w:pPr>
            <w:r w:rsidRPr="538E812A">
              <w:rPr>
                <w:rFonts w:ascii="Arial" w:eastAsia="Arial" w:hAnsi="Arial" w:cs="Arial"/>
                <w:sz w:val="20"/>
                <w:szCs w:val="20"/>
              </w:rPr>
              <w:t>BOOLEAN</w:t>
            </w:r>
          </w:p>
        </w:tc>
      </w:tr>
      <w:tr w:rsidR="06A679E1" w14:paraId="2C4BF73F" w14:textId="77777777" w:rsidTr="538E812A">
        <w:trPr>
          <w:trHeight w:val="300"/>
        </w:trPr>
        <w:tc>
          <w:tcPr>
            <w:tcW w:w="1413" w:type="dxa"/>
            <w:shd w:val="clear" w:color="auto" w:fill="auto"/>
            <w:vAlign w:val="center"/>
          </w:tcPr>
          <w:p w14:paraId="4667B7F3" w14:textId="66FE09EA"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createdBy</w:t>
            </w:r>
          </w:p>
        </w:tc>
        <w:tc>
          <w:tcPr>
            <w:tcW w:w="4678" w:type="dxa"/>
            <w:shd w:val="clear" w:color="auto" w:fill="auto"/>
            <w:vAlign w:val="center"/>
          </w:tcPr>
          <w:p w14:paraId="1C9995B8" w14:textId="070E6829" w:rsidR="538E812A" w:rsidRDefault="538E812A" w:rsidP="538E812A">
            <w:pPr>
              <w:spacing w:before="0" w:after="0"/>
            </w:pPr>
            <w:r w:rsidRPr="538E812A">
              <w:rPr>
                <w:rFonts w:ascii="Arial" w:eastAsia="Arial" w:hAnsi="Arial" w:cs="Arial"/>
                <w:sz w:val="20"/>
                <w:szCs w:val="20"/>
              </w:rPr>
              <w:t>Utilizador que criou o registo.</w:t>
            </w:r>
          </w:p>
        </w:tc>
        <w:tc>
          <w:tcPr>
            <w:tcW w:w="2693" w:type="dxa"/>
          </w:tcPr>
          <w:p w14:paraId="4B3AE7F8" w14:textId="0D3268C8" w:rsidR="538E812A" w:rsidRDefault="538E812A" w:rsidP="538E812A">
            <w:pPr>
              <w:spacing w:before="0" w:after="0" w:line="259" w:lineRule="auto"/>
              <w:rPr>
                <w:rFonts w:ascii="Arial" w:eastAsia="Arial" w:hAnsi="Arial" w:cs="Arial"/>
                <w:sz w:val="20"/>
                <w:szCs w:val="20"/>
              </w:rPr>
            </w:pPr>
            <w:r w:rsidRPr="538E812A">
              <w:rPr>
                <w:rFonts w:ascii="Arial" w:eastAsia="Arial" w:hAnsi="Arial" w:cs="Arial"/>
                <w:sz w:val="20"/>
                <w:szCs w:val="20"/>
              </w:rPr>
              <w:t>VARCHAR (USER IDENTIFIER)</w:t>
            </w:r>
          </w:p>
        </w:tc>
      </w:tr>
      <w:tr w:rsidR="06A679E1" w14:paraId="6E92BF0B" w14:textId="77777777" w:rsidTr="538E812A">
        <w:trPr>
          <w:trHeight w:val="300"/>
        </w:trPr>
        <w:tc>
          <w:tcPr>
            <w:tcW w:w="1413" w:type="dxa"/>
            <w:shd w:val="clear" w:color="auto" w:fill="auto"/>
            <w:vAlign w:val="center"/>
          </w:tcPr>
          <w:p w14:paraId="5852DAE9" w14:textId="29BBFA5C"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createdDate</w:t>
            </w:r>
          </w:p>
        </w:tc>
        <w:tc>
          <w:tcPr>
            <w:tcW w:w="4678" w:type="dxa"/>
            <w:shd w:val="clear" w:color="auto" w:fill="auto"/>
            <w:vAlign w:val="center"/>
          </w:tcPr>
          <w:p w14:paraId="326E7202" w14:textId="0464A59A" w:rsidR="538E812A" w:rsidRDefault="538E812A" w:rsidP="538E812A">
            <w:pPr>
              <w:spacing w:before="0" w:after="0"/>
            </w:pPr>
            <w:r w:rsidRPr="538E812A">
              <w:rPr>
                <w:rFonts w:ascii="Arial" w:eastAsia="Arial" w:hAnsi="Arial" w:cs="Arial"/>
                <w:sz w:val="20"/>
                <w:szCs w:val="20"/>
              </w:rPr>
              <w:t>Data e hora da criação do registo.</w:t>
            </w:r>
          </w:p>
        </w:tc>
        <w:tc>
          <w:tcPr>
            <w:tcW w:w="2693" w:type="dxa"/>
          </w:tcPr>
          <w:p w14:paraId="500A291A" w14:textId="63BE7585" w:rsidR="538E812A" w:rsidRDefault="538E812A" w:rsidP="538E812A">
            <w:pPr>
              <w:spacing w:before="0" w:after="0"/>
            </w:pPr>
            <w:r w:rsidRPr="538E812A">
              <w:rPr>
                <w:rFonts w:ascii="Arial" w:eastAsia="Arial" w:hAnsi="Arial" w:cs="Arial"/>
                <w:sz w:val="20"/>
                <w:szCs w:val="20"/>
              </w:rPr>
              <w:t>DATETIME</w:t>
            </w:r>
          </w:p>
        </w:tc>
      </w:tr>
      <w:tr w:rsidR="06A679E1" w14:paraId="5EA30D73" w14:textId="77777777" w:rsidTr="538E812A">
        <w:trPr>
          <w:trHeight w:val="300"/>
        </w:trPr>
        <w:tc>
          <w:tcPr>
            <w:tcW w:w="1413" w:type="dxa"/>
            <w:shd w:val="clear" w:color="auto" w:fill="auto"/>
            <w:vAlign w:val="center"/>
          </w:tcPr>
          <w:p w14:paraId="232C6C3C" w14:textId="5C338F6D"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lastUpdatedBy</w:t>
            </w:r>
          </w:p>
        </w:tc>
        <w:tc>
          <w:tcPr>
            <w:tcW w:w="4678" w:type="dxa"/>
            <w:shd w:val="clear" w:color="auto" w:fill="auto"/>
            <w:vAlign w:val="center"/>
          </w:tcPr>
          <w:p w14:paraId="29FCEBFD" w14:textId="47677CC3" w:rsidR="538E812A" w:rsidRDefault="538E812A" w:rsidP="538E812A">
            <w:pPr>
              <w:spacing w:before="0" w:after="0"/>
            </w:pPr>
            <w:r w:rsidRPr="538E812A">
              <w:rPr>
                <w:rFonts w:ascii="Arial" w:eastAsia="Arial" w:hAnsi="Arial" w:cs="Arial"/>
                <w:sz w:val="20"/>
                <w:szCs w:val="20"/>
              </w:rPr>
              <w:t>Utilizador que realizou a última atualização.</w:t>
            </w:r>
          </w:p>
        </w:tc>
        <w:tc>
          <w:tcPr>
            <w:tcW w:w="2693" w:type="dxa"/>
          </w:tcPr>
          <w:p w14:paraId="515D80F3" w14:textId="333395CA" w:rsidR="538E812A" w:rsidRDefault="538E812A" w:rsidP="538E812A">
            <w:pPr>
              <w:spacing w:before="0" w:after="0" w:line="259" w:lineRule="auto"/>
              <w:rPr>
                <w:rFonts w:ascii="Arial" w:eastAsia="Arial" w:hAnsi="Arial" w:cs="Arial"/>
                <w:sz w:val="20"/>
                <w:szCs w:val="20"/>
              </w:rPr>
            </w:pPr>
            <w:r w:rsidRPr="538E812A">
              <w:rPr>
                <w:rFonts w:ascii="Arial" w:eastAsia="Arial" w:hAnsi="Arial" w:cs="Arial"/>
                <w:sz w:val="20"/>
                <w:szCs w:val="20"/>
              </w:rPr>
              <w:t>VARCHAR (USER IDENTIFIER)</w:t>
            </w:r>
          </w:p>
          <w:p w14:paraId="16519906" w14:textId="1246B8FB" w:rsidR="538E812A" w:rsidRDefault="538E812A" w:rsidP="538E812A">
            <w:pPr>
              <w:spacing w:before="0" w:after="0"/>
              <w:rPr>
                <w:rFonts w:ascii="Arial" w:eastAsia="Arial" w:hAnsi="Arial" w:cs="Arial"/>
                <w:sz w:val="20"/>
                <w:szCs w:val="20"/>
              </w:rPr>
            </w:pPr>
          </w:p>
        </w:tc>
      </w:tr>
      <w:tr w:rsidR="06A679E1" w14:paraId="1BCDFA73" w14:textId="77777777" w:rsidTr="538E812A">
        <w:trPr>
          <w:trHeight w:val="300"/>
        </w:trPr>
        <w:tc>
          <w:tcPr>
            <w:tcW w:w="1413" w:type="dxa"/>
            <w:shd w:val="clear" w:color="auto" w:fill="auto"/>
            <w:vAlign w:val="center"/>
          </w:tcPr>
          <w:p w14:paraId="46FDFC1E" w14:textId="652CE631"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lastUpdateDate</w:t>
            </w:r>
          </w:p>
        </w:tc>
        <w:tc>
          <w:tcPr>
            <w:tcW w:w="4678" w:type="dxa"/>
            <w:shd w:val="clear" w:color="auto" w:fill="auto"/>
            <w:vAlign w:val="center"/>
          </w:tcPr>
          <w:p w14:paraId="3033EDA9" w14:textId="51E620AA" w:rsidR="538E812A" w:rsidRDefault="538E812A" w:rsidP="538E812A">
            <w:pPr>
              <w:spacing w:before="0" w:after="0"/>
            </w:pPr>
            <w:r w:rsidRPr="538E812A">
              <w:rPr>
                <w:rFonts w:ascii="Arial" w:eastAsia="Arial" w:hAnsi="Arial" w:cs="Arial"/>
                <w:sz w:val="20"/>
                <w:szCs w:val="20"/>
              </w:rPr>
              <w:t>Data e hora da última atualização.</w:t>
            </w:r>
          </w:p>
        </w:tc>
        <w:tc>
          <w:tcPr>
            <w:tcW w:w="2693" w:type="dxa"/>
          </w:tcPr>
          <w:p w14:paraId="1FABF6C7" w14:textId="7632FA7C" w:rsidR="538E812A" w:rsidRDefault="538E812A" w:rsidP="538E812A">
            <w:pPr>
              <w:spacing w:before="0" w:after="0"/>
            </w:pPr>
            <w:r w:rsidRPr="538E812A">
              <w:rPr>
                <w:rFonts w:ascii="Arial" w:eastAsia="Arial" w:hAnsi="Arial" w:cs="Arial"/>
                <w:sz w:val="20"/>
                <w:szCs w:val="20"/>
              </w:rPr>
              <w:t>DATETIME</w:t>
            </w:r>
          </w:p>
        </w:tc>
      </w:tr>
    </w:tbl>
    <w:p w14:paraId="527683E2" w14:textId="476BCF23" w:rsidR="06A679E1" w:rsidRDefault="06A679E1" w:rsidP="06A679E1"/>
    <w:p w14:paraId="6603B37C" w14:textId="1128CF0C" w:rsidR="1DDF81C6" w:rsidRDefault="538E812A" w:rsidP="538E812A">
      <w:pPr>
        <w:pStyle w:val="Ttulo3"/>
        <w:spacing w:line="259" w:lineRule="auto"/>
        <w:ind w:left="576" w:hanging="576"/>
        <w:rPr>
          <w:iCs w:val="0"/>
          <w:szCs w:val="20"/>
        </w:rPr>
      </w:pPr>
      <w:bookmarkStart w:id="348" w:name="_Toc199624822"/>
      <w:r>
        <w:t>Tabela LinhaEncomendaFornecedor</w:t>
      </w:r>
      <w:bookmarkEnd w:id="348"/>
    </w:p>
    <w:p w14:paraId="0FA14AC9" w14:textId="72F6D126" w:rsidR="1DDF81C6" w:rsidRDefault="538E812A" w:rsidP="06A679E1">
      <w:pPr>
        <w:rPr>
          <w:sz w:val="22"/>
          <w:szCs w:val="22"/>
        </w:rPr>
      </w:pPr>
      <w:r w:rsidRPr="538E812A">
        <w:rPr>
          <w:sz w:val="22"/>
          <w:szCs w:val="22"/>
        </w:rPr>
        <w:t>A tabela seguinte descreve os campos do modelo de dados implementado.</w:t>
      </w:r>
    </w:p>
    <w:p w14:paraId="1ACE9CB6" w14:textId="77777777" w:rsidR="06A679E1" w:rsidRDefault="06A679E1" w:rsidP="06A679E1">
      <w:pPr>
        <w:rPr>
          <w:sz w:val="22"/>
          <w:szCs w:val="22"/>
        </w:rPr>
      </w:pPr>
    </w:p>
    <w:p w14:paraId="57088B69" w14:textId="41FE6E6E" w:rsidR="1DDF81C6" w:rsidRDefault="538E812A" w:rsidP="06A679E1">
      <w:pPr>
        <w:pStyle w:val="Legenda"/>
        <w:keepNext/>
        <w:jc w:val="center"/>
      </w:pPr>
      <w:bookmarkStart w:id="349" w:name="_Toc199624942"/>
      <w:r>
        <w:t xml:space="preserve">Tabela </w:t>
      </w:r>
      <w:fldSimple w:instr=" SEQ Tabela \* ARABIC ">
        <w:r w:rsidR="00BF303B">
          <w:t>98</w:t>
        </w:r>
      </w:fldSimple>
      <w:r>
        <w:t>. Tabela LinhaEncomendaFornecedor implementada.</w:t>
      </w:r>
      <w:bookmarkEnd w:id="34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3"/>
        <w:gridCol w:w="3969"/>
        <w:gridCol w:w="2456"/>
      </w:tblGrid>
      <w:tr w:rsidR="06A679E1" w14:paraId="470CE8C6" w14:textId="77777777" w:rsidTr="538E812A">
        <w:trPr>
          <w:trHeight w:val="300"/>
        </w:trPr>
        <w:tc>
          <w:tcPr>
            <w:tcW w:w="1413" w:type="dxa"/>
            <w:shd w:val="clear" w:color="auto" w:fill="4472C4" w:themeFill="accent1"/>
            <w:vAlign w:val="center"/>
          </w:tcPr>
          <w:p w14:paraId="3F1A0B6F" w14:textId="77777777" w:rsidR="06A679E1" w:rsidRDefault="538E812A" w:rsidP="06A679E1">
            <w:pPr>
              <w:rPr>
                <w:color w:val="FFFFFF" w:themeColor="background1"/>
                <w:sz w:val="22"/>
                <w:szCs w:val="22"/>
              </w:rPr>
            </w:pPr>
            <w:r w:rsidRPr="538E812A">
              <w:rPr>
                <w:color w:val="FFFFFF" w:themeColor="background1"/>
                <w:sz w:val="22"/>
                <w:szCs w:val="22"/>
              </w:rPr>
              <w:t>Campo</w:t>
            </w:r>
          </w:p>
        </w:tc>
        <w:tc>
          <w:tcPr>
            <w:tcW w:w="4678" w:type="dxa"/>
            <w:shd w:val="clear" w:color="auto" w:fill="4472C4" w:themeFill="accent1"/>
            <w:vAlign w:val="center"/>
          </w:tcPr>
          <w:p w14:paraId="793C9CC5" w14:textId="77777777" w:rsidR="06A679E1" w:rsidRDefault="538E812A" w:rsidP="06A679E1">
            <w:pPr>
              <w:rPr>
                <w:color w:val="FFFFFF" w:themeColor="background1"/>
                <w:sz w:val="22"/>
                <w:szCs w:val="22"/>
              </w:rPr>
            </w:pPr>
            <w:r w:rsidRPr="538E812A">
              <w:rPr>
                <w:color w:val="FFFFFF" w:themeColor="background1"/>
                <w:sz w:val="22"/>
                <w:szCs w:val="22"/>
              </w:rPr>
              <w:t>Descrição</w:t>
            </w:r>
          </w:p>
        </w:tc>
        <w:tc>
          <w:tcPr>
            <w:tcW w:w="2693" w:type="dxa"/>
            <w:shd w:val="clear" w:color="auto" w:fill="4472C4" w:themeFill="accent1"/>
            <w:vAlign w:val="center"/>
          </w:tcPr>
          <w:p w14:paraId="6C7FE897" w14:textId="77777777" w:rsidR="06A679E1" w:rsidRDefault="538E812A" w:rsidP="06A679E1">
            <w:pPr>
              <w:rPr>
                <w:color w:val="FFFFFF" w:themeColor="background1"/>
                <w:sz w:val="22"/>
                <w:szCs w:val="22"/>
              </w:rPr>
            </w:pPr>
            <w:r w:rsidRPr="538E812A">
              <w:rPr>
                <w:color w:val="FFFFFF" w:themeColor="background1"/>
                <w:sz w:val="22"/>
                <w:szCs w:val="22"/>
              </w:rPr>
              <w:t>Formato do campo</w:t>
            </w:r>
          </w:p>
        </w:tc>
      </w:tr>
      <w:tr w:rsidR="06A679E1" w14:paraId="50AC13E3" w14:textId="77777777" w:rsidTr="538E812A">
        <w:trPr>
          <w:trHeight w:val="300"/>
        </w:trPr>
        <w:tc>
          <w:tcPr>
            <w:tcW w:w="1413" w:type="dxa"/>
            <w:shd w:val="clear" w:color="auto" w:fill="auto"/>
            <w:vAlign w:val="center"/>
          </w:tcPr>
          <w:p w14:paraId="79896D86" w14:textId="215CDC16" w:rsidR="538E812A" w:rsidRDefault="538E812A" w:rsidP="538E812A">
            <w:pPr>
              <w:spacing w:before="0" w:after="0"/>
            </w:pPr>
            <w:r w:rsidRPr="538E812A">
              <w:rPr>
                <w:rFonts w:ascii="Arial" w:eastAsia="Arial" w:hAnsi="Arial" w:cs="Arial"/>
                <w:sz w:val="20"/>
                <w:szCs w:val="20"/>
              </w:rPr>
              <w:t>Id</w:t>
            </w:r>
          </w:p>
        </w:tc>
        <w:tc>
          <w:tcPr>
            <w:tcW w:w="4678" w:type="dxa"/>
            <w:shd w:val="clear" w:color="auto" w:fill="auto"/>
            <w:vAlign w:val="center"/>
          </w:tcPr>
          <w:p w14:paraId="141104B4" w14:textId="1D131399" w:rsidR="538E812A" w:rsidRDefault="538E812A" w:rsidP="538E812A">
            <w:pPr>
              <w:spacing w:before="0" w:after="0"/>
            </w:pPr>
            <w:r w:rsidRPr="538E812A">
              <w:rPr>
                <w:rFonts w:ascii="Arial" w:eastAsia="Arial" w:hAnsi="Arial" w:cs="Arial"/>
                <w:sz w:val="20"/>
                <w:szCs w:val="20"/>
              </w:rPr>
              <w:t>Identificador único da linha de encomenda ao fornecedor.</w:t>
            </w:r>
          </w:p>
        </w:tc>
        <w:tc>
          <w:tcPr>
            <w:tcW w:w="2693" w:type="dxa"/>
          </w:tcPr>
          <w:p w14:paraId="715A2DC9" w14:textId="737C9CFD" w:rsidR="538E812A" w:rsidRDefault="538E812A" w:rsidP="538E812A">
            <w:pPr>
              <w:spacing w:before="0" w:after="0"/>
            </w:pPr>
            <w:r w:rsidRPr="538E812A">
              <w:rPr>
                <w:rFonts w:ascii="Arial" w:eastAsia="Arial" w:hAnsi="Arial" w:cs="Arial"/>
                <w:sz w:val="20"/>
                <w:szCs w:val="20"/>
              </w:rPr>
              <w:t>INT (PK)</w:t>
            </w:r>
          </w:p>
        </w:tc>
      </w:tr>
      <w:tr w:rsidR="06A679E1" w14:paraId="45FBD1ED" w14:textId="77777777" w:rsidTr="538E812A">
        <w:trPr>
          <w:trHeight w:val="300"/>
        </w:trPr>
        <w:tc>
          <w:tcPr>
            <w:tcW w:w="1413" w:type="dxa"/>
            <w:shd w:val="clear" w:color="auto" w:fill="auto"/>
            <w:vAlign w:val="center"/>
          </w:tcPr>
          <w:p w14:paraId="2C6559F1" w14:textId="4B1C2D59" w:rsidR="538E812A" w:rsidRDefault="538E812A" w:rsidP="538E812A">
            <w:pPr>
              <w:spacing w:before="0" w:after="0"/>
            </w:pPr>
            <w:r w:rsidRPr="538E812A">
              <w:rPr>
                <w:rFonts w:ascii="Arial" w:eastAsia="Arial" w:hAnsi="Arial" w:cs="Arial"/>
                <w:sz w:val="20"/>
                <w:szCs w:val="20"/>
              </w:rPr>
              <w:t>quantidade</w:t>
            </w:r>
          </w:p>
        </w:tc>
        <w:tc>
          <w:tcPr>
            <w:tcW w:w="4678" w:type="dxa"/>
            <w:shd w:val="clear" w:color="auto" w:fill="auto"/>
            <w:vAlign w:val="center"/>
          </w:tcPr>
          <w:p w14:paraId="32439B62" w14:textId="20556A28" w:rsidR="538E812A" w:rsidRDefault="538E812A" w:rsidP="538E812A">
            <w:pPr>
              <w:spacing w:before="0" w:after="0"/>
            </w:pPr>
            <w:r w:rsidRPr="538E812A">
              <w:rPr>
                <w:rFonts w:ascii="Arial" w:eastAsia="Arial" w:hAnsi="Arial" w:cs="Arial"/>
                <w:sz w:val="20"/>
                <w:szCs w:val="20"/>
              </w:rPr>
              <w:t>Quantidade do produto encomendado ao fornecedor.</w:t>
            </w:r>
          </w:p>
        </w:tc>
        <w:tc>
          <w:tcPr>
            <w:tcW w:w="2693" w:type="dxa"/>
          </w:tcPr>
          <w:p w14:paraId="2B915074" w14:textId="221E70B6" w:rsidR="538E812A" w:rsidRDefault="538E812A" w:rsidP="538E812A">
            <w:pPr>
              <w:spacing w:before="0" w:after="0"/>
            </w:pPr>
            <w:r w:rsidRPr="538E812A">
              <w:rPr>
                <w:rFonts w:ascii="Arial" w:eastAsia="Arial" w:hAnsi="Arial" w:cs="Arial"/>
                <w:sz w:val="20"/>
                <w:szCs w:val="20"/>
              </w:rPr>
              <w:t>INT</w:t>
            </w:r>
          </w:p>
        </w:tc>
      </w:tr>
      <w:tr w:rsidR="06A679E1" w14:paraId="19EBAEFE" w14:textId="77777777" w:rsidTr="538E812A">
        <w:trPr>
          <w:trHeight w:val="300"/>
        </w:trPr>
        <w:tc>
          <w:tcPr>
            <w:tcW w:w="1413" w:type="dxa"/>
            <w:shd w:val="clear" w:color="auto" w:fill="auto"/>
            <w:vAlign w:val="center"/>
          </w:tcPr>
          <w:p w14:paraId="7C146AAB" w14:textId="013D44DD"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valorTotal</w:t>
            </w:r>
          </w:p>
        </w:tc>
        <w:tc>
          <w:tcPr>
            <w:tcW w:w="4678" w:type="dxa"/>
            <w:shd w:val="clear" w:color="auto" w:fill="auto"/>
            <w:vAlign w:val="center"/>
          </w:tcPr>
          <w:p w14:paraId="43EDCA00" w14:textId="5C3755BE" w:rsidR="538E812A" w:rsidRDefault="538E812A" w:rsidP="538E812A">
            <w:pPr>
              <w:spacing w:before="0" w:after="0"/>
            </w:pPr>
            <w:r w:rsidRPr="538E812A">
              <w:rPr>
                <w:rFonts w:ascii="Arial" w:eastAsia="Arial" w:hAnsi="Arial" w:cs="Arial"/>
                <w:sz w:val="20"/>
                <w:szCs w:val="20"/>
              </w:rPr>
              <w:t>Valor total da linha (quantidade × preço unitário + IVA).</w:t>
            </w:r>
          </w:p>
        </w:tc>
        <w:tc>
          <w:tcPr>
            <w:tcW w:w="2693" w:type="dxa"/>
          </w:tcPr>
          <w:p w14:paraId="5DE43975" w14:textId="410C678C" w:rsidR="538E812A" w:rsidRDefault="538E812A" w:rsidP="538E812A">
            <w:pPr>
              <w:spacing w:before="0" w:after="0"/>
            </w:pPr>
            <w:r w:rsidRPr="538E812A">
              <w:rPr>
                <w:rFonts w:ascii="Arial" w:eastAsia="Arial" w:hAnsi="Arial" w:cs="Arial"/>
                <w:sz w:val="20"/>
                <w:szCs w:val="20"/>
              </w:rPr>
              <w:t>DECIMAL(10,2)</w:t>
            </w:r>
          </w:p>
        </w:tc>
      </w:tr>
      <w:tr w:rsidR="06A679E1" w14:paraId="72ADEF1D" w14:textId="77777777" w:rsidTr="538E812A">
        <w:trPr>
          <w:trHeight w:val="300"/>
        </w:trPr>
        <w:tc>
          <w:tcPr>
            <w:tcW w:w="1413" w:type="dxa"/>
            <w:shd w:val="clear" w:color="auto" w:fill="auto"/>
            <w:vAlign w:val="center"/>
          </w:tcPr>
          <w:p w14:paraId="6A140CC8" w14:textId="62625409"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valorIva</w:t>
            </w:r>
          </w:p>
        </w:tc>
        <w:tc>
          <w:tcPr>
            <w:tcW w:w="4678" w:type="dxa"/>
            <w:shd w:val="clear" w:color="auto" w:fill="auto"/>
            <w:vAlign w:val="center"/>
          </w:tcPr>
          <w:p w14:paraId="7DD9DEA7" w14:textId="6EA641D2" w:rsidR="538E812A" w:rsidRDefault="538E812A" w:rsidP="538E812A">
            <w:pPr>
              <w:spacing w:before="0" w:after="0"/>
            </w:pPr>
            <w:r w:rsidRPr="538E812A">
              <w:rPr>
                <w:rFonts w:ascii="Arial" w:eastAsia="Arial" w:hAnsi="Arial" w:cs="Arial"/>
                <w:sz w:val="20"/>
                <w:szCs w:val="20"/>
              </w:rPr>
              <w:t>Valor do IVA aplicado à linha.</w:t>
            </w:r>
          </w:p>
        </w:tc>
        <w:tc>
          <w:tcPr>
            <w:tcW w:w="2693" w:type="dxa"/>
          </w:tcPr>
          <w:p w14:paraId="66C40909" w14:textId="44975F1A" w:rsidR="538E812A" w:rsidRDefault="538E812A" w:rsidP="538E812A">
            <w:pPr>
              <w:spacing w:before="0" w:after="0"/>
            </w:pPr>
            <w:r w:rsidRPr="538E812A">
              <w:rPr>
                <w:rFonts w:ascii="Arial" w:eastAsia="Arial" w:hAnsi="Arial" w:cs="Arial"/>
                <w:sz w:val="20"/>
                <w:szCs w:val="20"/>
              </w:rPr>
              <w:t>DECIMAL(10,2)</w:t>
            </w:r>
          </w:p>
        </w:tc>
      </w:tr>
      <w:tr w:rsidR="06A679E1" w14:paraId="53BF646C" w14:textId="77777777" w:rsidTr="538E812A">
        <w:trPr>
          <w:trHeight w:val="300"/>
        </w:trPr>
        <w:tc>
          <w:tcPr>
            <w:tcW w:w="1413" w:type="dxa"/>
            <w:shd w:val="clear" w:color="auto" w:fill="auto"/>
            <w:vAlign w:val="center"/>
          </w:tcPr>
          <w:p w14:paraId="481B26A2" w14:textId="7495D9BB"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ProdutoId</w:t>
            </w:r>
          </w:p>
        </w:tc>
        <w:tc>
          <w:tcPr>
            <w:tcW w:w="4678" w:type="dxa"/>
            <w:shd w:val="clear" w:color="auto" w:fill="auto"/>
            <w:vAlign w:val="center"/>
          </w:tcPr>
          <w:p w14:paraId="6F5B8069" w14:textId="420FFF88" w:rsidR="538E812A" w:rsidRDefault="538E812A" w:rsidP="538E812A">
            <w:pPr>
              <w:spacing w:before="0" w:after="0"/>
            </w:pPr>
            <w:r w:rsidRPr="538E812A">
              <w:rPr>
                <w:rFonts w:ascii="Arial" w:eastAsia="Arial" w:hAnsi="Arial" w:cs="Arial"/>
                <w:sz w:val="20"/>
                <w:szCs w:val="20"/>
              </w:rPr>
              <w:t>Identificador do produto fornecido.</w:t>
            </w:r>
          </w:p>
        </w:tc>
        <w:tc>
          <w:tcPr>
            <w:tcW w:w="2693" w:type="dxa"/>
          </w:tcPr>
          <w:p w14:paraId="17BFA0B1" w14:textId="35B46040" w:rsidR="538E812A" w:rsidRDefault="538E812A" w:rsidP="538E812A">
            <w:pPr>
              <w:spacing w:before="0" w:after="0"/>
            </w:pPr>
            <w:r w:rsidRPr="538E812A">
              <w:rPr>
                <w:rFonts w:ascii="Arial" w:eastAsia="Arial" w:hAnsi="Arial" w:cs="Arial"/>
                <w:sz w:val="20"/>
                <w:szCs w:val="20"/>
              </w:rPr>
              <w:t>INT (FK)</w:t>
            </w:r>
          </w:p>
        </w:tc>
      </w:tr>
      <w:tr w:rsidR="06A679E1" w14:paraId="607323AB" w14:textId="77777777" w:rsidTr="538E812A">
        <w:trPr>
          <w:trHeight w:val="300"/>
        </w:trPr>
        <w:tc>
          <w:tcPr>
            <w:tcW w:w="1413" w:type="dxa"/>
            <w:shd w:val="clear" w:color="auto" w:fill="auto"/>
            <w:vAlign w:val="center"/>
          </w:tcPr>
          <w:p w14:paraId="0EEB7E83" w14:textId="3858E6E1"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EncomendaFornecedorId</w:t>
            </w:r>
          </w:p>
        </w:tc>
        <w:tc>
          <w:tcPr>
            <w:tcW w:w="4678" w:type="dxa"/>
            <w:shd w:val="clear" w:color="auto" w:fill="auto"/>
            <w:vAlign w:val="center"/>
          </w:tcPr>
          <w:p w14:paraId="567F11D7" w14:textId="18178B1F" w:rsidR="538E812A" w:rsidRDefault="538E812A" w:rsidP="538E812A">
            <w:pPr>
              <w:spacing w:before="0" w:after="0"/>
            </w:pPr>
            <w:r w:rsidRPr="538E812A">
              <w:rPr>
                <w:rFonts w:ascii="Arial" w:eastAsia="Arial" w:hAnsi="Arial" w:cs="Arial"/>
                <w:sz w:val="20"/>
                <w:szCs w:val="20"/>
              </w:rPr>
              <w:t>Identificador da encomenda associada ao fornecedor.</w:t>
            </w:r>
          </w:p>
        </w:tc>
        <w:tc>
          <w:tcPr>
            <w:tcW w:w="2693" w:type="dxa"/>
          </w:tcPr>
          <w:p w14:paraId="1CF64042" w14:textId="02A41A7E" w:rsidR="538E812A" w:rsidRDefault="538E812A" w:rsidP="538E812A">
            <w:pPr>
              <w:spacing w:before="0" w:after="0"/>
            </w:pPr>
            <w:r w:rsidRPr="538E812A">
              <w:rPr>
                <w:rFonts w:ascii="Arial" w:eastAsia="Arial" w:hAnsi="Arial" w:cs="Arial"/>
                <w:sz w:val="20"/>
                <w:szCs w:val="20"/>
              </w:rPr>
              <w:t>INT (FK)</w:t>
            </w:r>
          </w:p>
        </w:tc>
      </w:tr>
      <w:tr w:rsidR="06A679E1" w14:paraId="547E3185" w14:textId="77777777" w:rsidTr="538E812A">
        <w:trPr>
          <w:trHeight w:val="300"/>
        </w:trPr>
        <w:tc>
          <w:tcPr>
            <w:tcW w:w="1413" w:type="dxa"/>
            <w:shd w:val="clear" w:color="auto" w:fill="auto"/>
            <w:vAlign w:val="center"/>
          </w:tcPr>
          <w:p w14:paraId="16DE8379" w14:textId="69579D11"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Is_Active</w:t>
            </w:r>
          </w:p>
        </w:tc>
        <w:tc>
          <w:tcPr>
            <w:tcW w:w="4678" w:type="dxa"/>
            <w:shd w:val="clear" w:color="auto" w:fill="auto"/>
            <w:vAlign w:val="center"/>
          </w:tcPr>
          <w:p w14:paraId="587C1E5C" w14:textId="13106C26" w:rsidR="538E812A" w:rsidRDefault="538E812A" w:rsidP="538E812A">
            <w:pPr>
              <w:spacing w:before="0" w:after="0"/>
            </w:pPr>
            <w:r w:rsidRPr="538E812A">
              <w:rPr>
                <w:rFonts w:ascii="Arial" w:eastAsia="Arial" w:hAnsi="Arial" w:cs="Arial"/>
                <w:sz w:val="20"/>
                <w:szCs w:val="20"/>
              </w:rPr>
              <w:t>Indica se a linha de encomenda está ativa (1 = ativa, 0 = inativa).</w:t>
            </w:r>
          </w:p>
        </w:tc>
        <w:tc>
          <w:tcPr>
            <w:tcW w:w="2693" w:type="dxa"/>
          </w:tcPr>
          <w:p w14:paraId="712F7488" w14:textId="33C012F0" w:rsidR="538E812A" w:rsidRDefault="538E812A" w:rsidP="538E812A">
            <w:pPr>
              <w:spacing w:before="0" w:after="0"/>
            </w:pPr>
            <w:r w:rsidRPr="538E812A">
              <w:rPr>
                <w:rFonts w:ascii="Arial" w:eastAsia="Arial" w:hAnsi="Arial" w:cs="Arial"/>
                <w:sz w:val="20"/>
                <w:szCs w:val="20"/>
              </w:rPr>
              <w:t>BOOLEAN</w:t>
            </w:r>
          </w:p>
        </w:tc>
      </w:tr>
      <w:tr w:rsidR="06A679E1" w14:paraId="7D9129BF" w14:textId="77777777" w:rsidTr="538E812A">
        <w:trPr>
          <w:trHeight w:val="300"/>
        </w:trPr>
        <w:tc>
          <w:tcPr>
            <w:tcW w:w="1413" w:type="dxa"/>
            <w:shd w:val="clear" w:color="auto" w:fill="auto"/>
            <w:vAlign w:val="center"/>
          </w:tcPr>
          <w:p w14:paraId="7AB8B18C" w14:textId="2F78DB1B"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lastRenderedPageBreak/>
              <w:t>createdBy</w:t>
            </w:r>
          </w:p>
        </w:tc>
        <w:tc>
          <w:tcPr>
            <w:tcW w:w="4678" w:type="dxa"/>
            <w:shd w:val="clear" w:color="auto" w:fill="auto"/>
            <w:vAlign w:val="center"/>
          </w:tcPr>
          <w:p w14:paraId="2F9C5FC6" w14:textId="69ABB61E" w:rsidR="538E812A" w:rsidRDefault="538E812A" w:rsidP="538E812A">
            <w:pPr>
              <w:spacing w:before="0" w:after="0"/>
            </w:pPr>
            <w:r w:rsidRPr="538E812A">
              <w:rPr>
                <w:rFonts w:ascii="Arial" w:eastAsia="Arial" w:hAnsi="Arial" w:cs="Arial"/>
                <w:sz w:val="20"/>
                <w:szCs w:val="20"/>
              </w:rPr>
              <w:t>Utilizador que criou o registo.</w:t>
            </w:r>
          </w:p>
        </w:tc>
        <w:tc>
          <w:tcPr>
            <w:tcW w:w="2693" w:type="dxa"/>
          </w:tcPr>
          <w:p w14:paraId="3D8ECFEB" w14:textId="0D3268C8" w:rsidR="538E812A" w:rsidRDefault="538E812A" w:rsidP="538E812A">
            <w:pPr>
              <w:spacing w:before="0" w:after="0" w:line="259" w:lineRule="auto"/>
              <w:rPr>
                <w:rFonts w:ascii="Arial" w:eastAsia="Arial" w:hAnsi="Arial" w:cs="Arial"/>
                <w:sz w:val="20"/>
                <w:szCs w:val="20"/>
              </w:rPr>
            </w:pPr>
            <w:r w:rsidRPr="538E812A">
              <w:rPr>
                <w:rFonts w:ascii="Arial" w:eastAsia="Arial" w:hAnsi="Arial" w:cs="Arial"/>
                <w:sz w:val="20"/>
                <w:szCs w:val="20"/>
              </w:rPr>
              <w:t>VARCHAR (USER IDENTIFIER)</w:t>
            </w:r>
          </w:p>
        </w:tc>
      </w:tr>
      <w:tr w:rsidR="06A679E1" w14:paraId="61CFD482" w14:textId="77777777" w:rsidTr="538E812A">
        <w:trPr>
          <w:trHeight w:val="300"/>
        </w:trPr>
        <w:tc>
          <w:tcPr>
            <w:tcW w:w="1413" w:type="dxa"/>
            <w:shd w:val="clear" w:color="auto" w:fill="auto"/>
            <w:vAlign w:val="center"/>
          </w:tcPr>
          <w:p w14:paraId="2879FDA5" w14:textId="0225BB02"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createdDate</w:t>
            </w:r>
          </w:p>
        </w:tc>
        <w:tc>
          <w:tcPr>
            <w:tcW w:w="4678" w:type="dxa"/>
            <w:shd w:val="clear" w:color="auto" w:fill="auto"/>
            <w:vAlign w:val="center"/>
          </w:tcPr>
          <w:p w14:paraId="1FA15728" w14:textId="48EC2593" w:rsidR="538E812A" w:rsidRDefault="538E812A" w:rsidP="538E812A">
            <w:pPr>
              <w:spacing w:before="0" w:after="0"/>
            </w:pPr>
            <w:r w:rsidRPr="538E812A">
              <w:rPr>
                <w:rFonts w:ascii="Arial" w:eastAsia="Arial" w:hAnsi="Arial" w:cs="Arial"/>
                <w:sz w:val="20"/>
                <w:szCs w:val="20"/>
              </w:rPr>
              <w:t>Data e hora da criação do registo.</w:t>
            </w:r>
          </w:p>
        </w:tc>
        <w:tc>
          <w:tcPr>
            <w:tcW w:w="2693" w:type="dxa"/>
          </w:tcPr>
          <w:p w14:paraId="2E84A2A3" w14:textId="63BE7585" w:rsidR="538E812A" w:rsidRDefault="538E812A" w:rsidP="538E812A">
            <w:pPr>
              <w:spacing w:before="0" w:after="0"/>
            </w:pPr>
            <w:r w:rsidRPr="538E812A">
              <w:rPr>
                <w:rFonts w:ascii="Arial" w:eastAsia="Arial" w:hAnsi="Arial" w:cs="Arial"/>
                <w:sz w:val="20"/>
                <w:szCs w:val="20"/>
              </w:rPr>
              <w:t>DATETIME</w:t>
            </w:r>
          </w:p>
        </w:tc>
      </w:tr>
      <w:tr w:rsidR="06A679E1" w14:paraId="2BE4BF9C" w14:textId="77777777" w:rsidTr="538E812A">
        <w:trPr>
          <w:trHeight w:val="300"/>
        </w:trPr>
        <w:tc>
          <w:tcPr>
            <w:tcW w:w="1413" w:type="dxa"/>
            <w:shd w:val="clear" w:color="auto" w:fill="auto"/>
            <w:vAlign w:val="center"/>
          </w:tcPr>
          <w:p w14:paraId="03E18D95" w14:textId="4900AF59"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lastUpdatedBy</w:t>
            </w:r>
          </w:p>
        </w:tc>
        <w:tc>
          <w:tcPr>
            <w:tcW w:w="4678" w:type="dxa"/>
            <w:shd w:val="clear" w:color="auto" w:fill="auto"/>
            <w:vAlign w:val="center"/>
          </w:tcPr>
          <w:p w14:paraId="54496E5C" w14:textId="687C444B" w:rsidR="538E812A" w:rsidRDefault="538E812A" w:rsidP="538E812A">
            <w:pPr>
              <w:spacing w:before="0" w:after="0"/>
            </w:pPr>
            <w:r w:rsidRPr="538E812A">
              <w:rPr>
                <w:rFonts w:ascii="Arial" w:eastAsia="Arial" w:hAnsi="Arial" w:cs="Arial"/>
                <w:sz w:val="20"/>
                <w:szCs w:val="20"/>
              </w:rPr>
              <w:t>Utilizador que realizou a última atualização.</w:t>
            </w:r>
          </w:p>
        </w:tc>
        <w:tc>
          <w:tcPr>
            <w:tcW w:w="2693" w:type="dxa"/>
          </w:tcPr>
          <w:p w14:paraId="38920926" w14:textId="333395CA" w:rsidR="538E812A" w:rsidRDefault="538E812A" w:rsidP="538E812A">
            <w:pPr>
              <w:spacing w:before="0" w:after="0" w:line="259" w:lineRule="auto"/>
              <w:rPr>
                <w:rFonts w:ascii="Arial" w:eastAsia="Arial" w:hAnsi="Arial" w:cs="Arial"/>
                <w:sz w:val="20"/>
                <w:szCs w:val="20"/>
              </w:rPr>
            </w:pPr>
            <w:r w:rsidRPr="538E812A">
              <w:rPr>
                <w:rFonts w:ascii="Arial" w:eastAsia="Arial" w:hAnsi="Arial" w:cs="Arial"/>
                <w:sz w:val="20"/>
                <w:szCs w:val="20"/>
              </w:rPr>
              <w:t>VARCHAR (USER IDENTIFIER)</w:t>
            </w:r>
          </w:p>
          <w:p w14:paraId="4FB5850E" w14:textId="1246B8FB" w:rsidR="538E812A" w:rsidRDefault="538E812A" w:rsidP="538E812A">
            <w:pPr>
              <w:spacing w:before="0" w:after="0"/>
              <w:rPr>
                <w:rFonts w:ascii="Arial" w:eastAsia="Arial" w:hAnsi="Arial" w:cs="Arial"/>
                <w:sz w:val="20"/>
                <w:szCs w:val="20"/>
              </w:rPr>
            </w:pPr>
          </w:p>
        </w:tc>
      </w:tr>
      <w:tr w:rsidR="06A679E1" w14:paraId="43C903B0" w14:textId="77777777" w:rsidTr="538E812A">
        <w:trPr>
          <w:trHeight w:val="300"/>
        </w:trPr>
        <w:tc>
          <w:tcPr>
            <w:tcW w:w="1413" w:type="dxa"/>
            <w:shd w:val="clear" w:color="auto" w:fill="auto"/>
            <w:vAlign w:val="center"/>
          </w:tcPr>
          <w:p w14:paraId="136A439B" w14:textId="7156FCFA"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lastUpdateDate</w:t>
            </w:r>
          </w:p>
        </w:tc>
        <w:tc>
          <w:tcPr>
            <w:tcW w:w="4678" w:type="dxa"/>
            <w:shd w:val="clear" w:color="auto" w:fill="auto"/>
            <w:vAlign w:val="center"/>
          </w:tcPr>
          <w:p w14:paraId="1EBFABDF" w14:textId="04E0E713" w:rsidR="538E812A" w:rsidRDefault="538E812A" w:rsidP="538E812A">
            <w:pPr>
              <w:spacing w:before="0" w:after="0"/>
            </w:pPr>
            <w:r w:rsidRPr="538E812A">
              <w:rPr>
                <w:rFonts w:ascii="Arial" w:eastAsia="Arial" w:hAnsi="Arial" w:cs="Arial"/>
                <w:sz w:val="20"/>
                <w:szCs w:val="20"/>
              </w:rPr>
              <w:t>Data e hora da última atualização.</w:t>
            </w:r>
          </w:p>
        </w:tc>
        <w:tc>
          <w:tcPr>
            <w:tcW w:w="2693" w:type="dxa"/>
          </w:tcPr>
          <w:p w14:paraId="70123876" w14:textId="7632FA7C" w:rsidR="538E812A" w:rsidRDefault="538E812A" w:rsidP="538E812A">
            <w:pPr>
              <w:spacing w:before="0" w:after="0"/>
            </w:pPr>
            <w:r w:rsidRPr="538E812A">
              <w:rPr>
                <w:rFonts w:ascii="Arial" w:eastAsia="Arial" w:hAnsi="Arial" w:cs="Arial"/>
                <w:sz w:val="20"/>
                <w:szCs w:val="20"/>
              </w:rPr>
              <w:t>DATETIME</w:t>
            </w:r>
          </w:p>
        </w:tc>
      </w:tr>
    </w:tbl>
    <w:p w14:paraId="4E6E717E" w14:textId="15644460" w:rsidR="06A679E1" w:rsidRDefault="06A679E1" w:rsidP="06A679E1"/>
    <w:p w14:paraId="1EE0A030" w14:textId="2B8E6B8A" w:rsidR="2A21109D" w:rsidRDefault="538E812A" w:rsidP="538E812A">
      <w:pPr>
        <w:pStyle w:val="Ttulo3"/>
        <w:spacing w:line="259" w:lineRule="auto"/>
        <w:ind w:left="576" w:hanging="576"/>
        <w:rPr>
          <w:iCs w:val="0"/>
          <w:szCs w:val="20"/>
        </w:rPr>
      </w:pPr>
      <w:bookmarkStart w:id="350" w:name="_Toc199624823"/>
      <w:r>
        <w:t>Tabela Morada</w:t>
      </w:r>
      <w:bookmarkEnd w:id="350"/>
    </w:p>
    <w:p w14:paraId="482A06CB" w14:textId="72F6D126" w:rsidR="2A21109D" w:rsidRDefault="538E812A" w:rsidP="06A679E1">
      <w:pPr>
        <w:rPr>
          <w:sz w:val="22"/>
          <w:szCs w:val="22"/>
        </w:rPr>
      </w:pPr>
      <w:r w:rsidRPr="538E812A">
        <w:rPr>
          <w:sz w:val="22"/>
          <w:szCs w:val="22"/>
        </w:rPr>
        <w:t>A tabela seguinte descreve os campos do modelo de dados implementado.</w:t>
      </w:r>
    </w:p>
    <w:p w14:paraId="2E00B6E9" w14:textId="77777777" w:rsidR="06A679E1" w:rsidRDefault="06A679E1" w:rsidP="06A679E1">
      <w:pPr>
        <w:rPr>
          <w:sz w:val="22"/>
          <w:szCs w:val="22"/>
        </w:rPr>
      </w:pPr>
    </w:p>
    <w:p w14:paraId="1E82197F" w14:textId="49E54171" w:rsidR="2A21109D" w:rsidRDefault="538E812A" w:rsidP="06A679E1">
      <w:pPr>
        <w:pStyle w:val="Legenda"/>
        <w:keepNext/>
        <w:jc w:val="center"/>
      </w:pPr>
      <w:bookmarkStart w:id="351" w:name="_Toc199624943"/>
      <w:r>
        <w:t xml:space="preserve">Tabela </w:t>
      </w:r>
      <w:fldSimple w:instr=" SEQ Tabela \* ARABIC ">
        <w:r w:rsidR="00BF303B">
          <w:t>99</w:t>
        </w:r>
      </w:fldSimple>
      <w:r>
        <w:t>. Tabela Morada implementada.</w:t>
      </w:r>
      <w:bookmarkEnd w:id="35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5"/>
        <w:gridCol w:w="4626"/>
        <w:gridCol w:w="2677"/>
      </w:tblGrid>
      <w:tr w:rsidR="06A679E1" w14:paraId="09ACE039" w14:textId="77777777" w:rsidTr="538E812A">
        <w:trPr>
          <w:trHeight w:val="300"/>
        </w:trPr>
        <w:tc>
          <w:tcPr>
            <w:tcW w:w="1413" w:type="dxa"/>
            <w:shd w:val="clear" w:color="auto" w:fill="4472C4" w:themeFill="accent1"/>
            <w:vAlign w:val="center"/>
          </w:tcPr>
          <w:p w14:paraId="4C6A4237" w14:textId="77777777" w:rsidR="06A679E1" w:rsidRDefault="538E812A" w:rsidP="06A679E1">
            <w:pPr>
              <w:rPr>
                <w:color w:val="FFFFFF" w:themeColor="background1"/>
                <w:sz w:val="22"/>
                <w:szCs w:val="22"/>
              </w:rPr>
            </w:pPr>
            <w:r w:rsidRPr="538E812A">
              <w:rPr>
                <w:color w:val="FFFFFF" w:themeColor="background1"/>
                <w:sz w:val="22"/>
                <w:szCs w:val="22"/>
              </w:rPr>
              <w:t>Campo</w:t>
            </w:r>
          </w:p>
        </w:tc>
        <w:tc>
          <w:tcPr>
            <w:tcW w:w="4678" w:type="dxa"/>
            <w:shd w:val="clear" w:color="auto" w:fill="4472C4" w:themeFill="accent1"/>
            <w:vAlign w:val="center"/>
          </w:tcPr>
          <w:p w14:paraId="7227B64F" w14:textId="77777777" w:rsidR="06A679E1" w:rsidRDefault="538E812A" w:rsidP="06A679E1">
            <w:pPr>
              <w:rPr>
                <w:color w:val="FFFFFF" w:themeColor="background1"/>
                <w:sz w:val="22"/>
                <w:szCs w:val="22"/>
              </w:rPr>
            </w:pPr>
            <w:r w:rsidRPr="538E812A">
              <w:rPr>
                <w:color w:val="FFFFFF" w:themeColor="background1"/>
                <w:sz w:val="22"/>
                <w:szCs w:val="22"/>
              </w:rPr>
              <w:t>Descrição</w:t>
            </w:r>
          </w:p>
        </w:tc>
        <w:tc>
          <w:tcPr>
            <w:tcW w:w="2693" w:type="dxa"/>
            <w:shd w:val="clear" w:color="auto" w:fill="4472C4" w:themeFill="accent1"/>
            <w:vAlign w:val="center"/>
          </w:tcPr>
          <w:p w14:paraId="29B2C0A5" w14:textId="77777777" w:rsidR="06A679E1" w:rsidRDefault="538E812A" w:rsidP="06A679E1">
            <w:pPr>
              <w:rPr>
                <w:color w:val="FFFFFF" w:themeColor="background1"/>
                <w:sz w:val="22"/>
                <w:szCs w:val="22"/>
              </w:rPr>
            </w:pPr>
            <w:r w:rsidRPr="538E812A">
              <w:rPr>
                <w:color w:val="FFFFFF" w:themeColor="background1"/>
                <w:sz w:val="22"/>
                <w:szCs w:val="22"/>
              </w:rPr>
              <w:t>Formato do campo</w:t>
            </w:r>
          </w:p>
        </w:tc>
      </w:tr>
      <w:tr w:rsidR="06A679E1" w14:paraId="0C5EBDA4" w14:textId="77777777" w:rsidTr="538E812A">
        <w:trPr>
          <w:trHeight w:val="300"/>
        </w:trPr>
        <w:tc>
          <w:tcPr>
            <w:tcW w:w="1413" w:type="dxa"/>
            <w:shd w:val="clear" w:color="auto" w:fill="auto"/>
            <w:vAlign w:val="center"/>
          </w:tcPr>
          <w:p w14:paraId="44AD86F6" w14:textId="668418DF" w:rsidR="538E812A" w:rsidRDefault="538E812A" w:rsidP="538E812A">
            <w:pPr>
              <w:spacing w:before="0" w:after="0"/>
            </w:pPr>
            <w:r w:rsidRPr="538E812A">
              <w:rPr>
                <w:rFonts w:ascii="Arial" w:eastAsia="Arial" w:hAnsi="Arial" w:cs="Arial"/>
                <w:sz w:val="20"/>
                <w:szCs w:val="20"/>
              </w:rPr>
              <w:t>Id</w:t>
            </w:r>
          </w:p>
        </w:tc>
        <w:tc>
          <w:tcPr>
            <w:tcW w:w="4678" w:type="dxa"/>
            <w:shd w:val="clear" w:color="auto" w:fill="auto"/>
            <w:vAlign w:val="center"/>
          </w:tcPr>
          <w:p w14:paraId="18071BFB" w14:textId="7B91EEDF" w:rsidR="538E812A" w:rsidRDefault="538E812A" w:rsidP="538E812A">
            <w:pPr>
              <w:spacing w:before="0" w:after="0"/>
            </w:pPr>
            <w:r w:rsidRPr="538E812A">
              <w:rPr>
                <w:rFonts w:ascii="Arial" w:eastAsia="Arial" w:hAnsi="Arial" w:cs="Arial"/>
                <w:sz w:val="20"/>
                <w:szCs w:val="20"/>
              </w:rPr>
              <w:t>Identificador único da morada.</w:t>
            </w:r>
          </w:p>
        </w:tc>
        <w:tc>
          <w:tcPr>
            <w:tcW w:w="2693" w:type="dxa"/>
          </w:tcPr>
          <w:p w14:paraId="61B0A345" w14:textId="2152714C" w:rsidR="538E812A" w:rsidRDefault="538E812A" w:rsidP="538E812A">
            <w:pPr>
              <w:spacing w:before="0" w:after="0"/>
            </w:pPr>
            <w:r w:rsidRPr="538E812A">
              <w:rPr>
                <w:rFonts w:ascii="Arial" w:eastAsia="Arial" w:hAnsi="Arial" w:cs="Arial"/>
                <w:sz w:val="20"/>
                <w:szCs w:val="20"/>
              </w:rPr>
              <w:t>INT (PK)</w:t>
            </w:r>
          </w:p>
        </w:tc>
      </w:tr>
      <w:tr w:rsidR="06A679E1" w14:paraId="01A9EF54" w14:textId="77777777" w:rsidTr="538E812A">
        <w:trPr>
          <w:trHeight w:val="300"/>
        </w:trPr>
        <w:tc>
          <w:tcPr>
            <w:tcW w:w="1413" w:type="dxa"/>
            <w:shd w:val="clear" w:color="auto" w:fill="auto"/>
            <w:vAlign w:val="center"/>
          </w:tcPr>
          <w:p w14:paraId="241AE14E" w14:textId="273E8E95" w:rsidR="538E812A" w:rsidRDefault="538E812A" w:rsidP="538E812A">
            <w:pPr>
              <w:spacing w:before="0" w:after="0"/>
            </w:pPr>
            <w:r w:rsidRPr="538E812A">
              <w:rPr>
                <w:rFonts w:ascii="Arial" w:eastAsia="Arial" w:hAnsi="Arial" w:cs="Arial"/>
                <w:sz w:val="20"/>
                <w:szCs w:val="20"/>
              </w:rPr>
              <w:t>localidade</w:t>
            </w:r>
          </w:p>
        </w:tc>
        <w:tc>
          <w:tcPr>
            <w:tcW w:w="4678" w:type="dxa"/>
            <w:shd w:val="clear" w:color="auto" w:fill="auto"/>
            <w:vAlign w:val="center"/>
          </w:tcPr>
          <w:p w14:paraId="706ACF4C" w14:textId="38E8E569" w:rsidR="538E812A" w:rsidRDefault="538E812A" w:rsidP="538E812A">
            <w:pPr>
              <w:spacing w:before="0" w:after="0"/>
            </w:pPr>
            <w:r w:rsidRPr="538E812A">
              <w:rPr>
                <w:rFonts w:ascii="Arial" w:eastAsia="Arial" w:hAnsi="Arial" w:cs="Arial"/>
                <w:sz w:val="20"/>
                <w:szCs w:val="20"/>
              </w:rPr>
              <w:t>Nome da localidade (cidade, vila, etc.).</w:t>
            </w:r>
          </w:p>
        </w:tc>
        <w:tc>
          <w:tcPr>
            <w:tcW w:w="2693" w:type="dxa"/>
          </w:tcPr>
          <w:p w14:paraId="34C237B6" w14:textId="2C444FDA" w:rsidR="538E812A" w:rsidRDefault="538E812A" w:rsidP="538E812A">
            <w:pPr>
              <w:spacing w:before="0" w:after="0"/>
            </w:pPr>
            <w:r w:rsidRPr="538E812A">
              <w:rPr>
                <w:rFonts w:ascii="Arial" w:eastAsia="Arial" w:hAnsi="Arial" w:cs="Arial"/>
                <w:sz w:val="20"/>
                <w:szCs w:val="20"/>
              </w:rPr>
              <w:t>VARCHAR(100)</w:t>
            </w:r>
          </w:p>
        </w:tc>
      </w:tr>
      <w:tr w:rsidR="06A679E1" w14:paraId="12918F67" w14:textId="77777777" w:rsidTr="538E812A">
        <w:trPr>
          <w:trHeight w:val="300"/>
        </w:trPr>
        <w:tc>
          <w:tcPr>
            <w:tcW w:w="1413" w:type="dxa"/>
            <w:shd w:val="clear" w:color="auto" w:fill="auto"/>
            <w:vAlign w:val="center"/>
          </w:tcPr>
          <w:p w14:paraId="4C292192" w14:textId="70D17446"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codigoPostal</w:t>
            </w:r>
          </w:p>
        </w:tc>
        <w:tc>
          <w:tcPr>
            <w:tcW w:w="4678" w:type="dxa"/>
            <w:shd w:val="clear" w:color="auto" w:fill="auto"/>
            <w:vAlign w:val="center"/>
          </w:tcPr>
          <w:p w14:paraId="7E89B9FB" w14:textId="5DBD96AA" w:rsidR="538E812A" w:rsidRDefault="538E812A" w:rsidP="538E812A">
            <w:pPr>
              <w:spacing w:before="0" w:after="0"/>
            </w:pPr>
            <w:r w:rsidRPr="538E812A">
              <w:rPr>
                <w:rFonts w:ascii="Arial" w:eastAsia="Arial" w:hAnsi="Arial" w:cs="Arial"/>
                <w:sz w:val="20"/>
                <w:szCs w:val="20"/>
              </w:rPr>
              <w:t>Código postal associado à morada.</w:t>
            </w:r>
          </w:p>
        </w:tc>
        <w:tc>
          <w:tcPr>
            <w:tcW w:w="2693" w:type="dxa"/>
          </w:tcPr>
          <w:p w14:paraId="1F98001E" w14:textId="4A2578EB" w:rsidR="538E812A" w:rsidRDefault="538E812A" w:rsidP="538E812A">
            <w:pPr>
              <w:spacing w:before="0" w:after="0"/>
            </w:pPr>
            <w:r w:rsidRPr="538E812A">
              <w:rPr>
                <w:rFonts w:ascii="Arial" w:eastAsia="Arial" w:hAnsi="Arial" w:cs="Arial"/>
                <w:sz w:val="20"/>
                <w:szCs w:val="20"/>
              </w:rPr>
              <w:t>VARCHAR(10)</w:t>
            </w:r>
          </w:p>
        </w:tc>
      </w:tr>
      <w:tr w:rsidR="06A679E1" w14:paraId="49F36F80" w14:textId="77777777" w:rsidTr="538E812A">
        <w:trPr>
          <w:trHeight w:val="300"/>
        </w:trPr>
        <w:tc>
          <w:tcPr>
            <w:tcW w:w="1413" w:type="dxa"/>
            <w:shd w:val="clear" w:color="auto" w:fill="auto"/>
            <w:vAlign w:val="center"/>
          </w:tcPr>
          <w:p w14:paraId="7C54DEEC" w14:textId="4E487442" w:rsidR="538E812A" w:rsidRDefault="538E812A" w:rsidP="538E812A">
            <w:pPr>
              <w:spacing w:before="0" w:after="0"/>
            </w:pPr>
            <w:r w:rsidRPr="538E812A">
              <w:rPr>
                <w:rFonts w:ascii="Arial" w:eastAsia="Arial" w:hAnsi="Arial" w:cs="Arial"/>
                <w:sz w:val="20"/>
                <w:szCs w:val="20"/>
              </w:rPr>
              <w:t>rua</w:t>
            </w:r>
          </w:p>
        </w:tc>
        <w:tc>
          <w:tcPr>
            <w:tcW w:w="4678" w:type="dxa"/>
            <w:shd w:val="clear" w:color="auto" w:fill="auto"/>
            <w:vAlign w:val="center"/>
          </w:tcPr>
          <w:p w14:paraId="41FFC884" w14:textId="16AD29C2" w:rsidR="538E812A" w:rsidRDefault="538E812A" w:rsidP="538E812A">
            <w:pPr>
              <w:spacing w:before="0" w:after="0"/>
            </w:pPr>
            <w:r w:rsidRPr="538E812A">
              <w:rPr>
                <w:rFonts w:ascii="Arial" w:eastAsia="Arial" w:hAnsi="Arial" w:cs="Arial"/>
                <w:sz w:val="20"/>
                <w:szCs w:val="20"/>
              </w:rPr>
              <w:t>Nome da rua.</w:t>
            </w:r>
          </w:p>
        </w:tc>
        <w:tc>
          <w:tcPr>
            <w:tcW w:w="2693" w:type="dxa"/>
          </w:tcPr>
          <w:p w14:paraId="64C6C134" w14:textId="413619E3" w:rsidR="538E812A" w:rsidRDefault="538E812A" w:rsidP="538E812A">
            <w:pPr>
              <w:spacing w:before="0" w:after="0"/>
            </w:pPr>
            <w:r w:rsidRPr="538E812A">
              <w:rPr>
                <w:rFonts w:ascii="Arial" w:eastAsia="Arial" w:hAnsi="Arial" w:cs="Arial"/>
                <w:sz w:val="20"/>
                <w:szCs w:val="20"/>
              </w:rPr>
              <w:t>VARCHAR(100)</w:t>
            </w:r>
          </w:p>
        </w:tc>
      </w:tr>
      <w:tr w:rsidR="06A679E1" w14:paraId="48B17F8D" w14:textId="77777777" w:rsidTr="538E812A">
        <w:trPr>
          <w:trHeight w:val="300"/>
        </w:trPr>
        <w:tc>
          <w:tcPr>
            <w:tcW w:w="1413" w:type="dxa"/>
            <w:shd w:val="clear" w:color="auto" w:fill="auto"/>
            <w:vAlign w:val="center"/>
          </w:tcPr>
          <w:p w14:paraId="6CF184F8" w14:textId="446EB477" w:rsidR="538E812A" w:rsidRDefault="538E812A" w:rsidP="538E812A">
            <w:pPr>
              <w:spacing w:before="0" w:after="0"/>
            </w:pPr>
            <w:r w:rsidRPr="538E812A">
              <w:rPr>
                <w:rFonts w:ascii="Arial" w:eastAsia="Arial" w:hAnsi="Arial" w:cs="Arial"/>
                <w:sz w:val="20"/>
                <w:szCs w:val="20"/>
              </w:rPr>
              <w:t>andar</w:t>
            </w:r>
          </w:p>
        </w:tc>
        <w:tc>
          <w:tcPr>
            <w:tcW w:w="4678" w:type="dxa"/>
            <w:shd w:val="clear" w:color="auto" w:fill="auto"/>
            <w:vAlign w:val="center"/>
          </w:tcPr>
          <w:p w14:paraId="62C4C051" w14:textId="27EF3681" w:rsidR="538E812A" w:rsidRDefault="538E812A" w:rsidP="538E812A">
            <w:pPr>
              <w:spacing w:before="0" w:after="0"/>
            </w:pPr>
            <w:r w:rsidRPr="538E812A">
              <w:rPr>
                <w:rFonts w:ascii="Arial" w:eastAsia="Arial" w:hAnsi="Arial" w:cs="Arial"/>
                <w:sz w:val="20"/>
                <w:szCs w:val="20"/>
              </w:rPr>
              <w:t>Informação sobre o andar, fração ou porta.</w:t>
            </w:r>
          </w:p>
        </w:tc>
        <w:tc>
          <w:tcPr>
            <w:tcW w:w="2693" w:type="dxa"/>
          </w:tcPr>
          <w:p w14:paraId="2AAAEB72" w14:textId="50E22B51" w:rsidR="538E812A" w:rsidRDefault="538E812A" w:rsidP="538E812A">
            <w:pPr>
              <w:spacing w:before="0" w:after="0"/>
            </w:pPr>
            <w:r w:rsidRPr="538E812A">
              <w:rPr>
                <w:rFonts w:ascii="Arial" w:eastAsia="Arial" w:hAnsi="Arial" w:cs="Arial"/>
                <w:sz w:val="20"/>
                <w:szCs w:val="20"/>
              </w:rPr>
              <w:t>VARCHAR(10)</w:t>
            </w:r>
          </w:p>
        </w:tc>
      </w:tr>
      <w:tr w:rsidR="06A679E1" w14:paraId="3FC3E674" w14:textId="77777777" w:rsidTr="538E812A">
        <w:trPr>
          <w:trHeight w:val="300"/>
        </w:trPr>
        <w:tc>
          <w:tcPr>
            <w:tcW w:w="1413" w:type="dxa"/>
            <w:shd w:val="clear" w:color="auto" w:fill="auto"/>
            <w:vAlign w:val="center"/>
          </w:tcPr>
          <w:p w14:paraId="11513DFD" w14:textId="0E663AC0"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nomeMorada</w:t>
            </w:r>
          </w:p>
        </w:tc>
        <w:tc>
          <w:tcPr>
            <w:tcW w:w="4678" w:type="dxa"/>
            <w:shd w:val="clear" w:color="auto" w:fill="auto"/>
            <w:vAlign w:val="center"/>
          </w:tcPr>
          <w:p w14:paraId="4CBD1DFA" w14:textId="09CB1E11" w:rsidR="538E812A" w:rsidRDefault="538E812A" w:rsidP="538E812A">
            <w:pPr>
              <w:spacing w:before="0" w:after="0"/>
            </w:pPr>
            <w:r w:rsidRPr="538E812A">
              <w:rPr>
                <w:rFonts w:ascii="Arial" w:eastAsia="Arial" w:hAnsi="Arial" w:cs="Arial"/>
                <w:sz w:val="20"/>
                <w:szCs w:val="20"/>
              </w:rPr>
              <w:t>Designação da morada (ex: morada principal, morada de entrega, etc.).</w:t>
            </w:r>
          </w:p>
        </w:tc>
        <w:tc>
          <w:tcPr>
            <w:tcW w:w="2693" w:type="dxa"/>
          </w:tcPr>
          <w:p w14:paraId="275E23C7" w14:textId="7E599CA6" w:rsidR="538E812A" w:rsidRDefault="538E812A" w:rsidP="538E812A">
            <w:pPr>
              <w:spacing w:before="0" w:after="0"/>
            </w:pPr>
            <w:r w:rsidRPr="538E812A">
              <w:rPr>
                <w:rFonts w:ascii="Arial" w:eastAsia="Arial" w:hAnsi="Arial" w:cs="Arial"/>
                <w:sz w:val="20"/>
                <w:szCs w:val="20"/>
              </w:rPr>
              <w:t>VARCHAR(100)</w:t>
            </w:r>
          </w:p>
        </w:tc>
      </w:tr>
      <w:tr w:rsidR="06A679E1" w14:paraId="5BA79F35" w14:textId="77777777" w:rsidTr="538E812A">
        <w:trPr>
          <w:trHeight w:val="300"/>
        </w:trPr>
        <w:tc>
          <w:tcPr>
            <w:tcW w:w="1413" w:type="dxa"/>
            <w:shd w:val="clear" w:color="auto" w:fill="auto"/>
            <w:vAlign w:val="center"/>
          </w:tcPr>
          <w:p w14:paraId="2FB5E391" w14:textId="73655DA9"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PaisId</w:t>
            </w:r>
          </w:p>
        </w:tc>
        <w:tc>
          <w:tcPr>
            <w:tcW w:w="4678" w:type="dxa"/>
            <w:shd w:val="clear" w:color="auto" w:fill="auto"/>
            <w:vAlign w:val="center"/>
          </w:tcPr>
          <w:p w14:paraId="461480AD" w14:textId="2B47F8F2" w:rsidR="538E812A" w:rsidRDefault="538E812A" w:rsidP="538E812A">
            <w:pPr>
              <w:spacing w:before="0" w:after="0"/>
            </w:pPr>
            <w:r w:rsidRPr="538E812A">
              <w:rPr>
                <w:rFonts w:ascii="Arial" w:eastAsia="Arial" w:hAnsi="Arial" w:cs="Arial"/>
                <w:sz w:val="20"/>
                <w:szCs w:val="20"/>
              </w:rPr>
              <w:t>Identificador do país.</w:t>
            </w:r>
          </w:p>
        </w:tc>
        <w:tc>
          <w:tcPr>
            <w:tcW w:w="2693" w:type="dxa"/>
          </w:tcPr>
          <w:p w14:paraId="0AE5B50B" w14:textId="01D4E6F3" w:rsidR="538E812A" w:rsidRDefault="538E812A" w:rsidP="538E812A">
            <w:pPr>
              <w:spacing w:before="0" w:after="0"/>
            </w:pPr>
            <w:r w:rsidRPr="538E812A">
              <w:rPr>
                <w:rFonts w:ascii="Arial" w:eastAsia="Arial" w:hAnsi="Arial" w:cs="Arial"/>
                <w:sz w:val="20"/>
                <w:szCs w:val="20"/>
              </w:rPr>
              <w:t>INT (FK)</w:t>
            </w:r>
          </w:p>
        </w:tc>
      </w:tr>
      <w:tr w:rsidR="06A679E1" w14:paraId="48CAAA37" w14:textId="77777777" w:rsidTr="538E812A">
        <w:trPr>
          <w:trHeight w:val="300"/>
        </w:trPr>
        <w:tc>
          <w:tcPr>
            <w:tcW w:w="1413" w:type="dxa"/>
            <w:shd w:val="clear" w:color="auto" w:fill="auto"/>
            <w:vAlign w:val="center"/>
          </w:tcPr>
          <w:p w14:paraId="48FCDE5B" w14:textId="75D72AEE"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DistritoId</w:t>
            </w:r>
          </w:p>
        </w:tc>
        <w:tc>
          <w:tcPr>
            <w:tcW w:w="4678" w:type="dxa"/>
            <w:shd w:val="clear" w:color="auto" w:fill="auto"/>
            <w:vAlign w:val="center"/>
          </w:tcPr>
          <w:p w14:paraId="61B3C742" w14:textId="1EE5CCFB" w:rsidR="538E812A" w:rsidRDefault="538E812A" w:rsidP="538E812A">
            <w:pPr>
              <w:spacing w:before="0" w:after="0"/>
            </w:pPr>
            <w:r w:rsidRPr="538E812A">
              <w:rPr>
                <w:rFonts w:ascii="Arial" w:eastAsia="Arial" w:hAnsi="Arial" w:cs="Arial"/>
                <w:sz w:val="20"/>
                <w:szCs w:val="20"/>
              </w:rPr>
              <w:t>Identificador do distrito.</w:t>
            </w:r>
          </w:p>
        </w:tc>
        <w:tc>
          <w:tcPr>
            <w:tcW w:w="2693" w:type="dxa"/>
          </w:tcPr>
          <w:p w14:paraId="11380AC2" w14:textId="2500809E" w:rsidR="538E812A" w:rsidRDefault="538E812A" w:rsidP="538E812A">
            <w:pPr>
              <w:spacing w:before="0" w:after="0"/>
            </w:pPr>
            <w:r w:rsidRPr="538E812A">
              <w:rPr>
                <w:rFonts w:ascii="Arial" w:eastAsia="Arial" w:hAnsi="Arial" w:cs="Arial"/>
                <w:sz w:val="20"/>
                <w:szCs w:val="20"/>
              </w:rPr>
              <w:t>INT (FK)</w:t>
            </w:r>
          </w:p>
        </w:tc>
      </w:tr>
      <w:tr w:rsidR="06A679E1" w14:paraId="24FD572E" w14:textId="77777777" w:rsidTr="538E812A">
        <w:trPr>
          <w:trHeight w:val="300"/>
        </w:trPr>
        <w:tc>
          <w:tcPr>
            <w:tcW w:w="1413" w:type="dxa"/>
            <w:shd w:val="clear" w:color="auto" w:fill="auto"/>
            <w:vAlign w:val="center"/>
          </w:tcPr>
          <w:p w14:paraId="13BEFA44" w14:textId="17122652"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Is_Active</w:t>
            </w:r>
          </w:p>
        </w:tc>
        <w:tc>
          <w:tcPr>
            <w:tcW w:w="4678" w:type="dxa"/>
            <w:shd w:val="clear" w:color="auto" w:fill="auto"/>
            <w:vAlign w:val="center"/>
          </w:tcPr>
          <w:p w14:paraId="4BB2BD90" w14:textId="7EBE544F" w:rsidR="538E812A" w:rsidRDefault="538E812A" w:rsidP="538E812A">
            <w:pPr>
              <w:spacing w:before="0" w:after="0"/>
            </w:pPr>
            <w:r w:rsidRPr="538E812A">
              <w:rPr>
                <w:rFonts w:ascii="Arial" w:eastAsia="Arial" w:hAnsi="Arial" w:cs="Arial"/>
                <w:sz w:val="20"/>
                <w:szCs w:val="20"/>
              </w:rPr>
              <w:t>Indica se a morada está ativa (1 = ativa, 0 = inativa).</w:t>
            </w:r>
          </w:p>
        </w:tc>
        <w:tc>
          <w:tcPr>
            <w:tcW w:w="2693" w:type="dxa"/>
          </w:tcPr>
          <w:p w14:paraId="24AA07FD" w14:textId="33C012F0" w:rsidR="538E812A" w:rsidRDefault="538E812A" w:rsidP="538E812A">
            <w:pPr>
              <w:spacing w:before="0" w:after="0"/>
            </w:pPr>
            <w:r w:rsidRPr="538E812A">
              <w:rPr>
                <w:rFonts w:ascii="Arial" w:eastAsia="Arial" w:hAnsi="Arial" w:cs="Arial"/>
                <w:sz w:val="20"/>
                <w:szCs w:val="20"/>
              </w:rPr>
              <w:t>BOOLEAN</w:t>
            </w:r>
          </w:p>
        </w:tc>
      </w:tr>
      <w:tr w:rsidR="06A679E1" w14:paraId="6903B5FA" w14:textId="77777777" w:rsidTr="538E812A">
        <w:trPr>
          <w:trHeight w:val="300"/>
        </w:trPr>
        <w:tc>
          <w:tcPr>
            <w:tcW w:w="1413" w:type="dxa"/>
            <w:shd w:val="clear" w:color="auto" w:fill="auto"/>
            <w:vAlign w:val="center"/>
          </w:tcPr>
          <w:p w14:paraId="34E7C022" w14:textId="688EC7B9"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createdBy</w:t>
            </w:r>
          </w:p>
        </w:tc>
        <w:tc>
          <w:tcPr>
            <w:tcW w:w="4678" w:type="dxa"/>
            <w:shd w:val="clear" w:color="auto" w:fill="auto"/>
            <w:vAlign w:val="center"/>
          </w:tcPr>
          <w:p w14:paraId="43E562CB" w14:textId="26CC806A" w:rsidR="538E812A" w:rsidRDefault="538E812A" w:rsidP="538E812A">
            <w:pPr>
              <w:spacing w:before="0" w:after="0"/>
            </w:pPr>
            <w:r w:rsidRPr="538E812A">
              <w:rPr>
                <w:rFonts w:ascii="Arial" w:eastAsia="Arial" w:hAnsi="Arial" w:cs="Arial"/>
                <w:sz w:val="20"/>
                <w:szCs w:val="20"/>
              </w:rPr>
              <w:t>Utilizador que criou o registo.</w:t>
            </w:r>
          </w:p>
        </w:tc>
        <w:tc>
          <w:tcPr>
            <w:tcW w:w="2693" w:type="dxa"/>
          </w:tcPr>
          <w:p w14:paraId="660A71F3" w14:textId="0D3268C8" w:rsidR="538E812A" w:rsidRDefault="538E812A" w:rsidP="538E812A">
            <w:pPr>
              <w:spacing w:before="0" w:after="0" w:line="259" w:lineRule="auto"/>
              <w:rPr>
                <w:rFonts w:ascii="Arial" w:eastAsia="Arial" w:hAnsi="Arial" w:cs="Arial"/>
                <w:sz w:val="20"/>
                <w:szCs w:val="20"/>
              </w:rPr>
            </w:pPr>
            <w:r w:rsidRPr="538E812A">
              <w:rPr>
                <w:rFonts w:ascii="Arial" w:eastAsia="Arial" w:hAnsi="Arial" w:cs="Arial"/>
                <w:sz w:val="20"/>
                <w:szCs w:val="20"/>
              </w:rPr>
              <w:t>VARCHAR (USER IDENTIFIER)</w:t>
            </w:r>
          </w:p>
        </w:tc>
      </w:tr>
      <w:tr w:rsidR="06A679E1" w14:paraId="554F5DB0" w14:textId="77777777" w:rsidTr="538E812A">
        <w:trPr>
          <w:trHeight w:val="300"/>
        </w:trPr>
        <w:tc>
          <w:tcPr>
            <w:tcW w:w="1413" w:type="dxa"/>
            <w:shd w:val="clear" w:color="auto" w:fill="auto"/>
            <w:vAlign w:val="center"/>
          </w:tcPr>
          <w:p w14:paraId="4342A412" w14:textId="78FB553B"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createdDate</w:t>
            </w:r>
          </w:p>
        </w:tc>
        <w:tc>
          <w:tcPr>
            <w:tcW w:w="4678" w:type="dxa"/>
            <w:shd w:val="clear" w:color="auto" w:fill="auto"/>
            <w:vAlign w:val="center"/>
          </w:tcPr>
          <w:p w14:paraId="53F9335C" w14:textId="51B9F041" w:rsidR="538E812A" w:rsidRDefault="538E812A" w:rsidP="538E812A">
            <w:pPr>
              <w:spacing w:before="0" w:after="0"/>
            </w:pPr>
            <w:r w:rsidRPr="538E812A">
              <w:rPr>
                <w:rFonts w:ascii="Arial" w:eastAsia="Arial" w:hAnsi="Arial" w:cs="Arial"/>
                <w:sz w:val="20"/>
                <w:szCs w:val="20"/>
              </w:rPr>
              <w:t>Data e hora da criação do registo.</w:t>
            </w:r>
          </w:p>
        </w:tc>
        <w:tc>
          <w:tcPr>
            <w:tcW w:w="2693" w:type="dxa"/>
          </w:tcPr>
          <w:p w14:paraId="765B5E0C" w14:textId="63BE7585" w:rsidR="538E812A" w:rsidRDefault="538E812A" w:rsidP="538E812A">
            <w:pPr>
              <w:spacing w:before="0" w:after="0"/>
            </w:pPr>
            <w:r w:rsidRPr="538E812A">
              <w:rPr>
                <w:rFonts w:ascii="Arial" w:eastAsia="Arial" w:hAnsi="Arial" w:cs="Arial"/>
                <w:sz w:val="20"/>
                <w:szCs w:val="20"/>
              </w:rPr>
              <w:t>DATETIME</w:t>
            </w:r>
          </w:p>
        </w:tc>
      </w:tr>
      <w:tr w:rsidR="06A679E1" w14:paraId="2A40BAD0" w14:textId="77777777" w:rsidTr="538E812A">
        <w:trPr>
          <w:trHeight w:val="300"/>
        </w:trPr>
        <w:tc>
          <w:tcPr>
            <w:tcW w:w="1413" w:type="dxa"/>
            <w:shd w:val="clear" w:color="auto" w:fill="auto"/>
            <w:vAlign w:val="center"/>
          </w:tcPr>
          <w:p w14:paraId="1EF10EB5" w14:textId="38EF5038"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lastUpdatedBy</w:t>
            </w:r>
          </w:p>
        </w:tc>
        <w:tc>
          <w:tcPr>
            <w:tcW w:w="4678" w:type="dxa"/>
            <w:shd w:val="clear" w:color="auto" w:fill="auto"/>
            <w:vAlign w:val="center"/>
          </w:tcPr>
          <w:p w14:paraId="3A04E291" w14:textId="7D32DA8F" w:rsidR="538E812A" w:rsidRDefault="538E812A" w:rsidP="538E812A">
            <w:pPr>
              <w:spacing w:before="0" w:after="0"/>
            </w:pPr>
            <w:r w:rsidRPr="538E812A">
              <w:rPr>
                <w:rFonts w:ascii="Arial" w:eastAsia="Arial" w:hAnsi="Arial" w:cs="Arial"/>
                <w:sz w:val="20"/>
                <w:szCs w:val="20"/>
              </w:rPr>
              <w:t>Utilizador que realizou a última atualização.</w:t>
            </w:r>
          </w:p>
        </w:tc>
        <w:tc>
          <w:tcPr>
            <w:tcW w:w="2693" w:type="dxa"/>
          </w:tcPr>
          <w:p w14:paraId="6B3A5257" w14:textId="333395CA" w:rsidR="538E812A" w:rsidRDefault="538E812A" w:rsidP="538E812A">
            <w:pPr>
              <w:spacing w:before="0" w:after="0" w:line="259" w:lineRule="auto"/>
              <w:rPr>
                <w:rFonts w:ascii="Arial" w:eastAsia="Arial" w:hAnsi="Arial" w:cs="Arial"/>
                <w:sz w:val="20"/>
                <w:szCs w:val="20"/>
              </w:rPr>
            </w:pPr>
            <w:r w:rsidRPr="538E812A">
              <w:rPr>
                <w:rFonts w:ascii="Arial" w:eastAsia="Arial" w:hAnsi="Arial" w:cs="Arial"/>
                <w:sz w:val="20"/>
                <w:szCs w:val="20"/>
              </w:rPr>
              <w:t>VARCHAR (USER IDENTIFIER)</w:t>
            </w:r>
          </w:p>
          <w:p w14:paraId="748B00EF" w14:textId="1246B8FB" w:rsidR="538E812A" w:rsidRDefault="538E812A" w:rsidP="538E812A">
            <w:pPr>
              <w:spacing w:before="0" w:after="0"/>
              <w:rPr>
                <w:rFonts w:ascii="Arial" w:eastAsia="Arial" w:hAnsi="Arial" w:cs="Arial"/>
                <w:sz w:val="20"/>
                <w:szCs w:val="20"/>
              </w:rPr>
            </w:pPr>
          </w:p>
        </w:tc>
      </w:tr>
      <w:tr w:rsidR="06A679E1" w14:paraId="51E71BF8" w14:textId="77777777" w:rsidTr="538E812A">
        <w:trPr>
          <w:trHeight w:val="300"/>
        </w:trPr>
        <w:tc>
          <w:tcPr>
            <w:tcW w:w="1413" w:type="dxa"/>
            <w:shd w:val="clear" w:color="auto" w:fill="auto"/>
            <w:vAlign w:val="center"/>
          </w:tcPr>
          <w:p w14:paraId="3945015A" w14:textId="5A2FA319"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lastUpdateDate</w:t>
            </w:r>
          </w:p>
        </w:tc>
        <w:tc>
          <w:tcPr>
            <w:tcW w:w="4678" w:type="dxa"/>
            <w:shd w:val="clear" w:color="auto" w:fill="auto"/>
            <w:vAlign w:val="center"/>
          </w:tcPr>
          <w:p w14:paraId="16A4E492" w14:textId="6D04FE9C" w:rsidR="538E812A" w:rsidRDefault="538E812A" w:rsidP="538E812A">
            <w:pPr>
              <w:spacing w:before="0" w:after="0"/>
            </w:pPr>
            <w:r w:rsidRPr="538E812A">
              <w:rPr>
                <w:rFonts w:ascii="Arial" w:eastAsia="Arial" w:hAnsi="Arial" w:cs="Arial"/>
                <w:sz w:val="20"/>
                <w:szCs w:val="20"/>
              </w:rPr>
              <w:t>Data e hora da última atualização.</w:t>
            </w:r>
          </w:p>
        </w:tc>
        <w:tc>
          <w:tcPr>
            <w:tcW w:w="2693" w:type="dxa"/>
          </w:tcPr>
          <w:p w14:paraId="0EA8F400" w14:textId="7632FA7C" w:rsidR="538E812A" w:rsidRDefault="538E812A" w:rsidP="538E812A">
            <w:pPr>
              <w:spacing w:before="0" w:after="0"/>
            </w:pPr>
            <w:r w:rsidRPr="538E812A">
              <w:rPr>
                <w:rFonts w:ascii="Arial" w:eastAsia="Arial" w:hAnsi="Arial" w:cs="Arial"/>
                <w:sz w:val="20"/>
                <w:szCs w:val="20"/>
              </w:rPr>
              <w:t>DATETIME</w:t>
            </w:r>
          </w:p>
        </w:tc>
      </w:tr>
    </w:tbl>
    <w:p w14:paraId="5350580A" w14:textId="1634753D" w:rsidR="06A679E1" w:rsidRDefault="06A679E1" w:rsidP="06A679E1"/>
    <w:p w14:paraId="51925668" w14:textId="11C02511" w:rsidR="469DF528" w:rsidRDefault="538E812A" w:rsidP="538E812A">
      <w:pPr>
        <w:pStyle w:val="Ttulo3"/>
        <w:spacing w:line="259" w:lineRule="auto"/>
        <w:ind w:left="576" w:hanging="576"/>
        <w:rPr>
          <w:iCs w:val="0"/>
          <w:szCs w:val="20"/>
        </w:rPr>
      </w:pPr>
      <w:bookmarkStart w:id="352" w:name="_Toc199624824"/>
      <w:r>
        <w:t>Tabela Nacionalidade</w:t>
      </w:r>
      <w:bookmarkEnd w:id="352"/>
    </w:p>
    <w:p w14:paraId="2043B43E" w14:textId="36A46F56" w:rsidR="469DF528" w:rsidRDefault="538E812A" w:rsidP="06A679E1">
      <w:pPr>
        <w:rPr>
          <w:sz w:val="22"/>
          <w:szCs w:val="22"/>
        </w:rPr>
      </w:pPr>
      <w:r w:rsidRPr="538E812A">
        <w:rPr>
          <w:sz w:val="22"/>
          <w:szCs w:val="22"/>
        </w:rPr>
        <w:t>A tabela seguinte descreve os campos do modelo de dados implementado na tabela Nacionalidade:</w:t>
      </w:r>
    </w:p>
    <w:p w14:paraId="04756944" w14:textId="77777777" w:rsidR="06A679E1" w:rsidRDefault="06A679E1" w:rsidP="06A679E1">
      <w:pPr>
        <w:rPr>
          <w:sz w:val="22"/>
          <w:szCs w:val="22"/>
        </w:rPr>
      </w:pPr>
    </w:p>
    <w:p w14:paraId="256C6FBE" w14:textId="3CC7F985" w:rsidR="469DF528" w:rsidRDefault="538E812A" w:rsidP="06A679E1">
      <w:pPr>
        <w:pStyle w:val="Legenda"/>
        <w:keepNext/>
        <w:jc w:val="center"/>
      </w:pPr>
      <w:bookmarkStart w:id="353" w:name="_Toc199624944"/>
      <w:r>
        <w:t xml:space="preserve">Tabela </w:t>
      </w:r>
      <w:fldSimple w:instr=" SEQ Tabela \* ARABIC ">
        <w:r w:rsidR="00BF303B">
          <w:t>100</w:t>
        </w:r>
      </w:fldSimple>
      <w:r>
        <w:t>. Tabela Nacionalidade implementada.</w:t>
      </w:r>
      <w:bookmarkEnd w:id="35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5"/>
        <w:gridCol w:w="4627"/>
        <w:gridCol w:w="2676"/>
      </w:tblGrid>
      <w:tr w:rsidR="06A679E1" w14:paraId="4625D628" w14:textId="77777777" w:rsidTr="538E812A">
        <w:trPr>
          <w:trHeight w:val="300"/>
        </w:trPr>
        <w:tc>
          <w:tcPr>
            <w:tcW w:w="1413" w:type="dxa"/>
            <w:shd w:val="clear" w:color="auto" w:fill="4472C4" w:themeFill="accent1"/>
            <w:vAlign w:val="center"/>
          </w:tcPr>
          <w:p w14:paraId="02380172" w14:textId="77777777" w:rsidR="06A679E1" w:rsidRDefault="538E812A" w:rsidP="06A679E1">
            <w:pPr>
              <w:rPr>
                <w:color w:val="FFFFFF" w:themeColor="background1"/>
                <w:sz w:val="22"/>
                <w:szCs w:val="22"/>
              </w:rPr>
            </w:pPr>
            <w:r w:rsidRPr="538E812A">
              <w:rPr>
                <w:color w:val="FFFFFF" w:themeColor="background1"/>
                <w:sz w:val="22"/>
                <w:szCs w:val="22"/>
              </w:rPr>
              <w:t>Campo</w:t>
            </w:r>
          </w:p>
        </w:tc>
        <w:tc>
          <w:tcPr>
            <w:tcW w:w="4678" w:type="dxa"/>
            <w:shd w:val="clear" w:color="auto" w:fill="4472C4" w:themeFill="accent1"/>
            <w:vAlign w:val="center"/>
          </w:tcPr>
          <w:p w14:paraId="1BFA6BD5" w14:textId="77777777" w:rsidR="06A679E1" w:rsidRDefault="538E812A" w:rsidP="06A679E1">
            <w:pPr>
              <w:rPr>
                <w:color w:val="FFFFFF" w:themeColor="background1"/>
                <w:sz w:val="22"/>
                <w:szCs w:val="22"/>
              </w:rPr>
            </w:pPr>
            <w:r w:rsidRPr="538E812A">
              <w:rPr>
                <w:color w:val="FFFFFF" w:themeColor="background1"/>
                <w:sz w:val="22"/>
                <w:szCs w:val="22"/>
              </w:rPr>
              <w:t>Descrição</w:t>
            </w:r>
          </w:p>
        </w:tc>
        <w:tc>
          <w:tcPr>
            <w:tcW w:w="2693" w:type="dxa"/>
            <w:shd w:val="clear" w:color="auto" w:fill="4472C4" w:themeFill="accent1"/>
            <w:vAlign w:val="center"/>
          </w:tcPr>
          <w:p w14:paraId="74CF0313" w14:textId="77777777" w:rsidR="06A679E1" w:rsidRDefault="538E812A" w:rsidP="06A679E1">
            <w:pPr>
              <w:rPr>
                <w:color w:val="FFFFFF" w:themeColor="background1"/>
                <w:sz w:val="22"/>
                <w:szCs w:val="22"/>
              </w:rPr>
            </w:pPr>
            <w:r w:rsidRPr="538E812A">
              <w:rPr>
                <w:color w:val="FFFFFF" w:themeColor="background1"/>
                <w:sz w:val="22"/>
                <w:szCs w:val="22"/>
              </w:rPr>
              <w:t>Formato do campo</w:t>
            </w:r>
          </w:p>
        </w:tc>
      </w:tr>
      <w:tr w:rsidR="06A679E1" w14:paraId="15BA02D9" w14:textId="77777777" w:rsidTr="538E812A">
        <w:trPr>
          <w:trHeight w:val="300"/>
        </w:trPr>
        <w:tc>
          <w:tcPr>
            <w:tcW w:w="1413" w:type="dxa"/>
            <w:shd w:val="clear" w:color="auto" w:fill="auto"/>
            <w:vAlign w:val="center"/>
          </w:tcPr>
          <w:p w14:paraId="48C02C86" w14:textId="5764D5AC" w:rsidR="538E812A" w:rsidRDefault="538E812A" w:rsidP="538E812A">
            <w:pPr>
              <w:spacing w:before="0" w:after="0"/>
            </w:pPr>
            <w:r w:rsidRPr="538E812A">
              <w:rPr>
                <w:rFonts w:ascii="Arial" w:eastAsia="Arial" w:hAnsi="Arial" w:cs="Arial"/>
                <w:sz w:val="20"/>
                <w:szCs w:val="20"/>
              </w:rPr>
              <w:t>Id</w:t>
            </w:r>
          </w:p>
        </w:tc>
        <w:tc>
          <w:tcPr>
            <w:tcW w:w="4678" w:type="dxa"/>
            <w:shd w:val="clear" w:color="auto" w:fill="auto"/>
            <w:vAlign w:val="center"/>
          </w:tcPr>
          <w:p w14:paraId="3CF89848" w14:textId="0CB98CAA" w:rsidR="538E812A" w:rsidRDefault="538E812A" w:rsidP="538E812A">
            <w:pPr>
              <w:spacing w:before="0" w:after="0"/>
            </w:pPr>
            <w:r w:rsidRPr="538E812A">
              <w:rPr>
                <w:rFonts w:ascii="Arial" w:eastAsia="Arial" w:hAnsi="Arial" w:cs="Arial"/>
                <w:sz w:val="20"/>
                <w:szCs w:val="20"/>
              </w:rPr>
              <w:t>Identificador único da nacionalidade.</w:t>
            </w:r>
          </w:p>
        </w:tc>
        <w:tc>
          <w:tcPr>
            <w:tcW w:w="2693" w:type="dxa"/>
          </w:tcPr>
          <w:p w14:paraId="6A377CD5" w14:textId="048BC85F" w:rsidR="538E812A" w:rsidRDefault="538E812A" w:rsidP="538E812A">
            <w:pPr>
              <w:spacing w:before="0" w:after="0"/>
            </w:pPr>
            <w:r w:rsidRPr="538E812A">
              <w:rPr>
                <w:rFonts w:ascii="Arial" w:eastAsia="Arial" w:hAnsi="Arial" w:cs="Arial"/>
                <w:sz w:val="20"/>
                <w:szCs w:val="20"/>
              </w:rPr>
              <w:t>INT (PK)</w:t>
            </w:r>
          </w:p>
        </w:tc>
      </w:tr>
      <w:tr w:rsidR="06A679E1" w14:paraId="126B69A4" w14:textId="77777777" w:rsidTr="538E812A">
        <w:trPr>
          <w:trHeight w:val="300"/>
        </w:trPr>
        <w:tc>
          <w:tcPr>
            <w:tcW w:w="1413" w:type="dxa"/>
            <w:shd w:val="clear" w:color="auto" w:fill="auto"/>
            <w:vAlign w:val="center"/>
          </w:tcPr>
          <w:p w14:paraId="708DA041" w14:textId="2C6FB690"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descricao</w:t>
            </w:r>
          </w:p>
        </w:tc>
        <w:tc>
          <w:tcPr>
            <w:tcW w:w="4678" w:type="dxa"/>
            <w:shd w:val="clear" w:color="auto" w:fill="auto"/>
            <w:vAlign w:val="center"/>
          </w:tcPr>
          <w:p w14:paraId="29D8016F" w14:textId="37CD132B" w:rsidR="538E812A" w:rsidRDefault="538E812A" w:rsidP="538E812A">
            <w:pPr>
              <w:spacing w:before="0" w:after="0"/>
            </w:pPr>
            <w:r w:rsidRPr="538E812A">
              <w:rPr>
                <w:rFonts w:ascii="Arial" w:eastAsia="Arial" w:hAnsi="Arial" w:cs="Arial"/>
                <w:sz w:val="20"/>
                <w:szCs w:val="20"/>
              </w:rPr>
              <w:t>Nome ou descrição da nacionalidade (ex: Portuguesa, Brasileira).</w:t>
            </w:r>
          </w:p>
        </w:tc>
        <w:tc>
          <w:tcPr>
            <w:tcW w:w="2693" w:type="dxa"/>
          </w:tcPr>
          <w:p w14:paraId="7921220B" w14:textId="52C9B723" w:rsidR="538E812A" w:rsidRDefault="538E812A" w:rsidP="538E812A">
            <w:pPr>
              <w:spacing w:before="0" w:after="0"/>
            </w:pPr>
            <w:r w:rsidRPr="538E812A">
              <w:rPr>
                <w:rFonts w:ascii="Arial" w:eastAsia="Arial" w:hAnsi="Arial" w:cs="Arial"/>
                <w:sz w:val="20"/>
                <w:szCs w:val="20"/>
              </w:rPr>
              <w:t>VARCHAR(100)</w:t>
            </w:r>
          </w:p>
        </w:tc>
      </w:tr>
      <w:tr w:rsidR="06A679E1" w14:paraId="55661E40" w14:textId="77777777" w:rsidTr="538E812A">
        <w:trPr>
          <w:trHeight w:val="300"/>
        </w:trPr>
        <w:tc>
          <w:tcPr>
            <w:tcW w:w="1413" w:type="dxa"/>
            <w:shd w:val="clear" w:color="auto" w:fill="auto"/>
            <w:vAlign w:val="center"/>
          </w:tcPr>
          <w:p w14:paraId="466AB334" w14:textId="4132F680"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Is_Active</w:t>
            </w:r>
          </w:p>
        </w:tc>
        <w:tc>
          <w:tcPr>
            <w:tcW w:w="4678" w:type="dxa"/>
            <w:shd w:val="clear" w:color="auto" w:fill="auto"/>
            <w:vAlign w:val="center"/>
          </w:tcPr>
          <w:p w14:paraId="1A77DF17" w14:textId="0026A57A" w:rsidR="538E812A" w:rsidRDefault="538E812A" w:rsidP="538E812A">
            <w:pPr>
              <w:spacing w:before="0" w:after="0"/>
            </w:pPr>
            <w:r w:rsidRPr="538E812A">
              <w:rPr>
                <w:rFonts w:ascii="Arial" w:eastAsia="Arial" w:hAnsi="Arial" w:cs="Arial"/>
                <w:sz w:val="20"/>
                <w:szCs w:val="20"/>
              </w:rPr>
              <w:t>Indica se a nacionalidade está ativa (1 = ativa, 0 = inativa).</w:t>
            </w:r>
          </w:p>
        </w:tc>
        <w:tc>
          <w:tcPr>
            <w:tcW w:w="2693" w:type="dxa"/>
          </w:tcPr>
          <w:p w14:paraId="33703C7D" w14:textId="33C012F0" w:rsidR="538E812A" w:rsidRDefault="538E812A" w:rsidP="538E812A">
            <w:pPr>
              <w:spacing w:before="0" w:after="0"/>
            </w:pPr>
            <w:r w:rsidRPr="538E812A">
              <w:rPr>
                <w:rFonts w:ascii="Arial" w:eastAsia="Arial" w:hAnsi="Arial" w:cs="Arial"/>
                <w:sz w:val="20"/>
                <w:szCs w:val="20"/>
              </w:rPr>
              <w:t>BOOLEAN</w:t>
            </w:r>
          </w:p>
        </w:tc>
      </w:tr>
      <w:tr w:rsidR="06A679E1" w14:paraId="4332FF9C" w14:textId="77777777" w:rsidTr="538E812A">
        <w:trPr>
          <w:trHeight w:val="300"/>
        </w:trPr>
        <w:tc>
          <w:tcPr>
            <w:tcW w:w="1413" w:type="dxa"/>
            <w:shd w:val="clear" w:color="auto" w:fill="auto"/>
            <w:vAlign w:val="center"/>
          </w:tcPr>
          <w:p w14:paraId="7026A4FB" w14:textId="781C224B"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createdBy</w:t>
            </w:r>
          </w:p>
        </w:tc>
        <w:tc>
          <w:tcPr>
            <w:tcW w:w="4678" w:type="dxa"/>
            <w:shd w:val="clear" w:color="auto" w:fill="auto"/>
            <w:vAlign w:val="center"/>
          </w:tcPr>
          <w:p w14:paraId="02BC5DF1" w14:textId="3C2DE124" w:rsidR="538E812A" w:rsidRDefault="538E812A" w:rsidP="538E812A">
            <w:pPr>
              <w:spacing w:before="0" w:after="0"/>
            </w:pPr>
            <w:r w:rsidRPr="538E812A">
              <w:rPr>
                <w:rFonts w:ascii="Arial" w:eastAsia="Arial" w:hAnsi="Arial" w:cs="Arial"/>
                <w:sz w:val="20"/>
                <w:szCs w:val="20"/>
              </w:rPr>
              <w:t>Utilizador que criou o registo.</w:t>
            </w:r>
          </w:p>
        </w:tc>
        <w:tc>
          <w:tcPr>
            <w:tcW w:w="2693" w:type="dxa"/>
          </w:tcPr>
          <w:p w14:paraId="0FF5B0AA" w14:textId="0D3268C8" w:rsidR="538E812A" w:rsidRDefault="538E812A" w:rsidP="538E812A">
            <w:pPr>
              <w:spacing w:before="0" w:after="0" w:line="259" w:lineRule="auto"/>
              <w:rPr>
                <w:rFonts w:ascii="Arial" w:eastAsia="Arial" w:hAnsi="Arial" w:cs="Arial"/>
                <w:sz w:val="20"/>
                <w:szCs w:val="20"/>
              </w:rPr>
            </w:pPr>
            <w:r w:rsidRPr="538E812A">
              <w:rPr>
                <w:rFonts w:ascii="Arial" w:eastAsia="Arial" w:hAnsi="Arial" w:cs="Arial"/>
                <w:sz w:val="20"/>
                <w:szCs w:val="20"/>
              </w:rPr>
              <w:t>VARCHAR (USER IDENTIFIER)</w:t>
            </w:r>
          </w:p>
        </w:tc>
      </w:tr>
      <w:tr w:rsidR="06A679E1" w14:paraId="2E2018B7" w14:textId="77777777" w:rsidTr="538E812A">
        <w:trPr>
          <w:trHeight w:val="300"/>
        </w:trPr>
        <w:tc>
          <w:tcPr>
            <w:tcW w:w="1413" w:type="dxa"/>
            <w:shd w:val="clear" w:color="auto" w:fill="auto"/>
            <w:vAlign w:val="center"/>
          </w:tcPr>
          <w:p w14:paraId="6220D561" w14:textId="29E3D5E6"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createdDate</w:t>
            </w:r>
          </w:p>
        </w:tc>
        <w:tc>
          <w:tcPr>
            <w:tcW w:w="4678" w:type="dxa"/>
            <w:shd w:val="clear" w:color="auto" w:fill="auto"/>
            <w:vAlign w:val="center"/>
          </w:tcPr>
          <w:p w14:paraId="5187E796" w14:textId="2821D4B8" w:rsidR="538E812A" w:rsidRDefault="538E812A" w:rsidP="538E812A">
            <w:pPr>
              <w:spacing w:before="0" w:after="0"/>
            </w:pPr>
            <w:r w:rsidRPr="538E812A">
              <w:rPr>
                <w:rFonts w:ascii="Arial" w:eastAsia="Arial" w:hAnsi="Arial" w:cs="Arial"/>
                <w:sz w:val="20"/>
                <w:szCs w:val="20"/>
              </w:rPr>
              <w:t>Data e hora da criação do registo.</w:t>
            </w:r>
          </w:p>
        </w:tc>
        <w:tc>
          <w:tcPr>
            <w:tcW w:w="2693" w:type="dxa"/>
          </w:tcPr>
          <w:p w14:paraId="63A9AF42" w14:textId="63BE7585" w:rsidR="538E812A" w:rsidRDefault="538E812A" w:rsidP="538E812A">
            <w:pPr>
              <w:spacing w:before="0" w:after="0"/>
            </w:pPr>
            <w:r w:rsidRPr="538E812A">
              <w:rPr>
                <w:rFonts w:ascii="Arial" w:eastAsia="Arial" w:hAnsi="Arial" w:cs="Arial"/>
                <w:sz w:val="20"/>
                <w:szCs w:val="20"/>
              </w:rPr>
              <w:t>DATETIME</w:t>
            </w:r>
          </w:p>
        </w:tc>
      </w:tr>
      <w:tr w:rsidR="06A679E1" w14:paraId="36CD3BD8" w14:textId="77777777" w:rsidTr="538E812A">
        <w:trPr>
          <w:trHeight w:val="300"/>
        </w:trPr>
        <w:tc>
          <w:tcPr>
            <w:tcW w:w="1413" w:type="dxa"/>
            <w:shd w:val="clear" w:color="auto" w:fill="auto"/>
            <w:vAlign w:val="center"/>
          </w:tcPr>
          <w:p w14:paraId="5BDFB102" w14:textId="5FAEBB3B"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lastUpdatedBy</w:t>
            </w:r>
          </w:p>
        </w:tc>
        <w:tc>
          <w:tcPr>
            <w:tcW w:w="4678" w:type="dxa"/>
            <w:shd w:val="clear" w:color="auto" w:fill="auto"/>
            <w:vAlign w:val="center"/>
          </w:tcPr>
          <w:p w14:paraId="6A088752" w14:textId="6445D5E0" w:rsidR="538E812A" w:rsidRDefault="538E812A" w:rsidP="538E812A">
            <w:pPr>
              <w:spacing w:before="0" w:after="0"/>
            </w:pPr>
            <w:r w:rsidRPr="538E812A">
              <w:rPr>
                <w:rFonts w:ascii="Arial" w:eastAsia="Arial" w:hAnsi="Arial" w:cs="Arial"/>
                <w:sz w:val="20"/>
                <w:szCs w:val="20"/>
              </w:rPr>
              <w:t>Utilizador que realizou a última atualização.</w:t>
            </w:r>
          </w:p>
        </w:tc>
        <w:tc>
          <w:tcPr>
            <w:tcW w:w="2693" w:type="dxa"/>
          </w:tcPr>
          <w:p w14:paraId="596A75B5" w14:textId="333395CA" w:rsidR="538E812A" w:rsidRDefault="538E812A" w:rsidP="538E812A">
            <w:pPr>
              <w:spacing w:before="0" w:after="0" w:line="259" w:lineRule="auto"/>
              <w:rPr>
                <w:rFonts w:ascii="Arial" w:eastAsia="Arial" w:hAnsi="Arial" w:cs="Arial"/>
                <w:sz w:val="20"/>
                <w:szCs w:val="20"/>
              </w:rPr>
            </w:pPr>
            <w:r w:rsidRPr="538E812A">
              <w:rPr>
                <w:rFonts w:ascii="Arial" w:eastAsia="Arial" w:hAnsi="Arial" w:cs="Arial"/>
                <w:sz w:val="20"/>
                <w:szCs w:val="20"/>
              </w:rPr>
              <w:t>VARCHAR (USER IDENTIFIER)</w:t>
            </w:r>
          </w:p>
          <w:p w14:paraId="0AC88690" w14:textId="1246B8FB" w:rsidR="538E812A" w:rsidRDefault="538E812A" w:rsidP="538E812A">
            <w:pPr>
              <w:spacing w:before="0" w:after="0"/>
              <w:rPr>
                <w:rFonts w:ascii="Arial" w:eastAsia="Arial" w:hAnsi="Arial" w:cs="Arial"/>
                <w:sz w:val="20"/>
                <w:szCs w:val="20"/>
              </w:rPr>
            </w:pPr>
          </w:p>
        </w:tc>
      </w:tr>
      <w:tr w:rsidR="06A679E1" w14:paraId="7E270D19" w14:textId="77777777" w:rsidTr="538E812A">
        <w:trPr>
          <w:trHeight w:val="300"/>
        </w:trPr>
        <w:tc>
          <w:tcPr>
            <w:tcW w:w="1413" w:type="dxa"/>
            <w:shd w:val="clear" w:color="auto" w:fill="auto"/>
            <w:vAlign w:val="center"/>
          </w:tcPr>
          <w:p w14:paraId="280F5277" w14:textId="12A88018"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lastRenderedPageBreak/>
              <w:t>lastUpdateDate</w:t>
            </w:r>
          </w:p>
        </w:tc>
        <w:tc>
          <w:tcPr>
            <w:tcW w:w="4678" w:type="dxa"/>
            <w:shd w:val="clear" w:color="auto" w:fill="auto"/>
            <w:vAlign w:val="center"/>
          </w:tcPr>
          <w:p w14:paraId="70A37868" w14:textId="11640AB5" w:rsidR="538E812A" w:rsidRDefault="538E812A" w:rsidP="538E812A">
            <w:pPr>
              <w:spacing w:before="0" w:after="0"/>
            </w:pPr>
            <w:r w:rsidRPr="538E812A">
              <w:rPr>
                <w:rFonts w:ascii="Arial" w:eastAsia="Arial" w:hAnsi="Arial" w:cs="Arial"/>
                <w:sz w:val="20"/>
                <w:szCs w:val="20"/>
              </w:rPr>
              <w:t>Data e hora da última atualização.</w:t>
            </w:r>
          </w:p>
        </w:tc>
        <w:tc>
          <w:tcPr>
            <w:tcW w:w="2693" w:type="dxa"/>
          </w:tcPr>
          <w:p w14:paraId="192F6D00" w14:textId="7632FA7C" w:rsidR="538E812A" w:rsidRDefault="538E812A" w:rsidP="538E812A">
            <w:pPr>
              <w:spacing w:before="0" w:after="0"/>
            </w:pPr>
            <w:r w:rsidRPr="538E812A">
              <w:rPr>
                <w:rFonts w:ascii="Arial" w:eastAsia="Arial" w:hAnsi="Arial" w:cs="Arial"/>
                <w:sz w:val="20"/>
                <w:szCs w:val="20"/>
              </w:rPr>
              <w:t>DATETIME</w:t>
            </w:r>
          </w:p>
        </w:tc>
      </w:tr>
    </w:tbl>
    <w:p w14:paraId="45236B1B" w14:textId="28514F9E" w:rsidR="06A679E1" w:rsidRDefault="06A679E1" w:rsidP="06A679E1"/>
    <w:p w14:paraId="4E952EAE" w14:textId="34167207" w:rsidR="469DF528" w:rsidRDefault="538E812A" w:rsidP="538E812A">
      <w:pPr>
        <w:pStyle w:val="Ttulo3"/>
        <w:spacing w:line="259" w:lineRule="auto"/>
        <w:ind w:left="576" w:hanging="576"/>
        <w:rPr>
          <w:iCs w:val="0"/>
          <w:szCs w:val="20"/>
        </w:rPr>
      </w:pPr>
      <w:bookmarkStart w:id="354" w:name="_Toc199624825"/>
      <w:r>
        <w:t>Tabela Ocorrencia</w:t>
      </w:r>
      <w:bookmarkEnd w:id="354"/>
    </w:p>
    <w:p w14:paraId="3E341CCF" w14:textId="72F6D126" w:rsidR="469DF528" w:rsidRDefault="538E812A" w:rsidP="06A679E1">
      <w:pPr>
        <w:rPr>
          <w:sz w:val="22"/>
          <w:szCs w:val="22"/>
        </w:rPr>
      </w:pPr>
      <w:r w:rsidRPr="538E812A">
        <w:rPr>
          <w:sz w:val="22"/>
          <w:szCs w:val="22"/>
        </w:rPr>
        <w:t>A tabela seguinte descreve os campos do modelo de dados implementado.</w:t>
      </w:r>
    </w:p>
    <w:p w14:paraId="1C33BA50" w14:textId="77777777" w:rsidR="06A679E1" w:rsidRDefault="06A679E1" w:rsidP="06A679E1">
      <w:pPr>
        <w:rPr>
          <w:sz w:val="22"/>
          <w:szCs w:val="22"/>
        </w:rPr>
      </w:pPr>
    </w:p>
    <w:p w14:paraId="73F9F050" w14:textId="1E516172" w:rsidR="469DF528" w:rsidRDefault="538E812A" w:rsidP="06A679E1">
      <w:pPr>
        <w:pStyle w:val="Legenda"/>
        <w:keepNext/>
        <w:jc w:val="center"/>
      </w:pPr>
      <w:bookmarkStart w:id="355" w:name="_Toc199624945"/>
      <w:r>
        <w:t xml:space="preserve">Tabela </w:t>
      </w:r>
      <w:fldSimple w:instr=" SEQ Tabela \* ARABIC ">
        <w:r w:rsidR="00BF303B">
          <w:t>101</w:t>
        </w:r>
      </w:fldSimple>
      <w:r>
        <w:t>. Tabela Ocorrencia implementada.</w:t>
      </w:r>
      <w:bookmarkEnd w:id="35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3"/>
        <w:gridCol w:w="4260"/>
        <w:gridCol w:w="2565"/>
      </w:tblGrid>
      <w:tr w:rsidR="06A679E1" w14:paraId="030B0D92" w14:textId="77777777" w:rsidTr="538E812A">
        <w:trPr>
          <w:trHeight w:val="300"/>
        </w:trPr>
        <w:tc>
          <w:tcPr>
            <w:tcW w:w="1413" w:type="dxa"/>
            <w:shd w:val="clear" w:color="auto" w:fill="4472C4" w:themeFill="accent1"/>
            <w:vAlign w:val="center"/>
          </w:tcPr>
          <w:p w14:paraId="14B67458" w14:textId="77777777" w:rsidR="06A679E1" w:rsidRDefault="538E812A" w:rsidP="06A679E1">
            <w:pPr>
              <w:rPr>
                <w:color w:val="FFFFFF" w:themeColor="background1"/>
                <w:sz w:val="22"/>
                <w:szCs w:val="22"/>
              </w:rPr>
            </w:pPr>
            <w:r w:rsidRPr="538E812A">
              <w:rPr>
                <w:color w:val="FFFFFF" w:themeColor="background1"/>
                <w:sz w:val="22"/>
                <w:szCs w:val="22"/>
              </w:rPr>
              <w:t>Campo</w:t>
            </w:r>
          </w:p>
        </w:tc>
        <w:tc>
          <w:tcPr>
            <w:tcW w:w="4678" w:type="dxa"/>
            <w:shd w:val="clear" w:color="auto" w:fill="4472C4" w:themeFill="accent1"/>
            <w:vAlign w:val="center"/>
          </w:tcPr>
          <w:p w14:paraId="6B3A2D9B" w14:textId="77777777" w:rsidR="06A679E1" w:rsidRDefault="538E812A" w:rsidP="06A679E1">
            <w:pPr>
              <w:rPr>
                <w:color w:val="FFFFFF" w:themeColor="background1"/>
                <w:sz w:val="22"/>
                <w:szCs w:val="22"/>
              </w:rPr>
            </w:pPr>
            <w:r w:rsidRPr="538E812A">
              <w:rPr>
                <w:color w:val="FFFFFF" w:themeColor="background1"/>
                <w:sz w:val="22"/>
                <w:szCs w:val="22"/>
              </w:rPr>
              <w:t>Descrição</w:t>
            </w:r>
          </w:p>
        </w:tc>
        <w:tc>
          <w:tcPr>
            <w:tcW w:w="2693" w:type="dxa"/>
            <w:shd w:val="clear" w:color="auto" w:fill="4472C4" w:themeFill="accent1"/>
            <w:vAlign w:val="center"/>
          </w:tcPr>
          <w:p w14:paraId="5C620B83" w14:textId="77777777" w:rsidR="06A679E1" w:rsidRDefault="538E812A" w:rsidP="06A679E1">
            <w:pPr>
              <w:rPr>
                <w:color w:val="FFFFFF" w:themeColor="background1"/>
                <w:sz w:val="22"/>
                <w:szCs w:val="22"/>
              </w:rPr>
            </w:pPr>
            <w:r w:rsidRPr="538E812A">
              <w:rPr>
                <w:color w:val="FFFFFF" w:themeColor="background1"/>
                <w:sz w:val="22"/>
                <w:szCs w:val="22"/>
              </w:rPr>
              <w:t>Formato do campo</w:t>
            </w:r>
          </w:p>
        </w:tc>
      </w:tr>
      <w:tr w:rsidR="06A679E1" w14:paraId="7ABBF57B" w14:textId="77777777" w:rsidTr="538E812A">
        <w:trPr>
          <w:trHeight w:val="300"/>
        </w:trPr>
        <w:tc>
          <w:tcPr>
            <w:tcW w:w="1413" w:type="dxa"/>
            <w:shd w:val="clear" w:color="auto" w:fill="auto"/>
            <w:vAlign w:val="center"/>
          </w:tcPr>
          <w:p w14:paraId="3DA0CB75" w14:textId="0CCC08BF" w:rsidR="538E812A" w:rsidRDefault="538E812A" w:rsidP="538E812A">
            <w:pPr>
              <w:spacing w:before="0" w:after="0"/>
            </w:pPr>
            <w:r w:rsidRPr="538E812A">
              <w:rPr>
                <w:rFonts w:ascii="Arial" w:eastAsia="Arial" w:hAnsi="Arial" w:cs="Arial"/>
                <w:sz w:val="20"/>
                <w:szCs w:val="20"/>
              </w:rPr>
              <w:t>Id</w:t>
            </w:r>
          </w:p>
        </w:tc>
        <w:tc>
          <w:tcPr>
            <w:tcW w:w="4678" w:type="dxa"/>
            <w:shd w:val="clear" w:color="auto" w:fill="auto"/>
            <w:vAlign w:val="center"/>
          </w:tcPr>
          <w:p w14:paraId="1EE565E7" w14:textId="570364D9" w:rsidR="538E812A" w:rsidRDefault="538E812A" w:rsidP="538E812A">
            <w:pPr>
              <w:spacing w:before="0" w:after="0"/>
            </w:pPr>
            <w:r w:rsidRPr="538E812A">
              <w:rPr>
                <w:rFonts w:ascii="Arial" w:eastAsia="Arial" w:hAnsi="Arial" w:cs="Arial"/>
                <w:sz w:val="20"/>
                <w:szCs w:val="20"/>
              </w:rPr>
              <w:t>Identificador único da ocorrência.</w:t>
            </w:r>
          </w:p>
        </w:tc>
        <w:tc>
          <w:tcPr>
            <w:tcW w:w="2693" w:type="dxa"/>
          </w:tcPr>
          <w:p w14:paraId="19DD8A81" w14:textId="46F1982A" w:rsidR="538E812A" w:rsidRDefault="538E812A" w:rsidP="538E812A">
            <w:pPr>
              <w:spacing w:before="0" w:after="0"/>
            </w:pPr>
            <w:r w:rsidRPr="538E812A">
              <w:rPr>
                <w:rFonts w:ascii="Arial" w:eastAsia="Arial" w:hAnsi="Arial" w:cs="Arial"/>
                <w:sz w:val="20"/>
                <w:szCs w:val="20"/>
              </w:rPr>
              <w:t>INT (PK)</w:t>
            </w:r>
          </w:p>
        </w:tc>
      </w:tr>
      <w:tr w:rsidR="06A679E1" w14:paraId="5C4E8938" w14:textId="77777777" w:rsidTr="538E812A">
        <w:trPr>
          <w:trHeight w:val="300"/>
        </w:trPr>
        <w:tc>
          <w:tcPr>
            <w:tcW w:w="1413" w:type="dxa"/>
            <w:shd w:val="clear" w:color="auto" w:fill="auto"/>
            <w:vAlign w:val="center"/>
          </w:tcPr>
          <w:p w14:paraId="5DE2A052" w14:textId="31B19729"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dataResolucao</w:t>
            </w:r>
          </w:p>
        </w:tc>
        <w:tc>
          <w:tcPr>
            <w:tcW w:w="4678" w:type="dxa"/>
            <w:shd w:val="clear" w:color="auto" w:fill="auto"/>
            <w:vAlign w:val="center"/>
          </w:tcPr>
          <w:p w14:paraId="5FA011B6" w14:textId="1E34776B" w:rsidR="538E812A" w:rsidRDefault="538E812A" w:rsidP="538E812A">
            <w:pPr>
              <w:spacing w:before="0" w:after="0"/>
            </w:pPr>
            <w:r w:rsidRPr="538E812A">
              <w:rPr>
                <w:rFonts w:ascii="Arial" w:eastAsia="Arial" w:hAnsi="Arial" w:cs="Arial"/>
                <w:sz w:val="20"/>
                <w:szCs w:val="20"/>
              </w:rPr>
              <w:t>Data em que a ocorrência foi resolvida.</w:t>
            </w:r>
          </w:p>
        </w:tc>
        <w:tc>
          <w:tcPr>
            <w:tcW w:w="2693" w:type="dxa"/>
          </w:tcPr>
          <w:p w14:paraId="790E31E2" w14:textId="6A976288" w:rsidR="538E812A" w:rsidRDefault="538E812A" w:rsidP="538E812A">
            <w:pPr>
              <w:spacing w:before="0" w:after="0"/>
            </w:pPr>
            <w:r w:rsidRPr="538E812A">
              <w:rPr>
                <w:rFonts w:ascii="Arial" w:eastAsia="Arial" w:hAnsi="Arial" w:cs="Arial"/>
                <w:sz w:val="20"/>
                <w:szCs w:val="20"/>
              </w:rPr>
              <w:t>DATE ou DATETIME</w:t>
            </w:r>
          </w:p>
        </w:tc>
      </w:tr>
      <w:tr w:rsidR="06A679E1" w14:paraId="6138B251" w14:textId="77777777" w:rsidTr="538E812A">
        <w:trPr>
          <w:trHeight w:val="300"/>
        </w:trPr>
        <w:tc>
          <w:tcPr>
            <w:tcW w:w="1413" w:type="dxa"/>
            <w:shd w:val="clear" w:color="auto" w:fill="auto"/>
            <w:vAlign w:val="center"/>
          </w:tcPr>
          <w:p w14:paraId="165F642C" w14:textId="5E117F18"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dataRegisto</w:t>
            </w:r>
          </w:p>
        </w:tc>
        <w:tc>
          <w:tcPr>
            <w:tcW w:w="4678" w:type="dxa"/>
            <w:shd w:val="clear" w:color="auto" w:fill="auto"/>
            <w:vAlign w:val="center"/>
          </w:tcPr>
          <w:p w14:paraId="7ED46A38" w14:textId="05D70342" w:rsidR="538E812A" w:rsidRDefault="538E812A" w:rsidP="538E812A">
            <w:pPr>
              <w:spacing w:before="0" w:after="0"/>
            </w:pPr>
            <w:r w:rsidRPr="538E812A">
              <w:rPr>
                <w:rFonts w:ascii="Arial" w:eastAsia="Arial" w:hAnsi="Arial" w:cs="Arial"/>
                <w:sz w:val="20"/>
                <w:szCs w:val="20"/>
              </w:rPr>
              <w:t>Data de registo da ocorrência.</w:t>
            </w:r>
          </w:p>
        </w:tc>
        <w:tc>
          <w:tcPr>
            <w:tcW w:w="2693" w:type="dxa"/>
          </w:tcPr>
          <w:p w14:paraId="727A1C45" w14:textId="4BC5FE76" w:rsidR="538E812A" w:rsidRDefault="538E812A" w:rsidP="538E812A">
            <w:pPr>
              <w:spacing w:before="0" w:after="0"/>
            </w:pPr>
            <w:r w:rsidRPr="538E812A">
              <w:rPr>
                <w:rFonts w:ascii="Arial" w:eastAsia="Arial" w:hAnsi="Arial" w:cs="Arial"/>
                <w:sz w:val="20"/>
                <w:szCs w:val="20"/>
              </w:rPr>
              <w:t>DATE ou DATETIME</w:t>
            </w:r>
          </w:p>
        </w:tc>
      </w:tr>
      <w:tr w:rsidR="06A679E1" w14:paraId="6CAD2E40" w14:textId="77777777" w:rsidTr="538E812A">
        <w:trPr>
          <w:trHeight w:val="300"/>
        </w:trPr>
        <w:tc>
          <w:tcPr>
            <w:tcW w:w="1413" w:type="dxa"/>
            <w:shd w:val="clear" w:color="auto" w:fill="auto"/>
            <w:vAlign w:val="center"/>
          </w:tcPr>
          <w:p w14:paraId="10B2EDE5" w14:textId="79DD7ABE"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descricao</w:t>
            </w:r>
          </w:p>
        </w:tc>
        <w:tc>
          <w:tcPr>
            <w:tcW w:w="4678" w:type="dxa"/>
            <w:shd w:val="clear" w:color="auto" w:fill="auto"/>
            <w:vAlign w:val="center"/>
          </w:tcPr>
          <w:p w14:paraId="69E5C0B9" w14:textId="685D4D7F" w:rsidR="538E812A" w:rsidRDefault="538E812A" w:rsidP="538E812A">
            <w:pPr>
              <w:spacing w:before="0" w:after="0"/>
            </w:pPr>
            <w:r w:rsidRPr="538E812A">
              <w:rPr>
                <w:rFonts w:ascii="Arial" w:eastAsia="Arial" w:hAnsi="Arial" w:cs="Arial"/>
                <w:sz w:val="20"/>
                <w:szCs w:val="20"/>
              </w:rPr>
              <w:t>Descrição detalhada da ocorrência.</w:t>
            </w:r>
          </w:p>
        </w:tc>
        <w:tc>
          <w:tcPr>
            <w:tcW w:w="2693" w:type="dxa"/>
          </w:tcPr>
          <w:p w14:paraId="6EA2C1D0" w14:textId="55011FAE" w:rsidR="538E812A" w:rsidRDefault="538E812A" w:rsidP="538E812A">
            <w:pPr>
              <w:spacing w:before="0" w:after="0"/>
            </w:pPr>
            <w:r w:rsidRPr="538E812A">
              <w:rPr>
                <w:rFonts w:ascii="Arial" w:eastAsia="Arial" w:hAnsi="Arial" w:cs="Arial"/>
                <w:sz w:val="20"/>
                <w:szCs w:val="20"/>
              </w:rPr>
              <w:t>TEXT ou VARCHAR(500)</w:t>
            </w:r>
          </w:p>
        </w:tc>
      </w:tr>
      <w:tr w:rsidR="06A679E1" w14:paraId="2C13C75B" w14:textId="77777777" w:rsidTr="538E812A">
        <w:trPr>
          <w:trHeight w:val="300"/>
        </w:trPr>
        <w:tc>
          <w:tcPr>
            <w:tcW w:w="1413" w:type="dxa"/>
            <w:shd w:val="clear" w:color="auto" w:fill="auto"/>
            <w:vAlign w:val="center"/>
          </w:tcPr>
          <w:p w14:paraId="339A1F5F" w14:textId="3E4475D2"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nomeReporter</w:t>
            </w:r>
          </w:p>
        </w:tc>
        <w:tc>
          <w:tcPr>
            <w:tcW w:w="4678" w:type="dxa"/>
            <w:shd w:val="clear" w:color="auto" w:fill="auto"/>
            <w:vAlign w:val="center"/>
          </w:tcPr>
          <w:p w14:paraId="51603BCF" w14:textId="64E61448" w:rsidR="538E812A" w:rsidRDefault="538E812A" w:rsidP="538E812A">
            <w:pPr>
              <w:spacing w:before="0" w:after="0"/>
            </w:pPr>
            <w:r w:rsidRPr="538E812A">
              <w:rPr>
                <w:rFonts w:ascii="Arial" w:eastAsia="Arial" w:hAnsi="Arial" w:cs="Arial"/>
                <w:sz w:val="20"/>
                <w:szCs w:val="20"/>
              </w:rPr>
              <w:t>Nome da pessoa que registou a ocorrência.</w:t>
            </w:r>
          </w:p>
        </w:tc>
        <w:tc>
          <w:tcPr>
            <w:tcW w:w="2693" w:type="dxa"/>
          </w:tcPr>
          <w:p w14:paraId="0876D978" w14:textId="2DC0D368" w:rsidR="538E812A" w:rsidRDefault="538E812A" w:rsidP="538E812A">
            <w:pPr>
              <w:spacing w:before="0" w:after="0"/>
            </w:pPr>
            <w:r w:rsidRPr="538E812A">
              <w:rPr>
                <w:rFonts w:ascii="Arial" w:eastAsia="Arial" w:hAnsi="Arial" w:cs="Arial"/>
                <w:sz w:val="20"/>
                <w:szCs w:val="20"/>
              </w:rPr>
              <w:t>VARCHAR(100)</w:t>
            </w:r>
          </w:p>
        </w:tc>
      </w:tr>
      <w:tr w:rsidR="06A679E1" w14:paraId="141253D6" w14:textId="77777777" w:rsidTr="538E812A">
        <w:trPr>
          <w:trHeight w:val="300"/>
        </w:trPr>
        <w:tc>
          <w:tcPr>
            <w:tcW w:w="1413" w:type="dxa"/>
            <w:shd w:val="clear" w:color="auto" w:fill="auto"/>
            <w:vAlign w:val="center"/>
          </w:tcPr>
          <w:p w14:paraId="7C273FA1" w14:textId="6D33B90E"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nomeResolver</w:t>
            </w:r>
          </w:p>
        </w:tc>
        <w:tc>
          <w:tcPr>
            <w:tcW w:w="4678" w:type="dxa"/>
            <w:shd w:val="clear" w:color="auto" w:fill="auto"/>
            <w:vAlign w:val="center"/>
          </w:tcPr>
          <w:p w14:paraId="3B0AB85E" w14:textId="1248F24E" w:rsidR="538E812A" w:rsidRDefault="538E812A" w:rsidP="538E812A">
            <w:pPr>
              <w:spacing w:before="0" w:after="0"/>
            </w:pPr>
            <w:r w:rsidRPr="538E812A">
              <w:rPr>
                <w:rFonts w:ascii="Arial" w:eastAsia="Arial" w:hAnsi="Arial" w:cs="Arial"/>
                <w:sz w:val="20"/>
                <w:szCs w:val="20"/>
              </w:rPr>
              <w:t>Nome da pessoa responsável por resolver a ocorrência.</w:t>
            </w:r>
          </w:p>
        </w:tc>
        <w:tc>
          <w:tcPr>
            <w:tcW w:w="2693" w:type="dxa"/>
          </w:tcPr>
          <w:p w14:paraId="42065666" w14:textId="7B5A1F66" w:rsidR="538E812A" w:rsidRDefault="538E812A" w:rsidP="538E812A">
            <w:pPr>
              <w:spacing w:before="0" w:after="0"/>
            </w:pPr>
            <w:r w:rsidRPr="538E812A">
              <w:rPr>
                <w:rFonts w:ascii="Arial" w:eastAsia="Arial" w:hAnsi="Arial" w:cs="Arial"/>
                <w:sz w:val="20"/>
                <w:szCs w:val="20"/>
              </w:rPr>
              <w:t>VARCHAR(100)</w:t>
            </w:r>
          </w:p>
        </w:tc>
      </w:tr>
      <w:tr w:rsidR="06A679E1" w14:paraId="782BF47D" w14:textId="77777777" w:rsidTr="538E812A">
        <w:trPr>
          <w:trHeight w:val="300"/>
        </w:trPr>
        <w:tc>
          <w:tcPr>
            <w:tcW w:w="1413" w:type="dxa"/>
            <w:shd w:val="clear" w:color="auto" w:fill="auto"/>
            <w:vAlign w:val="center"/>
          </w:tcPr>
          <w:p w14:paraId="0CD1FAFF" w14:textId="50B91347" w:rsidR="538E812A" w:rsidRDefault="538E812A" w:rsidP="538E812A">
            <w:pPr>
              <w:spacing w:before="0" w:after="0"/>
            </w:pPr>
            <w:r w:rsidRPr="538E812A">
              <w:rPr>
                <w:rFonts w:ascii="Arial" w:eastAsia="Arial" w:hAnsi="Arial" w:cs="Arial"/>
                <w:sz w:val="20"/>
                <w:szCs w:val="20"/>
              </w:rPr>
              <w:t>motivo</w:t>
            </w:r>
          </w:p>
        </w:tc>
        <w:tc>
          <w:tcPr>
            <w:tcW w:w="4678" w:type="dxa"/>
            <w:shd w:val="clear" w:color="auto" w:fill="auto"/>
            <w:vAlign w:val="center"/>
          </w:tcPr>
          <w:p w14:paraId="30503F61" w14:textId="0C020F00" w:rsidR="538E812A" w:rsidRDefault="538E812A" w:rsidP="538E812A">
            <w:pPr>
              <w:spacing w:before="0" w:after="0"/>
            </w:pPr>
            <w:r w:rsidRPr="538E812A">
              <w:rPr>
                <w:rFonts w:ascii="Arial" w:eastAsia="Arial" w:hAnsi="Arial" w:cs="Arial"/>
                <w:sz w:val="20"/>
                <w:szCs w:val="20"/>
              </w:rPr>
              <w:t>Motivo ou causa da ocorrência.</w:t>
            </w:r>
          </w:p>
        </w:tc>
        <w:tc>
          <w:tcPr>
            <w:tcW w:w="2693" w:type="dxa"/>
          </w:tcPr>
          <w:p w14:paraId="0305DAE0" w14:textId="544B8C1F" w:rsidR="538E812A" w:rsidRDefault="538E812A" w:rsidP="538E812A">
            <w:pPr>
              <w:spacing w:before="0" w:after="0"/>
            </w:pPr>
            <w:r w:rsidRPr="538E812A">
              <w:rPr>
                <w:rFonts w:ascii="Arial" w:eastAsia="Arial" w:hAnsi="Arial" w:cs="Arial"/>
                <w:sz w:val="20"/>
                <w:szCs w:val="20"/>
              </w:rPr>
              <w:t>TEXT ou VARCHAR(255)</w:t>
            </w:r>
          </w:p>
        </w:tc>
      </w:tr>
      <w:tr w:rsidR="06A679E1" w14:paraId="3EFC94F0" w14:textId="77777777" w:rsidTr="538E812A">
        <w:trPr>
          <w:trHeight w:val="300"/>
        </w:trPr>
        <w:tc>
          <w:tcPr>
            <w:tcW w:w="1413" w:type="dxa"/>
            <w:shd w:val="clear" w:color="auto" w:fill="auto"/>
            <w:vAlign w:val="center"/>
          </w:tcPr>
          <w:p w14:paraId="794463AF" w14:textId="0D6B8694"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resolucao</w:t>
            </w:r>
          </w:p>
        </w:tc>
        <w:tc>
          <w:tcPr>
            <w:tcW w:w="4678" w:type="dxa"/>
            <w:shd w:val="clear" w:color="auto" w:fill="auto"/>
            <w:vAlign w:val="center"/>
          </w:tcPr>
          <w:p w14:paraId="7F999E7E" w14:textId="2E4459F2" w:rsidR="538E812A" w:rsidRDefault="538E812A" w:rsidP="538E812A">
            <w:pPr>
              <w:spacing w:before="0" w:after="0"/>
            </w:pPr>
            <w:r w:rsidRPr="538E812A">
              <w:rPr>
                <w:rFonts w:ascii="Arial" w:eastAsia="Arial" w:hAnsi="Arial" w:cs="Arial"/>
                <w:sz w:val="20"/>
                <w:szCs w:val="20"/>
              </w:rPr>
              <w:t>Descrição da resolução aplicada.</w:t>
            </w:r>
          </w:p>
        </w:tc>
        <w:tc>
          <w:tcPr>
            <w:tcW w:w="2693" w:type="dxa"/>
          </w:tcPr>
          <w:p w14:paraId="22AEF0E3" w14:textId="6EEB95CF" w:rsidR="538E812A" w:rsidRDefault="538E812A" w:rsidP="538E812A">
            <w:pPr>
              <w:spacing w:before="0" w:after="0"/>
            </w:pPr>
            <w:r w:rsidRPr="538E812A">
              <w:rPr>
                <w:rFonts w:ascii="Arial" w:eastAsia="Arial" w:hAnsi="Arial" w:cs="Arial"/>
                <w:sz w:val="20"/>
                <w:szCs w:val="20"/>
              </w:rPr>
              <w:t>TEXT</w:t>
            </w:r>
          </w:p>
        </w:tc>
      </w:tr>
      <w:tr w:rsidR="06A679E1" w14:paraId="0917C07A" w14:textId="77777777" w:rsidTr="538E812A">
        <w:trPr>
          <w:trHeight w:val="300"/>
        </w:trPr>
        <w:tc>
          <w:tcPr>
            <w:tcW w:w="1413" w:type="dxa"/>
            <w:shd w:val="clear" w:color="auto" w:fill="auto"/>
            <w:vAlign w:val="center"/>
          </w:tcPr>
          <w:p w14:paraId="549AFD26" w14:textId="28314B1D" w:rsidR="538E812A" w:rsidRDefault="538E812A" w:rsidP="538E812A">
            <w:pPr>
              <w:spacing w:before="0" w:after="0"/>
            </w:pPr>
            <w:r w:rsidRPr="538E812A">
              <w:rPr>
                <w:rFonts w:ascii="Arial" w:eastAsia="Arial" w:hAnsi="Arial" w:cs="Arial"/>
                <w:sz w:val="20"/>
                <w:szCs w:val="20"/>
              </w:rPr>
              <w:t>feedback</w:t>
            </w:r>
          </w:p>
        </w:tc>
        <w:tc>
          <w:tcPr>
            <w:tcW w:w="4678" w:type="dxa"/>
            <w:shd w:val="clear" w:color="auto" w:fill="auto"/>
            <w:vAlign w:val="center"/>
          </w:tcPr>
          <w:p w14:paraId="2E895085" w14:textId="4B940A11" w:rsidR="538E812A" w:rsidRDefault="538E812A" w:rsidP="538E812A">
            <w:pPr>
              <w:spacing w:before="0" w:after="0"/>
            </w:pPr>
            <w:r w:rsidRPr="538E812A">
              <w:rPr>
                <w:rFonts w:ascii="Arial" w:eastAsia="Arial" w:hAnsi="Arial" w:cs="Arial"/>
                <w:sz w:val="20"/>
                <w:szCs w:val="20"/>
              </w:rPr>
              <w:t>Comentário ou avaliação sobre a resolução.</w:t>
            </w:r>
          </w:p>
        </w:tc>
        <w:tc>
          <w:tcPr>
            <w:tcW w:w="2693" w:type="dxa"/>
          </w:tcPr>
          <w:p w14:paraId="72865575" w14:textId="52CBB457" w:rsidR="538E812A" w:rsidRDefault="538E812A" w:rsidP="538E812A">
            <w:pPr>
              <w:spacing w:before="0" w:after="0"/>
            </w:pPr>
            <w:r w:rsidRPr="538E812A">
              <w:rPr>
                <w:rFonts w:ascii="Arial" w:eastAsia="Arial" w:hAnsi="Arial" w:cs="Arial"/>
                <w:sz w:val="20"/>
                <w:szCs w:val="20"/>
              </w:rPr>
              <w:t>TEXT ou VARCHAR(255)</w:t>
            </w:r>
          </w:p>
        </w:tc>
      </w:tr>
      <w:tr w:rsidR="06A679E1" w14:paraId="1E7BC129" w14:textId="77777777" w:rsidTr="538E812A">
        <w:trPr>
          <w:trHeight w:val="300"/>
        </w:trPr>
        <w:tc>
          <w:tcPr>
            <w:tcW w:w="1413" w:type="dxa"/>
            <w:shd w:val="clear" w:color="auto" w:fill="auto"/>
            <w:vAlign w:val="center"/>
          </w:tcPr>
          <w:p w14:paraId="124F468C" w14:textId="3051E1B5"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EncomendaClienteId</w:t>
            </w:r>
          </w:p>
        </w:tc>
        <w:tc>
          <w:tcPr>
            <w:tcW w:w="4678" w:type="dxa"/>
            <w:shd w:val="clear" w:color="auto" w:fill="auto"/>
            <w:vAlign w:val="center"/>
          </w:tcPr>
          <w:p w14:paraId="4948D23B" w14:textId="64AF3BB4" w:rsidR="538E812A" w:rsidRDefault="538E812A" w:rsidP="538E812A">
            <w:pPr>
              <w:spacing w:before="0" w:after="0"/>
            </w:pPr>
            <w:r w:rsidRPr="538E812A">
              <w:rPr>
                <w:rFonts w:ascii="Arial" w:eastAsia="Arial" w:hAnsi="Arial" w:cs="Arial"/>
                <w:sz w:val="20"/>
                <w:szCs w:val="20"/>
              </w:rPr>
              <w:t>Referência à encomenda do cliente associada.</w:t>
            </w:r>
          </w:p>
        </w:tc>
        <w:tc>
          <w:tcPr>
            <w:tcW w:w="2693" w:type="dxa"/>
          </w:tcPr>
          <w:p w14:paraId="520B291C" w14:textId="43956664" w:rsidR="538E812A" w:rsidRDefault="538E812A" w:rsidP="538E812A">
            <w:pPr>
              <w:spacing w:before="0" w:after="0"/>
            </w:pPr>
            <w:r w:rsidRPr="538E812A">
              <w:rPr>
                <w:rFonts w:ascii="Arial" w:eastAsia="Arial" w:hAnsi="Arial" w:cs="Arial"/>
                <w:sz w:val="20"/>
                <w:szCs w:val="20"/>
              </w:rPr>
              <w:t>INT (FK)</w:t>
            </w:r>
          </w:p>
        </w:tc>
      </w:tr>
      <w:tr w:rsidR="06A679E1" w14:paraId="2A8222A4" w14:textId="77777777" w:rsidTr="538E812A">
        <w:trPr>
          <w:trHeight w:val="300"/>
        </w:trPr>
        <w:tc>
          <w:tcPr>
            <w:tcW w:w="1413" w:type="dxa"/>
            <w:shd w:val="clear" w:color="auto" w:fill="auto"/>
            <w:vAlign w:val="center"/>
          </w:tcPr>
          <w:p w14:paraId="3B0E024A" w14:textId="76288610"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EstadoOcorrenciaId</w:t>
            </w:r>
          </w:p>
        </w:tc>
        <w:tc>
          <w:tcPr>
            <w:tcW w:w="4678" w:type="dxa"/>
            <w:shd w:val="clear" w:color="auto" w:fill="auto"/>
            <w:vAlign w:val="center"/>
          </w:tcPr>
          <w:p w14:paraId="78149BEE" w14:textId="64D54805" w:rsidR="538E812A" w:rsidRDefault="538E812A" w:rsidP="538E812A">
            <w:pPr>
              <w:spacing w:before="0" w:after="0"/>
            </w:pPr>
            <w:r w:rsidRPr="538E812A">
              <w:rPr>
                <w:rFonts w:ascii="Arial" w:eastAsia="Arial" w:hAnsi="Arial" w:cs="Arial"/>
                <w:sz w:val="20"/>
                <w:szCs w:val="20"/>
              </w:rPr>
              <w:t>Estado atual da ocorrência (ex: pendente, resolvida).</w:t>
            </w:r>
          </w:p>
        </w:tc>
        <w:tc>
          <w:tcPr>
            <w:tcW w:w="2693" w:type="dxa"/>
          </w:tcPr>
          <w:p w14:paraId="2EB0FF0F" w14:textId="36598C91" w:rsidR="538E812A" w:rsidRDefault="538E812A" w:rsidP="538E812A">
            <w:pPr>
              <w:spacing w:before="0" w:after="0"/>
            </w:pPr>
            <w:r w:rsidRPr="538E812A">
              <w:rPr>
                <w:rFonts w:ascii="Arial" w:eastAsia="Arial" w:hAnsi="Arial" w:cs="Arial"/>
                <w:sz w:val="20"/>
                <w:szCs w:val="20"/>
              </w:rPr>
              <w:t>INT (FK)</w:t>
            </w:r>
          </w:p>
        </w:tc>
      </w:tr>
      <w:tr w:rsidR="06A679E1" w14:paraId="78082046" w14:textId="77777777" w:rsidTr="538E812A">
        <w:trPr>
          <w:trHeight w:val="300"/>
        </w:trPr>
        <w:tc>
          <w:tcPr>
            <w:tcW w:w="1413" w:type="dxa"/>
            <w:shd w:val="clear" w:color="auto" w:fill="auto"/>
            <w:vAlign w:val="center"/>
          </w:tcPr>
          <w:p w14:paraId="0EB84A2F" w14:textId="65132ED0"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TipoOcorrenciaId</w:t>
            </w:r>
          </w:p>
        </w:tc>
        <w:tc>
          <w:tcPr>
            <w:tcW w:w="4678" w:type="dxa"/>
            <w:shd w:val="clear" w:color="auto" w:fill="auto"/>
            <w:vAlign w:val="center"/>
          </w:tcPr>
          <w:p w14:paraId="7AC0AC79" w14:textId="71F9F609" w:rsidR="538E812A" w:rsidRDefault="538E812A" w:rsidP="538E812A">
            <w:pPr>
              <w:spacing w:before="0" w:after="0"/>
            </w:pPr>
            <w:r w:rsidRPr="538E812A">
              <w:rPr>
                <w:rFonts w:ascii="Arial" w:eastAsia="Arial" w:hAnsi="Arial" w:cs="Arial"/>
                <w:sz w:val="20"/>
                <w:szCs w:val="20"/>
              </w:rPr>
              <w:t>Tipo da ocorrência (ex: atraso, produto danificado).</w:t>
            </w:r>
          </w:p>
        </w:tc>
        <w:tc>
          <w:tcPr>
            <w:tcW w:w="2693" w:type="dxa"/>
          </w:tcPr>
          <w:p w14:paraId="2E53975E" w14:textId="7650DB7B" w:rsidR="538E812A" w:rsidRDefault="538E812A" w:rsidP="538E812A">
            <w:pPr>
              <w:spacing w:before="0" w:after="0"/>
            </w:pPr>
            <w:r w:rsidRPr="538E812A">
              <w:rPr>
                <w:rFonts w:ascii="Arial" w:eastAsia="Arial" w:hAnsi="Arial" w:cs="Arial"/>
                <w:sz w:val="20"/>
                <w:szCs w:val="20"/>
              </w:rPr>
              <w:t>INT (FK)</w:t>
            </w:r>
          </w:p>
        </w:tc>
      </w:tr>
      <w:tr w:rsidR="06A679E1" w14:paraId="6D57AFD5" w14:textId="77777777" w:rsidTr="538E812A">
        <w:trPr>
          <w:trHeight w:val="300"/>
        </w:trPr>
        <w:tc>
          <w:tcPr>
            <w:tcW w:w="1413" w:type="dxa"/>
            <w:shd w:val="clear" w:color="auto" w:fill="auto"/>
            <w:vAlign w:val="center"/>
          </w:tcPr>
          <w:p w14:paraId="2F54AA99" w14:textId="4132F680"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Is_Active</w:t>
            </w:r>
          </w:p>
        </w:tc>
        <w:tc>
          <w:tcPr>
            <w:tcW w:w="4678" w:type="dxa"/>
            <w:shd w:val="clear" w:color="auto" w:fill="auto"/>
            <w:vAlign w:val="center"/>
          </w:tcPr>
          <w:p w14:paraId="127DB558" w14:textId="133409E6" w:rsidR="538E812A" w:rsidRDefault="538E812A" w:rsidP="538E812A">
            <w:pPr>
              <w:spacing w:before="0" w:after="0"/>
            </w:pPr>
            <w:r w:rsidRPr="538E812A">
              <w:rPr>
                <w:rFonts w:ascii="Arial" w:eastAsia="Arial" w:hAnsi="Arial" w:cs="Arial"/>
                <w:sz w:val="20"/>
                <w:szCs w:val="20"/>
              </w:rPr>
              <w:t>Indica se a ocorrência está ativa (1 = ativa, 0 = inativa).</w:t>
            </w:r>
          </w:p>
        </w:tc>
        <w:tc>
          <w:tcPr>
            <w:tcW w:w="2693" w:type="dxa"/>
          </w:tcPr>
          <w:p w14:paraId="5AFB453A" w14:textId="33C012F0" w:rsidR="538E812A" w:rsidRDefault="538E812A" w:rsidP="538E812A">
            <w:pPr>
              <w:spacing w:before="0" w:after="0"/>
            </w:pPr>
            <w:r w:rsidRPr="538E812A">
              <w:rPr>
                <w:rFonts w:ascii="Arial" w:eastAsia="Arial" w:hAnsi="Arial" w:cs="Arial"/>
                <w:sz w:val="20"/>
                <w:szCs w:val="20"/>
              </w:rPr>
              <w:t>BOOLEAN</w:t>
            </w:r>
          </w:p>
        </w:tc>
      </w:tr>
      <w:tr w:rsidR="06A679E1" w14:paraId="381EEC65" w14:textId="77777777" w:rsidTr="538E812A">
        <w:trPr>
          <w:trHeight w:val="300"/>
        </w:trPr>
        <w:tc>
          <w:tcPr>
            <w:tcW w:w="1413" w:type="dxa"/>
            <w:shd w:val="clear" w:color="auto" w:fill="auto"/>
            <w:vAlign w:val="center"/>
          </w:tcPr>
          <w:p w14:paraId="7899D0F1" w14:textId="781C224B"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createdBy</w:t>
            </w:r>
          </w:p>
        </w:tc>
        <w:tc>
          <w:tcPr>
            <w:tcW w:w="4678" w:type="dxa"/>
            <w:shd w:val="clear" w:color="auto" w:fill="auto"/>
            <w:vAlign w:val="center"/>
          </w:tcPr>
          <w:p w14:paraId="2E9BDCD7" w14:textId="3C2DE124" w:rsidR="538E812A" w:rsidRDefault="538E812A" w:rsidP="538E812A">
            <w:pPr>
              <w:spacing w:before="0" w:after="0"/>
            </w:pPr>
            <w:r w:rsidRPr="538E812A">
              <w:rPr>
                <w:rFonts w:ascii="Arial" w:eastAsia="Arial" w:hAnsi="Arial" w:cs="Arial"/>
                <w:sz w:val="20"/>
                <w:szCs w:val="20"/>
              </w:rPr>
              <w:t>Utilizador que criou o registo.</w:t>
            </w:r>
          </w:p>
        </w:tc>
        <w:tc>
          <w:tcPr>
            <w:tcW w:w="2693" w:type="dxa"/>
          </w:tcPr>
          <w:p w14:paraId="649E92AE" w14:textId="0D3268C8" w:rsidR="538E812A" w:rsidRDefault="538E812A" w:rsidP="538E812A">
            <w:pPr>
              <w:spacing w:before="0" w:after="0" w:line="259" w:lineRule="auto"/>
              <w:rPr>
                <w:rFonts w:ascii="Arial" w:eastAsia="Arial" w:hAnsi="Arial" w:cs="Arial"/>
                <w:sz w:val="20"/>
                <w:szCs w:val="20"/>
              </w:rPr>
            </w:pPr>
            <w:r w:rsidRPr="538E812A">
              <w:rPr>
                <w:rFonts w:ascii="Arial" w:eastAsia="Arial" w:hAnsi="Arial" w:cs="Arial"/>
                <w:sz w:val="20"/>
                <w:szCs w:val="20"/>
              </w:rPr>
              <w:t>VARCHAR (USER IDENTIFIER)</w:t>
            </w:r>
          </w:p>
        </w:tc>
      </w:tr>
      <w:tr w:rsidR="06A679E1" w14:paraId="0C308068" w14:textId="77777777" w:rsidTr="538E812A">
        <w:trPr>
          <w:trHeight w:val="300"/>
        </w:trPr>
        <w:tc>
          <w:tcPr>
            <w:tcW w:w="1413" w:type="dxa"/>
            <w:shd w:val="clear" w:color="auto" w:fill="auto"/>
            <w:vAlign w:val="center"/>
          </w:tcPr>
          <w:p w14:paraId="37E871EF" w14:textId="29E3D5E6"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createdDate</w:t>
            </w:r>
          </w:p>
        </w:tc>
        <w:tc>
          <w:tcPr>
            <w:tcW w:w="4678" w:type="dxa"/>
            <w:shd w:val="clear" w:color="auto" w:fill="auto"/>
            <w:vAlign w:val="center"/>
          </w:tcPr>
          <w:p w14:paraId="22ACA483" w14:textId="2821D4B8" w:rsidR="538E812A" w:rsidRDefault="538E812A" w:rsidP="538E812A">
            <w:pPr>
              <w:spacing w:before="0" w:after="0"/>
            </w:pPr>
            <w:r w:rsidRPr="538E812A">
              <w:rPr>
                <w:rFonts w:ascii="Arial" w:eastAsia="Arial" w:hAnsi="Arial" w:cs="Arial"/>
                <w:sz w:val="20"/>
                <w:szCs w:val="20"/>
              </w:rPr>
              <w:t>Data e hora da criação do registo.</w:t>
            </w:r>
          </w:p>
        </w:tc>
        <w:tc>
          <w:tcPr>
            <w:tcW w:w="2693" w:type="dxa"/>
          </w:tcPr>
          <w:p w14:paraId="14A379B6" w14:textId="63BE7585" w:rsidR="538E812A" w:rsidRDefault="538E812A" w:rsidP="538E812A">
            <w:pPr>
              <w:spacing w:before="0" w:after="0"/>
            </w:pPr>
            <w:r w:rsidRPr="538E812A">
              <w:rPr>
                <w:rFonts w:ascii="Arial" w:eastAsia="Arial" w:hAnsi="Arial" w:cs="Arial"/>
                <w:sz w:val="20"/>
                <w:szCs w:val="20"/>
              </w:rPr>
              <w:t>DATETIME</w:t>
            </w:r>
          </w:p>
        </w:tc>
      </w:tr>
      <w:tr w:rsidR="06A679E1" w14:paraId="4B0BFF54" w14:textId="77777777" w:rsidTr="538E812A">
        <w:trPr>
          <w:trHeight w:val="300"/>
        </w:trPr>
        <w:tc>
          <w:tcPr>
            <w:tcW w:w="1413" w:type="dxa"/>
            <w:shd w:val="clear" w:color="auto" w:fill="auto"/>
            <w:vAlign w:val="center"/>
          </w:tcPr>
          <w:p w14:paraId="0E913932" w14:textId="5FAEBB3B"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lastUpdatedBy</w:t>
            </w:r>
          </w:p>
        </w:tc>
        <w:tc>
          <w:tcPr>
            <w:tcW w:w="4678" w:type="dxa"/>
            <w:shd w:val="clear" w:color="auto" w:fill="auto"/>
            <w:vAlign w:val="center"/>
          </w:tcPr>
          <w:p w14:paraId="6685543B" w14:textId="6445D5E0" w:rsidR="538E812A" w:rsidRDefault="538E812A" w:rsidP="538E812A">
            <w:pPr>
              <w:spacing w:before="0" w:after="0"/>
            </w:pPr>
            <w:r w:rsidRPr="538E812A">
              <w:rPr>
                <w:rFonts w:ascii="Arial" w:eastAsia="Arial" w:hAnsi="Arial" w:cs="Arial"/>
                <w:sz w:val="20"/>
                <w:szCs w:val="20"/>
              </w:rPr>
              <w:t>Utilizador que realizou a última atualização.</w:t>
            </w:r>
          </w:p>
        </w:tc>
        <w:tc>
          <w:tcPr>
            <w:tcW w:w="2693" w:type="dxa"/>
          </w:tcPr>
          <w:p w14:paraId="3F5A613E" w14:textId="333395CA" w:rsidR="538E812A" w:rsidRDefault="538E812A" w:rsidP="538E812A">
            <w:pPr>
              <w:spacing w:before="0" w:after="0" w:line="259" w:lineRule="auto"/>
              <w:rPr>
                <w:rFonts w:ascii="Arial" w:eastAsia="Arial" w:hAnsi="Arial" w:cs="Arial"/>
                <w:sz w:val="20"/>
                <w:szCs w:val="20"/>
              </w:rPr>
            </w:pPr>
            <w:r w:rsidRPr="538E812A">
              <w:rPr>
                <w:rFonts w:ascii="Arial" w:eastAsia="Arial" w:hAnsi="Arial" w:cs="Arial"/>
                <w:sz w:val="20"/>
                <w:szCs w:val="20"/>
              </w:rPr>
              <w:t>VARCHAR (USER IDENTIFIER)</w:t>
            </w:r>
          </w:p>
          <w:p w14:paraId="05E17838" w14:textId="1246B8FB" w:rsidR="538E812A" w:rsidRDefault="538E812A" w:rsidP="538E812A">
            <w:pPr>
              <w:spacing w:before="0" w:after="0"/>
              <w:rPr>
                <w:rFonts w:ascii="Arial" w:eastAsia="Arial" w:hAnsi="Arial" w:cs="Arial"/>
                <w:sz w:val="20"/>
                <w:szCs w:val="20"/>
              </w:rPr>
            </w:pPr>
          </w:p>
        </w:tc>
      </w:tr>
      <w:tr w:rsidR="06A679E1" w14:paraId="1E8332B5" w14:textId="77777777" w:rsidTr="538E812A">
        <w:trPr>
          <w:trHeight w:val="300"/>
        </w:trPr>
        <w:tc>
          <w:tcPr>
            <w:tcW w:w="1413" w:type="dxa"/>
            <w:shd w:val="clear" w:color="auto" w:fill="auto"/>
            <w:vAlign w:val="center"/>
          </w:tcPr>
          <w:p w14:paraId="31925A03" w14:textId="12A88018"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lastUpdateDate</w:t>
            </w:r>
          </w:p>
        </w:tc>
        <w:tc>
          <w:tcPr>
            <w:tcW w:w="4678" w:type="dxa"/>
            <w:shd w:val="clear" w:color="auto" w:fill="auto"/>
            <w:vAlign w:val="center"/>
          </w:tcPr>
          <w:p w14:paraId="0D24815D" w14:textId="11640AB5" w:rsidR="538E812A" w:rsidRDefault="538E812A" w:rsidP="538E812A">
            <w:pPr>
              <w:spacing w:before="0" w:after="0"/>
            </w:pPr>
            <w:r w:rsidRPr="538E812A">
              <w:rPr>
                <w:rFonts w:ascii="Arial" w:eastAsia="Arial" w:hAnsi="Arial" w:cs="Arial"/>
                <w:sz w:val="20"/>
                <w:szCs w:val="20"/>
              </w:rPr>
              <w:t>Data e hora da última atualização.</w:t>
            </w:r>
          </w:p>
        </w:tc>
        <w:tc>
          <w:tcPr>
            <w:tcW w:w="2693" w:type="dxa"/>
          </w:tcPr>
          <w:p w14:paraId="0A8AD9A4" w14:textId="7632FA7C" w:rsidR="538E812A" w:rsidRDefault="538E812A" w:rsidP="538E812A">
            <w:pPr>
              <w:spacing w:before="0" w:after="0"/>
            </w:pPr>
            <w:r w:rsidRPr="538E812A">
              <w:rPr>
                <w:rFonts w:ascii="Arial" w:eastAsia="Arial" w:hAnsi="Arial" w:cs="Arial"/>
                <w:sz w:val="20"/>
                <w:szCs w:val="20"/>
              </w:rPr>
              <w:t>DATETIME</w:t>
            </w:r>
          </w:p>
        </w:tc>
      </w:tr>
    </w:tbl>
    <w:p w14:paraId="1D0F638F" w14:textId="0CFFB000" w:rsidR="06A679E1" w:rsidRDefault="06A679E1" w:rsidP="06A679E1"/>
    <w:p w14:paraId="48A39D98" w14:textId="4B9EF229" w:rsidR="77274798" w:rsidRDefault="538E812A" w:rsidP="538E812A">
      <w:pPr>
        <w:pStyle w:val="Ttulo3"/>
        <w:spacing w:line="259" w:lineRule="auto"/>
        <w:ind w:left="576" w:hanging="576"/>
        <w:rPr>
          <w:iCs w:val="0"/>
          <w:szCs w:val="20"/>
        </w:rPr>
      </w:pPr>
      <w:bookmarkStart w:id="356" w:name="_Toc199624826"/>
      <w:r>
        <w:t>Tabela Pais</w:t>
      </w:r>
      <w:bookmarkEnd w:id="356"/>
    </w:p>
    <w:p w14:paraId="02A200D4" w14:textId="72F6D126" w:rsidR="77274798" w:rsidRDefault="538E812A" w:rsidP="06A679E1">
      <w:pPr>
        <w:rPr>
          <w:sz w:val="22"/>
          <w:szCs w:val="22"/>
        </w:rPr>
      </w:pPr>
      <w:r w:rsidRPr="538E812A">
        <w:rPr>
          <w:sz w:val="22"/>
          <w:szCs w:val="22"/>
        </w:rPr>
        <w:t>A tabela seguinte descreve os campos do modelo de dados implementado.</w:t>
      </w:r>
    </w:p>
    <w:p w14:paraId="47E19DCF" w14:textId="77777777" w:rsidR="06A679E1" w:rsidRDefault="06A679E1" w:rsidP="06A679E1">
      <w:pPr>
        <w:rPr>
          <w:sz w:val="22"/>
          <w:szCs w:val="22"/>
        </w:rPr>
      </w:pPr>
    </w:p>
    <w:p w14:paraId="4890A253" w14:textId="3B384881" w:rsidR="77274798" w:rsidRDefault="538E812A" w:rsidP="06A679E1">
      <w:pPr>
        <w:pStyle w:val="Legenda"/>
        <w:keepNext/>
        <w:jc w:val="center"/>
      </w:pPr>
      <w:bookmarkStart w:id="357" w:name="_Toc199624946"/>
      <w:r>
        <w:t xml:space="preserve">Tabela </w:t>
      </w:r>
      <w:fldSimple w:instr=" SEQ Tabela \* ARABIC ">
        <w:r w:rsidR="00BF303B">
          <w:t>102</w:t>
        </w:r>
      </w:fldSimple>
      <w:r>
        <w:t>. Tabela Pais implementada.</w:t>
      </w:r>
      <w:bookmarkEnd w:id="35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5"/>
        <w:gridCol w:w="4626"/>
        <w:gridCol w:w="2677"/>
      </w:tblGrid>
      <w:tr w:rsidR="06A679E1" w14:paraId="40C5AECD" w14:textId="77777777" w:rsidTr="538E812A">
        <w:trPr>
          <w:trHeight w:val="300"/>
        </w:trPr>
        <w:tc>
          <w:tcPr>
            <w:tcW w:w="1413" w:type="dxa"/>
            <w:shd w:val="clear" w:color="auto" w:fill="4472C4" w:themeFill="accent1"/>
            <w:vAlign w:val="center"/>
          </w:tcPr>
          <w:p w14:paraId="6CF8530D" w14:textId="77777777" w:rsidR="06A679E1" w:rsidRDefault="538E812A" w:rsidP="06A679E1">
            <w:pPr>
              <w:rPr>
                <w:color w:val="FFFFFF" w:themeColor="background1"/>
                <w:sz w:val="22"/>
                <w:szCs w:val="22"/>
              </w:rPr>
            </w:pPr>
            <w:r w:rsidRPr="538E812A">
              <w:rPr>
                <w:color w:val="FFFFFF" w:themeColor="background1"/>
                <w:sz w:val="22"/>
                <w:szCs w:val="22"/>
              </w:rPr>
              <w:t>Campo</w:t>
            </w:r>
          </w:p>
        </w:tc>
        <w:tc>
          <w:tcPr>
            <w:tcW w:w="4678" w:type="dxa"/>
            <w:shd w:val="clear" w:color="auto" w:fill="4472C4" w:themeFill="accent1"/>
            <w:vAlign w:val="center"/>
          </w:tcPr>
          <w:p w14:paraId="72F0861A" w14:textId="77777777" w:rsidR="06A679E1" w:rsidRDefault="538E812A" w:rsidP="06A679E1">
            <w:pPr>
              <w:rPr>
                <w:color w:val="FFFFFF" w:themeColor="background1"/>
                <w:sz w:val="22"/>
                <w:szCs w:val="22"/>
              </w:rPr>
            </w:pPr>
            <w:r w:rsidRPr="538E812A">
              <w:rPr>
                <w:color w:val="FFFFFF" w:themeColor="background1"/>
                <w:sz w:val="22"/>
                <w:szCs w:val="22"/>
              </w:rPr>
              <w:t>Descrição</w:t>
            </w:r>
          </w:p>
        </w:tc>
        <w:tc>
          <w:tcPr>
            <w:tcW w:w="2693" w:type="dxa"/>
            <w:shd w:val="clear" w:color="auto" w:fill="4472C4" w:themeFill="accent1"/>
            <w:vAlign w:val="center"/>
          </w:tcPr>
          <w:p w14:paraId="34555927" w14:textId="77777777" w:rsidR="06A679E1" w:rsidRDefault="538E812A" w:rsidP="06A679E1">
            <w:pPr>
              <w:rPr>
                <w:color w:val="FFFFFF" w:themeColor="background1"/>
                <w:sz w:val="22"/>
                <w:szCs w:val="22"/>
              </w:rPr>
            </w:pPr>
            <w:r w:rsidRPr="538E812A">
              <w:rPr>
                <w:color w:val="FFFFFF" w:themeColor="background1"/>
                <w:sz w:val="22"/>
                <w:szCs w:val="22"/>
              </w:rPr>
              <w:t>Formato do campo</w:t>
            </w:r>
          </w:p>
        </w:tc>
      </w:tr>
      <w:tr w:rsidR="06A679E1" w14:paraId="1249F077" w14:textId="77777777" w:rsidTr="538E812A">
        <w:trPr>
          <w:trHeight w:val="300"/>
        </w:trPr>
        <w:tc>
          <w:tcPr>
            <w:tcW w:w="1413" w:type="dxa"/>
            <w:shd w:val="clear" w:color="auto" w:fill="auto"/>
            <w:vAlign w:val="center"/>
          </w:tcPr>
          <w:p w14:paraId="26E11693" w14:textId="5945D2E6" w:rsidR="538E812A" w:rsidRDefault="538E812A" w:rsidP="538E812A">
            <w:pPr>
              <w:spacing w:before="0" w:after="0"/>
            </w:pPr>
            <w:r w:rsidRPr="538E812A">
              <w:rPr>
                <w:rFonts w:ascii="Arial" w:eastAsia="Arial" w:hAnsi="Arial" w:cs="Arial"/>
                <w:sz w:val="20"/>
                <w:szCs w:val="20"/>
              </w:rPr>
              <w:t>Id</w:t>
            </w:r>
          </w:p>
        </w:tc>
        <w:tc>
          <w:tcPr>
            <w:tcW w:w="4678" w:type="dxa"/>
            <w:shd w:val="clear" w:color="auto" w:fill="auto"/>
            <w:vAlign w:val="center"/>
          </w:tcPr>
          <w:p w14:paraId="313D1DCD" w14:textId="725E5F6D" w:rsidR="538E812A" w:rsidRDefault="538E812A" w:rsidP="538E812A">
            <w:pPr>
              <w:spacing w:before="0" w:after="0"/>
            </w:pPr>
            <w:r w:rsidRPr="538E812A">
              <w:rPr>
                <w:rFonts w:ascii="Arial" w:eastAsia="Arial" w:hAnsi="Arial" w:cs="Arial"/>
                <w:sz w:val="20"/>
                <w:szCs w:val="20"/>
              </w:rPr>
              <w:t>Identificador único do país.</w:t>
            </w:r>
          </w:p>
        </w:tc>
        <w:tc>
          <w:tcPr>
            <w:tcW w:w="2693" w:type="dxa"/>
          </w:tcPr>
          <w:p w14:paraId="3C185113" w14:textId="6B55C21A" w:rsidR="538E812A" w:rsidRDefault="538E812A" w:rsidP="538E812A">
            <w:pPr>
              <w:spacing w:before="0" w:after="0"/>
            </w:pPr>
            <w:r w:rsidRPr="538E812A">
              <w:rPr>
                <w:rFonts w:ascii="Arial" w:eastAsia="Arial" w:hAnsi="Arial" w:cs="Arial"/>
                <w:sz w:val="20"/>
                <w:szCs w:val="20"/>
              </w:rPr>
              <w:t>INT (PK)</w:t>
            </w:r>
          </w:p>
        </w:tc>
      </w:tr>
      <w:tr w:rsidR="06A679E1" w14:paraId="61546327" w14:textId="77777777" w:rsidTr="538E812A">
        <w:trPr>
          <w:trHeight w:val="300"/>
        </w:trPr>
        <w:tc>
          <w:tcPr>
            <w:tcW w:w="1413" w:type="dxa"/>
            <w:shd w:val="clear" w:color="auto" w:fill="auto"/>
            <w:vAlign w:val="center"/>
          </w:tcPr>
          <w:p w14:paraId="0DE7C19D" w14:textId="173391F9"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denominacao</w:t>
            </w:r>
          </w:p>
        </w:tc>
        <w:tc>
          <w:tcPr>
            <w:tcW w:w="4678" w:type="dxa"/>
            <w:shd w:val="clear" w:color="auto" w:fill="auto"/>
            <w:vAlign w:val="center"/>
          </w:tcPr>
          <w:p w14:paraId="2901DEB4" w14:textId="1FFFABA6" w:rsidR="538E812A" w:rsidRDefault="538E812A" w:rsidP="538E812A">
            <w:pPr>
              <w:spacing w:before="0" w:after="0"/>
            </w:pPr>
            <w:r w:rsidRPr="538E812A">
              <w:rPr>
                <w:rFonts w:ascii="Arial" w:eastAsia="Arial" w:hAnsi="Arial" w:cs="Arial"/>
                <w:sz w:val="20"/>
                <w:szCs w:val="20"/>
              </w:rPr>
              <w:t>Nome do país (ex: Portugal, Brasil).</w:t>
            </w:r>
          </w:p>
        </w:tc>
        <w:tc>
          <w:tcPr>
            <w:tcW w:w="2693" w:type="dxa"/>
          </w:tcPr>
          <w:p w14:paraId="552ECB26" w14:textId="4FC7C19C" w:rsidR="538E812A" w:rsidRDefault="538E812A" w:rsidP="538E812A">
            <w:pPr>
              <w:spacing w:before="0" w:after="0"/>
            </w:pPr>
            <w:r w:rsidRPr="538E812A">
              <w:rPr>
                <w:rFonts w:ascii="Arial" w:eastAsia="Arial" w:hAnsi="Arial" w:cs="Arial"/>
                <w:sz w:val="20"/>
                <w:szCs w:val="20"/>
              </w:rPr>
              <w:t>VARCHAR(100)</w:t>
            </w:r>
          </w:p>
        </w:tc>
      </w:tr>
      <w:tr w:rsidR="06A679E1" w14:paraId="2C6E854B" w14:textId="77777777" w:rsidTr="538E812A">
        <w:trPr>
          <w:trHeight w:val="300"/>
        </w:trPr>
        <w:tc>
          <w:tcPr>
            <w:tcW w:w="1413" w:type="dxa"/>
            <w:shd w:val="clear" w:color="auto" w:fill="auto"/>
            <w:vAlign w:val="center"/>
          </w:tcPr>
          <w:p w14:paraId="1A0341C6" w14:textId="771D45A2"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Is_Active</w:t>
            </w:r>
          </w:p>
        </w:tc>
        <w:tc>
          <w:tcPr>
            <w:tcW w:w="4678" w:type="dxa"/>
            <w:shd w:val="clear" w:color="auto" w:fill="auto"/>
            <w:vAlign w:val="center"/>
          </w:tcPr>
          <w:p w14:paraId="59DF69FF" w14:textId="5F678296" w:rsidR="538E812A" w:rsidRDefault="538E812A" w:rsidP="538E812A">
            <w:pPr>
              <w:spacing w:before="0" w:after="0"/>
            </w:pPr>
            <w:r w:rsidRPr="538E812A">
              <w:rPr>
                <w:rFonts w:ascii="Arial" w:eastAsia="Arial" w:hAnsi="Arial" w:cs="Arial"/>
                <w:sz w:val="20"/>
                <w:szCs w:val="20"/>
              </w:rPr>
              <w:t>Indica se o registo está ativo (1 = ativo, 0 = inativo).</w:t>
            </w:r>
          </w:p>
        </w:tc>
        <w:tc>
          <w:tcPr>
            <w:tcW w:w="2693" w:type="dxa"/>
          </w:tcPr>
          <w:p w14:paraId="5A04A477" w14:textId="33C012F0" w:rsidR="538E812A" w:rsidRDefault="538E812A" w:rsidP="538E812A">
            <w:pPr>
              <w:spacing w:before="0" w:after="0"/>
            </w:pPr>
            <w:r w:rsidRPr="538E812A">
              <w:rPr>
                <w:rFonts w:ascii="Arial" w:eastAsia="Arial" w:hAnsi="Arial" w:cs="Arial"/>
                <w:sz w:val="20"/>
                <w:szCs w:val="20"/>
              </w:rPr>
              <w:t>BOOLEAN</w:t>
            </w:r>
          </w:p>
        </w:tc>
      </w:tr>
      <w:tr w:rsidR="06A679E1" w14:paraId="6F41B7AB" w14:textId="77777777" w:rsidTr="538E812A">
        <w:trPr>
          <w:trHeight w:val="300"/>
        </w:trPr>
        <w:tc>
          <w:tcPr>
            <w:tcW w:w="1413" w:type="dxa"/>
            <w:shd w:val="clear" w:color="auto" w:fill="auto"/>
            <w:vAlign w:val="center"/>
          </w:tcPr>
          <w:p w14:paraId="7D09A993" w14:textId="54FF5ED6"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createdBy</w:t>
            </w:r>
          </w:p>
        </w:tc>
        <w:tc>
          <w:tcPr>
            <w:tcW w:w="4678" w:type="dxa"/>
            <w:shd w:val="clear" w:color="auto" w:fill="auto"/>
            <w:vAlign w:val="center"/>
          </w:tcPr>
          <w:p w14:paraId="37B7412B" w14:textId="1AEB7B10" w:rsidR="538E812A" w:rsidRDefault="538E812A" w:rsidP="538E812A">
            <w:pPr>
              <w:spacing w:before="0" w:after="0"/>
            </w:pPr>
            <w:r w:rsidRPr="538E812A">
              <w:rPr>
                <w:rFonts w:ascii="Arial" w:eastAsia="Arial" w:hAnsi="Arial" w:cs="Arial"/>
                <w:sz w:val="20"/>
                <w:szCs w:val="20"/>
              </w:rPr>
              <w:t>Utilizador que criou o registo.</w:t>
            </w:r>
          </w:p>
        </w:tc>
        <w:tc>
          <w:tcPr>
            <w:tcW w:w="2693" w:type="dxa"/>
          </w:tcPr>
          <w:p w14:paraId="49550D1E" w14:textId="0D3268C8" w:rsidR="538E812A" w:rsidRDefault="538E812A" w:rsidP="538E812A">
            <w:pPr>
              <w:spacing w:before="0" w:after="0" w:line="259" w:lineRule="auto"/>
              <w:rPr>
                <w:rFonts w:ascii="Arial" w:eastAsia="Arial" w:hAnsi="Arial" w:cs="Arial"/>
                <w:sz w:val="20"/>
                <w:szCs w:val="20"/>
              </w:rPr>
            </w:pPr>
            <w:r w:rsidRPr="538E812A">
              <w:rPr>
                <w:rFonts w:ascii="Arial" w:eastAsia="Arial" w:hAnsi="Arial" w:cs="Arial"/>
                <w:sz w:val="20"/>
                <w:szCs w:val="20"/>
              </w:rPr>
              <w:t>VARCHAR (USER IDENTIFIER)</w:t>
            </w:r>
          </w:p>
        </w:tc>
      </w:tr>
      <w:tr w:rsidR="06A679E1" w14:paraId="278083B2" w14:textId="77777777" w:rsidTr="538E812A">
        <w:trPr>
          <w:trHeight w:val="300"/>
        </w:trPr>
        <w:tc>
          <w:tcPr>
            <w:tcW w:w="1413" w:type="dxa"/>
            <w:shd w:val="clear" w:color="auto" w:fill="auto"/>
            <w:vAlign w:val="center"/>
          </w:tcPr>
          <w:p w14:paraId="7237AC96" w14:textId="122B06EE"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createdDate</w:t>
            </w:r>
          </w:p>
        </w:tc>
        <w:tc>
          <w:tcPr>
            <w:tcW w:w="4678" w:type="dxa"/>
            <w:shd w:val="clear" w:color="auto" w:fill="auto"/>
            <w:vAlign w:val="center"/>
          </w:tcPr>
          <w:p w14:paraId="5A2EE48F" w14:textId="67D2C554" w:rsidR="538E812A" w:rsidRDefault="538E812A" w:rsidP="538E812A">
            <w:pPr>
              <w:spacing w:before="0" w:after="0"/>
            </w:pPr>
            <w:r w:rsidRPr="538E812A">
              <w:rPr>
                <w:rFonts w:ascii="Arial" w:eastAsia="Arial" w:hAnsi="Arial" w:cs="Arial"/>
                <w:sz w:val="20"/>
                <w:szCs w:val="20"/>
              </w:rPr>
              <w:t>Data e hora da criação do registo.</w:t>
            </w:r>
          </w:p>
        </w:tc>
        <w:tc>
          <w:tcPr>
            <w:tcW w:w="2693" w:type="dxa"/>
          </w:tcPr>
          <w:p w14:paraId="21DB44D0" w14:textId="63BE7585" w:rsidR="538E812A" w:rsidRDefault="538E812A" w:rsidP="538E812A">
            <w:pPr>
              <w:spacing w:before="0" w:after="0"/>
            </w:pPr>
            <w:r w:rsidRPr="538E812A">
              <w:rPr>
                <w:rFonts w:ascii="Arial" w:eastAsia="Arial" w:hAnsi="Arial" w:cs="Arial"/>
                <w:sz w:val="20"/>
                <w:szCs w:val="20"/>
              </w:rPr>
              <w:t>DATETIME</w:t>
            </w:r>
          </w:p>
        </w:tc>
      </w:tr>
      <w:tr w:rsidR="06A679E1" w14:paraId="402D111C" w14:textId="77777777" w:rsidTr="538E812A">
        <w:trPr>
          <w:trHeight w:val="300"/>
        </w:trPr>
        <w:tc>
          <w:tcPr>
            <w:tcW w:w="1413" w:type="dxa"/>
            <w:shd w:val="clear" w:color="auto" w:fill="auto"/>
            <w:vAlign w:val="center"/>
          </w:tcPr>
          <w:p w14:paraId="309A01E3" w14:textId="403AB7B9"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lastUpdatedBy</w:t>
            </w:r>
          </w:p>
        </w:tc>
        <w:tc>
          <w:tcPr>
            <w:tcW w:w="4678" w:type="dxa"/>
            <w:shd w:val="clear" w:color="auto" w:fill="auto"/>
            <w:vAlign w:val="center"/>
          </w:tcPr>
          <w:p w14:paraId="743EC2D9" w14:textId="7FBF34FE" w:rsidR="538E812A" w:rsidRDefault="538E812A" w:rsidP="538E812A">
            <w:pPr>
              <w:spacing w:before="0" w:after="0"/>
            </w:pPr>
            <w:r w:rsidRPr="538E812A">
              <w:rPr>
                <w:rFonts w:ascii="Arial" w:eastAsia="Arial" w:hAnsi="Arial" w:cs="Arial"/>
                <w:sz w:val="20"/>
                <w:szCs w:val="20"/>
              </w:rPr>
              <w:t>Utilizador que realizou a última atualização.</w:t>
            </w:r>
          </w:p>
        </w:tc>
        <w:tc>
          <w:tcPr>
            <w:tcW w:w="2693" w:type="dxa"/>
          </w:tcPr>
          <w:p w14:paraId="12A0B00B" w14:textId="333395CA" w:rsidR="538E812A" w:rsidRDefault="538E812A" w:rsidP="538E812A">
            <w:pPr>
              <w:spacing w:before="0" w:after="0" w:line="259" w:lineRule="auto"/>
              <w:rPr>
                <w:rFonts w:ascii="Arial" w:eastAsia="Arial" w:hAnsi="Arial" w:cs="Arial"/>
                <w:sz w:val="20"/>
                <w:szCs w:val="20"/>
              </w:rPr>
            </w:pPr>
            <w:r w:rsidRPr="538E812A">
              <w:rPr>
                <w:rFonts w:ascii="Arial" w:eastAsia="Arial" w:hAnsi="Arial" w:cs="Arial"/>
                <w:sz w:val="20"/>
                <w:szCs w:val="20"/>
              </w:rPr>
              <w:t>VARCHAR (USER IDENTIFIER)</w:t>
            </w:r>
          </w:p>
          <w:p w14:paraId="3D3CA2CE" w14:textId="1246B8FB" w:rsidR="538E812A" w:rsidRDefault="538E812A" w:rsidP="538E812A">
            <w:pPr>
              <w:spacing w:before="0" w:after="0"/>
              <w:rPr>
                <w:rFonts w:ascii="Arial" w:eastAsia="Arial" w:hAnsi="Arial" w:cs="Arial"/>
                <w:sz w:val="20"/>
                <w:szCs w:val="20"/>
              </w:rPr>
            </w:pPr>
          </w:p>
        </w:tc>
      </w:tr>
      <w:tr w:rsidR="06A679E1" w14:paraId="10B3A098" w14:textId="77777777" w:rsidTr="538E812A">
        <w:trPr>
          <w:trHeight w:val="300"/>
        </w:trPr>
        <w:tc>
          <w:tcPr>
            <w:tcW w:w="1413" w:type="dxa"/>
            <w:shd w:val="clear" w:color="auto" w:fill="auto"/>
            <w:vAlign w:val="center"/>
          </w:tcPr>
          <w:p w14:paraId="3509C295" w14:textId="4FA82F80"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lastRenderedPageBreak/>
              <w:t>lastUpdateDate</w:t>
            </w:r>
          </w:p>
        </w:tc>
        <w:tc>
          <w:tcPr>
            <w:tcW w:w="4678" w:type="dxa"/>
            <w:shd w:val="clear" w:color="auto" w:fill="auto"/>
            <w:vAlign w:val="center"/>
          </w:tcPr>
          <w:p w14:paraId="0E2D7A5F" w14:textId="03D522B6" w:rsidR="538E812A" w:rsidRDefault="538E812A" w:rsidP="538E812A">
            <w:pPr>
              <w:spacing w:before="0" w:after="0"/>
            </w:pPr>
            <w:r w:rsidRPr="538E812A">
              <w:rPr>
                <w:rFonts w:ascii="Arial" w:eastAsia="Arial" w:hAnsi="Arial" w:cs="Arial"/>
                <w:sz w:val="20"/>
                <w:szCs w:val="20"/>
              </w:rPr>
              <w:t>Data e hora da última atualização.</w:t>
            </w:r>
          </w:p>
        </w:tc>
        <w:tc>
          <w:tcPr>
            <w:tcW w:w="2693" w:type="dxa"/>
          </w:tcPr>
          <w:p w14:paraId="5B9DB389" w14:textId="7632FA7C" w:rsidR="538E812A" w:rsidRDefault="538E812A" w:rsidP="538E812A">
            <w:pPr>
              <w:spacing w:before="0" w:after="0"/>
            </w:pPr>
            <w:r w:rsidRPr="538E812A">
              <w:rPr>
                <w:rFonts w:ascii="Arial" w:eastAsia="Arial" w:hAnsi="Arial" w:cs="Arial"/>
                <w:sz w:val="20"/>
                <w:szCs w:val="20"/>
              </w:rPr>
              <w:t>DATETIME</w:t>
            </w:r>
          </w:p>
        </w:tc>
      </w:tr>
    </w:tbl>
    <w:p w14:paraId="3217679F" w14:textId="1B867D18" w:rsidR="06A679E1" w:rsidRDefault="06A679E1" w:rsidP="06A679E1"/>
    <w:p w14:paraId="491602A6" w14:textId="342B572F" w:rsidR="1D671009" w:rsidRDefault="538E812A" w:rsidP="538E812A">
      <w:pPr>
        <w:pStyle w:val="Ttulo3"/>
        <w:spacing w:line="259" w:lineRule="auto"/>
        <w:ind w:left="576" w:hanging="576"/>
        <w:rPr>
          <w:iCs w:val="0"/>
          <w:szCs w:val="20"/>
        </w:rPr>
      </w:pPr>
      <w:bookmarkStart w:id="358" w:name="_Toc199624827"/>
      <w:r>
        <w:t>Tabela Produto</w:t>
      </w:r>
      <w:bookmarkEnd w:id="358"/>
    </w:p>
    <w:p w14:paraId="1B0F3D6A" w14:textId="72F6D126" w:rsidR="1D671009" w:rsidRDefault="538E812A" w:rsidP="06A679E1">
      <w:pPr>
        <w:rPr>
          <w:sz w:val="22"/>
          <w:szCs w:val="22"/>
        </w:rPr>
      </w:pPr>
      <w:r w:rsidRPr="538E812A">
        <w:rPr>
          <w:sz w:val="22"/>
          <w:szCs w:val="22"/>
        </w:rPr>
        <w:t>A tabela seguinte descreve os campos do modelo de dados implementado.</w:t>
      </w:r>
    </w:p>
    <w:p w14:paraId="365F8EFD" w14:textId="77777777" w:rsidR="06A679E1" w:rsidRDefault="06A679E1" w:rsidP="06A679E1">
      <w:pPr>
        <w:rPr>
          <w:sz w:val="22"/>
          <w:szCs w:val="22"/>
        </w:rPr>
      </w:pPr>
    </w:p>
    <w:p w14:paraId="033A10F9" w14:textId="7BD3C39A" w:rsidR="1D671009" w:rsidRDefault="538E812A" w:rsidP="06A679E1">
      <w:pPr>
        <w:pStyle w:val="Legenda"/>
        <w:keepNext/>
        <w:jc w:val="center"/>
      </w:pPr>
      <w:bookmarkStart w:id="359" w:name="_Toc199624947"/>
      <w:r>
        <w:t xml:space="preserve">Tabela </w:t>
      </w:r>
      <w:fldSimple w:instr=" SEQ Tabela \* ARABIC ">
        <w:r w:rsidR="00BF303B">
          <w:t>103</w:t>
        </w:r>
      </w:fldSimple>
      <w:r>
        <w:t>. Tabela Produto implementada.</w:t>
      </w:r>
      <w:bookmarkEnd w:id="35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5"/>
        <w:gridCol w:w="4626"/>
        <w:gridCol w:w="2677"/>
      </w:tblGrid>
      <w:tr w:rsidR="06A679E1" w14:paraId="6B34717E" w14:textId="77777777" w:rsidTr="538E812A">
        <w:trPr>
          <w:trHeight w:val="300"/>
        </w:trPr>
        <w:tc>
          <w:tcPr>
            <w:tcW w:w="1413" w:type="dxa"/>
            <w:shd w:val="clear" w:color="auto" w:fill="4472C4" w:themeFill="accent1"/>
            <w:vAlign w:val="center"/>
          </w:tcPr>
          <w:p w14:paraId="7D8F4152" w14:textId="77777777" w:rsidR="06A679E1" w:rsidRDefault="538E812A" w:rsidP="06A679E1">
            <w:pPr>
              <w:rPr>
                <w:color w:val="FFFFFF" w:themeColor="background1"/>
                <w:sz w:val="22"/>
                <w:szCs w:val="22"/>
              </w:rPr>
            </w:pPr>
            <w:r w:rsidRPr="538E812A">
              <w:rPr>
                <w:color w:val="FFFFFF" w:themeColor="background1"/>
                <w:sz w:val="22"/>
                <w:szCs w:val="22"/>
              </w:rPr>
              <w:t>Campo</w:t>
            </w:r>
          </w:p>
        </w:tc>
        <w:tc>
          <w:tcPr>
            <w:tcW w:w="4678" w:type="dxa"/>
            <w:shd w:val="clear" w:color="auto" w:fill="4472C4" w:themeFill="accent1"/>
            <w:vAlign w:val="center"/>
          </w:tcPr>
          <w:p w14:paraId="192BCCAC" w14:textId="77777777" w:rsidR="06A679E1" w:rsidRDefault="538E812A" w:rsidP="06A679E1">
            <w:pPr>
              <w:rPr>
                <w:color w:val="FFFFFF" w:themeColor="background1"/>
                <w:sz w:val="22"/>
                <w:szCs w:val="22"/>
              </w:rPr>
            </w:pPr>
            <w:r w:rsidRPr="538E812A">
              <w:rPr>
                <w:color w:val="FFFFFF" w:themeColor="background1"/>
                <w:sz w:val="22"/>
                <w:szCs w:val="22"/>
              </w:rPr>
              <w:t>Descrição</w:t>
            </w:r>
          </w:p>
        </w:tc>
        <w:tc>
          <w:tcPr>
            <w:tcW w:w="2693" w:type="dxa"/>
            <w:shd w:val="clear" w:color="auto" w:fill="4472C4" w:themeFill="accent1"/>
            <w:vAlign w:val="center"/>
          </w:tcPr>
          <w:p w14:paraId="1A87650E" w14:textId="77777777" w:rsidR="06A679E1" w:rsidRDefault="538E812A" w:rsidP="06A679E1">
            <w:pPr>
              <w:rPr>
                <w:color w:val="FFFFFF" w:themeColor="background1"/>
                <w:sz w:val="22"/>
                <w:szCs w:val="22"/>
              </w:rPr>
            </w:pPr>
            <w:r w:rsidRPr="538E812A">
              <w:rPr>
                <w:color w:val="FFFFFF" w:themeColor="background1"/>
                <w:sz w:val="22"/>
                <w:szCs w:val="22"/>
              </w:rPr>
              <w:t>Formato do campo</w:t>
            </w:r>
          </w:p>
        </w:tc>
      </w:tr>
      <w:tr w:rsidR="06A679E1" w14:paraId="5E55D3D1" w14:textId="77777777" w:rsidTr="538E812A">
        <w:trPr>
          <w:trHeight w:val="300"/>
        </w:trPr>
        <w:tc>
          <w:tcPr>
            <w:tcW w:w="1413" w:type="dxa"/>
            <w:shd w:val="clear" w:color="auto" w:fill="auto"/>
            <w:vAlign w:val="center"/>
          </w:tcPr>
          <w:p w14:paraId="098CA8EE" w14:textId="2273E22B" w:rsidR="538E812A" w:rsidRDefault="538E812A" w:rsidP="538E812A">
            <w:pPr>
              <w:spacing w:before="0" w:after="0"/>
            </w:pPr>
            <w:r w:rsidRPr="538E812A">
              <w:rPr>
                <w:rFonts w:ascii="Arial" w:eastAsia="Arial" w:hAnsi="Arial" w:cs="Arial"/>
                <w:sz w:val="20"/>
                <w:szCs w:val="20"/>
              </w:rPr>
              <w:t>Id</w:t>
            </w:r>
          </w:p>
        </w:tc>
        <w:tc>
          <w:tcPr>
            <w:tcW w:w="4678" w:type="dxa"/>
            <w:shd w:val="clear" w:color="auto" w:fill="auto"/>
            <w:vAlign w:val="center"/>
          </w:tcPr>
          <w:p w14:paraId="49E89EFD" w14:textId="6E7D4CD1" w:rsidR="538E812A" w:rsidRDefault="538E812A" w:rsidP="538E812A">
            <w:pPr>
              <w:spacing w:before="0" w:after="0"/>
            </w:pPr>
            <w:r w:rsidRPr="538E812A">
              <w:rPr>
                <w:rFonts w:ascii="Arial" w:eastAsia="Arial" w:hAnsi="Arial" w:cs="Arial"/>
                <w:sz w:val="20"/>
                <w:szCs w:val="20"/>
              </w:rPr>
              <w:t>Identificador único do produto.</w:t>
            </w:r>
          </w:p>
        </w:tc>
        <w:tc>
          <w:tcPr>
            <w:tcW w:w="2693" w:type="dxa"/>
          </w:tcPr>
          <w:p w14:paraId="072F9AE3" w14:textId="3618F5D0" w:rsidR="538E812A" w:rsidRDefault="538E812A" w:rsidP="538E812A">
            <w:pPr>
              <w:spacing w:before="0" w:after="0"/>
            </w:pPr>
            <w:r w:rsidRPr="538E812A">
              <w:rPr>
                <w:rFonts w:ascii="Arial" w:eastAsia="Arial" w:hAnsi="Arial" w:cs="Arial"/>
                <w:sz w:val="20"/>
                <w:szCs w:val="20"/>
              </w:rPr>
              <w:t>INT (PK)</w:t>
            </w:r>
          </w:p>
        </w:tc>
      </w:tr>
      <w:tr w:rsidR="06A679E1" w14:paraId="09E1F83A" w14:textId="77777777" w:rsidTr="538E812A">
        <w:trPr>
          <w:trHeight w:val="300"/>
        </w:trPr>
        <w:tc>
          <w:tcPr>
            <w:tcW w:w="1413" w:type="dxa"/>
            <w:shd w:val="clear" w:color="auto" w:fill="auto"/>
            <w:vAlign w:val="center"/>
          </w:tcPr>
          <w:p w14:paraId="4DBA5894" w14:textId="5BCB241A" w:rsidR="538E812A" w:rsidRDefault="538E812A" w:rsidP="538E812A">
            <w:pPr>
              <w:spacing w:before="0" w:after="0"/>
            </w:pPr>
            <w:r w:rsidRPr="538E812A">
              <w:rPr>
                <w:rFonts w:ascii="Arial" w:eastAsia="Arial" w:hAnsi="Arial" w:cs="Arial"/>
                <w:sz w:val="20"/>
                <w:szCs w:val="20"/>
              </w:rPr>
              <w:t>nome</w:t>
            </w:r>
          </w:p>
        </w:tc>
        <w:tc>
          <w:tcPr>
            <w:tcW w:w="4678" w:type="dxa"/>
            <w:shd w:val="clear" w:color="auto" w:fill="auto"/>
            <w:vAlign w:val="center"/>
          </w:tcPr>
          <w:p w14:paraId="7531802D" w14:textId="4A127348" w:rsidR="538E812A" w:rsidRDefault="538E812A" w:rsidP="538E812A">
            <w:pPr>
              <w:spacing w:before="0" w:after="0"/>
            </w:pPr>
            <w:r w:rsidRPr="538E812A">
              <w:rPr>
                <w:rFonts w:ascii="Arial" w:eastAsia="Arial" w:hAnsi="Arial" w:cs="Arial"/>
                <w:sz w:val="20"/>
                <w:szCs w:val="20"/>
              </w:rPr>
              <w:t>Nome do produto.</w:t>
            </w:r>
          </w:p>
        </w:tc>
        <w:tc>
          <w:tcPr>
            <w:tcW w:w="2693" w:type="dxa"/>
          </w:tcPr>
          <w:p w14:paraId="2CA72DF6" w14:textId="3818CB6A" w:rsidR="538E812A" w:rsidRDefault="538E812A" w:rsidP="538E812A">
            <w:pPr>
              <w:spacing w:before="0" w:after="0"/>
            </w:pPr>
            <w:r w:rsidRPr="538E812A">
              <w:rPr>
                <w:rFonts w:ascii="Arial" w:eastAsia="Arial" w:hAnsi="Arial" w:cs="Arial"/>
                <w:sz w:val="20"/>
                <w:szCs w:val="20"/>
              </w:rPr>
              <w:t>VARCHAR(100)</w:t>
            </w:r>
          </w:p>
        </w:tc>
      </w:tr>
      <w:tr w:rsidR="06A679E1" w14:paraId="5136A10F" w14:textId="77777777" w:rsidTr="538E812A">
        <w:trPr>
          <w:trHeight w:val="300"/>
        </w:trPr>
        <w:tc>
          <w:tcPr>
            <w:tcW w:w="1413" w:type="dxa"/>
            <w:shd w:val="clear" w:color="auto" w:fill="auto"/>
            <w:vAlign w:val="center"/>
          </w:tcPr>
          <w:p w14:paraId="04D244AB" w14:textId="25392603" w:rsidR="538E812A" w:rsidRDefault="538E812A" w:rsidP="538E812A">
            <w:pPr>
              <w:spacing w:before="0" w:after="0"/>
            </w:pPr>
            <w:r w:rsidRPr="538E812A">
              <w:rPr>
                <w:rFonts w:ascii="Arial" w:eastAsia="Arial" w:hAnsi="Arial" w:cs="Arial"/>
                <w:sz w:val="20"/>
                <w:szCs w:val="20"/>
              </w:rPr>
              <w:t>valor</w:t>
            </w:r>
          </w:p>
        </w:tc>
        <w:tc>
          <w:tcPr>
            <w:tcW w:w="4678" w:type="dxa"/>
            <w:shd w:val="clear" w:color="auto" w:fill="auto"/>
            <w:vAlign w:val="center"/>
          </w:tcPr>
          <w:p w14:paraId="644BC0E9" w14:textId="75EE886F" w:rsidR="538E812A" w:rsidRDefault="538E812A" w:rsidP="538E812A">
            <w:pPr>
              <w:spacing w:before="0" w:after="0"/>
            </w:pPr>
            <w:r w:rsidRPr="538E812A">
              <w:rPr>
                <w:rFonts w:ascii="Arial" w:eastAsia="Arial" w:hAnsi="Arial" w:cs="Arial"/>
                <w:sz w:val="20"/>
                <w:szCs w:val="20"/>
              </w:rPr>
              <w:t>Valor unitário do produto.</w:t>
            </w:r>
          </w:p>
        </w:tc>
        <w:tc>
          <w:tcPr>
            <w:tcW w:w="2693" w:type="dxa"/>
          </w:tcPr>
          <w:p w14:paraId="281471F1" w14:textId="1E598110" w:rsidR="538E812A" w:rsidRDefault="538E812A" w:rsidP="538E812A">
            <w:pPr>
              <w:spacing w:before="0" w:after="0"/>
            </w:pPr>
            <w:r w:rsidRPr="538E812A">
              <w:rPr>
                <w:rFonts w:ascii="Arial" w:eastAsia="Arial" w:hAnsi="Arial" w:cs="Arial"/>
                <w:sz w:val="20"/>
                <w:szCs w:val="20"/>
              </w:rPr>
              <w:t>DECIMAL(10,2)</w:t>
            </w:r>
          </w:p>
        </w:tc>
      </w:tr>
      <w:tr w:rsidR="06A679E1" w14:paraId="1A03DB74" w14:textId="77777777" w:rsidTr="538E812A">
        <w:trPr>
          <w:trHeight w:val="300"/>
        </w:trPr>
        <w:tc>
          <w:tcPr>
            <w:tcW w:w="1413" w:type="dxa"/>
            <w:shd w:val="clear" w:color="auto" w:fill="auto"/>
            <w:vAlign w:val="center"/>
          </w:tcPr>
          <w:p w14:paraId="601D565A" w14:textId="7F3509CD" w:rsidR="538E812A" w:rsidRDefault="538E812A" w:rsidP="538E812A">
            <w:pPr>
              <w:spacing w:before="0" w:after="0"/>
            </w:pPr>
            <w:r w:rsidRPr="538E812A">
              <w:rPr>
                <w:rFonts w:ascii="Arial" w:eastAsia="Arial" w:hAnsi="Arial" w:cs="Arial"/>
                <w:sz w:val="20"/>
                <w:szCs w:val="20"/>
              </w:rPr>
              <w:t>tipo</w:t>
            </w:r>
          </w:p>
        </w:tc>
        <w:tc>
          <w:tcPr>
            <w:tcW w:w="4678" w:type="dxa"/>
            <w:shd w:val="clear" w:color="auto" w:fill="auto"/>
            <w:vAlign w:val="center"/>
          </w:tcPr>
          <w:p w14:paraId="5775D4F0" w14:textId="05E6D577" w:rsidR="538E812A" w:rsidRDefault="538E812A" w:rsidP="538E812A">
            <w:pPr>
              <w:spacing w:before="0" w:after="0"/>
            </w:pPr>
            <w:r w:rsidRPr="538E812A">
              <w:rPr>
                <w:rFonts w:ascii="Arial" w:eastAsia="Arial" w:hAnsi="Arial" w:cs="Arial"/>
                <w:sz w:val="20"/>
                <w:szCs w:val="20"/>
              </w:rPr>
              <w:t>Tipo ou categoria do produto.</w:t>
            </w:r>
          </w:p>
        </w:tc>
        <w:tc>
          <w:tcPr>
            <w:tcW w:w="2693" w:type="dxa"/>
          </w:tcPr>
          <w:p w14:paraId="57476075" w14:textId="3C56564E" w:rsidR="538E812A" w:rsidRDefault="538E812A" w:rsidP="538E812A">
            <w:pPr>
              <w:spacing w:before="0" w:after="0"/>
            </w:pPr>
            <w:r w:rsidRPr="538E812A">
              <w:rPr>
                <w:rFonts w:ascii="Arial" w:eastAsia="Arial" w:hAnsi="Arial" w:cs="Arial"/>
                <w:sz w:val="20"/>
                <w:szCs w:val="20"/>
              </w:rPr>
              <w:t>VARCHAR(50)</w:t>
            </w:r>
          </w:p>
        </w:tc>
      </w:tr>
      <w:tr w:rsidR="06A679E1" w14:paraId="5EE69C5E" w14:textId="77777777" w:rsidTr="538E812A">
        <w:trPr>
          <w:trHeight w:val="300"/>
        </w:trPr>
        <w:tc>
          <w:tcPr>
            <w:tcW w:w="1413" w:type="dxa"/>
            <w:shd w:val="clear" w:color="auto" w:fill="auto"/>
            <w:vAlign w:val="center"/>
          </w:tcPr>
          <w:p w14:paraId="11F347A3" w14:textId="20C529D9"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isHighDemand</w:t>
            </w:r>
          </w:p>
        </w:tc>
        <w:tc>
          <w:tcPr>
            <w:tcW w:w="4678" w:type="dxa"/>
            <w:shd w:val="clear" w:color="auto" w:fill="auto"/>
            <w:vAlign w:val="center"/>
          </w:tcPr>
          <w:p w14:paraId="0E8F1D67" w14:textId="32CB20D6" w:rsidR="538E812A" w:rsidRDefault="538E812A" w:rsidP="538E812A">
            <w:pPr>
              <w:spacing w:before="0" w:after="0"/>
            </w:pPr>
            <w:r w:rsidRPr="538E812A">
              <w:rPr>
                <w:rFonts w:ascii="Arial" w:eastAsia="Arial" w:hAnsi="Arial" w:cs="Arial"/>
                <w:sz w:val="20"/>
                <w:szCs w:val="20"/>
              </w:rPr>
              <w:t>Indica se o produto é de alta procura (1 = sim, 0 = não).</w:t>
            </w:r>
          </w:p>
        </w:tc>
        <w:tc>
          <w:tcPr>
            <w:tcW w:w="2693" w:type="dxa"/>
          </w:tcPr>
          <w:p w14:paraId="5F25B61E" w14:textId="1C190470" w:rsidR="538E812A" w:rsidRDefault="538E812A" w:rsidP="538E812A">
            <w:pPr>
              <w:spacing w:before="0" w:after="0"/>
            </w:pPr>
            <w:r w:rsidRPr="538E812A">
              <w:rPr>
                <w:rFonts w:ascii="Arial" w:eastAsia="Arial" w:hAnsi="Arial" w:cs="Arial"/>
                <w:sz w:val="20"/>
                <w:szCs w:val="20"/>
              </w:rPr>
              <w:t>BIT ou BOOLEAN</w:t>
            </w:r>
          </w:p>
        </w:tc>
      </w:tr>
      <w:tr w:rsidR="06A679E1" w14:paraId="3AB505EF" w14:textId="77777777" w:rsidTr="538E812A">
        <w:trPr>
          <w:trHeight w:val="300"/>
        </w:trPr>
        <w:tc>
          <w:tcPr>
            <w:tcW w:w="1413" w:type="dxa"/>
            <w:shd w:val="clear" w:color="auto" w:fill="auto"/>
            <w:vAlign w:val="center"/>
          </w:tcPr>
          <w:p w14:paraId="565C2154" w14:textId="433A6D33"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descricao</w:t>
            </w:r>
          </w:p>
        </w:tc>
        <w:tc>
          <w:tcPr>
            <w:tcW w:w="4678" w:type="dxa"/>
            <w:shd w:val="clear" w:color="auto" w:fill="auto"/>
            <w:vAlign w:val="center"/>
          </w:tcPr>
          <w:p w14:paraId="75159D06" w14:textId="45F031B4" w:rsidR="538E812A" w:rsidRDefault="538E812A" w:rsidP="538E812A">
            <w:pPr>
              <w:spacing w:before="0" w:after="0"/>
            </w:pPr>
            <w:r w:rsidRPr="538E812A">
              <w:rPr>
                <w:rFonts w:ascii="Arial" w:eastAsia="Arial" w:hAnsi="Arial" w:cs="Arial"/>
                <w:sz w:val="20"/>
                <w:szCs w:val="20"/>
              </w:rPr>
              <w:t>Descrição detalhada do produto.</w:t>
            </w:r>
          </w:p>
        </w:tc>
        <w:tc>
          <w:tcPr>
            <w:tcW w:w="2693" w:type="dxa"/>
          </w:tcPr>
          <w:p w14:paraId="4BDAAAF6" w14:textId="6A538E5C" w:rsidR="538E812A" w:rsidRDefault="538E812A" w:rsidP="538E812A">
            <w:pPr>
              <w:spacing w:before="0" w:after="0"/>
            </w:pPr>
            <w:r w:rsidRPr="538E812A">
              <w:rPr>
                <w:rFonts w:ascii="Arial" w:eastAsia="Arial" w:hAnsi="Arial" w:cs="Arial"/>
                <w:sz w:val="20"/>
                <w:szCs w:val="20"/>
              </w:rPr>
              <w:t>TEXT ou VARCHAR(255)</w:t>
            </w:r>
          </w:p>
        </w:tc>
      </w:tr>
      <w:tr w:rsidR="06A679E1" w14:paraId="2C4C7561" w14:textId="77777777" w:rsidTr="538E812A">
        <w:trPr>
          <w:trHeight w:val="300"/>
        </w:trPr>
        <w:tc>
          <w:tcPr>
            <w:tcW w:w="1413" w:type="dxa"/>
            <w:shd w:val="clear" w:color="auto" w:fill="auto"/>
            <w:vAlign w:val="center"/>
          </w:tcPr>
          <w:p w14:paraId="2C28DC5E" w14:textId="47237D51"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minQuantity</w:t>
            </w:r>
          </w:p>
        </w:tc>
        <w:tc>
          <w:tcPr>
            <w:tcW w:w="4678" w:type="dxa"/>
            <w:shd w:val="clear" w:color="auto" w:fill="auto"/>
            <w:vAlign w:val="center"/>
          </w:tcPr>
          <w:p w14:paraId="2E9899F7" w14:textId="1C60505D" w:rsidR="538E812A" w:rsidRDefault="538E812A" w:rsidP="538E812A">
            <w:pPr>
              <w:spacing w:before="0" w:after="0"/>
            </w:pPr>
            <w:r w:rsidRPr="538E812A">
              <w:rPr>
                <w:rFonts w:ascii="Arial" w:eastAsia="Arial" w:hAnsi="Arial" w:cs="Arial"/>
                <w:sz w:val="20"/>
                <w:szCs w:val="20"/>
              </w:rPr>
              <w:t>Quantidade mínima para stock ou encomenda.</w:t>
            </w:r>
          </w:p>
        </w:tc>
        <w:tc>
          <w:tcPr>
            <w:tcW w:w="2693" w:type="dxa"/>
          </w:tcPr>
          <w:p w14:paraId="23EA42DE" w14:textId="791D3079" w:rsidR="538E812A" w:rsidRDefault="538E812A" w:rsidP="538E812A">
            <w:pPr>
              <w:spacing w:before="0" w:after="0"/>
            </w:pPr>
            <w:r w:rsidRPr="538E812A">
              <w:rPr>
                <w:rFonts w:ascii="Arial" w:eastAsia="Arial" w:hAnsi="Arial" w:cs="Arial"/>
                <w:sz w:val="20"/>
                <w:szCs w:val="20"/>
              </w:rPr>
              <w:t>INT</w:t>
            </w:r>
          </w:p>
        </w:tc>
      </w:tr>
      <w:tr w:rsidR="06A679E1" w14:paraId="16814749" w14:textId="77777777" w:rsidTr="538E812A">
        <w:trPr>
          <w:trHeight w:val="300"/>
        </w:trPr>
        <w:tc>
          <w:tcPr>
            <w:tcW w:w="1413" w:type="dxa"/>
            <w:shd w:val="clear" w:color="auto" w:fill="auto"/>
            <w:vAlign w:val="center"/>
          </w:tcPr>
          <w:p w14:paraId="0A5F942C" w14:textId="1574A019"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isActive</w:t>
            </w:r>
          </w:p>
        </w:tc>
        <w:tc>
          <w:tcPr>
            <w:tcW w:w="4678" w:type="dxa"/>
            <w:shd w:val="clear" w:color="auto" w:fill="auto"/>
            <w:vAlign w:val="center"/>
          </w:tcPr>
          <w:p w14:paraId="152A3AD4" w14:textId="46E5A285" w:rsidR="538E812A" w:rsidRDefault="538E812A" w:rsidP="538E812A">
            <w:pPr>
              <w:spacing w:before="0" w:after="0"/>
            </w:pPr>
            <w:r w:rsidRPr="538E812A">
              <w:rPr>
                <w:rFonts w:ascii="Arial" w:eastAsia="Arial" w:hAnsi="Arial" w:cs="Arial"/>
                <w:sz w:val="20"/>
                <w:szCs w:val="20"/>
              </w:rPr>
              <w:t>Indica se o produto está ativo (1 = ativo, 0 = inativo).</w:t>
            </w:r>
          </w:p>
        </w:tc>
        <w:tc>
          <w:tcPr>
            <w:tcW w:w="2693" w:type="dxa"/>
          </w:tcPr>
          <w:p w14:paraId="5A02BC58" w14:textId="00BB5CE4" w:rsidR="538E812A" w:rsidRDefault="538E812A" w:rsidP="538E812A">
            <w:pPr>
              <w:spacing w:before="0" w:after="0"/>
            </w:pPr>
            <w:r w:rsidRPr="538E812A">
              <w:rPr>
                <w:rFonts w:ascii="Arial" w:eastAsia="Arial" w:hAnsi="Arial" w:cs="Arial"/>
                <w:sz w:val="20"/>
                <w:szCs w:val="20"/>
              </w:rPr>
              <w:t>BOOLEAN</w:t>
            </w:r>
          </w:p>
        </w:tc>
      </w:tr>
      <w:tr w:rsidR="06A679E1" w14:paraId="7488740B" w14:textId="77777777" w:rsidTr="538E812A">
        <w:trPr>
          <w:trHeight w:val="300"/>
        </w:trPr>
        <w:tc>
          <w:tcPr>
            <w:tcW w:w="1413" w:type="dxa"/>
            <w:shd w:val="clear" w:color="auto" w:fill="auto"/>
            <w:vAlign w:val="center"/>
          </w:tcPr>
          <w:p w14:paraId="11E3F9F3" w14:textId="4DD22A49"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RegiaoId</w:t>
            </w:r>
          </w:p>
        </w:tc>
        <w:tc>
          <w:tcPr>
            <w:tcW w:w="4678" w:type="dxa"/>
            <w:shd w:val="clear" w:color="auto" w:fill="auto"/>
            <w:vAlign w:val="center"/>
          </w:tcPr>
          <w:p w14:paraId="26FF5CD7" w14:textId="6BB7F700" w:rsidR="538E812A" w:rsidRDefault="538E812A" w:rsidP="538E812A">
            <w:pPr>
              <w:spacing w:before="0" w:after="0"/>
            </w:pPr>
            <w:r w:rsidRPr="538E812A">
              <w:rPr>
                <w:rFonts w:ascii="Arial" w:eastAsia="Arial" w:hAnsi="Arial" w:cs="Arial"/>
                <w:sz w:val="20"/>
                <w:szCs w:val="20"/>
              </w:rPr>
              <w:t>Identificador da região associada ao produto.</w:t>
            </w:r>
          </w:p>
        </w:tc>
        <w:tc>
          <w:tcPr>
            <w:tcW w:w="2693" w:type="dxa"/>
          </w:tcPr>
          <w:p w14:paraId="0716E359" w14:textId="22AB0611" w:rsidR="538E812A" w:rsidRDefault="538E812A" w:rsidP="538E812A">
            <w:pPr>
              <w:spacing w:before="0" w:after="0"/>
            </w:pPr>
            <w:r w:rsidRPr="538E812A">
              <w:rPr>
                <w:rFonts w:ascii="Arial" w:eastAsia="Arial" w:hAnsi="Arial" w:cs="Arial"/>
                <w:sz w:val="20"/>
                <w:szCs w:val="20"/>
              </w:rPr>
              <w:t>INT (FK)</w:t>
            </w:r>
          </w:p>
        </w:tc>
      </w:tr>
      <w:tr w:rsidR="06A679E1" w14:paraId="4B78731A" w14:textId="77777777" w:rsidTr="538E812A">
        <w:trPr>
          <w:trHeight w:val="300"/>
        </w:trPr>
        <w:tc>
          <w:tcPr>
            <w:tcW w:w="1413" w:type="dxa"/>
            <w:shd w:val="clear" w:color="auto" w:fill="auto"/>
            <w:vAlign w:val="center"/>
          </w:tcPr>
          <w:p w14:paraId="5D3BA112" w14:textId="30AA60A5"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teorAlcoolico</w:t>
            </w:r>
          </w:p>
        </w:tc>
        <w:tc>
          <w:tcPr>
            <w:tcW w:w="4678" w:type="dxa"/>
            <w:shd w:val="clear" w:color="auto" w:fill="auto"/>
            <w:vAlign w:val="center"/>
          </w:tcPr>
          <w:p w14:paraId="6E439943" w14:textId="3CD208E3" w:rsidR="538E812A" w:rsidRDefault="538E812A" w:rsidP="538E812A">
            <w:pPr>
              <w:spacing w:before="0" w:after="0"/>
            </w:pPr>
            <w:r w:rsidRPr="538E812A">
              <w:rPr>
                <w:rFonts w:ascii="Arial" w:eastAsia="Arial" w:hAnsi="Arial" w:cs="Arial"/>
                <w:sz w:val="20"/>
                <w:szCs w:val="20"/>
              </w:rPr>
              <w:t>Teor alcoólico do produto (caso aplicável, ex: bebidas).</w:t>
            </w:r>
          </w:p>
        </w:tc>
        <w:tc>
          <w:tcPr>
            <w:tcW w:w="2693" w:type="dxa"/>
          </w:tcPr>
          <w:p w14:paraId="55206514" w14:textId="0D6AB4D4" w:rsidR="538E812A" w:rsidRDefault="538E812A" w:rsidP="538E812A">
            <w:pPr>
              <w:spacing w:before="0" w:after="0"/>
            </w:pPr>
            <w:r w:rsidRPr="538E812A">
              <w:rPr>
                <w:rFonts w:ascii="Arial" w:eastAsia="Arial" w:hAnsi="Arial" w:cs="Arial"/>
                <w:sz w:val="20"/>
                <w:szCs w:val="20"/>
              </w:rPr>
              <w:t>DECIMAL(4,2)</w:t>
            </w:r>
          </w:p>
        </w:tc>
      </w:tr>
      <w:tr w:rsidR="06A679E1" w14:paraId="172815A3" w14:textId="77777777" w:rsidTr="538E812A">
        <w:trPr>
          <w:trHeight w:val="300"/>
        </w:trPr>
        <w:tc>
          <w:tcPr>
            <w:tcW w:w="1413" w:type="dxa"/>
            <w:shd w:val="clear" w:color="auto" w:fill="auto"/>
            <w:vAlign w:val="center"/>
          </w:tcPr>
          <w:p w14:paraId="1FDEE252" w14:textId="1BA22493" w:rsidR="538E812A" w:rsidRDefault="538E812A" w:rsidP="538E812A">
            <w:pPr>
              <w:spacing w:before="0" w:after="0"/>
            </w:pPr>
            <w:r w:rsidRPr="538E812A">
              <w:rPr>
                <w:rFonts w:ascii="Arial" w:eastAsia="Arial" w:hAnsi="Arial" w:cs="Arial"/>
                <w:sz w:val="20"/>
                <w:szCs w:val="20"/>
              </w:rPr>
              <w:t>ano</w:t>
            </w:r>
          </w:p>
        </w:tc>
        <w:tc>
          <w:tcPr>
            <w:tcW w:w="4678" w:type="dxa"/>
            <w:shd w:val="clear" w:color="auto" w:fill="auto"/>
            <w:vAlign w:val="center"/>
          </w:tcPr>
          <w:p w14:paraId="27955CB0" w14:textId="6C5E6193" w:rsidR="538E812A" w:rsidRDefault="538E812A" w:rsidP="538E812A">
            <w:pPr>
              <w:spacing w:before="0" w:after="0"/>
            </w:pPr>
            <w:r w:rsidRPr="538E812A">
              <w:rPr>
                <w:rFonts w:ascii="Arial" w:eastAsia="Arial" w:hAnsi="Arial" w:cs="Arial"/>
                <w:sz w:val="20"/>
                <w:szCs w:val="20"/>
              </w:rPr>
              <w:t>Ano de produção (ex: para vinhos ou produtos sazonais).</w:t>
            </w:r>
          </w:p>
        </w:tc>
        <w:tc>
          <w:tcPr>
            <w:tcW w:w="2693" w:type="dxa"/>
          </w:tcPr>
          <w:p w14:paraId="75A48FEF" w14:textId="18FE19CE" w:rsidR="538E812A" w:rsidRDefault="538E812A" w:rsidP="538E812A">
            <w:pPr>
              <w:spacing w:before="0" w:after="0"/>
            </w:pPr>
            <w:r w:rsidRPr="538E812A">
              <w:rPr>
                <w:rFonts w:ascii="Arial" w:eastAsia="Arial" w:hAnsi="Arial" w:cs="Arial"/>
                <w:sz w:val="20"/>
                <w:szCs w:val="20"/>
              </w:rPr>
              <w:t>INT</w:t>
            </w:r>
          </w:p>
        </w:tc>
      </w:tr>
      <w:tr w:rsidR="06A679E1" w14:paraId="4720C42A" w14:textId="77777777" w:rsidTr="538E812A">
        <w:trPr>
          <w:trHeight w:val="300"/>
        </w:trPr>
        <w:tc>
          <w:tcPr>
            <w:tcW w:w="1413" w:type="dxa"/>
            <w:shd w:val="clear" w:color="auto" w:fill="auto"/>
            <w:vAlign w:val="center"/>
          </w:tcPr>
          <w:p w14:paraId="68B835B3" w14:textId="3F37197B"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createdBy</w:t>
            </w:r>
          </w:p>
        </w:tc>
        <w:tc>
          <w:tcPr>
            <w:tcW w:w="4678" w:type="dxa"/>
            <w:shd w:val="clear" w:color="auto" w:fill="auto"/>
            <w:vAlign w:val="center"/>
          </w:tcPr>
          <w:p w14:paraId="1049BC3C" w14:textId="147C49AB" w:rsidR="538E812A" w:rsidRDefault="538E812A" w:rsidP="538E812A">
            <w:pPr>
              <w:spacing w:before="0" w:after="0"/>
            </w:pPr>
            <w:r w:rsidRPr="538E812A">
              <w:rPr>
                <w:rFonts w:ascii="Arial" w:eastAsia="Arial" w:hAnsi="Arial" w:cs="Arial"/>
                <w:sz w:val="20"/>
                <w:szCs w:val="20"/>
              </w:rPr>
              <w:t>Utilizador que criou o registo.</w:t>
            </w:r>
          </w:p>
        </w:tc>
        <w:tc>
          <w:tcPr>
            <w:tcW w:w="2693" w:type="dxa"/>
          </w:tcPr>
          <w:p w14:paraId="78D64016" w14:textId="0D3268C8" w:rsidR="538E812A" w:rsidRDefault="538E812A" w:rsidP="538E812A">
            <w:pPr>
              <w:spacing w:before="0" w:after="0" w:line="259" w:lineRule="auto"/>
              <w:rPr>
                <w:rFonts w:ascii="Arial" w:eastAsia="Arial" w:hAnsi="Arial" w:cs="Arial"/>
                <w:sz w:val="20"/>
                <w:szCs w:val="20"/>
              </w:rPr>
            </w:pPr>
            <w:r w:rsidRPr="538E812A">
              <w:rPr>
                <w:rFonts w:ascii="Arial" w:eastAsia="Arial" w:hAnsi="Arial" w:cs="Arial"/>
                <w:sz w:val="20"/>
                <w:szCs w:val="20"/>
              </w:rPr>
              <w:t>VARCHAR (USER IDENTIFIER)</w:t>
            </w:r>
          </w:p>
        </w:tc>
      </w:tr>
      <w:tr w:rsidR="06A679E1" w14:paraId="5181C069" w14:textId="77777777" w:rsidTr="538E812A">
        <w:trPr>
          <w:trHeight w:val="300"/>
        </w:trPr>
        <w:tc>
          <w:tcPr>
            <w:tcW w:w="1413" w:type="dxa"/>
            <w:shd w:val="clear" w:color="auto" w:fill="auto"/>
            <w:vAlign w:val="center"/>
          </w:tcPr>
          <w:p w14:paraId="5D26C47C" w14:textId="63AA49B0"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createdDate</w:t>
            </w:r>
          </w:p>
        </w:tc>
        <w:tc>
          <w:tcPr>
            <w:tcW w:w="4678" w:type="dxa"/>
            <w:shd w:val="clear" w:color="auto" w:fill="auto"/>
            <w:vAlign w:val="center"/>
          </w:tcPr>
          <w:p w14:paraId="30728B9B" w14:textId="27810D56" w:rsidR="538E812A" w:rsidRDefault="538E812A" w:rsidP="538E812A">
            <w:pPr>
              <w:spacing w:before="0" w:after="0"/>
            </w:pPr>
            <w:r w:rsidRPr="538E812A">
              <w:rPr>
                <w:rFonts w:ascii="Arial" w:eastAsia="Arial" w:hAnsi="Arial" w:cs="Arial"/>
                <w:sz w:val="20"/>
                <w:szCs w:val="20"/>
              </w:rPr>
              <w:t>Data e hora da criação do registo.</w:t>
            </w:r>
          </w:p>
        </w:tc>
        <w:tc>
          <w:tcPr>
            <w:tcW w:w="2693" w:type="dxa"/>
          </w:tcPr>
          <w:p w14:paraId="340CCD3E" w14:textId="63BE7585" w:rsidR="538E812A" w:rsidRDefault="538E812A" w:rsidP="538E812A">
            <w:pPr>
              <w:spacing w:before="0" w:after="0"/>
            </w:pPr>
            <w:r w:rsidRPr="538E812A">
              <w:rPr>
                <w:rFonts w:ascii="Arial" w:eastAsia="Arial" w:hAnsi="Arial" w:cs="Arial"/>
                <w:sz w:val="20"/>
                <w:szCs w:val="20"/>
              </w:rPr>
              <w:t>DATETIME</w:t>
            </w:r>
          </w:p>
        </w:tc>
      </w:tr>
      <w:tr w:rsidR="06A679E1" w14:paraId="530DB6EC" w14:textId="77777777" w:rsidTr="538E812A">
        <w:trPr>
          <w:trHeight w:val="300"/>
        </w:trPr>
        <w:tc>
          <w:tcPr>
            <w:tcW w:w="1413" w:type="dxa"/>
            <w:shd w:val="clear" w:color="auto" w:fill="auto"/>
            <w:vAlign w:val="center"/>
          </w:tcPr>
          <w:p w14:paraId="41DD0D06" w14:textId="5640AFF2"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lastUpdatedBy</w:t>
            </w:r>
          </w:p>
        </w:tc>
        <w:tc>
          <w:tcPr>
            <w:tcW w:w="4678" w:type="dxa"/>
            <w:shd w:val="clear" w:color="auto" w:fill="auto"/>
            <w:vAlign w:val="center"/>
          </w:tcPr>
          <w:p w14:paraId="39DBFA47" w14:textId="45CD3F85" w:rsidR="538E812A" w:rsidRDefault="538E812A" w:rsidP="538E812A">
            <w:pPr>
              <w:spacing w:before="0" w:after="0"/>
            </w:pPr>
            <w:r w:rsidRPr="538E812A">
              <w:rPr>
                <w:rFonts w:ascii="Arial" w:eastAsia="Arial" w:hAnsi="Arial" w:cs="Arial"/>
                <w:sz w:val="20"/>
                <w:szCs w:val="20"/>
              </w:rPr>
              <w:t>Utilizador que realizou a última atualização.</w:t>
            </w:r>
          </w:p>
        </w:tc>
        <w:tc>
          <w:tcPr>
            <w:tcW w:w="2693" w:type="dxa"/>
          </w:tcPr>
          <w:p w14:paraId="6E2A9A1A" w14:textId="333395CA" w:rsidR="538E812A" w:rsidRDefault="538E812A" w:rsidP="538E812A">
            <w:pPr>
              <w:spacing w:before="0" w:after="0" w:line="259" w:lineRule="auto"/>
              <w:rPr>
                <w:rFonts w:ascii="Arial" w:eastAsia="Arial" w:hAnsi="Arial" w:cs="Arial"/>
                <w:sz w:val="20"/>
                <w:szCs w:val="20"/>
              </w:rPr>
            </w:pPr>
            <w:r w:rsidRPr="538E812A">
              <w:rPr>
                <w:rFonts w:ascii="Arial" w:eastAsia="Arial" w:hAnsi="Arial" w:cs="Arial"/>
                <w:sz w:val="20"/>
                <w:szCs w:val="20"/>
              </w:rPr>
              <w:t>VARCHAR (USER IDENTIFIER)</w:t>
            </w:r>
          </w:p>
          <w:p w14:paraId="4036E126" w14:textId="1246B8FB" w:rsidR="538E812A" w:rsidRDefault="538E812A" w:rsidP="538E812A">
            <w:pPr>
              <w:spacing w:before="0" w:after="0"/>
              <w:rPr>
                <w:rFonts w:ascii="Arial" w:eastAsia="Arial" w:hAnsi="Arial" w:cs="Arial"/>
                <w:sz w:val="20"/>
                <w:szCs w:val="20"/>
              </w:rPr>
            </w:pPr>
          </w:p>
        </w:tc>
      </w:tr>
      <w:tr w:rsidR="06A679E1" w14:paraId="149C00C9" w14:textId="77777777" w:rsidTr="538E812A">
        <w:trPr>
          <w:trHeight w:val="300"/>
        </w:trPr>
        <w:tc>
          <w:tcPr>
            <w:tcW w:w="1413" w:type="dxa"/>
            <w:shd w:val="clear" w:color="auto" w:fill="auto"/>
            <w:vAlign w:val="center"/>
          </w:tcPr>
          <w:p w14:paraId="51FEE36D" w14:textId="16533F17"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lastUpdateDate</w:t>
            </w:r>
          </w:p>
        </w:tc>
        <w:tc>
          <w:tcPr>
            <w:tcW w:w="4678" w:type="dxa"/>
            <w:shd w:val="clear" w:color="auto" w:fill="auto"/>
            <w:vAlign w:val="center"/>
          </w:tcPr>
          <w:p w14:paraId="327AACEC" w14:textId="45DF5A8A" w:rsidR="538E812A" w:rsidRDefault="538E812A" w:rsidP="538E812A">
            <w:pPr>
              <w:spacing w:before="0" w:after="0"/>
            </w:pPr>
            <w:r w:rsidRPr="538E812A">
              <w:rPr>
                <w:rFonts w:ascii="Arial" w:eastAsia="Arial" w:hAnsi="Arial" w:cs="Arial"/>
                <w:sz w:val="20"/>
                <w:szCs w:val="20"/>
              </w:rPr>
              <w:t>Data e hora da última atualização.</w:t>
            </w:r>
          </w:p>
        </w:tc>
        <w:tc>
          <w:tcPr>
            <w:tcW w:w="2693" w:type="dxa"/>
          </w:tcPr>
          <w:p w14:paraId="273620B6" w14:textId="7632FA7C" w:rsidR="538E812A" w:rsidRDefault="538E812A" w:rsidP="538E812A">
            <w:pPr>
              <w:spacing w:before="0" w:after="0"/>
            </w:pPr>
            <w:r w:rsidRPr="538E812A">
              <w:rPr>
                <w:rFonts w:ascii="Arial" w:eastAsia="Arial" w:hAnsi="Arial" w:cs="Arial"/>
                <w:sz w:val="20"/>
                <w:szCs w:val="20"/>
              </w:rPr>
              <w:t>DATETIME</w:t>
            </w:r>
          </w:p>
        </w:tc>
      </w:tr>
    </w:tbl>
    <w:p w14:paraId="3CEC7695" w14:textId="6017B8FE" w:rsidR="06A679E1" w:rsidRDefault="06A679E1" w:rsidP="06A679E1"/>
    <w:p w14:paraId="4711FC3A" w14:textId="0A1E30FC" w:rsidR="1D671009" w:rsidRDefault="538E812A" w:rsidP="538E812A">
      <w:pPr>
        <w:pStyle w:val="Ttulo3"/>
        <w:spacing w:line="259" w:lineRule="auto"/>
        <w:ind w:left="576" w:hanging="576"/>
        <w:rPr>
          <w:iCs w:val="0"/>
          <w:szCs w:val="20"/>
        </w:rPr>
      </w:pPr>
      <w:bookmarkStart w:id="360" w:name="_Toc199624828"/>
      <w:r>
        <w:t>Tabela Promocao</w:t>
      </w:r>
      <w:bookmarkEnd w:id="360"/>
    </w:p>
    <w:p w14:paraId="63D03F25" w14:textId="72F6D126" w:rsidR="1D671009" w:rsidRDefault="538E812A" w:rsidP="06A679E1">
      <w:pPr>
        <w:rPr>
          <w:sz w:val="22"/>
          <w:szCs w:val="22"/>
        </w:rPr>
      </w:pPr>
      <w:r w:rsidRPr="538E812A">
        <w:rPr>
          <w:sz w:val="22"/>
          <w:szCs w:val="22"/>
        </w:rPr>
        <w:t>A tabela seguinte descreve os campos do modelo de dados implementado.</w:t>
      </w:r>
    </w:p>
    <w:p w14:paraId="175169D3" w14:textId="77777777" w:rsidR="06A679E1" w:rsidRDefault="06A679E1" w:rsidP="06A679E1">
      <w:pPr>
        <w:rPr>
          <w:sz w:val="22"/>
          <w:szCs w:val="22"/>
        </w:rPr>
      </w:pPr>
    </w:p>
    <w:p w14:paraId="17704218" w14:textId="65FD8F39" w:rsidR="1D671009" w:rsidRDefault="538E812A" w:rsidP="06A679E1">
      <w:pPr>
        <w:pStyle w:val="Legenda"/>
        <w:keepNext/>
        <w:jc w:val="center"/>
      </w:pPr>
      <w:bookmarkStart w:id="361" w:name="_Toc199624948"/>
      <w:r>
        <w:t xml:space="preserve">Tabela </w:t>
      </w:r>
      <w:fldSimple w:instr=" SEQ Tabela \* ARABIC ">
        <w:r w:rsidR="00BF303B">
          <w:t>104</w:t>
        </w:r>
      </w:fldSimple>
      <w:r>
        <w:t>. Tabela Promocao implementada.</w:t>
      </w:r>
      <w:bookmarkEnd w:id="36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17"/>
        <w:gridCol w:w="4379"/>
        <w:gridCol w:w="2602"/>
      </w:tblGrid>
      <w:tr w:rsidR="06A679E1" w14:paraId="5C609D90" w14:textId="77777777" w:rsidTr="538E812A">
        <w:trPr>
          <w:trHeight w:val="300"/>
        </w:trPr>
        <w:tc>
          <w:tcPr>
            <w:tcW w:w="1413" w:type="dxa"/>
            <w:shd w:val="clear" w:color="auto" w:fill="4472C4" w:themeFill="accent1"/>
            <w:vAlign w:val="center"/>
          </w:tcPr>
          <w:p w14:paraId="5561F48E" w14:textId="77777777" w:rsidR="06A679E1" w:rsidRDefault="538E812A" w:rsidP="06A679E1">
            <w:pPr>
              <w:rPr>
                <w:color w:val="FFFFFF" w:themeColor="background1"/>
                <w:sz w:val="22"/>
                <w:szCs w:val="22"/>
              </w:rPr>
            </w:pPr>
            <w:r w:rsidRPr="538E812A">
              <w:rPr>
                <w:color w:val="FFFFFF" w:themeColor="background1"/>
                <w:sz w:val="22"/>
                <w:szCs w:val="22"/>
              </w:rPr>
              <w:t>Campo</w:t>
            </w:r>
          </w:p>
        </w:tc>
        <w:tc>
          <w:tcPr>
            <w:tcW w:w="4678" w:type="dxa"/>
            <w:shd w:val="clear" w:color="auto" w:fill="4472C4" w:themeFill="accent1"/>
            <w:vAlign w:val="center"/>
          </w:tcPr>
          <w:p w14:paraId="573674B4" w14:textId="77777777" w:rsidR="06A679E1" w:rsidRDefault="538E812A" w:rsidP="06A679E1">
            <w:pPr>
              <w:rPr>
                <w:color w:val="FFFFFF" w:themeColor="background1"/>
                <w:sz w:val="22"/>
                <w:szCs w:val="22"/>
              </w:rPr>
            </w:pPr>
            <w:r w:rsidRPr="538E812A">
              <w:rPr>
                <w:color w:val="FFFFFF" w:themeColor="background1"/>
                <w:sz w:val="22"/>
                <w:szCs w:val="22"/>
              </w:rPr>
              <w:t>Descrição</w:t>
            </w:r>
          </w:p>
        </w:tc>
        <w:tc>
          <w:tcPr>
            <w:tcW w:w="2693" w:type="dxa"/>
            <w:shd w:val="clear" w:color="auto" w:fill="4472C4" w:themeFill="accent1"/>
            <w:vAlign w:val="center"/>
          </w:tcPr>
          <w:p w14:paraId="5859AAF6" w14:textId="77777777" w:rsidR="06A679E1" w:rsidRDefault="538E812A" w:rsidP="06A679E1">
            <w:pPr>
              <w:rPr>
                <w:color w:val="FFFFFF" w:themeColor="background1"/>
                <w:sz w:val="22"/>
                <w:szCs w:val="22"/>
              </w:rPr>
            </w:pPr>
            <w:r w:rsidRPr="538E812A">
              <w:rPr>
                <w:color w:val="FFFFFF" w:themeColor="background1"/>
                <w:sz w:val="22"/>
                <w:szCs w:val="22"/>
              </w:rPr>
              <w:t>Formato do campo</w:t>
            </w:r>
          </w:p>
        </w:tc>
      </w:tr>
      <w:tr w:rsidR="06A679E1" w14:paraId="5FE5F27C" w14:textId="77777777" w:rsidTr="538E812A">
        <w:trPr>
          <w:trHeight w:val="300"/>
        </w:trPr>
        <w:tc>
          <w:tcPr>
            <w:tcW w:w="1413" w:type="dxa"/>
            <w:shd w:val="clear" w:color="auto" w:fill="auto"/>
            <w:vAlign w:val="center"/>
          </w:tcPr>
          <w:p w14:paraId="7F94AD3A" w14:textId="6BDDF4F9" w:rsidR="538E812A" w:rsidRDefault="538E812A" w:rsidP="538E812A">
            <w:pPr>
              <w:spacing w:before="0" w:after="0"/>
            </w:pPr>
            <w:r w:rsidRPr="538E812A">
              <w:rPr>
                <w:rFonts w:ascii="Arial" w:eastAsia="Arial" w:hAnsi="Arial" w:cs="Arial"/>
                <w:sz w:val="20"/>
                <w:szCs w:val="20"/>
              </w:rPr>
              <w:t>Id</w:t>
            </w:r>
          </w:p>
        </w:tc>
        <w:tc>
          <w:tcPr>
            <w:tcW w:w="4678" w:type="dxa"/>
            <w:shd w:val="clear" w:color="auto" w:fill="auto"/>
            <w:vAlign w:val="center"/>
          </w:tcPr>
          <w:p w14:paraId="7A8868D5" w14:textId="71D27801" w:rsidR="538E812A" w:rsidRDefault="538E812A" w:rsidP="538E812A">
            <w:pPr>
              <w:spacing w:before="0" w:after="0"/>
            </w:pPr>
            <w:r w:rsidRPr="538E812A">
              <w:rPr>
                <w:rFonts w:ascii="Arial" w:eastAsia="Arial" w:hAnsi="Arial" w:cs="Arial"/>
                <w:sz w:val="20"/>
                <w:szCs w:val="20"/>
              </w:rPr>
              <w:t>Identificador único da promoção.</w:t>
            </w:r>
          </w:p>
        </w:tc>
        <w:tc>
          <w:tcPr>
            <w:tcW w:w="2693" w:type="dxa"/>
          </w:tcPr>
          <w:p w14:paraId="055E61B5" w14:textId="4E6A441D" w:rsidR="538E812A" w:rsidRDefault="538E812A" w:rsidP="538E812A">
            <w:pPr>
              <w:spacing w:before="0" w:after="0"/>
            </w:pPr>
            <w:r w:rsidRPr="538E812A">
              <w:rPr>
                <w:rFonts w:ascii="Arial" w:eastAsia="Arial" w:hAnsi="Arial" w:cs="Arial"/>
                <w:sz w:val="20"/>
                <w:szCs w:val="20"/>
              </w:rPr>
              <w:t>INT (PK)</w:t>
            </w:r>
          </w:p>
        </w:tc>
      </w:tr>
      <w:tr w:rsidR="06A679E1" w14:paraId="6298F723" w14:textId="77777777" w:rsidTr="538E812A">
        <w:trPr>
          <w:trHeight w:val="300"/>
        </w:trPr>
        <w:tc>
          <w:tcPr>
            <w:tcW w:w="1413" w:type="dxa"/>
            <w:shd w:val="clear" w:color="auto" w:fill="auto"/>
            <w:vAlign w:val="center"/>
          </w:tcPr>
          <w:p w14:paraId="0F688F9A" w14:textId="63926730"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dataCriacao</w:t>
            </w:r>
          </w:p>
        </w:tc>
        <w:tc>
          <w:tcPr>
            <w:tcW w:w="4678" w:type="dxa"/>
            <w:shd w:val="clear" w:color="auto" w:fill="auto"/>
            <w:vAlign w:val="center"/>
          </w:tcPr>
          <w:p w14:paraId="6AB02D5C" w14:textId="435046AD" w:rsidR="538E812A" w:rsidRDefault="538E812A" w:rsidP="538E812A">
            <w:pPr>
              <w:spacing w:before="0" w:after="0"/>
            </w:pPr>
            <w:r w:rsidRPr="538E812A">
              <w:rPr>
                <w:rFonts w:ascii="Arial" w:eastAsia="Arial" w:hAnsi="Arial" w:cs="Arial"/>
                <w:sz w:val="20"/>
                <w:szCs w:val="20"/>
              </w:rPr>
              <w:t>Data de criação da promoção.</w:t>
            </w:r>
          </w:p>
        </w:tc>
        <w:tc>
          <w:tcPr>
            <w:tcW w:w="2693" w:type="dxa"/>
          </w:tcPr>
          <w:p w14:paraId="0892550B" w14:textId="6337C4FD" w:rsidR="538E812A" w:rsidRDefault="538E812A" w:rsidP="538E812A">
            <w:pPr>
              <w:spacing w:before="0" w:after="0"/>
            </w:pPr>
            <w:r w:rsidRPr="538E812A">
              <w:rPr>
                <w:rFonts w:ascii="Arial" w:eastAsia="Arial" w:hAnsi="Arial" w:cs="Arial"/>
                <w:sz w:val="20"/>
                <w:szCs w:val="20"/>
              </w:rPr>
              <w:t>DATETIME</w:t>
            </w:r>
          </w:p>
        </w:tc>
      </w:tr>
      <w:tr w:rsidR="06A679E1" w14:paraId="3F6BE3D7" w14:textId="77777777" w:rsidTr="538E812A">
        <w:trPr>
          <w:trHeight w:val="300"/>
        </w:trPr>
        <w:tc>
          <w:tcPr>
            <w:tcW w:w="1413" w:type="dxa"/>
            <w:shd w:val="clear" w:color="auto" w:fill="auto"/>
            <w:vAlign w:val="center"/>
          </w:tcPr>
          <w:p w14:paraId="70CFE28E" w14:textId="1AE01007"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dataValidade</w:t>
            </w:r>
          </w:p>
        </w:tc>
        <w:tc>
          <w:tcPr>
            <w:tcW w:w="4678" w:type="dxa"/>
            <w:shd w:val="clear" w:color="auto" w:fill="auto"/>
            <w:vAlign w:val="center"/>
          </w:tcPr>
          <w:p w14:paraId="68E37028" w14:textId="175CB26C" w:rsidR="538E812A" w:rsidRDefault="538E812A" w:rsidP="538E812A">
            <w:pPr>
              <w:spacing w:before="0" w:after="0"/>
            </w:pPr>
            <w:r w:rsidRPr="538E812A">
              <w:rPr>
                <w:rFonts w:ascii="Arial" w:eastAsia="Arial" w:hAnsi="Arial" w:cs="Arial"/>
                <w:sz w:val="20"/>
                <w:szCs w:val="20"/>
              </w:rPr>
              <w:t>Data de validade ou término da promoção.</w:t>
            </w:r>
          </w:p>
        </w:tc>
        <w:tc>
          <w:tcPr>
            <w:tcW w:w="2693" w:type="dxa"/>
          </w:tcPr>
          <w:p w14:paraId="28A98A98" w14:textId="45A1E798" w:rsidR="538E812A" w:rsidRDefault="538E812A" w:rsidP="538E812A">
            <w:pPr>
              <w:spacing w:before="0" w:after="0"/>
            </w:pPr>
            <w:r w:rsidRPr="538E812A">
              <w:rPr>
                <w:rFonts w:ascii="Arial" w:eastAsia="Arial" w:hAnsi="Arial" w:cs="Arial"/>
                <w:sz w:val="20"/>
                <w:szCs w:val="20"/>
              </w:rPr>
              <w:t>DATETIME</w:t>
            </w:r>
          </w:p>
        </w:tc>
      </w:tr>
      <w:tr w:rsidR="06A679E1" w14:paraId="3F2FAD69" w14:textId="77777777" w:rsidTr="538E812A">
        <w:trPr>
          <w:trHeight w:val="300"/>
        </w:trPr>
        <w:tc>
          <w:tcPr>
            <w:tcW w:w="1413" w:type="dxa"/>
            <w:shd w:val="clear" w:color="auto" w:fill="auto"/>
            <w:vAlign w:val="center"/>
          </w:tcPr>
          <w:p w14:paraId="5883A5AB" w14:textId="705859B7" w:rsidR="538E812A" w:rsidRDefault="538E812A" w:rsidP="538E812A">
            <w:pPr>
              <w:spacing w:before="0" w:after="0"/>
            </w:pPr>
            <w:r w:rsidRPr="538E812A">
              <w:rPr>
                <w:rFonts w:ascii="Arial" w:eastAsia="Arial" w:hAnsi="Arial" w:cs="Arial"/>
                <w:sz w:val="20"/>
                <w:szCs w:val="20"/>
              </w:rPr>
              <w:t>valor</w:t>
            </w:r>
          </w:p>
        </w:tc>
        <w:tc>
          <w:tcPr>
            <w:tcW w:w="4678" w:type="dxa"/>
            <w:shd w:val="clear" w:color="auto" w:fill="auto"/>
            <w:vAlign w:val="center"/>
          </w:tcPr>
          <w:p w14:paraId="0B5FDFE1" w14:textId="44072A0B" w:rsidR="538E812A" w:rsidRDefault="538E812A" w:rsidP="538E812A">
            <w:pPr>
              <w:spacing w:before="0" w:after="0"/>
            </w:pPr>
            <w:r w:rsidRPr="538E812A">
              <w:rPr>
                <w:rFonts w:ascii="Arial" w:eastAsia="Arial" w:hAnsi="Arial" w:cs="Arial"/>
                <w:sz w:val="20"/>
                <w:szCs w:val="20"/>
              </w:rPr>
              <w:t>Valor do desconto ou benefício associado à promoção.</w:t>
            </w:r>
          </w:p>
        </w:tc>
        <w:tc>
          <w:tcPr>
            <w:tcW w:w="2693" w:type="dxa"/>
          </w:tcPr>
          <w:p w14:paraId="56EC744C" w14:textId="7753F0B4" w:rsidR="538E812A" w:rsidRDefault="538E812A" w:rsidP="538E812A">
            <w:pPr>
              <w:spacing w:before="0" w:after="0"/>
            </w:pPr>
            <w:r w:rsidRPr="538E812A">
              <w:rPr>
                <w:rFonts w:ascii="Arial" w:eastAsia="Arial" w:hAnsi="Arial" w:cs="Arial"/>
                <w:sz w:val="20"/>
                <w:szCs w:val="20"/>
              </w:rPr>
              <w:t>DECIMAL(10,2)</w:t>
            </w:r>
          </w:p>
        </w:tc>
      </w:tr>
      <w:tr w:rsidR="06A679E1" w14:paraId="0949CD24" w14:textId="77777777" w:rsidTr="538E812A">
        <w:trPr>
          <w:trHeight w:val="300"/>
        </w:trPr>
        <w:tc>
          <w:tcPr>
            <w:tcW w:w="1413" w:type="dxa"/>
            <w:shd w:val="clear" w:color="auto" w:fill="auto"/>
            <w:vAlign w:val="center"/>
          </w:tcPr>
          <w:p w14:paraId="3358EBC4" w14:textId="3236AF44" w:rsidR="538E812A" w:rsidRDefault="538E812A" w:rsidP="538E812A">
            <w:pPr>
              <w:spacing w:before="0" w:after="0"/>
            </w:pPr>
            <w:r w:rsidRPr="538E812A">
              <w:rPr>
                <w:rFonts w:ascii="Arial" w:eastAsia="Arial" w:hAnsi="Arial" w:cs="Arial"/>
                <w:sz w:val="20"/>
                <w:szCs w:val="20"/>
              </w:rPr>
              <w:t>motivo</w:t>
            </w:r>
          </w:p>
        </w:tc>
        <w:tc>
          <w:tcPr>
            <w:tcW w:w="4678" w:type="dxa"/>
            <w:shd w:val="clear" w:color="auto" w:fill="auto"/>
            <w:vAlign w:val="center"/>
          </w:tcPr>
          <w:p w14:paraId="358D22EB" w14:textId="7243ECAE" w:rsidR="538E812A" w:rsidRDefault="538E812A" w:rsidP="538E812A">
            <w:pPr>
              <w:spacing w:before="0" w:after="0"/>
            </w:pPr>
            <w:r w:rsidRPr="538E812A">
              <w:rPr>
                <w:rFonts w:ascii="Arial" w:eastAsia="Arial" w:hAnsi="Arial" w:cs="Arial"/>
                <w:sz w:val="20"/>
                <w:szCs w:val="20"/>
              </w:rPr>
              <w:t>Justificação ou razão da criação da promoção.</w:t>
            </w:r>
          </w:p>
        </w:tc>
        <w:tc>
          <w:tcPr>
            <w:tcW w:w="2693" w:type="dxa"/>
          </w:tcPr>
          <w:p w14:paraId="4D7B7847" w14:textId="69752C62" w:rsidR="538E812A" w:rsidRDefault="538E812A" w:rsidP="538E812A">
            <w:pPr>
              <w:spacing w:before="0" w:after="0"/>
            </w:pPr>
            <w:r w:rsidRPr="538E812A">
              <w:rPr>
                <w:rFonts w:ascii="Arial" w:eastAsia="Arial" w:hAnsi="Arial" w:cs="Arial"/>
                <w:sz w:val="20"/>
                <w:szCs w:val="20"/>
              </w:rPr>
              <w:t>VARCHAR(255) ou TEXT</w:t>
            </w:r>
          </w:p>
        </w:tc>
      </w:tr>
      <w:tr w:rsidR="06A679E1" w14:paraId="79304D4A" w14:textId="77777777" w:rsidTr="538E812A">
        <w:trPr>
          <w:trHeight w:val="300"/>
        </w:trPr>
        <w:tc>
          <w:tcPr>
            <w:tcW w:w="1413" w:type="dxa"/>
            <w:shd w:val="clear" w:color="auto" w:fill="auto"/>
            <w:vAlign w:val="center"/>
          </w:tcPr>
          <w:p w14:paraId="1D4BDB95" w14:textId="672A962B"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EstadoPromocaoId</w:t>
            </w:r>
          </w:p>
        </w:tc>
        <w:tc>
          <w:tcPr>
            <w:tcW w:w="4678" w:type="dxa"/>
            <w:shd w:val="clear" w:color="auto" w:fill="auto"/>
            <w:vAlign w:val="center"/>
          </w:tcPr>
          <w:p w14:paraId="0D844986" w14:textId="0C877F4A" w:rsidR="538E812A" w:rsidRDefault="538E812A" w:rsidP="538E812A">
            <w:pPr>
              <w:spacing w:before="0" w:after="0"/>
            </w:pPr>
            <w:r w:rsidRPr="538E812A">
              <w:rPr>
                <w:rFonts w:ascii="Arial" w:eastAsia="Arial" w:hAnsi="Arial" w:cs="Arial"/>
                <w:sz w:val="20"/>
                <w:szCs w:val="20"/>
              </w:rPr>
              <w:t>Estado atual da promoção (ex: ativa, inativa, expirou).</w:t>
            </w:r>
          </w:p>
        </w:tc>
        <w:tc>
          <w:tcPr>
            <w:tcW w:w="2693" w:type="dxa"/>
          </w:tcPr>
          <w:p w14:paraId="199E4F0D" w14:textId="09E59F16" w:rsidR="538E812A" w:rsidRDefault="538E812A" w:rsidP="538E812A">
            <w:pPr>
              <w:spacing w:before="0" w:after="0"/>
            </w:pPr>
            <w:r w:rsidRPr="538E812A">
              <w:rPr>
                <w:rFonts w:ascii="Arial" w:eastAsia="Arial" w:hAnsi="Arial" w:cs="Arial"/>
                <w:sz w:val="20"/>
                <w:szCs w:val="20"/>
              </w:rPr>
              <w:t>INT (FK)</w:t>
            </w:r>
          </w:p>
        </w:tc>
      </w:tr>
      <w:tr w:rsidR="06A679E1" w14:paraId="1AEE7165" w14:textId="77777777" w:rsidTr="538E812A">
        <w:trPr>
          <w:trHeight w:val="300"/>
        </w:trPr>
        <w:tc>
          <w:tcPr>
            <w:tcW w:w="1413" w:type="dxa"/>
            <w:shd w:val="clear" w:color="auto" w:fill="auto"/>
            <w:vAlign w:val="center"/>
          </w:tcPr>
          <w:p w14:paraId="7815CA61" w14:textId="16560B8D"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Is_Active</w:t>
            </w:r>
          </w:p>
        </w:tc>
        <w:tc>
          <w:tcPr>
            <w:tcW w:w="4678" w:type="dxa"/>
            <w:shd w:val="clear" w:color="auto" w:fill="auto"/>
            <w:vAlign w:val="center"/>
          </w:tcPr>
          <w:p w14:paraId="70A832AA" w14:textId="46B5AE01" w:rsidR="538E812A" w:rsidRDefault="538E812A" w:rsidP="538E812A">
            <w:pPr>
              <w:spacing w:before="0" w:after="0"/>
            </w:pPr>
            <w:r w:rsidRPr="538E812A">
              <w:rPr>
                <w:rFonts w:ascii="Arial" w:eastAsia="Arial" w:hAnsi="Arial" w:cs="Arial"/>
                <w:sz w:val="20"/>
                <w:szCs w:val="20"/>
              </w:rPr>
              <w:t>Indica se a promoção está ativa (1 = sim, 0 = não).</w:t>
            </w:r>
          </w:p>
        </w:tc>
        <w:tc>
          <w:tcPr>
            <w:tcW w:w="2693" w:type="dxa"/>
          </w:tcPr>
          <w:p w14:paraId="591D51A7" w14:textId="296909F6" w:rsidR="538E812A" w:rsidRDefault="538E812A" w:rsidP="538E812A">
            <w:pPr>
              <w:spacing w:before="0" w:after="0"/>
            </w:pPr>
            <w:r w:rsidRPr="538E812A">
              <w:rPr>
                <w:rFonts w:ascii="Arial" w:eastAsia="Arial" w:hAnsi="Arial" w:cs="Arial"/>
                <w:sz w:val="20"/>
                <w:szCs w:val="20"/>
              </w:rPr>
              <w:t>BOOLEAN</w:t>
            </w:r>
          </w:p>
        </w:tc>
      </w:tr>
      <w:tr w:rsidR="06A679E1" w14:paraId="47DEF761" w14:textId="77777777" w:rsidTr="538E812A">
        <w:trPr>
          <w:trHeight w:val="300"/>
        </w:trPr>
        <w:tc>
          <w:tcPr>
            <w:tcW w:w="1413" w:type="dxa"/>
            <w:shd w:val="clear" w:color="auto" w:fill="auto"/>
            <w:vAlign w:val="center"/>
          </w:tcPr>
          <w:p w14:paraId="32BFB056" w14:textId="129A93CD"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createdBy</w:t>
            </w:r>
          </w:p>
        </w:tc>
        <w:tc>
          <w:tcPr>
            <w:tcW w:w="4678" w:type="dxa"/>
            <w:shd w:val="clear" w:color="auto" w:fill="auto"/>
            <w:vAlign w:val="center"/>
          </w:tcPr>
          <w:p w14:paraId="74BA31DC" w14:textId="73D73A6F" w:rsidR="538E812A" w:rsidRDefault="538E812A" w:rsidP="538E812A">
            <w:pPr>
              <w:spacing w:before="0" w:after="0"/>
            </w:pPr>
            <w:r w:rsidRPr="538E812A">
              <w:rPr>
                <w:rFonts w:ascii="Arial" w:eastAsia="Arial" w:hAnsi="Arial" w:cs="Arial"/>
                <w:sz w:val="20"/>
                <w:szCs w:val="20"/>
              </w:rPr>
              <w:t>Utilizador que criou o registo.</w:t>
            </w:r>
          </w:p>
        </w:tc>
        <w:tc>
          <w:tcPr>
            <w:tcW w:w="2693" w:type="dxa"/>
          </w:tcPr>
          <w:p w14:paraId="5812402D" w14:textId="0D3268C8" w:rsidR="538E812A" w:rsidRDefault="538E812A" w:rsidP="538E812A">
            <w:pPr>
              <w:spacing w:before="0" w:after="0" w:line="259" w:lineRule="auto"/>
              <w:rPr>
                <w:rFonts w:ascii="Arial" w:eastAsia="Arial" w:hAnsi="Arial" w:cs="Arial"/>
                <w:sz w:val="20"/>
                <w:szCs w:val="20"/>
              </w:rPr>
            </w:pPr>
            <w:r w:rsidRPr="538E812A">
              <w:rPr>
                <w:rFonts w:ascii="Arial" w:eastAsia="Arial" w:hAnsi="Arial" w:cs="Arial"/>
                <w:sz w:val="20"/>
                <w:szCs w:val="20"/>
              </w:rPr>
              <w:t>VARCHAR (USER IDENTIFIER)</w:t>
            </w:r>
          </w:p>
        </w:tc>
      </w:tr>
      <w:tr w:rsidR="06A679E1" w14:paraId="11F90666" w14:textId="77777777" w:rsidTr="538E812A">
        <w:trPr>
          <w:trHeight w:val="300"/>
        </w:trPr>
        <w:tc>
          <w:tcPr>
            <w:tcW w:w="1413" w:type="dxa"/>
            <w:shd w:val="clear" w:color="auto" w:fill="auto"/>
            <w:vAlign w:val="center"/>
          </w:tcPr>
          <w:p w14:paraId="13FCC576" w14:textId="34A45474"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lastRenderedPageBreak/>
              <w:t>createdDate</w:t>
            </w:r>
          </w:p>
        </w:tc>
        <w:tc>
          <w:tcPr>
            <w:tcW w:w="4678" w:type="dxa"/>
            <w:shd w:val="clear" w:color="auto" w:fill="auto"/>
            <w:vAlign w:val="center"/>
          </w:tcPr>
          <w:p w14:paraId="5BDF05D4" w14:textId="2195FC13" w:rsidR="538E812A" w:rsidRDefault="538E812A" w:rsidP="538E812A">
            <w:pPr>
              <w:spacing w:before="0" w:after="0"/>
            </w:pPr>
            <w:r w:rsidRPr="538E812A">
              <w:rPr>
                <w:rFonts w:ascii="Arial" w:eastAsia="Arial" w:hAnsi="Arial" w:cs="Arial"/>
                <w:sz w:val="20"/>
                <w:szCs w:val="20"/>
              </w:rPr>
              <w:t>Data e hora da criação do registo.</w:t>
            </w:r>
          </w:p>
        </w:tc>
        <w:tc>
          <w:tcPr>
            <w:tcW w:w="2693" w:type="dxa"/>
          </w:tcPr>
          <w:p w14:paraId="2E7243B2" w14:textId="63BE7585" w:rsidR="538E812A" w:rsidRDefault="538E812A" w:rsidP="538E812A">
            <w:pPr>
              <w:spacing w:before="0" w:after="0"/>
            </w:pPr>
            <w:r w:rsidRPr="538E812A">
              <w:rPr>
                <w:rFonts w:ascii="Arial" w:eastAsia="Arial" w:hAnsi="Arial" w:cs="Arial"/>
                <w:sz w:val="20"/>
                <w:szCs w:val="20"/>
              </w:rPr>
              <w:t>DATETIME</w:t>
            </w:r>
          </w:p>
        </w:tc>
      </w:tr>
      <w:tr w:rsidR="06A679E1" w14:paraId="33078F78" w14:textId="77777777" w:rsidTr="538E812A">
        <w:trPr>
          <w:trHeight w:val="300"/>
        </w:trPr>
        <w:tc>
          <w:tcPr>
            <w:tcW w:w="1413" w:type="dxa"/>
            <w:shd w:val="clear" w:color="auto" w:fill="auto"/>
            <w:vAlign w:val="center"/>
          </w:tcPr>
          <w:p w14:paraId="0E23720C" w14:textId="41034DB2"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lastUpdatedBy</w:t>
            </w:r>
          </w:p>
        </w:tc>
        <w:tc>
          <w:tcPr>
            <w:tcW w:w="4678" w:type="dxa"/>
            <w:shd w:val="clear" w:color="auto" w:fill="auto"/>
            <w:vAlign w:val="center"/>
          </w:tcPr>
          <w:p w14:paraId="32149620" w14:textId="60FBA570" w:rsidR="538E812A" w:rsidRDefault="538E812A" w:rsidP="538E812A">
            <w:pPr>
              <w:spacing w:before="0" w:after="0"/>
            </w:pPr>
            <w:r w:rsidRPr="538E812A">
              <w:rPr>
                <w:rFonts w:ascii="Arial" w:eastAsia="Arial" w:hAnsi="Arial" w:cs="Arial"/>
                <w:sz w:val="20"/>
                <w:szCs w:val="20"/>
              </w:rPr>
              <w:t>Utilizador que realizou a última atualização.</w:t>
            </w:r>
          </w:p>
        </w:tc>
        <w:tc>
          <w:tcPr>
            <w:tcW w:w="2693" w:type="dxa"/>
          </w:tcPr>
          <w:p w14:paraId="7800B1E1" w14:textId="333395CA" w:rsidR="538E812A" w:rsidRDefault="538E812A" w:rsidP="538E812A">
            <w:pPr>
              <w:spacing w:before="0" w:after="0" w:line="259" w:lineRule="auto"/>
              <w:rPr>
                <w:rFonts w:ascii="Arial" w:eastAsia="Arial" w:hAnsi="Arial" w:cs="Arial"/>
                <w:sz w:val="20"/>
                <w:szCs w:val="20"/>
              </w:rPr>
            </w:pPr>
            <w:r w:rsidRPr="538E812A">
              <w:rPr>
                <w:rFonts w:ascii="Arial" w:eastAsia="Arial" w:hAnsi="Arial" w:cs="Arial"/>
                <w:sz w:val="20"/>
                <w:szCs w:val="20"/>
              </w:rPr>
              <w:t>VARCHAR (USER IDENTIFIER)</w:t>
            </w:r>
          </w:p>
          <w:p w14:paraId="2A5D4D28" w14:textId="1246B8FB" w:rsidR="538E812A" w:rsidRDefault="538E812A" w:rsidP="538E812A">
            <w:pPr>
              <w:spacing w:before="0" w:after="0"/>
              <w:rPr>
                <w:rFonts w:ascii="Arial" w:eastAsia="Arial" w:hAnsi="Arial" w:cs="Arial"/>
                <w:sz w:val="20"/>
                <w:szCs w:val="20"/>
              </w:rPr>
            </w:pPr>
          </w:p>
        </w:tc>
      </w:tr>
      <w:tr w:rsidR="06A679E1" w14:paraId="6190924C" w14:textId="77777777" w:rsidTr="538E812A">
        <w:trPr>
          <w:trHeight w:val="300"/>
        </w:trPr>
        <w:tc>
          <w:tcPr>
            <w:tcW w:w="1413" w:type="dxa"/>
            <w:shd w:val="clear" w:color="auto" w:fill="auto"/>
            <w:vAlign w:val="center"/>
          </w:tcPr>
          <w:p w14:paraId="3F51CF73" w14:textId="2BA77D54"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lastUpdateDate</w:t>
            </w:r>
          </w:p>
        </w:tc>
        <w:tc>
          <w:tcPr>
            <w:tcW w:w="4678" w:type="dxa"/>
            <w:shd w:val="clear" w:color="auto" w:fill="auto"/>
            <w:vAlign w:val="center"/>
          </w:tcPr>
          <w:p w14:paraId="0615F4E6" w14:textId="41FB76C8" w:rsidR="538E812A" w:rsidRDefault="538E812A" w:rsidP="538E812A">
            <w:pPr>
              <w:spacing w:before="0" w:after="0"/>
            </w:pPr>
            <w:r w:rsidRPr="538E812A">
              <w:rPr>
                <w:rFonts w:ascii="Arial" w:eastAsia="Arial" w:hAnsi="Arial" w:cs="Arial"/>
                <w:sz w:val="20"/>
                <w:szCs w:val="20"/>
              </w:rPr>
              <w:t>Data e hora da última atualização.</w:t>
            </w:r>
          </w:p>
        </w:tc>
        <w:tc>
          <w:tcPr>
            <w:tcW w:w="2693" w:type="dxa"/>
          </w:tcPr>
          <w:p w14:paraId="2894C1F6" w14:textId="7632FA7C" w:rsidR="538E812A" w:rsidRDefault="538E812A" w:rsidP="538E812A">
            <w:pPr>
              <w:spacing w:before="0" w:after="0"/>
            </w:pPr>
            <w:r w:rsidRPr="538E812A">
              <w:rPr>
                <w:rFonts w:ascii="Arial" w:eastAsia="Arial" w:hAnsi="Arial" w:cs="Arial"/>
                <w:sz w:val="20"/>
                <w:szCs w:val="20"/>
              </w:rPr>
              <w:t>DATETIME</w:t>
            </w:r>
          </w:p>
        </w:tc>
      </w:tr>
    </w:tbl>
    <w:p w14:paraId="0C34A05D" w14:textId="11329F4C" w:rsidR="06A679E1" w:rsidRDefault="06A679E1" w:rsidP="06A679E1"/>
    <w:p w14:paraId="7ABAF93B" w14:textId="67A432F0" w:rsidR="03CDCCE3" w:rsidRDefault="538E812A" w:rsidP="538E812A">
      <w:pPr>
        <w:pStyle w:val="Ttulo3"/>
        <w:spacing w:line="259" w:lineRule="auto"/>
        <w:ind w:left="576" w:hanging="576"/>
        <w:rPr>
          <w:iCs w:val="0"/>
          <w:szCs w:val="20"/>
        </w:rPr>
      </w:pPr>
      <w:bookmarkStart w:id="362" w:name="_Toc199624829"/>
      <w:r>
        <w:t>Tabela PromocaoProduto</w:t>
      </w:r>
      <w:bookmarkEnd w:id="362"/>
    </w:p>
    <w:p w14:paraId="109ECB9D" w14:textId="72F6D126" w:rsidR="03CDCCE3" w:rsidRDefault="538E812A" w:rsidP="06A679E1">
      <w:pPr>
        <w:rPr>
          <w:sz w:val="22"/>
          <w:szCs w:val="22"/>
        </w:rPr>
      </w:pPr>
      <w:r w:rsidRPr="538E812A">
        <w:rPr>
          <w:sz w:val="22"/>
          <w:szCs w:val="22"/>
        </w:rPr>
        <w:t>A tabela seguinte descreve os campos do modelo de dados implementado.</w:t>
      </w:r>
    </w:p>
    <w:p w14:paraId="559CFB0E" w14:textId="77777777" w:rsidR="06A679E1" w:rsidRDefault="06A679E1" w:rsidP="06A679E1">
      <w:pPr>
        <w:rPr>
          <w:sz w:val="22"/>
          <w:szCs w:val="22"/>
        </w:rPr>
      </w:pPr>
    </w:p>
    <w:p w14:paraId="72E7293E" w14:textId="2E47872B" w:rsidR="03CDCCE3" w:rsidRDefault="538E812A" w:rsidP="06A679E1">
      <w:pPr>
        <w:pStyle w:val="Legenda"/>
        <w:keepNext/>
        <w:jc w:val="center"/>
      </w:pPr>
      <w:bookmarkStart w:id="363" w:name="_Toc199624949"/>
      <w:r>
        <w:t xml:space="preserve">Tabela </w:t>
      </w:r>
      <w:fldSimple w:instr=" SEQ Tabela \* ARABIC ">
        <w:r w:rsidR="00BF303B">
          <w:t>105</w:t>
        </w:r>
      </w:fldSimple>
      <w:r>
        <w:t>. Tabela PromocaoProduto implementada.</w:t>
      </w:r>
      <w:bookmarkEnd w:id="36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5"/>
        <w:gridCol w:w="4629"/>
        <w:gridCol w:w="2674"/>
      </w:tblGrid>
      <w:tr w:rsidR="06A679E1" w14:paraId="6A50643C" w14:textId="77777777" w:rsidTr="538E812A">
        <w:trPr>
          <w:trHeight w:val="300"/>
        </w:trPr>
        <w:tc>
          <w:tcPr>
            <w:tcW w:w="1413" w:type="dxa"/>
            <w:shd w:val="clear" w:color="auto" w:fill="4472C4" w:themeFill="accent1"/>
            <w:vAlign w:val="center"/>
          </w:tcPr>
          <w:p w14:paraId="05710A5A" w14:textId="77777777" w:rsidR="06A679E1" w:rsidRDefault="538E812A" w:rsidP="06A679E1">
            <w:pPr>
              <w:rPr>
                <w:color w:val="FFFFFF" w:themeColor="background1"/>
                <w:sz w:val="22"/>
                <w:szCs w:val="22"/>
              </w:rPr>
            </w:pPr>
            <w:r w:rsidRPr="538E812A">
              <w:rPr>
                <w:color w:val="FFFFFF" w:themeColor="background1"/>
                <w:sz w:val="22"/>
                <w:szCs w:val="22"/>
              </w:rPr>
              <w:t>Campo</w:t>
            </w:r>
          </w:p>
        </w:tc>
        <w:tc>
          <w:tcPr>
            <w:tcW w:w="4678" w:type="dxa"/>
            <w:shd w:val="clear" w:color="auto" w:fill="4472C4" w:themeFill="accent1"/>
            <w:vAlign w:val="center"/>
          </w:tcPr>
          <w:p w14:paraId="7AF05191" w14:textId="77777777" w:rsidR="06A679E1" w:rsidRDefault="538E812A" w:rsidP="06A679E1">
            <w:pPr>
              <w:rPr>
                <w:color w:val="FFFFFF" w:themeColor="background1"/>
                <w:sz w:val="22"/>
                <w:szCs w:val="22"/>
              </w:rPr>
            </w:pPr>
            <w:r w:rsidRPr="538E812A">
              <w:rPr>
                <w:color w:val="FFFFFF" w:themeColor="background1"/>
                <w:sz w:val="22"/>
                <w:szCs w:val="22"/>
              </w:rPr>
              <w:t>Descrição</w:t>
            </w:r>
          </w:p>
        </w:tc>
        <w:tc>
          <w:tcPr>
            <w:tcW w:w="2693" w:type="dxa"/>
            <w:shd w:val="clear" w:color="auto" w:fill="4472C4" w:themeFill="accent1"/>
            <w:vAlign w:val="center"/>
          </w:tcPr>
          <w:p w14:paraId="22AE5415" w14:textId="77777777" w:rsidR="06A679E1" w:rsidRDefault="538E812A" w:rsidP="06A679E1">
            <w:pPr>
              <w:rPr>
                <w:color w:val="FFFFFF" w:themeColor="background1"/>
                <w:sz w:val="22"/>
                <w:szCs w:val="22"/>
              </w:rPr>
            </w:pPr>
            <w:r w:rsidRPr="538E812A">
              <w:rPr>
                <w:color w:val="FFFFFF" w:themeColor="background1"/>
                <w:sz w:val="22"/>
                <w:szCs w:val="22"/>
              </w:rPr>
              <w:t>Formato do campo</w:t>
            </w:r>
          </w:p>
        </w:tc>
      </w:tr>
      <w:tr w:rsidR="06A679E1" w14:paraId="7D32EB1B" w14:textId="77777777" w:rsidTr="538E812A">
        <w:trPr>
          <w:trHeight w:val="300"/>
        </w:trPr>
        <w:tc>
          <w:tcPr>
            <w:tcW w:w="1413" w:type="dxa"/>
            <w:shd w:val="clear" w:color="auto" w:fill="auto"/>
            <w:vAlign w:val="center"/>
          </w:tcPr>
          <w:p w14:paraId="782E51E1" w14:textId="789670E4" w:rsidR="538E812A" w:rsidRDefault="538E812A" w:rsidP="538E812A">
            <w:pPr>
              <w:spacing w:before="0" w:after="0"/>
            </w:pPr>
            <w:r w:rsidRPr="538E812A">
              <w:rPr>
                <w:rFonts w:ascii="Arial" w:eastAsia="Arial" w:hAnsi="Arial" w:cs="Arial"/>
                <w:sz w:val="20"/>
                <w:szCs w:val="20"/>
              </w:rPr>
              <w:t>Id</w:t>
            </w:r>
          </w:p>
        </w:tc>
        <w:tc>
          <w:tcPr>
            <w:tcW w:w="4678" w:type="dxa"/>
            <w:shd w:val="clear" w:color="auto" w:fill="auto"/>
            <w:vAlign w:val="center"/>
          </w:tcPr>
          <w:p w14:paraId="32E6CC55" w14:textId="776686FD" w:rsidR="538E812A" w:rsidRDefault="538E812A" w:rsidP="538E812A">
            <w:pPr>
              <w:spacing w:before="0" w:after="0"/>
            </w:pPr>
            <w:r w:rsidRPr="538E812A">
              <w:rPr>
                <w:rFonts w:ascii="Arial" w:eastAsia="Arial" w:hAnsi="Arial" w:cs="Arial"/>
                <w:sz w:val="20"/>
                <w:szCs w:val="20"/>
              </w:rPr>
              <w:t>Identificador único da associação entre promoção e produto.</w:t>
            </w:r>
          </w:p>
        </w:tc>
        <w:tc>
          <w:tcPr>
            <w:tcW w:w="2693" w:type="dxa"/>
          </w:tcPr>
          <w:p w14:paraId="407E3DE8" w14:textId="7B46067C" w:rsidR="538E812A" w:rsidRDefault="538E812A" w:rsidP="538E812A">
            <w:pPr>
              <w:spacing w:before="0" w:after="0"/>
            </w:pPr>
            <w:r w:rsidRPr="538E812A">
              <w:rPr>
                <w:rFonts w:ascii="Arial" w:eastAsia="Arial" w:hAnsi="Arial" w:cs="Arial"/>
                <w:sz w:val="20"/>
                <w:szCs w:val="20"/>
              </w:rPr>
              <w:t>INT (PK)</w:t>
            </w:r>
          </w:p>
        </w:tc>
      </w:tr>
      <w:tr w:rsidR="06A679E1" w14:paraId="72B66EC3" w14:textId="77777777" w:rsidTr="538E812A">
        <w:trPr>
          <w:trHeight w:val="300"/>
        </w:trPr>
        <w:tc>
          <w:tcPr>
            <w:tcW w:w="1413" w:type="dxa"/>
            <w:shd w:val="clear" w:color="auto" w:fill="auto"/>
            <w:vAlign w:val="center"/>
          </w:tcPr>
          <w:p w14:paraId="77C14763" w14:textId="0668D9DB"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ProdutoId</w:t>
            </w:r>
          </w:p>
        </w:tc>
        <w:tc>
          <w:tcPr>
            <w:tcW w:w="4678" w:type="dxa"/>
            <w:shd w:val="clear" w:color="auto" w:fill="auto"/>
            <w:vAlign w:val="center"/>
          </w:tcPr>
          <w:p w14:paraId="67387FD2" w14:textId="1EA45DD1" w:rsidR="538E812A" w:rsidRDefault="538E812A" w:rsidP="538E812A">
            <w:pPr>
              <w:spacing w:before="0" w:after="0"/>
            </w:pPr>
            <w:r w:rsidRPr="538E812A">
              <w:rPr>
                <w:rFonts w:ascii="Arial" w:eastAsia="Arial" w:hAnsi="Arial" w:cs="Arial"/>
                <w:sz w:val="20"/>
                <w:szCs w:val="20"/>
              </w:rPr>
              <w:t>Identificador do produto associado à promoção.</w:t>
            </w:r>
          </w:p>
        </w:tc>
        <w:tc>
          <w:tcPr>
            <w:tcW w:w="2693" w:type="dxa"/>
          </w:tcPr>
          <w:p w14:paraId="4BB39CB6" w14:textId="70EE9347" w:rsidR="538E812A" w:rsidRDefault="538E812A" w:rsidP="538E812A">
            <w:pPr>
              <w:spacing w:before="0" w:after="0"/>
            </w:pPr>
            <w:r w:rsidRPr="538E812A">
              <w:rPr>
                <w:rFonts w:ascii="Arial" w:eastAsia="Arial" w:hAnsi="Arial" w:cs="Arial"/>
                <w:sz w:val="20"/>
                <w:szCs w:val="20"/>
              </w:rPr>
              <w:t>INT (FK → Produto.Id)</w:t>
            </w:r>
          </w:p>
        </w:tc>
      </w:tr>
      <w:tr w:rsidR="06A679E1" w14:paraId="6B23FC11" w14:textId="77777777" w:rsidTr="538E812A">
        <w:trPr>
          <w:trHeight w:val="300"/>
        </w:trPr>
        <w:tc>
          <w:tcPr>
            <w:tcW w:w="1413" w:type="dxa"/>
            <w:shd w:val="clear" w:color="auto" w:fill="auto"/>
            <w:vAlign w:val="center"/>
          </w:tcPr>
          <w:p w14:paraId="75110E81" w14:textId="2B18F524"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PromocaoId</w:t>
            </w:r>
          </w:p>
        </w:tc>
        <w:tc>
          <w:tcPr>
            <w:tcW w:w="4678" w:type="dxa"/>
            <w:shd w:val="clear" w:color="auto" w:fill="auto"/>
            <w:vAlign w:val="center"/>
          </w:tcPr>
          <w:p w14:paraId="721997B4" w14:textId="3E3FCD39" w:rsidR="538E812A" w:rsidRDefault="538E812A" w:rsidP="538E812A">
            <w:pPr>
              <w:spacing w:before="0" w:after="0"/>
            </w:pPr>
            <w:r w:rsidRPr="538E812A">
              <w:rPr>
                <w:rFonts w:ascii="Arial" w:eastAsia="Arial" w:hAnsi="Arial" w:cs="Arial"/>
                <w:sz w:val="20"/>
                <w:szCs w:val="20"/>
              </w:rPr>
              <w:t>Identificador da promoção associada ao produto.</w:t>
            </w:r>
          </w:p>
        </w:tc>
        <w:tc>
          <w:tcPr>
            <w:tcW w:w="2693" w:type="dxa"/>
          </w:tcPr>
          <w:p w14:paraId="192F4230" w14:textId="124E73C9" w:rsidR="538E812A" w:rsidRDefault="538E812A" w:rsidP="538E812A">
            <w:pPr>
              <w:spacing w:before="0" w:after="0"/>
            </w:pPr>
            <w:r w:rsidRPr="538E812A">
              <w:rPr>
                <w:rFonts w:ascii="Arial" w:eastAsia="Arial" w:hAnsi="Arial" w:cs="Arial"/>
                <w:sz w:val="20"/>
                <w:szCs w:val="20"/>
              </w:rPr>
              <w:t>INT (FK → Promocao.Id)</w:t>
            </w:r>
          </w:p>
        </w:tc>
      </w:tr>
      <w:tr w:rsidR="06A679E1" w14:paraId="6A408E08" w14:textId="77777777" w:rsidTr="538E812A">
        <w:trPr>
          <w:trHeight w:val="300"/>
        </w:trPr>
        <w:tc>
          <w:tcPr>
            <w:tcW w:w="1413" w:type="dxa"/>
            <w:shd w:val="clear" w:color="auto" w:fill="auto"/>
            <w:vAlign w:val="center"/>
          </w:tcPr>
          <w:p w14:paraId="7BE89979" w14:textId="29D41D8E"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Is_Active</w:t>
            </w:r>
          </w:p>
        </w:tc>
        <w:tc>
          <w:tcPr>
            <w:tcW w:w="4678" w:type="dxa"/>
            <w:shd w:val="clear" w:color="auto" w:fill="auto"/>
            <w:vAlign w:val="center"/>
          </w:tcPr>
          <w:p w14:paraId="07294B4D" w14:textId="0245C458" w:rsidR="538E812A" w:rsidRDefault="538E812A" w:rsidP="538E812A">
            <w:pPr>
              <w:spacing w:before="0" w:after="0"/>
            </w:pPr>
            <w:r w:rsidRPr="538E812A">
              <w:rPr>
                <w:rFonts w:ascii="Arial" w:eastAsia="Arial" w:hAnsi="Arial" w:cs="Arial"/>
                <w:sz w:val="20"/>
                <w:szCs w:val="20"/>
              </w:rPr>
              <w:t>Indica se o registo está ativo (1 = sim, 0 = não).</w:t>
            </w:r>
          </w:p>
        </w:tc>
        <w:tc>
          <w:tcPr>
            <w:tcW w:w="2693" w:type="dxa"/>
          </w:tcPr>
          <w:p w14:paraId="1C5C7A56" w14:textId="7A6F5BF3" w:rsidR="538E812A" w:rsidRDefault="538E812A" w:rsidP="538E812A">
            <w:pPr>
              <w:spacing w:before="0" w:after="0"/>
            </w:pPr>
            <w:r w:rsidRPr="538E812A">
              <w:rPr>
                <w:rFonts w:ascii="Arial" w:eastAsia="Arial" w:hAnsi="Arial" w:cs="Arial"/>
                <w:sz w:val="20"/>
                <w:szCs w:val="20"/>
              </w:rPr>
              <w:t>BOOLEAN</w:t>
            </w:r>
          </w:p>
        </w:tc>
      </w:tr>
      <w:tr w:rsidR="06A679E1" w14:paraId="2665A277" w14:textId="77777777" w:rsidTr="538E812A">
        <w:trPr>
          <w:trHeight w:val="300"/>
        </w:trPr>
        <w:tc>
          <w:tcPr>
            <w:tcW w:w="1413" w:type="dxa"/>
            <w:shd w:val="clear" w:color="auto" w:fill="auto"/>
            <w:vAlign w:val="center"/>
          </w:tcPr>
          <w:p w14:paraId="731D7A3C" w14:textId="08AFDE17"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createdBy</w:t>
            </w:r>
          </w:p>
        </w:tc>
        <w:tc>
          <w:tcPr>
            <w:tcW w:w="4678" w:type="dxa"/>
            <w:shd w:val="clear" w:color="auto" w:fill="auto"/>
            <w:vAlign w:val="center"/>
          </w:tcPr>
          <w:p w14:paraId="173A1813" w14:textId="37CEEDE0" w:rsidR="538E812A" w:rsidRDefault="538E812A" w:rsidP="538E812A">
            <w:pPr>
              <w:spacing w:before="0" w:after="0"/>
            </w:pPr>
            <w:r w:rsidRPr="538E812A">
              <w:rPr>
                <w:rFonts w:ascii="Arial" w:eastAsia="Arial" w:hAnsi="Arial" w:cs="Arial"/>
                <w:sz w:val="20"/>
                <w:szCs w:val="20"/>
              </w:rPr>
              <w:t>Utilizador que criou o registo.</w:t>
            </w:r>
          </w:p>
        </w:tc>
        <w:tc>
          <w:tcPr>
            <w:tcW w:w="2693" w:type="dxa"/>
          </w:tcPr>
          <w:p w14:paraId="12F79DD1" w14:textId="0D3268C8" w:rsidR="538E812A" w:rsidRDefault="538E812A" w:rsidP="538E812A">
            <w:pPr>
              <w:spacing w:before="0" w:after="0" w:line="259" w:lineRule="auto"/>
              <w:rPr>
                <w:rFonts w:ascii="Arial" w:eastAsia="Arial" w:hAnsi="Arial" w:cs="Arial"/>
                <w:sz w:val="20"/>
                <w:szCs w:val="20"/>
              </w:rPr>
            </w:pPr>
            <w:r w:rsidRPr="538E812A">
              <w:rPr>
                <w:rFonts w:ascii="Arial" w:eastAsia="Arial" w:hAnsi="Arial" w:cs="Arial"/>
                <w:sz w:val="20"/>
                <w:szCs w:val="20"/>
              </w:rPr>
              <w:t>VARCHAR (USER IDENTIFIER)</w:t>
            </w:r>
          </w:p>
        </w:tc>
      </w:tr>
      <w:tr w:rsidR="06A679E1" w14:paraId="27D9B5A5" w14:textId="77777777" w:rsidTr="538E812A">
        <w:trPr>
          <w:trHeight w:val="300"/>
        </w:trPr>
        <w:tc>
          <w:tcPr>
            <w:tcW w:w="1413" w:type="dxa"/>
            <w:shd w:val="clear" w:color="auto" w:fill="auto"/>
            <w:vAlign w:val="center"/>
          </w:tcPr>
          <w:p w14:paraId="497F3639" w14:textId="1282EEE0"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createdDate</w:t>
            </w:r>
          </w:p>
        </w:tc>
        <w:tc>
          <w:tcPr>
            <w:tcW w:w="4678" w:type="dxa"/>
            <w:shd w:val="clear" w:color="auto" w:fill="auto"/>
            <w:vAlign w:val="center"/>
          </w:tcPr>
          <w:p w14:paraId="16DEFFED" w14:textId="6BBB2F7F" w:rsidR="538E812A" w:rsidRDefault="538E812A" w:rsidP="538E812A">
            <w:pPr>
              <w:spacing w:before="0" w:after="0"/>
            </w:pPr>
            <w:r w:rsidRPr="538E812A">
              <w:rPr>
                <w:rFonts w:ascii="Arial" w:eastAsia="Arial" w:hAnsi="Arial" w:cs="Arial"/>
                <w:sz w:val="20"/>
                <w:szCs w:val="20"/>
              </w:rPr>
              <w:t>Data e hora da criação do registo.</w:t>
            </w:r>
          </w:p>
        </w:tc>
        <w:tc>
          <w:tcPr>
            <w:tcW w:w="2693" w:type="dxa"/>
          </w:tcPr>
          <w:p w14:paraId="0046DD37" w14:textId="63BE7585" w:rsidR="538E812A" w:rsidRDefault="538E812A" w:rsidP="538E812A">
            <w:pPr>
              <w:spacing w:before="0" w:after="0"/>
            </w:pPr>
            <w:r w:rsidRPr="538E812A">
              <w:rPr>
                <w:rFonts w:ascii="Arial" w:eastAsia="Arial" w:hAnsi="Arial" w:cs="Arial"/>
                <w:sz w:val="20"/>
                <w:szCs w:val="20"/>
              </w:rPr>
              <w:t>DATETIME</w:t>
            </w:r>
          </w:p>
        </w:tc>
      </w:tr>
      <w:tr w:rsidR="06A679E1" w14:paraId="125E1606" w14:textId="77777777" w:rsidTr="538E812A">
        <w:trPr>
          <w:trHeight w:val="300"/>
        </w:trPr>
        <w:tc>
          <w:tcPr>
            <w:tcW w:w="1413" w:type="dxa"/>
            <w:shd w:val="clear" w:color="auto" w:fill="auto"/>
            <w:vAlign w:val="center"/>
          </w:tcPr>
          <w:p w14:paraId="0CF28B0A" w14:textId="774A884C"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lastUpdatedBy</w:t>
            </w:r>
          </w:p>
        </w:tc>
        <w:tc>
          <w:tcPr>
            <w:tcW w:w="4678" w:type="dxa"/>
            <w:shd w:val="clear" w:color="auto" w:fill="auto"/>
            <w:vAlign w:val="center"/>
          </w:tcPr>
          <w:p w14:paraId="0142CE66" w14:textId="2F980FF4" w:rsidR="538E812A" w:rsidRDefault="538E812A" w:rsidP="538E812A">
            <w:pPr>
              <w:spacing w:before="0" w:after="0"/>
            </w:pPr>
            <w:r w:rsidRPr="538E812A">
              <w:rPr>
                <w:rFonts w:ascii="Arial" w:eastAsia="Arial" w:hAnsi="Arial" w:cs="Arial"/>
                <w:sz w:val="20"/>
                <w:szCs w:val="20"/>
              </w:rPr>
              <w:t>Utilizador que realizou a última atualização.</w:t>
            </w:r>
          </w:p>
        </w:tc>
        <w:tc>
          <w:tcPr>
            <w:tcW w:w="2693" w:type="dxa"/>
          </w:tcPr>
          <w:p w14:paraId="72487E43" w14:textId="333395CA" w:rsidR="538E812A" w:rsidRDefault="538E812A" w:rsidP="538E812A">
            <w:pPr>
              <w:spacing w:before="0" w:after="0" w:line="259" w:lineRule="auto"/>
              <w:rPr>
                <w:rFonts w:ascii="Arial" w:eastAsia="Arial" w:hAnsi="Arial" w:cs="Arial"/>
                <w:sz w:val="20"/>
                <w:szCs w:val="20"/>
              </w:rPr>
            </w:pPr>
            <w:r w:rsidRPr="538E812A">
              <w:rPr>
                <w:rFonts w:ascii="Arial" w:eastAsia="Arial" w:hAnsi="Arial" w:cs="Arial"/>
                <w:sz w:val="20"/>
                <w:szCs w:val="20"/>
              </w:rPr>
              <w:t>VARCHAR (USER IDENTIFIER)</w:t>
            </w:r>
          </w:p>
          <w:p w14:paraId="53A3B9DF" w14:textId="1246B8FB" w:rsidR="538E812A" w:rsidRDefault="538E812A" w:rsidP="538E812A">
            <w:pPr>
              <w:spacing w:before="0" w:after="0"/>
              <w:rPr>
                <w:rFonts w:ascii="Arial" w:eastAsia="Arial" w:hAnsi="Arial" w:cs="Arial"/>
                <w:sz w:val="20"/>
                <w:szCs w:val="20"/>
              </w:rPr>
            </w:pPr>
          </w:p>
        </w:tc>
      </w:tr>
      <w:tr w:rsidR="06A679E1" w14:paraId="2F64BBC1" w14:textId="77777777" w:rsidTr="538E812A">
        <w:trPr>
          <w:trHeight w:val="300"/>
        </w:trPr>
        <w:tc>
          <w:tcPr>
            <w:tcW w:w="1413" w:type="dxa"/>
            <w:shd w:val="clear" w:color="auto" w:fill="auto"/>
            <w:vAlign w:val="center"/>
          </w:tcPr>
          <w:p w14:paraId="2C2386C7" w14:textId="124222DF"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lastUpdateDate</w:t>
            </w:r>
          </w:p>
        </w:tc>
        <w:tc>
          <w:tcPr>
            <w:tcW w:w="4678" w:type="dxa"/>
            <w:shd w:val="clear" w:color="auto" w:fill="auto"/>
            <w:vAlign w:val="center"/>
          </w:tcPr>
          <w:p w14:paraId="48CF2A02" w14:textId="471FC56F" w:rsidR="538E812A" w:rsidRDefault="538E812A" w:rsidP="538E812A">
            <w:pPr>
              <w:spacing w:before="0" w:after="0"/>
            </w:pPr>
            <w:r w:rsidRPr="538E812A">
              <w:rPr>
                <w:rFonts w:ascii="Arial" w:eastAsia="Arial" w:hAnsi="Arial" w:cs="Arial"/>
                <w:sz w:val="20"/>
                <w:szCs w:val="20"/>
              </w:rPr>
              <w:t>Data e hora da última atualização.</w:t>
            </w:r>
          </w:p>
        </w:tc>
        <w:tc>
          <w:tcPr>
            <w:tcW w:w="2693" w:type="dxa"/>
          </w:tcPr>
          <w:p w14:paraId="124A81B0" w14:textId="7632FA7C" w:rsidR="538E812A" w:rsidRDefault="538E812A" w:rsidP="538E812A">
            <w:pPr>
              <w:spacing w:before="0" w:after="0"/>
            </w:pPr>
            <w:r w:rsidRPr="538E812A">
              <w:rPr>
                <w:rFonts w:ascii="Arial" w:eastAsia="Arial" w:hAnsi="Arial" w:cs="Arial"/>
                <w:sz w:val="20"/>
                <w:szCs w:val="20"/>
              </w:rPr>
              <w:t>DATETIME</w:t>
            </w:r>
          </w:p>
        </w:tc>
      </w:tr>
    </w:tbl>
    <w:p w14:paraId="247CA3C7" w14:textId="537D9F90" w:rsidR="538E812A" w:rsidRDefault="538E812A" w:rsidP="538E812A"/>
    <w:p w14:paraId="04863231" w14:textId="2CCD5C13" w:rsidR="03CDCCE3" w:rsidRDefault="538E812A" w:rsidP="538E812A">
      <w:pPr>
        <w:pStyle w:val="Ttulo3"/>
        <w:spacing w:line="259" w:lineRule="auto"/>
        <w:ind w:left="576" w:hanging="576"/>
        <w:rPr>
          <w:iCs w:val="0"/>
          <w:szCs w:val="20"/>
        </w:rPr>
      </w:pPr>
      <w:bookmarkStart w:id="364" w:name="_Toc199624830"/>
      <w:r>
        <w:t>Tabela Regiao</w:t>
      </w:r>
      <w:bookmarkEnd w:id="364"/>
    </w:p>
    <w:p w14:paraId="46CB9A31" w14:textId="72F6D126" w:rsidR="03CDCCE3" w:rsidRDefault="538E812A" w:rsidP="06A679E1">
      <w:pPr>
        <w:rPr>
          <w:sz w:val="22"/>
          <w:szCs w:val="22"/>
        </w:rPr>
      </w:pPr>
      <w:r w:rsidRPr="538E812A">
        <w:rPr>
          <w:sz w:val="22"/>
          <w:szCs w:val="22"/>
        </w:rPr>
        <w:t>A tabela seguinte descreve os campos do modelo de dados implementado.</w:t>
      </w:r>
    </w:p>
    <w:p w14:paraId="31462864" w14:textId="77777777" w:rsidR="06A679E1" w:rsidRDefault="06A679E1" w:rsidP="06A679E1">
      <w:pPr>
        <w:rPr>
          <w:sz w:val="22"/>
          <w:szCs w:val="22"/>
        </w:rPr>
      </w:pPr>
    </w:p>
    <w:p w14:paraId="7A17DAF4" w14:textId="47261C92" w:rsidR="03CDCCE3" w:rsidRDefault="538E812A" w:rsidP="06A679E1">
      <w:pPr>
        <w:pStyle w:val="Legenda"/>
        <w:keepNext/>
        <w:jc w:val="center"/>
      </w:pPr>
      <w:bookmarkStart w:id="365" w:name="_Toc199624950"/>
      <w:r>
        <w:t xml:space="preserve">Tabela </w:t>
      </w:r>
      <w:fldSimple w:instr=" SEQ Tabela \* ARABIC ">
        <w:r w:rsidR="00BF303B">
          <w:t>106</w:t>
        </w:r>
      </w:fldSimple>
      <w:r>
        <w:t>. Tabela Regiao implementada.</w:t>
      </w:r>
      <w:bookmarkEnd w:id="36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5"/>
        <w:gridCol w:w="4626"/>
        <w:gridCol w:w="2677"/>
      </w:tblGrid>
      <w:tr w:rsidR="06A679E1" w14:paraId="087260EA" w14:textId="77777777" w:rsidTr="538E812A">
        <w:trPr>
          <w:trHeight w:val="300"/>
        </w:trPr>
        <w:tc>
          <w:tcPr>
            <w:tcW w:w="1413" w:type="dxa"/>
            <w:shd w:val="clear" w:color="auto" w:fill="4472C4" w:themeFill="accent1"/>
            <w:vAlign w:val="center"/>
          </w:tcPr>
          <w:p w14:paraId="212DD1F9" w14:textId="77777777" w:rsidR="06A679E1" w:rsidRDefault="538E812A" w:rsidP="06A679E1">
            <w:pPr>
              <w:rPr>
                <w:color w:val="FFFFFF" w:themeColor="background1"/>
                <w:sz w:val="22"/>
                <w:szCs w:val="22"/>
              </w:rPr>
            </w:pPr>
            <w:r w:rsidRPr="538E812A">
              <w:rPr>
                <w:color w:val="FFFFFF" w:themeColor="background1"/>
                <w:sz w:val="22"/>
                <w:szCs w:val="22"/>
              </w:rPr>
              <w:t>Campo</w:t>
            </w:r>
          </w:p>
        </w:tc>
        <w:tc>
          <w:tcPr>
            <w:tcW w:w="4678" w:type="dxa"/>
            <w:shd w:val="clear" w:color="auto" w:fill="4472C4" w:themeFill="accent1"/>
            <w:vAlign w:val="center"/>
          </w:tcPr>
          <w:p w14:paraId="1EC405FA" w14:textId="77777777" w:rsidR="06A679E1" w:rsidRDefault="538E812A" w:rsidP="06A679E1">
            <w:pPr>
              <w:rPr>
                <w:color w:val="FFFFFF" w:themeColor="background1"/>
                <w:sz w:val="22"/>
                <w:szCs w:val="22"/>
              </w:rPr>
            </w:pPr>
            <w:r w:rsidRPr="538E812A">
              <w:rPr>
                <w:color w:val="FFFFFF" w:themeColor="background1"/>
                <w:sz w:val="22"/>
                <w:szCs w:val="22"/>
              </w:rPr>
              <w:t>Descrição</w:t>
            </w:r>
          </w:p>
        </w:tc>
        <w:tc>
          <w:tcPr>
            <w:tcW w:w="2693" w:type="dxa"/>
            <w:shd w:val="clear" w:color="auto" w:fill="4472C4" w:themeFill="accent1"/>
            <w:vAlign w:val="center"/>
          </w:tcPr>
          <w:p w14:paraId="232D45E1" w14:textId="77777777" w:rsidR="06A679E1" w:rsidRDefault="538E812A" w:rsidP="06A679E1">
            <w:pPr>
              <w:rPr>
                <w:color w:val="FFFFFF" w:themeColor="background1"/>
                <w:sz w:val="22"/>
                <w:szCs w:val="22"/>
              </w:rPr>
            </w:pPr>
            <w:r w:rsidRPr="538E812A">
              <w:rPr>
                <w:color w:val="FFFFFF" w:themeColor="background1"/>
                <w:sz w:val="22"/>
                <w:szCs w:val="22"/>
              </w:rPr>
              <w:t>Formato do campo</w:t>
            </w:r>
          </w:p>
        </w:tc>
      </w:tr>
      <w:tr w:rsidR="06A679E1" w14:paraId="3471BCE0" w14:textId="77777777" w:rsidTr="538E812A">
        <w:trPr>
          <w:trHeight w:val="300"/>
        </w:trPr>
        <w:tc>
          <w:tcPr>
            <w:tcW w:w="1413" w:type="dxa"/>
            <w:shd w:val="clear" w:color="auto" w:fill="auto"/>
            <w:vAlign w:val="center"/>
          </w:tcPr>
          <w:p w14:paraId="1ADD33A6" w14:textId="63387281" w:rsidR="538E812A" w:rsidRDefault="538E812A" w:rsidP="538E812A">
            <w:pPr>
              <w:spacing w:before="0" w:after="0"/>
            </w:pPr>
            <w:r w:rsidRPr="538E812A">
              <w:rPr>
                <w:rFonts w:ascii="Arial" w:eastAsia="Arial" w:hAnsi="Arial" w:cs="Arial"/>
                <w:sz w:val="20"/>
                <w:szCs w:val="20"/>
              </w:rPr>
              <w:t>Id</w:t>
            </w:r>
          </w:p>
        </w:tc>
        <w:tc>
          <w:tcPr>
            <w:tcW w:w="4678" w:type="dxa"/>
            <w:shd w:val="clear" w:color="auto" w:fill="auto"/>
            <w:vAlign w:val="center"/>
          </w:tcPr>
          <w:p w14:paraId="5AB492A8" w14:textId="2D21686A" w:rsidR="538E812A" w:rsidRDefault="538E812A" w:rsidP="538E812A">
            <w:pPr>
              <w:spacing w:before="0" w:after="0"/>
            </w:pPr>
            <w:r w:rsidRPr="538E812A">
              <w:rPr>
                <w:rFonts w:ascii="Arial" w:eastAsia="Arial" w:hAnsi="Arial" w:cs="Arial"/>
                <w:sz w:val="20"/>
                <w:szCs w:val="20"/>
              </w:rPr>
              <w:t>Identificador único da região.</w:t>
            </w:r>
          </w:p>
        </w:tc>
        <w:tc>
          <w:tcPr>
            <w:tcW w:w="2693" w:type="dxa"/>
          </w:tcPr>
          <w:p w14:paraId="5CC412F9" w14:textId="309CD092" w:rsidR="538E812A" w:rsidRDefault="538E812A" w:rsidP="538E812A">
            <w:pPr>
              <w:spacing w:before="0" w:after="0"/>
            </w:pPr>
            <w:r w:rsidRPr="538E812A">
              <w:rPr>
                <w:rFonts w:ascii="Arial" w:eastAsia="Arial" w:hAnsi="Arial" w:cs="Arial"/>
                <w:sz w:val="20"/>
                <w:szCs w:val="20"/>
              </w:rPr>
              <w:t>INT (PK)</w:t>
            </w:r>
          </w:p>
        </w:tc>
      </w:tr>
      <w:tr w:rsidR="06A679E1" w14:paraId="60E055D9" w14:textId="77777777" w:rsidTr="538E812A">
        <w:trPr>
          <w:trHeight w:val="300"/>
        </w:trPr>
        <w:tc>
          <w:tcPr>
            <w:tcW w:w="1413" w:type="dxa"/>
            <w:shd w:val="clear" w:color="auto" w:fill="auto"/>
            <w:vAlign w:val="center"/>
          </w:tcPr>
          <w:p w14:paraId="6CB56641" w14:textId="39491DDB"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denominacao</w:t>
            </w:r>
          </w:p>
        </w:tc>
        <w:tc>
          <w:tcPr>
            <w:tcW w:w="4678" w:type="dxa"/>
            <w:shd w:val="clear" w:color="auto" w:fill="auto"/>
            <w:vAlign w:val="center"/>
          </w:tcPr>
          <w:p w14:paraId="3082007D" w14:textId="0684582A" w:rsidR="538E812A" w:rsidRDefault="538E812A" w:rsidP="538E812A">
            <w:pPr>
              <w:spacing w:before="0" w:after="0"/>
            </w:pPr>
            <w:r w:rsidRPr="538E812A">
              <w:rPr>
                <w:rFonts w:ascii="Arial" w:eastAsia="Arial" w:hAnsi="Arial" w:cs="Arial"/>
                <w:sz w:val="20"/>
                <w:szCs w:val="20"/>
              </w:rPr>
              <w:t>Nome ou denominação da região.</w:t>
            </w:r>
          </w:p>
        </w:tc>
        <w:tc>
          <w:tcPr>
            <w:tcW w:w="2693" w:type="dxa"/>
          </w:tcPr>
          <w:p w14:paraId="73917BCF" w14:textId="0E3D49F1" w:rsidR="538E812A" w:rsidRDefault="538E812A" w:rsidP="538E812A">
            <w:pPr>
              <w:spacing w:before="0" w:after="0"/>
            </w:pPr>
            <w:r w:rsidRPr="538E812A">
              <w:rPr>
                <w:rFonts w:ascii="Arial" w:eastAsia="Arial" w:hAnsi="Arial" w:cs="Arial"/>
                <w:sz w:val="20"/>
                <w:szCs w:val="20"/>
              </w:rPr>
              <w:t>VARCHAR(100)</w:t>
            </w:r>
          </w:p>
        </w:tc>
      </w:tr>
      <w:tr w:rsidR="06A679E1" w14:paraId="368D7F1A" w14:textId="77777777" w:rsidTr="538E812A">
        <w:trPr>
          <w:trHeight w:val="300"/>
        </w:trPr>
        <w:tc>
          <w:tcPr>
            <w:tcW w:w="1413" w:type="dxa"/>
            <w:shd w:val="clear" w:color="auto" w:fill="auto"/>
            <w:vAlign w:val="center"/>
          </w:tcPr>
          <w:p w14:paraId="73DBAA11" w14:textId="40C85FBA"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Is_Active</w:t>
            </w:r>
          </w:p>
        </w:tc>
        <w:tc>
          <w:tcPr>
            <w:tcW w:w="4678" w:type="dxa"/>
            <w:shd w:val="clear" w:color="auto" w:fill="auto"/>
            <w:vAlign w:val="center"/>
          </w:tcPr>
          <w:p w14:paraId="4A39F6EA" w14:textId="36B3E2E0" w:rsidR="538E812A" w:rsidRDefault="538E812A" w:rsidP="538E812A">
            <w:pPr>
              <w:spacing w:before="0" w:after="0"/>
            </w:pPr>
            <w:r w:rsidRPr="538E812A">
              <w:rPr>
                <w:rFonts w:ascii="Arial" w:eastAsia="Arial" w:hAnsi="Arial" w:cs="Arial"/>
                <w:sz w:val="20"/>
                <w:szCs w:val="20"/>
              </w:rPr>
              <w:t>Indica se o registo está ativo (1 = sim, 0 = não).</w:t>
            </w:r>
          </w:p>
        </w:tc>
        <w:tc>
          <w:tcPr>
            <w:tcW w:w="2693" w:type="dxa"/>
          </w:tcPr>
          <w:p w14:paraId="171FA1AD" w14:textId="74DFD461" w:rsidR="538E812A" w:rsidRDefault="538E812A" w:rsidP="538E812A">
            <w:pPr>
              <w:spacing w:before="0" w:after="0"/>
            </w:pPr>
            <w:r w:rsidRPr="538E812A">
              <w:rPr>
                <w:rFonts w:ascii="Arial" w:eastAsia="Arial" w:hAnsi="Arial" w:cs="Arial"/>
                <w:sz w:val="20"/>
                <w:szCs w:val="20"/>
              </w:rPr>
              <w:t>BIT ou BOOLEAN</w:t>
            </w:r>
          </w:p>
        </w:tc>
      </w:tr>
      <w:tr w:rsidR="06A679E1" w14:paraId="1E67F5C1" w14:textId="77777777" w:rsidTr="538E812A">
        <w:trPr>
          <w:trHeight w:val="300"/>
        </w:trPr>
        <w:tc>
          <w:tcPr>
            <w:tcW w:w="1413" w:type="dxa"/>
            <w:shd w:val="clear" w:color="auto" w:fill="auto"/>
            <w:vAlign w:val="center"/>
          </w:tcPr>
          <w:p w14:paraId="41740EF8" w14:textId="3C762BCF"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createdBy</w:t>
            </w:r>
          </w:p>
        </w:tc>
        <w:tc>
          <w:tcPr>
            <w:tcW w:w="4678" w:type="dxa"/>
            <w:shd w:val="clear" w:color="auto" w:fill="auto"/>
            <w:vAlign w:val="center"/>
          </w:tcPr>
          <w:p w14:paraId="0B49AE6C" w14:textId="25374464" w:rsidR="538E812A" w:rsidRDefault="538E812A" w:rsidP="538E812A">
            <w:pPr>
              <w:spacing w:before="0" w:after="0"/>
            </w:pPr>
            <w:r w:rsidRPr="538E812A">
              <w:rPr>
                <w:rFonts w:ascii="Arial" w:eastAsia="Arial" w:hAnsi="Arial" w:cs="Arial"/>
                <w:sz w:val="20"/>
                <w:szCs w:val="20"/>
              </w:rPr>
              <w:t>Utilizador que criou o registo.</w:t>
            </w:r>
          </w:p>
        </w:tc>
        <w:tc>
          <w:tcPr>
            <w:tcW w:w="2693" w:type="dxa"/>
          </w:tcPr>
          <w:p w14:paraId="5D768395" w14:textId="0D3268C8" w:rsidR="538E812A" w:rsidRDefault="538E812A" w:rsidP="538E812A">
            <w:pPr>
              <w:spacing w:before="0" w:after="0" w:line="259" w:lineRule="auto"/>
              <w:rPr>
                <w:rFonts w:ascii="Arial" w:eastAsia="Arial" w:hAnsi="Arial" w:cs="Arial"/>
                <w:sz w:val="20"/>
                <w:szCs w:val="20"/>
              </w:rPr>
            </w:pPr>
            <w:r w:rsidRPr="538E812A">
              <w:rPr>
                <w:rFonts w:ascii="Arial" w:eastAsia="Arial" w:hAnsi="Arial" w:cs="Arial"/>
                <w:sz w:val="20"/>
                <w:szCs w:val="20"/>
              </w:rPr>
              <w:t>VARCHAR (USER IDENTIFIER)</w:t>
            </w:r>
          </w:p>
        </w:tc>
      </w:tr>
      <w:tr w:rsidR="06A679E1" w14:paraId="04842BF1" w14:textId="77777777" w:rsidTr="538E812A">
        <w:trPr>
          <w:trHeight w:val="300"/>
        </w:trPr>
        <w:tc>
          <w:tcPr>
            <w:tcW w:w="1413" w:type="dxa"/>
            <w:shd w:val="clear" w:color="auto" w:fill="auto"/>
            <w:vAlign w:val="center"/>
          </w:tcPr>
          <w:p w14:paraId="08259F61" w14:textId="63EDCA32"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createdDate</w:t>
            </w:r>
          </w:p>
        </w:tc>
        <w:tc>
          <w:tcPr>
            <w:tcW w:w="4678" w:type="dxa"/>
            <w:shd w:val="clear" w:color="auto" w:fill="auto"/>
            <w:vAlign w:val="center"/>
          </w:tcPr>
          <w:p w14:paraId="2794E3E3" w14:textId="53F691B4" w:rsidR="538E812A" w:rsidRDefault="538E812A" w:rsidP="538E812A">
            <w:pPr>
              <w:spacing w:before="0" w:after="0"/>
            </w:pPr>
            <w:r w:rsidRPr="538E812A">
              <w:rPr>
                <w:rFonts w:ascii="Arial" w:eastAsia="Arial" w:hAnsi="Arial" w:cs="Arial"/>
                <w:sz w:val="20"/>
                <w:szCs w:val="20"/>
              </w:rPr>
              <w:t>Data e hora da criação do registo.</w:t>
            </w:r>
          </w:p>
        </w:tc>
        <w:tc>
          <w:tcPr>
            <w:tcW w:w="2693" w:type="dxa"/>
          </w:tcPr>
          <w:p w14:paraId="67C71367" w14:textId="63BE7585" w:rsidR="538E812A" w:rsidRDefault="538E812A" w:rsidP="538E812A">
            <w:pPr>
              <w:spacing w:before="0" w:after="0"/>
            </w:pPr>
            <w:r w:rsidRPr="538E812A">
              <w:rPr>
                <w:rFonts w:ascii="Arial" w:eastAsia="Arial" w:hAnsi="Arial" w:cs="Arial"/>
                <w:sz w:val="20"/>
                <w:szCs w:val="20"/>
              </w:rPr>
              <w:t>DATETIME</w:t>
            </w:r>
          </w:p>
        </w:tc>
      </w:tr>
      <w:tr w:rsidR="06A679E1" w14:paraId="64F9AC01" w14:textId="77777777" w:rsidTr="538E812A">
        <w:trPr>
          <w:trHeight w:val="300"/>
        </w:trPr>
        <w:tc>
          <w:tcPr>
            <w:tcW w:w="1413" w:type="dxa"/>
            <w:shd w:val="clear" w:color="auto" w:fill="auto"/>
            <w:vAlign w:val="center"/>
          </w:tcPr>
          <w:p w14:paraId="30963ACE" w14:textId="0672A931"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lastUpdatedBy</w:t>
            </w:r>
          </w:p>
        </w:tc>
        <w:tc>
          <w:tcPr>
            <w:tcW w:w="4678" w:type="dxa"/>
            <w:shd w:val="clear" w:color="auto" w:fill="auto"/>
            <w:vAlign w:val="center"/>
          </w:tcPr>
          <w:p w14:paraId="045A33A6" w14:textId="11783F1E" w:rsidR="538E812A" w:rsidRDefault="538E812A" w:rsidP="538E812A">
            <w:pPr>
              <w:spacing w:before="0" w:after="0"/>
            </w:pPr>
            <w:r w:rsidRPr="538E812A">
              <w:rPr>
                <w:rFonts w:ascii="Arial" w:eastAsia="Arial" w:hAnsi="Arial" w:cs="Arial"/>
                <w:sz w:val="20"/>
                <w:szCs w:val="20"/>
              </w:rPr>
              <w:t>Utilizador que fez a última atualização.</w:t>
            </w:r>
          </w:p>
        </w:tc>
        <w:tc>
          <w:tcPr>
            <w:tcW w:w="2693" w:type="dxa"/>
          </w:tcPr>
          <w:p w14:paraId="08603E06" w14:textId="333395CA" w:rsidR="538E812A" w:rsidRDefault="538E812A" w:rsidP="538E812A">
            <w:pPr>
              <w:spacing w:before="0" w:after="0" w:line="259" w:lineRule="auto"/>
              <w:rPr>
                <w:rFonts w:ascii="Arial" w:eastAsia="Arial" w:hAnsi="Arial" w:cs="Arial"/>
                <w:sz w:val="20"/>
                <w:szCs w:val="20"/>
              </w:rPr>
            </w:pPr>
            <w:r w:rsidRPr="538E812A">
              <w:rPr>
                <w:rFonts w:ascii="Arial" w:eastAsia="Arial" w:hAnsi="Arial" w:cs="Arial"/>
                <w:sz w:val="20"/>
                <w:szCs w:val="20"/>
              </w:rPr>
              <w:t>VARCHAR (USER IDENTIFIER)</w:t>
            </w:r>
          </w:p>
          <w:p w14:paraId="5559D938" w14:textId="1246B8FB" w:rsidR="538E812A" w:rsidRDefault="538E812A" w:rsidP="538E812A">
            <w:pPr>
              <w:spacing w:before="0" w:after="0"/>
              <w:rPr>
                <w:rFonts w:ascii="Arial" w:eastAsia="Arial" w:hAnsi="Arial" w:cs="Arial"/>
                <w:sz w:val="20"/>
                <w:szCs w:val="20"/>
              </w:rPr>
            </w:pPr>
          </w:p>
        </w:tc>
      </w:tr>
      <w:tr w:rsidR="06A679E1" w14:paraId="56D90F8D" w14:textId="77777777" w:rsidTr="538E812A">
        <w:trPr>
          <w:trHeight w:val="300"/>
        </w:trPr>
        <w:tc>
          <w:tcPr>
            <w:tcW w:w="1413" w:type="dxa"/>
            <w:shd w:val="clear" w:color="auto" w:fill="auto"/>
            <w:vAlign w:val="center"/>
          </w:tcPr>
          <w:p w14:paraId="616AB1C5" w14:textId="7E334943"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lastUpdateDate</w:t>
            </w:r>
          </w:p>
        </w:tc>
        <w:tc>
          <w:tcPr>
            <w:tcW w:w="4678" w:type="dxa"/>
            <w:shd w:val="clear" w:color="auto" w:fill="auto"/>
            <w:vAlign w:val="center"/>
          </w:tcPr>
          <w:p w14:paraId="4504D04C" w14:textId="7448052C" w:rsidR="538E812A" w:rsidRDefault="538E812A" w:rsidP="538E812A">
            <w:pPr>
              <w:spacing w:before="0" w:after="0"/>
            </w:pPr>
            <w:r w:rsidRPr="538E812A">
              <w:rPr>
                <w:rFonts w:ascii="Arial" w:eastAsia="Arial" w:hAnsi="Arial" w:cs="Arial"/>
                <w:sz w:val="20"/>
                <w:szCs w:val="20"/>
              </w:rPr>
              <w:t>Data e hora da última atualização.</w:t>
            </w:r>
          </w:p>
        </w:tc>
        <w:tc>
          <w:tcPr>
            <w:tcW w:w="2693" w:type="dxa"/>
          </w:tcPr>
          <w:p w14:paraId="28729B34" w14:textId="7632FA7C" w:rsidR="538E812A" w:rsidRDefault="538E812A" w:rsidP="538E812A">
            <w:pPr>
              <w:spacing w:before="0" w:after="0"/>
            </w:pPr>
            <w:r w:rsidRPr="538E812A">
              <w:rPr>
                <w:rFonts w:ascii="Arial" w:eastAsia="Arial" w:hAnsi="Arial" w:cs="Arial"/>
                <w:sz w:val="20"/>
                <w:szCs w:val="20"/>
              </w:rPr>
              <w:t>DATETIME</w:t>
            </w:r>
          </w:p>
        </w:tc>
      </w:tr>
    </w:tbl>
    <w:p w14:paraId="5D94592D" w14:textId="238CA2FC" w:rsidR="06A679E1" w:rsidRDefault="06A679E1" w:rsidP="06A679E1"/>
    <w:p w14:paraId="0098C794" w14:textId="77777777" w:rsidR="00BF303B" w:rsidRDefault="00BF303B" w:rsidP="06A679E1"/>
    <w:p w14:paraId="626B5CA6" w14:textId="77777777" w:rsidR="00BF303B" w:rsidRDefault="00BF303B" w:rsidP="06A679E1"/>
    <w:p w14:paraId="44F60CAD" w14:textId="77777777" w:rsidR="00BF303B" w:rsidRDefault="00BF303B" w:rsidP="06A679E1"/>
    <w:p w14:paraId="73001811" w14:textId="34D3EC47" w:rsidR="5F7FA81E" w:rsidRDefault="538E812A" w:rsidP="538E812A">
      <w:pPr>
        <w:pStyle w:val="Ttulo3"/>
        <w:spacing w:line="259" w:lineRule="auto"/>
        <w:ind w:left="576" w:hanging="576"/>
        <w:rPr>
          <w:iCs w:val="0"/>
          <w:szCs w:val="20"/>
        </w:rPr>
      </w:pPr>
      <w:bookmarkStart w:id="366" w:name="_Toc199624831"/>
      <w:r>
        <w:lastRenderedPageBreak/>
        <w:t>Tabela StockProduto</w:t>
      </w:r>
      <w:bookmarkEnd w:id="366"/>
    </w:p>
    <w:p w14:paraId="1ECC328E" w14:textId="72F6D126" w:rsidR="5F7FA81E" w:rsidRDefault="538E812A" w:rsidP="06A679E1">
      <w:pPr>
        <w:rPr>
          <w:sz w:val="22"/>
          <w:szCs w:val="22"/>
        </w:rPr>
      </w:pPr>
      <w:r w:rsidRPr="538E812A">
        <w:rPr>
          <w:sz w:val="22"/>
          <w:szCs w:val="22"/>
        </w:rPr>
        <w:t>A tabela seguinte descreve os campos do modelo de dados implementado.</w:t>
      </w:r>
    </w:p>
    <w:p w14:paraId="1233D70E" w14:textId="77777777" w:rsidR="06A679E1" w:rsidRDefault="06A679E1" w:rsidP="06A679E1">
      <w:pPr>
        <w:rPr>
          <w:sz w:val="22"/>
          <w:szCs w:val="22"/>
        </w:rPr>
      </w:pPr>
    </w:p>
    <w:p w14:paraId="1DC58FC3" w14:textId="7A703FEE" w:rsidR="5F7FA81E" w:rsidRDefault="538E812A" w:rsidP="06A679E1">
      <w:pPr>
        <w:pStyle w:val="Legenda"/>
        <w:keepNext/>
        <w:jc w:val="center"/>
      </w:pPr>
      <w:bookmarkStart w:id="367" w:name="_Toc199624951"/>
      <w:r>
        <w:t xml:space="preserve">Tabela </w:t>
      </w:r>
      <w:fldSimple w:instr=" SEQ Tabela \* ARABIC ">
        <w:r w:rsidR="00BF303B">
          <w:t>107</w:t>
        </w:r>
      </w:fldSimple>
      <w:r>
        <w:t>. Tabela StockProduto implementada.</w:t>
      </w:r>
      <w:bookmarkEnd w:id="36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5"/>
        <w:gridCol w:w="4626"/>
        <w:gridCol w:w="2677"/>
      </w:tblGrid>
      <w:tr w:rsidR="06A679E1" w14:paraId="1ECFB52D" w14:textId="77777777" w:rsidTr="538E812A">
        <w:trPr>
          <w:trHeight w:val="300"/>
        </w:trPr>
        <w:tc>
          <w:tcPr>
            <w:tcW w:w="1413" w:type="dxa"/>
            <w:shd w:val="clear" w:color="auto" w:fill="4472C4" w:themeFill="accent1"/>
            <w:vAlign w:val="center"/>
          </w:tcPr>
          <w:p w14:paraId="656B288B" w14:textId="77777777" w:rsidR="06A679E1" w:rsidRDefault="538E812A" w:rsidP="06A679E1">
            <w:pPr>
              <w:rPr>
                <w:color w:val="FFFFFF" w:themeColor="background1"/>
                <w:sz w:val="22"/>
                <w:szCs w:val="22"/>
              </w:rPr>
            </w:pPr>
            <w:r w:rsidRPr="538E812A">
              <w:rPr>
                <w:color w:val="FFFFFF" w:themeColor="background1"/>
                <w:sz w:val="22"/>
                <w:szCs w:val="22"/>
              </w:rPr>
              <w:t>Campo</w:t>
            </w:r>
          </w:p>
        </w:tc>
        <w:tc>
          <w:tcPr>
            <w:tcW w:w="4678" w:type="dxa"/>
            <w:shd w:val="clear" w:color="auto" w:fill="4472C4" w:themeFill="accent1"/>
            <w:vAlign w:val="center"/>
          </w:tcPr>
          <w:p w14:paraId="7EE344C6" w14:textId="77777777" w:rsidR="06A679E1" w:rsidRDefault="538E812A" w:rsidP="06A679E1">
            <w:pPr>
              <w:rPr>
                <w:color w:val="FFFFFF" w:themeColor="background1"/>
                <w:sz w:val="22"/>
                <w:szCs w:val="22"/>
              </w:rPr>
            </w:pPr>
            <w:r w:rsidRPr="538E812A">
              <w:rPr>
                <w:color w:val="FFFFFF" w:themeColor="background1"/>
                <w:sz w:val="22"/>
                <w:szCs w:val="22"/>
              </w:rPr>
              <w:t>Descrição</w:t>
            </w:r>
          </w:p>
        </w:tc>
        <w:tc>
          <w:tcPr>
            <w:tcW w:w="2693" w:type="dxa"/>
            <w:shd w:val="clear" w:color="auto" w:fill="4472C4" w:themeFill="accent1"/>
            <w:vAlign w:val="center"/>
          </w:tcPr>
          <w:p w14:paraId="1A51C113" w14:textId="77777777" w:rsidR="06A679E1" w:rsidRDefault="538E812A" w:rsidP="06A679E1">
            <w:pPr>
              <w:rPr>
                <w:color w:val="FFFFFF" w:themeColor="background1"/>
                <w:sz w:val="22"/>
                <w:szCs w:val="22"/>
              </w:rPr>
            </w:pPr>
            <w:r w:rsidRPr="538E812A">
              <w:rPr>
                <w:color w:val="FFFFFF" w:themeColor="background1"/>
                <w:sz w:val="22"/>
                <w:szCs w:val="22"/>
              </w:rPr>
              <w:t>Formato do campo</w:t>
            </w:r>
          </w:p>
        </w:tc>
      </w:tr>
      <w:tr w:rsidR="06A679E1" w14:paraId="4BD58B72" w14:textId="77777777" w:rsidTr="538E812A">
        <w:trPr>
          <w:trHeight w:val="300"/>
        </w:trPr>
        <w:tc>
          <w:tcPr>
            <w:tcW w:w="1413" w:type="dxa"/>
            <w:shd w:val="clear" w:color="auto" w:fill="auto"/>
            <w:vAlign w:val="center"/>
          </w:tcPr>
          <w:p w14:paraId="6252F10C" w14:textId="6671BA32" w:rsidR="538E812A" w:rsidRDefault="538E812A" w:rsidP="538E812A">
            <w:pPr>
              <w:spacing w:before="0" w:after="0"/>
            </w:pPr>
            <w:r w:rsidRPr="538E812A">
              <w:rPr>
                <w:rFonts w:ascii="Arial" w:eastAsia="Arial" w:hAnsi="Arial" w:cs="Arial"/>
                <w:sz w:val="20"/>
                <w:szCs w:val="20"/>
              </w:rPr>
              <w:t>Id</w:t>
            </w:r>
          </w:p>
        </w:tc>
        <w:tc>
          <w:tcPr>
            <w:tcW w:w="4678" w:type="dxa"/>
            <w:shd w:val="clear" w:color="auto" w:fill="auto"/>
            <w:vAlign w:val="center"/>
          </w:tcPr>
          <w:p w14:paraId="33028F8E" w14:textId="7BDAD2DC" w:rsidR="538E812A" w:rsidRDefault="538E812A" w:rsidP="538E812A">
            <w:pPr>
              <w:spacing w:before="0" w:after="0"/>
            </w:pPr>
            <w:r w:rsidRPr="538E812A">
              <w:rPr>
                <w:rFonts w:ascii="Arial" w:eastAsia="Arial" w:hAnsi="Arial" w:cs="Arial"/>
                <w:sz w:val="20"/>
                <w:szCs w:val="20"/>
              </w:rPr>
              <w:t>Identificador único do stock.</w:t>
            </w:r>
          </w:p>
        </w:tc>
        <w:tc>
          <w:tcPr>
            <w:tcW w:w="2693" w:type="dxa"/>
          </w:tcPr>
          <w:p w14:paraId="634CE9AF" w14:textId="291FE026" w:rsidR="538E812A" w:rsidRDefault="538E812A" w:rsidP="538E812A">
            <w:pPr>
              <w:spacing w:before="0" w:after="0"/>
            </w:pPr>
            <w:r w:rsidRPr="538E812A">
              <w:rPr>
                <w:rFonts w:ascii="Arial" w:eastAsia="Arial" w:hAnsi="Arial" w:cs="Arial"/>
                <w:sz w:val="20"/>
                <w:szCs w:val="20"/>
              </w:rPr>
              <w:t>INT (PK)</w:t>
            </w:r>
          </w:p>
        </w:tc>
      </w:tr>
      <w:tr w:rsidR="06A679E1" w14:paraId="73EEBA60" w14:textId="77777777" w:rsidTr="538E812A">
        <w:trPr>
          <w:trHeight w:val="300"/>
        </w:trPr>
        <w:tc>
          <w:tcPr>
            <w:tcW w:w="1413" w:type="dxa"/>
            <w:shd w:val="clear" w:color="auto" w:fill="auto"/>
            <w:vAlign w:val="center"/>
          </w:tcPr>
          <w:p w14:paraId="48923613" w14:textId="4F2F9A94" w:rsidR="538E812A" w:rsidRDefault="538E812A" w:rsidP="538E812A">
            <w:pPr>
              <w:spacing w:before="0" w:after="0"/>
            </w:pPr>
            <w:r w:rsidRPr="538E812A">
              <w:rPr>
                <w:rFonts w:ascii="Arial" w:eastAsia="Arial" w:hAnsi="Arial" w:cs="Arial"/>
                <w:sz w:val="20"/>
                <w:szCs w:val="20"/>
              </w:rPr>
              <w:t>quantidade</w:t>
            </w:r>
          </w:p>
        </w:tc>
        <w:tc>
          <w:tcPr>
            <w:tcW w:w="4678" w:type="dxa"/>
            <w:shd w:val="clear" w:color="auto" w:fill="auto"/>
            <w:vAlign w:val="center"/>
          </w:tcPr>
          <w:p w14:paraId="2F91DA78" w14:textId="2BD0497B" w:rsidR="538E812A" w:rsidRDefault="538E812A" w:rsidP="538E812A">
            <w:pPr>
              <w:spacing w:before="0" w:after="0"/>
            </w:pPr>
            <w:r w:rsidRPr="538E812A">
              <w:rPr>
                <w:rFonts w:ascii="Arial" w:eastAsia="Arial" w:hAnsi="Arial" w:cs="Arial"/>
                <w:sz w:val="20"/>
                <w:szCs w:val="20"/>
              </w:rPr>
              <w:t>Quantidade atual em stock.</w:t>
            </w:r>
          </w:p>
        </w:tc>
        <w:tc>
          <w:tcPr>
            <w:tcW w:w="2693" w:type="dxa"/>
          </w:tcPr>
          <w:p w14:paraId="483D49D5" w14:textId="7C7A0E20" w:rsidR="538E812A" w:rsidRDefault="538E812A" w:rsidP="538E812A">
            <w:pPr>
              <w:spacing w:before="0" w:after="0"/>
            </w:pPr>
            <w:r w:rsidRPr="538E812A">
              <w:rPr>
                <w:rFonts w:ascii="Arial" w:eastAsia="Arial" w:hAnsi="Arial" w:cs="Arial"/>
                <w:sz w:val="20"/>
                <w:szCs w:val="20"/>
              </w:rPr>
              <w:t>INT</w:t>
            </w:r>
          </w:p>
        </w:tc>
      </w:tr>
      <w:tr w:rsidR="06A679E1" w14:paraId="354B4D12" w14:textId="77777777" w:rsidTr="538E812A">
        <w:trPr>
          <w:trHeight w:val="300"/>
        </w:trPr>
        <w:tc>
          <w:tcPr>
            <w:tcW w:w="1413" w:type="dxa"/>
            <w:shd w:val="clear" w:color="auto" w:fill="auto"/>
            <w:vAlign w:val="center"/>
          </w:tcPr>
          <w:p w14:paraId="6AA13220" w14:textId="5F4B9CCE"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lastInDate</w:t>
            </w:r>
          </w:p>
        </w:tc>
        <w:tc>
          <w:tcPr>
            <w:tcW w:w="4678" w:type="dxa"/>
            <w:shd w:val="clear" w:color="auto" w:fill="auto"/>
            <w:vAlign w:val="center"/>
          </w:tcPr>
          <w:p w14:paraId="428092A2" w14:textId="23D04655" w:rsidR="538E812A" w:rsidRDefault="538E812A" w:rsidP="538E812A">
            <w:pPr>
              <w:spacing w:before="0" w:after="0"/>
            </w:pPr>
            <w:r w:rsidRPr="538E812A">
              <w:rPr>
                <w:rFonts w:ascii="Arial" w:eastAsia="Arial" w:hAnsi="Arial" w:cs="Arial"/>
                <w:sz w:val="20"/>
                <w:szCs w:val="20"/>
              </w:rPr>
              <w:t>Data do último registo de entrada.</w:t>
            </w:r>
          </w:p>
        </w:tc>
        <w:tc>
          <w:tcPr>
            <w:tcW w:w="2693" w:type="dxa"/>
          </w:tcPr>
          <w:p w14:paraId="518B1ABF" w14:textId="6A40FBDA" w:rsidR="538E812A" w:rsidRDefault="538E812A" w:rsidP="538E812A">
            <w:pPr>
              <w:spacing w:before="0" w:after="0"/>
            </w:pPr>
            <w:r w:rsidRPr="538E812A">
              <w:rPr>
                <w:rFonts w:ascii="Arial" w:eastAsia="Arial" w:hAnsi="Arial" w:cs="Arial"/>
                <w:sz w:val="20"/>
                <w:szCs w:val="20"/>
              </w:rPr>
              <w:t>DATETIME</w:t>
            </w:r>
          </w:p>
        </w:tc>
      </w:tr>
      <w:tr w:rsidR="06A679E1" w14:paraId="0531019E" w14:textId="77777777" w:rsidTr="538E812A">
        <w:trPr>
          <w:trHeight w:val="300"/>
        </w:trPr>
        <w:tc>
          <w:tcPr>
            <w:tcW w:w="1413" w:type="dxa"/>
            <w:shd w:val="clear" w:color="auto" w:fill="auto"/>
            <w:vAlign w:val="center"/>
          </w:tcPr>
          <w:p w14:paraId="399EEBA3" w14:textId="2E4ABB2C"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lastOutDate</w:t>
            </w:r>
          </w:p>
        </w:tc>
        <w:tc>
          <w:tcPr>
            <w:tcW w:w="4678" w:type="dxa"/>
            <w:shd w:val="clear" w:color="auto" w:fill="auto"/>
            <w:vAlign w:val="center"/>
          </w:tcPr>
          <w:p w14:paraId="599A5878" w14:textId="27CD4067" w:rsidR="538E812A" w:rsidRDefault="538E812A" w:rsidP="538E812A">
            <w:pPr>
              <w:spacing w:before="0" w:after="0"/>
            </w:pPr>
            <w:r w:rsidRPr="538E812A">
              <w:rPr>
                <w:rFonts w:ascii="Arial" w:eastAsia="Arial" w:hAnsi="Arial" w:cs="Arial"/>
                <w:sz w:val="20"/>
                <w:szCs w:val="20"/>
              </w:rPr>
              <w:t>Data do último registo de saída.</w:t>
            </w:r>
          </w:p>
        </w:tc>
        <w:tc>
          <w:tcPr>
            <w:tcW w:w="2693" w:type="dxa"/>
          </w:tcPr>
          <w:p w14:paraId="74F9B343" w14:textId="786A12FB" w:rsidR="538E812A" w:rsidRDefault="538E812A" w:rsidP="538E812A">
            <w:pPr>
              <w:spacing w:before="0" w:after="0"/>
            </w:pPr>
            <w:r w:rsidRPr="538E812A">
              <w:rPr>
                <w:rFonts w:ascii="Arial" w:eastAsia="Arial" w:hAnsi="Arial" w:cs="Arial"/>
                <w:sz w:val="20"/>
                <w:szCs w:val="20"/>
              </w:rPr>
              <w:t>DATETIME</w:t>
            </w:r>
          </w:p>
        </w:tc>
      </w:tr>
      <w:tr w:rsidR="06A679E1" w14:paraId="156A908F" w14:textId="77777777" w:rsidTr="538E812A">
        <w:trPr>
          <w:trHeight w:val="300"/>
        </w:trPr>
        <w:tc>
          <w:tcPr>
            <w:tcW w:w="1413" w:type="dxa"/>
            <w:shd w:val="clear" w:color="auto" w:fill="auto"/>
            <w:vAlign w:val="center"/>
          </w:tcPr>
          <w:p w14:paraId="5D90D1BE" w14:textId="72D39F06"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localArmazem</w:t>
            </w:r>
          </w:p>
        </w:tc>
        <w:tc>
          <w:tcPr>
            <w:tcW w:w="4678" w:type="dxa"/>
            <w:shd w:val="clear" w:color="auto" w:fill="auto"/>
            <w:vAlign w:val="center"/>
          </w:tcPr>
          <w:p w14:paraId="1A69148A" w14:textId="115695A1" w:rsidR="538E812A" w:rsidRDefault="538E812A" w:rsidP="538E812A">
            <w:pPr>
              <w:spacing w:before="0" w:after="0"/>
            </w:pPr>
            <w:r w:rsidRPr="538E812A">
              <w:rPr>
                <w:rFonts w:ascii="Arial" w:eastAsia="Arial" w:hAnsi="Arial" w:cs="Arial"/>
                <w:sz w:val="20"/>
                <w:szCs w:val="20"/>
              </w:rPr>
              <w:t>Localização dentro do armazém.</w:t>
            </w:r>
          </w:p>
        </w:tc>
        <w:tc>
          <w:tcPr>
            <w:tcW w:w="2693" w:type="dxa"/>
          </w:tcPr>
          <w:p w14:paraId="7A48C077" w14:textId="03D9EDD4" w:rsidR="538E812A" w:rsidRDefault="538E812A" w:rsidP="538E812A">
            <w:pPr>
              <w:spacing w:before="0" w:after="0"/>
            </w:pPr>
            <w:r w:rsidRPr="538E812A">
              <w:rPr>
                <w:rFonts w:ascii="Arial" w:eastAsia="Arial" w:hAnsi="Arial" w:cs="Arial"/>
                <w:sz w:val="20"/>
                <w:szCs w:val="20"/>
              </w:rPr>
              <w:t>VARCHAR(255)</w:t>
            </w:r>
          </w:p>
        </w:tc>
      </w:tr>
      <w:tr w:rsidR="06A679E1" w14:paraId="04FA82FD" w14:textId="77777777" w:rsidTr="538E812A">
        <w:trPr>
          <w:trHeight w:val="300"/>
        </w:trPr>
        <w:tc>
          <w:tcPr>
            <w:tcW w:w="1413" w:type="dxa"/>
            <w:shd w:val="clear" w:color="auto" w:fill="auto"/>
            <w:vAlign w:val="center"/>
          </w:tcPr>
          <w:p w14:paraId="0FE95BB3" w14:textId="21F0D258"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ProdutoId</w:t>
            </w:r>
          </w:p>
        </w:tc>
        <w:tc>
          <w:tcPr>
            <w:tcW w:w="4678" w:type="dxa"/>
            <w:shd w:val="clear" w:color="auto" w:fill="auto"/>
            <w:vAlign w:val="center"/>
          </w:tcPr>
          <w:p w14:paraId="025DFA26" w14:textId="0DE5B926" w:rsidR="538E812A" w:rsidRDefault="538E812A" w:rsidP="538E812A">
            <w:pPr>
              <w:spacing w:before="0" w:after="0"/>
            </w:pPr>
            <w:r w:rsidRPr="538E812A">
              <w:rPr>
                <w:rFonts w:ascii="Arial" w:eastAsia="Arial" w:hAnsi="Arial" w:cs="Arial"/>
                <w:sz w:val="20"/>
                <w:szCs w:val="20"/>
              </w:rPr>
              <w:t>Identificador do produto associado.</w:t>
            </w:r>
          </w:p>
        </w:tc>
        <w:tc>
          <w:tcPr>
            <w:tcW w:w="2693" w:type="dxa"/>
          </w:tcPr>
          <w:p w14:paraId="6B6B5AD8" w14:textId="102AB562" w:rsidR="538E812A" w:rsidRDefault="538E812A" w:rsidP="538E812A">
            <w:pPr>
              <w:spacing w:before="0" w:after="0"/>
            </w:pPr>
            <w:r w:rsidRPr="538E812A">
              <w:rPr>
                <w:rFonts w:ascii="Arial" w:eastAsia="Arial" w:hAnsi="Arial" w:cs="Arial"/>
                <w:sz w:val="20"/>
                <w:szCs w:val="20"/>
              </w:rPr>
              <w:t>INT (FK)</w:t>
            </w:r>
          </w:p>
        </w:tc>
      </w:tr>
      <w:tr w:rsidR="06A679E1" w14:paraId="264B30B1" w14:textId="77777777" w:rsidTr="538E812A">
        <w:trPr>
          <w:trHeight w:val="300"/>
        </w:trPr>
        <w:tc>
          <w:tcPr>
            <w:tcW w:w="1413" w:type="dxa"/>
            <w:shd w:val="clear" w:color="auto" w:fill="auto"/>
            <w:vAlign w:val="center"/>
          </w:tcPr>
          <w:p w14:paraId="2F044F14" w14:textId="0E9DCF0D"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ArmazemId</w:t>
            </w:r>
          </w:p>
        </w:tc>
        <w:tc>
          <w:tcPr>
            <w:tcW w:w="4678" w:type="dxa"/>
            <w:shd w:val="clear" w:color="auto" w:fill="auto"/>
            <w:vAlign w:val="center"/>
          </w:tcPr>
          <w:p w14:paraId="56CADB41" w14:textId="6DB021A4" w:rsidR="538E812A" w:rsidRDefault="538E812A" w:rsidP="538E812A">
            <w:pPr>
              <w:spacing w:before="0" w:after="0"/>
            </w:pPr>
            <w:r w:rsidRPr="538E812A">
              <w:rPr>
                <w:rFonts w:ascii="Arial" w:eastAsia="Arial" w:hAnsi="Arial" w:cs="Arial"/>
                <w:sz w:val="20"/>
                <w:szCs w:val="20"/>
              </w:rPr>
              <w:t>Identificador do armazém.</w:t>
            </w:r>
          </w:p>
        </w:tc>
        <w:tc>
          <w:tcPr>
            <w:tcW w:w="2693" w:type="dxa"/>
          </w:tcPr>
          <w:p w14:paraId="691FF9BE" w14:textId="5020EC84" w:rsidR="538E812A" w:rsidRDefault="538E812A" w:rsidP="538E812A">
            <w:pPr>
              <w:spacing w:before="0" w:after="0"/>
            </w:pPr>
            <w:r w:rsidRPr="538E812A">
              <w:rPr>
                <w:rFonts w:ascii="Arial" w:eastAsia="Arial" w:hAnsi="Arial" w:cs="Arial"/>
                <w:sz w:val="20"/>
                <w:szCs w:val="20"/>
              </w:rPr>
              <w:t>INT (FK)</w:t>
            </w:r>
          </w:p>
        </w:tc>
      </w:tr>
      <w:tr w:rsidR="06A679E1" w14:paraId="02FC75D1" w14:textId="77777777" w:rsidTr="538E812A">
        <w:trPr>
          <w:trHeight w:val="300"/>
        </w:trPr>
        <w:tc>
          <w:tcPr>
            <w:tcW w:w="1413" w:type="dxa"/>
            <w:shd w:val="clear" w:color="auto" w:fill="auto"/>
            <w:vAlign w:val="center"/>
          </w:tcPr>
          <w:p w14:paraId="72903E5A" w14:textId="4E425539"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Is_Active</w:t>
            </w:r>
          </w:p>
        </w:tc>
        <w:tc>
          <w:tcPr>
            <w:tcW w:w="4678" w:type="dxa"/>
            <w:shd w:val="clear" w:color="auto" w:fill="auto"/>
            <w:vAlign w:val="center"/>
          </w:tcPr>
          <w:p w14:paraId="1EA1C4A7" w14:textId="4A531DE2" w:rsidR="538E812A" w:rsidRDefault="538E812A" w:rsidP="538E812A">
            <w:pPr>
              <w:spacing w:before="0" w:after="0"/>
            </w:pPr>
            <w:r w:rsidRPr="538E812A">
              <w:rPr>
                <w:rFonts w:ascii="Arial" w:eastAsia="Arial" w:hAnsi="Arial" w:cs="Arial"/>
                <w:sz w:val="20"/>
                <w:szCs w:val="20"/>
              </w:rPr>
              <w:t>Indicador de registo ativo (1=ativo, 0=inativo).</w:t>
            </w:r>
          </w:p>
        </w:tc>
        <w:tc>
          <w:tcPr>
            <w:tcW w:w="2693" w:type="dxa"/>
          </w:tcPr>
          <w:p w14:paraId="416F7952" w14:textId="247A5448" w:rsidR="538E812A" w:rsidRDefault="538E812A" w:rsidP="538E812A">
            <w:pPr>
              <w:spacing w:before="0" w:after="0"/>
            </w:pPr>
            <w:r w:rsidRPr="538E812A">
              <w:rPr>
                <w:rFonts w:ascii="Arial" w:eastAsia="Arial" w:hAnsi="Arial" w:cs="Arial"/>
                <w:sz w:val="20"/>
                <w:szCs w:val="20"/>
              </w:rPr>
              <w:t>BOOLEAN</w:t>
            </w:r>
          </w:p>
        </w:tc>
      </w:tr>
      <w:tr w:rsidR="06A679E1" w14:paraId="6EC4A53D" w14:textId="77777777" w:rsidTr="538E812A">
        <w:trPr>
          <w:trHeight w:val="300"/>
        </w:trPr>
        <w:tc>
          <w:tcPr>
            <w:tcW w:w="1413" w:type="dxa"/>
            <w:shd w:val="clear" w:color="auto" w:fill="auto"/>
            <w:vAlign w:val="center"/>
          </w:tcPr>
          <w:p w14:paraId="31D39CBE" w14:textId="3B01E6E3"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createdBy</w:t>
            </w:r>
          </w:p>
        </w:tc>
        <w:tc>
          <w:tcPr>
            <w:tcW w:w="4678" w:type="dxa"/>
            <w:shd w:val="clear" w:color="auto" w:fill="auto"/>
            <w:vAlign w:val="center"/>
          </w:tcPr>
          <w:p w14:paraId="77C6D82A" w14:textId="512F8785" w:rsidR="538E812A" w:rsidRDefault="538E812A" w:rsidP="538E812A">
            <w:pPr>
              <w:spacing w:before="0" w:after="0"/>
            </w:pPr>
            <w:r w:rsidRPr="538E812A">
              <w:rPr>
                <w:rFonts w:ascii="Arial" w:eastAsia="Arial" w:hAnsi="Arial" w:cs="Arial"/>
                <w:sz w:val="20"/>
                <w:szCs w:val="20"/>
              </w:rPr>
              <w:t>Utilizador que criou o registo.</w:t>
            </w:r>
          </w:p>
        </w:tc>
        <w:tc>
          <w:tcPr>
            <w:tcW w:w="2693" w:type="dxa"/>
          </w:tcPr>
          <w:p w14:paraId="2C17A688" w14:textId="0D3268C8" w:rsidR="538E812A" w:rsidRDefault="538E812A" w:rsidP="538E812A">
            <w:pPr>
              <w:spacing w:before="0" w:after="0" w:line="259" w:lineRule="auto"/>
              <w:rPr>
                <w:rFonts w:ascii="Arial" w:eastAsia="Arial" w:hAnsi="Arial" w:cs="Arial"/>
                <w:sz w:val="20"/>
                <w:szCs w:val="20"/>
              </w:rPr>
            </w:pPr>
            <w:r w:rsidRPr="538E812A">
              <w:rPr>
                <w:rFonts w:ascii="Arial" w:eastAsia="Arial" w:hAnsi="Arial" w:cs="Arial"/>
                <w:sz w:val="20"/>
                <w:szCs w:val="20"/>
              </w:rPr>
              <w:t>VARCHAR (USER IDENTIFIER)</w:t>
            </w:r>
          </w:p>
        </w:tc>
      </w:tr>
      <w:tr w:rsidR="06A679E1" w14:paraId="66BAA9D0" w14:textId="77777777" w:rsidTr="538E812A">
        <w:trPr>
          <w:trHeight w:val="300"/>
        </w:trPr>
        <w:tc>
          <w:tcPr>
            <w:tcW w:w="1413" w:type="dxa"/>
            <w:shd w:val="clear" w:color="auto" w:fill="auto"/>
            <w:vAlign w:val="center"/>
          </w:tcPr>
          <w:p w14:paraId="14049D12" w14:textId="503E511B"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createdDate</w:t>
            </w:r>
          </w:p>
        </w:tc>
        <w:tc>
          <w:tcPr>
            <w:tcW w:w="4678" w:type="dxa"/>
            <w:shd w:val="clear" w:color="auto" w:fill="auto"/>
            <w:vAlign w:val="center"/>
          </w:tcPr>
          <w:p w14:paraId="13F089B0" w14:textId="75808916" w:rsidR="538E812A" w:rsidRDefault="538E812A" w:rsidP="538E812A">
            <w:pPr>
              <w:spacing w:before="0" w:after="0"/>
            </w:pPr>
            <w:r w:rsidRPr="538E812A">
              <w:rPr>
                <w:rFonts w:ascii="Arial" w:eastAsia="Arial" w:hAnsi="Arial" w:cs="Arial"/>
                <w:sz w:val="20"/>
                <w:szCs w:val="20"/>
              </w:rPr>
              <w:t>Data da criação do registo.</w:t>
            </w:r>
          </w:p>
        </w:tc>
        <w:tc>
          <w:tcPr>
            <w:tcW w:w="2693" w:type="dxa"/>
          </w:tcPr>
          <w:p w14:paraId="63095FB5" w14:textId="63BE7585" w:rsidR="538E812A" w:rsidRDefault="538E812A" w:rsidP="538E812A">
            <w:pPr>
              <w:spacing w:before="0" w:after="0"/>
            </w:pPr>
            <w:r w:rsidRPr="538E812A">
              <w:rPr>
                <w:rFonts w:ascii="Arial" w:eastAsia="Arial" w:hAnsi="Arial" w:cs="Arial"/>
                <w:sz w:val="20"/>
                <w:szCs w:val="20"/>
              </w:rPr>
              <w:t>DATETIME</w:t>
            </w:r>
          </w:p>
        </w:tc>
      </w:tr>
      <w:tr w:rsidR="06A679E1" w14:paraId="686BAE5A" w14:textId="77777777" w:rsidTr="538E812A">
        <w:trPr>
          <w:trHeight w:val="300"/>
        </w:trPr>
        <w:tc>
          <w:tcPr>
            <w:tcW w:w="1413" w:type="dxa"/>
            <w:shd w:val="clear" w:color="auto" w:fill="auto"/>
            <w:vAlign w:val="center"/>
          </w:tcPr>
          <w:p w14:paraId="0A85A809" w14:textId="6FCF74F0"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lastUpdatedBy</w:t>
            </w:r>
          </w:p>
        </w:tc>
        <w:tc>
          <w:tcPr>
            <w:tcW w:w="4678" w:type="dxa"/>
            <w:shd w:val="clear" w:color="auto" w:fill="auto"/>
            <w:vAlign w:val="center"/>
          </w:tcPr>
          <w:p w14:paraId="557BF281" w14:textId="1B96EDD1" w:rsidR="538E812A" w:rsidRDefault="538E812A" w:rsidP="538E812A">
            <w:pPr>
              <w:spacing w:before="0" w:after="0"/>
            </w:pPr>
            <w:r w:rsidRPr="538E812A">
              <w:rPr>
                <w:rFonts w:ascii="Arial" w:eastAsia="Arial" w:hAnsi="Arial" w:cs="Arial"/>
                <w:sz w:val="20"/>
                <w:szCs w:val="20"/>
              </w:rPr>
              <w:t>Utilizador da última atualização.</w:t>
            </w:r>
          </w:p>
        </w:tc>
        <w:tc>
          <w:tcPr>
            <w:tcW w:w="2693" w:type="dxa"/>
          </w:tcPr>
          <w:p w14:paraId="58588E68" w14:textId="333395CA" w:rsidR="538E812A" w:rsidRDefault="538E812A" w:rsidP="538E812A">
            <w:pPr>
              <w:spacing w:before="0" w:after="0" w:line="259" w:lineRule="auto"/>
              <w:rPr>
                <w:rFonts w:ascii="Arial" w:eastAsia="Arial" w:hAnsi="Arial" w:cs="Arial"/>
                <w:sz w:val="20"/>
                <w:szCs w:val="20"/>
              </w:rPr>
            </w:pPr>
            <w:r w:rsidRPr="538E812A">
              <w:rPr>
                <w:rFonts w:ascii="Arial" w:eastAsia="Arial" w:hAnsi="Arial" w:cs="Arial"/>
                <w:sz w:val="20"/>
                <w:szCs w:val="20"/>
              </w:rPr>
              <w:t>VARCHAR (USER IDENTIFIER)</w:t>
            </w:r>
          </w:p>
          <w:p w14:paraId="7C344F43" w14:textId="1246B8FB" w:rsidR="538E812A" w:rsidRDefault="538E812A" w:rsidP="538E812A">
            <w:pPr>
              <w:spacing w:before="0" w:after="0"/>
              <w:rPr>
                <w:rFonts w:ascii="Arial" w:eastAsia="Arial" w:hAnsi="Arial" w:cs="Arial"/>
                <w:sz w:val="20"/>
                <w:szCs w:val="20"/>
              </w:rPr>
            </w:pPr>
          </w:p>
        </w:tc>
      </w:tr>
      <w:tr w:rsidR="06A679E1" w14:paraId="44540E99" w14:textId="77777777" w:rsidTr="538E812A">
        <w:trPr>
          <w:trHeight w:val="300"/>
        </w:trPr>
        <w:tc>
          <w:tcPr>
            <w:tcW w:w="1413" w:type="dxa"/>
            <w:shd w:val="clear" w:color="auto" w:fill="auto"/>
            <w:vAlign w:val="center"/>
          </w:tcPr>
          <w:p w14:paraId="793949ED" w14:textId="429B5E04"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lastUpdateDate</w:t>
            </w:r>
          </w:p>
        </w:tc>
        <w:tc>
          <w:tcPr>
            <w:tcW w:w="4678" w:type="dxa"/>
            <w:shd w:val="clear" w:color="auto" w:fill="auto"/>
            <w:vAlign w:val="center"/>
          </w:tcPr>
          <w:p w14:paraId="35800648" w14:textId="1BEB1984" w:rsidR="538E812A" w:rsidRDefault="538E812A" w:rsidP="538E812A">
            <w:pPr>
              <w:spacing w:before="0" w:after="0"/>
            </w:pPr>
            <w:r w:rsidRPr="538E812A">
              <w:rPr>
                <w:rFonts w:ascii="Arial" w:eastAsia="Arial" w:hAnsi="Arial" w:cs="Arial"/>
                <w:sz w:val="20"/>
                <w:szCs w:val="20"/>
              </w:rPr>
              <w:t>Data da última atualização.</w:t>
            </w:r>
          </w:p>
        </w:tc>
        <w:tc>
          <w:tcPr>
            <w:tcW w:w="2693" w:type="dxa"/>
          </w:tcPr>
          <w:p w14:paraId="13AF7208" w14:textId="7632FA7C" w:rsidR="538E812A" w:rsidRDefault="538E812A" w:rsidP="538E812A">
            <w:pPr>
              <w:spacing w:before="0" w:after="0"/>
            </w:pPr>
            <w:r w:rsidRPr="538E812A">
              <w:rPr>
                <w:rFonts w:ascii="Arial" w:eastAsia="Arial" w:hAnsi="Arial" w:cs="Arial"/>
                <w:sz w:val="20"/>
                <w:szCs w:val="20"/>
              </w:rPr>
              <w:t>DATETIME</w:t>
            </w:r>
          </w:p>
        </w:tc>
      </w:tr>
    </w:tbl>
    <w:p w14:paraId="77703111" w14:textId="5BD5B699" w:rsidR="06A679E1" w:rsidRDefault="06A679E1" w:rsidP="06A679E1"/>
    <w:p w14:paraId="6E50E3E7" w14:textId="2373B868" w:rsidR="26E50ADD" w:rsidRDefault="538E812A" w:rsidP="538E812A">
      <w:pPr>
        <w:pStyle w:val="Ttulo3"/>
        <w:spacing w:line="259" w:lineRule="auto"/>
        <w:ind w:left="576" w:hanging="576"/>
        <w:rPr>
          <w:iCs w:val="0"/>
          <w:szCs w:val="20"/>
        </w:rPr>
      </w:pPr>
      <w:bookmarkStart w:id="368" w:name="_Toc199624832"/>
      <w:r>
        <w:t>Tabela TipoOcorrencia</w:t>
      </w:r>
      <w:bookmarkEnd w:id="368"/>
    </w:p>
    <w:p w14:paraId="0A89C673" w14:textId="72F6D126" w:rsidR="26E50ADD" w:rsidRDefault="538E812A" w:rsidP="06A679E1">
      <w:pPr>
        <w:rPr>
          <w:sz w:val="22"/>
          <w:szCs w:val="22"/>
        </w:rPr>
      </w:pPr>
      <w:r w:rsidRPr="538E812A">
        <w:rPr>
          <w:sz w:val="22"/>
          <w:szCs w:val="22"/>
        </w:rPr>
        <w:t>A tabela seguinte descreve os campos do modelo de dados implementado.</w:t>
      </w:r>
    </w:p>
    <w:p w14:paraId="2D278316" w14:textId="77777777" w:rsidR="06A679E1" w:rsidRDefault="06A679E1" w:rsidP="06A679E1">
      <w:pPr>
        <w:rPr>
          <w:sz w:val="22"/>
          <w:szCs w:val="22"/>
        </w:rPr>
      </w:pPr>
    </w:p>
    <w:p w14:paraId="6603215A" w14:textId="0FFF0505" w:rsidR="26E50ADD" w:rsidRDefault="538E812A" w:rsidP="06A679E1">
      <w:pPr>
        <w:pStyle w:val="Legenda"/>
        <w:keepNext/>
        <w:jc w:val="center"/>
      </w:pPr>
      <w:bookmarkStart w:id="369" w:name="_Toc199624952"/>
      <w:r>
        <w:t xml:space="preserve">Tabela </w:t>
      </w:r>
      <w:fldSimple w:instr=" SEQ Tabela \* ARABIC ">
        <w:r w:rsidR="00BF303B">
          <w:t>108</w:t>
        </w:r>
      </w:fldSimple>
      <w:r>
        <w:t>. Tabela TipoOcorrencia implementada.</w:t>
      </w:r>
      <w:bookmarkEnd w:id="36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5"/>
        <w:gridCol w:w="4626"/>
        <w:gridCol w:w="2677"/>
      </w:tblGrid>
      <w:tr w:rsidR="06A679E1" w14:paraId="6C6C475B" w14:textId="77777777" w:rsidTr="538E812A">
        <w:trPr>
          <w:trHeight w:val="300"/>
        </w:trPr>
        <w:tc>
          <w:tcPr>
            <w:tcW w:w="1413" w:type="dxa"/>
            <w:shd w:val="clear" w:color="auto" w:fill="4472C4" w:themeFill="accent1"/>
            <w:vAlign w:val="center"/>
          </w:tcPr>
          <w:p w14:paraId="6B55DF75" w14:textId="77777777" w:rsidR="06A679E1" w:rsidRDefault="538E812A" w:rsidP="06A679E1">
            <w:pPr>
              <w:rPr>
                <w:color w:val="FFFFFF" w:themeColor="background1"/>
                <w:sz w:val="22"/>
                <w:szCs w:val="22"/>
              </w:rPr>
            </w:pPr>
            <w:r w:rsidRPr="538E812A">
              <w:rPr>
                <w:color w:val="FFFFFF" w:themeColor="background1"/>
                <w:sz w:val="22"/>
                <w:szCs w:val="22"/>
              </w:rPr>
              <w:t>Campo</w:t>
            </w:r>
          </w:p>
        </w:tc>
        <w:tc>
          <w:tcPr>
            <w:tcW w:w="4678" w:type="dxa"/>
            <w:shd w:val="clear" w:color="auto" w:fill="4472C4" w:themeFill="accent1"/>
            <w:vAlign w:val="center"/>
          </w:tcPr>
          <w:p w14:paraId="6C654B61" w14:textId="77777777" w:rsidR="06A679E1" w:rsidRDefault="538E812A" w:rsidP="06A679E1">
            <w:pPr>
              <w:rPr>
                <w:color w:val="FFFFFF" w:themeColor="background1"/>
                <w:sz w:val="22"/>
                <w:szCs w:val="22"/>
              </w:rPr>
            </w:pPr>
            <w:r w:rsidRPr="538E812A">
              <w:rPr>
                <w:color w:val="FFFFFF" w:themeColor="background1"/>
                <w:sz w:val="22"/>
                <w:szCs w:val="22"/>
              </w:rPr>
              <w:t>Descrição</w:t>
            </w:r>
          </w:p>
        </w:tc>
        <w:tc>
          <w:tcPr>
            <w:tcW w:w="2693" w:type="dxa"/>
            <w:shd w:val="clear" w:color="auto" w:fill="4472C4" w:themeFill="accent1"/>
            <w:vAlign w:val="center"/>
          </w:tcPr>
          <w:p w14:paraId="4229E08C" w14:textId="77777777" w:rsidR="06A679E1" w:rsidRDefault="538E812A" w:rsidP="06A679E1">
            <w:pPr>
              <w:rPr>
                <w:color w:val="FFFFFF" w:themeColor="background1"/>
                <w:sz w:val="22"/>
                <w:szCs w:val="22"/>
              </w:rPr>
            </w:pPr>
            <w:r w:rsidRPr="538E812A">
              <w:rPr>
                <w:color w:val="FFFFFF" w:themeColor="background1"/>
                <w:sz w:val="22"/>
                <w:szCs w:val="22"/>
              </w:rPr>
              <w:t>Formato do campo</w:t>
            </w:r>
          </w:p>
        </w:tc>
      </w:tr>
      <w:tr w:rsidR="06A679E1" w14:paraId="77CC450D" w14:textId="77777777" w:rsidTr="538E812A">
        <w:trPr>
          <w:trHeight w:val="300"/>
        </w:trPr>
        <w:tc>
          <w:tcPr>
            <w:tcW w:w="1413" w:type="dxa"/>
            <w:shd w:val="clear" w:color="auto" w:fill="auto"/>
            <w:vAlign w:val="center"/>
          </w:tcPr>
          <w:p w14:paraId="3C798E8E" w14:textId="51003CCD" w:rsidR="538E812A" w:rsidRDefault="538E812A" w:rsidP="538E812A">
            <w:pPr>
              <w:spacing w:before="0" w:after="0"/>
            </w:pPr>
            <w:r w:rsidRPr="538E812A">
              <w:rPr>
                <w:rFonts w:ascii="Arial" w:eastAsia="Arial" w:hAnsi="Arial" w:cs="Arial"/>
                <w:sz w:val="20"/>
                <w:szCs w:val="20"/>
              </w:rPr>
              <w:t>Id</w:t>
            </w:r>
          </w:p>
        </w:tc>
        <w:tc>
          <w:tcPr>
            <w:tcW w:w="4678" w:type="dxa"/>
            <w:shd w:val="clear" w:color="auto" w:fill="auto"/>
            <w:vAlign w:val="center"/>
          </w:tcPr>
          <w:p w14:paraId="682E6737" w14:textId="1E105743" w:rsidR="538E812A" w:rsidRDefault="538E812A" w:rsidP="538E812A">
            <w:pPr>
              <w:spacing w:before="0" w:after="0"/>
            </w:pPr>
            <w:r w:rsidRPr="538E812A">
              <w:rPr>
                <w:rFonts w:ascii="Arial" w:eastAsia="Arial" w:hAnsi="Arial" w:cs="Arial"/>
                <w:sz w:val="20"/>
                <w:szCs w:val="20"/>
              </w:rPr>
              <w:t>Identificador único do tipo de ocorrência.</w:t>
            </w:r>
          </w:p>
        </w:tc>
        <w:tc>
          <w:tcPr>
            <w:tcW w:w="2693" w:type="dxa"/>
          </w:tcPr>
          <w:p w14:paraId="54D4B4B9" w14:textId="54A9D721" w:rsidR="538E812A" w:rsidRDefault="538E812A" w:rsidP="538E812A">
            <w:pPr>
              <w:spacing w:before="0" w:after="0"/>
            </w:pPr>
            <w:r w:rsidRPr="538E812A">
              <w:rPr>
                <w:rFonts w:ascii="Arial" w:eastAsia="Arial" w:hAnsi="Arial" w:cs="Arial"/>
                <w:sz w:val="20"/>
                <w:szCs w:val="20"/>
              </w:rPr>
              <w:t>INT (PK)</w:t>
            </w:r>
          </w:p>
        </w:tc>
      </w:tr>
      <w:tr w:rsidR="06A679E1" w14:paraId="5469B7E7" w14:textId="77777777" w:rsidTr="538E812A">
        <w:trPr>
          <w:trHeight w:val="300"/>
        </w:trPr>
        <w:tc>
          <w:tcPr>
            <w:tcW w:w="1413" w:type="dxa"/>
            <w:shd w:val="clear" w:color="auto" w:fill="auto"/>
            <w:vAlign w:val="center"/>
          </w:tcPr>
          <w:p w14:paraId="3F055100" w14:textId="345394D4"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denominacao</w:t>
            </w:r>
          </w:p>
        </w:tc>
        <w:tc>
          <w:tcPr>
            <w:tcW w:w="4678" w:type="dxa"/>
            <w:shd w:val="clear" w:color="auto" w:fill="auto"/>
            <w:vAlign w:val="center"/>
          </w:tcPr>
          <w:p w14:paraId="4BCDF57E" w14:textId="54E9B4A3" w:rsidR="538E812A" w:rsidRDefault="538E812A" w:rsidP="538E812A">
            <w:pPr>
              <w:spacing w:before="0" w:after="0"/>
            </w:pPr>
            <w:r w:rsidRPr="538E812A">
              <w:rPr>
                <w:rFonts w:ascii="Arial" w:eastAsia="Arial" w:hAnsi="Arial" w:cs="Arial"/>
                <w:sz w:val="20"/>
                <w:szCs w:val="20"/>
              </w:rPr>
              <w:t>Nome ou descrição do tipo de ocorrência.</w:t>
            </w:r>
          </w:p>
        </w:tc>
        <w:tc>
          <w:tcPr>
            <w:tcW w:w="2693" w:type="dxa"/>
          </w:tcPr>
          <w:p w14:paraId="44C7BCE3" w14:textId="2C60A8E0" w:rsidR="538E812A" w:rsidRDefault="538E812A" w:rsidP="538E812A">
            <w:pPr>
              <w:spacing w:before="0" w:after="0"/>
            </w:pPr>
            <w:r w:rsidRPr="538E812A">
              <w:rPr>
                <w:rFonts w:ascii="Arial" w:eastAsia="Arial" w:hAnsi="Arial" w:cs="Arial"/>
                <w:sz w:val="20"/>
                <w:szCs w:val="20"/>
              </w:rPr>
              <w:t>VARCHAR(255)</w:t>
            </w:r>
          </w:p>
        </w:tc>
      </w:tr>
      <w:tr w:rsidR="06A679E1" w14:paraId="149ECE3F" w14:textId="77777777" w:rsidTr="538E812A">
        <w:trPr>
          <w:trHeight w:val="300"/>
        </w:trPr>
        <w:tc>
          <w:tcPr>
            <w:tcW w:w="1413" w:type="dxa"/>
            <w:shd w:val="clear" w:color="auto" w:fill="auto"/>
            <w:vAlign w:val="center"/>
          </w:tcPr>
          <w:p w14:paraId="302D66D1" w14:textId="0C1E78A8"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Is_Active</w:t>
            </w:r>
          </w:p>
        </w:tc>
        <w:tc>
          <w:tcPr>
            <w:tcW w:w="4678" w:type="dxa"/>
            <w:shd w:val="clear" w:color="auto" w:fill="auto"/>
            <w:vAlign w:val="center"/>
          </w:tcPr>
          <w:p w14:paraId="140B0237" w14:textId="7D8283A4" w:rsidR="538E812A" w:rsidRDefault="538E812A" w:rsidP="538E812A">
            <w:pPr>
              <w:spacing w:before="0" w:after="0"/>
            </w:pPr>
            <w:r w:rsidRPr="538E812A">
              <w:rPr>
                <w:rFonts w:ascii="Arial" w:eastAsia="Arial" w:hAnsi="Arial" w:cs="Arial"/>
                <w:sz w:val="20"/>
                <w:szCs w:val="20"/>
              </w:rPr>
              <w:t>Indicador se o tipo de ocorrência está ativo.</w:t>
            </w:r>
          </w:p>
        </w:tc>
        <w:tc>
          <w:tcPr>
            <w:tcW w:w="2693" w:type="dxa"/>
          </w:tcPr>
          <w:p w14:paraId="662CB522" w14:textId="0314EED7" w:rsidR="538E812A" w:rsidRDefault="538E812A" w:rsidP="538E812A">
            <w:pPr>
              <w:spacing w:before="0" w:after="0"/>
            </w:pPr>
            <w:r w:rsidRPr="538E812A">
              <w:rPr>
                <w:rFonts w:ascii="Arial" w:eastAsia="Arial" w:hAnsi="Arial" w:cs="Arial"/>
                <w:sz w:val="20"/>
                <w:szCs w:val="20"/>
              </w:rPr>
              <w:t>BOOLEAN</w:t>
            </w:r>
          </w:p>
        </w:tc>
      </w:tr>
      <w:tr w:rsidR="06A679E1" w14:paraId="04E51862" w14:textId="77777777" w:rsidTr="538E812A">
        <w:trPr>
          <w:trHeight w:val="300"/>
        </w:trPr>
        <w:tc>
          <w:tcPr>
            <w:tcW w:w="1413" w:type="dxa"/>
            <w:shd w:val="clear" w:color="auto" w:fill="auto"/>
            <w:vAlign w:val="center"/>
          </w:tcPr>
          <w:p w14:paraId="22A1EE43" w14:textId="05806DC3"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createdBy</w:t>
            </w:r>
          </w:p>
        </w:tc>
        <w:tc>
          <w:tcPr>
            <w:tcW w:w="4678" w:type="dxa"/>
            <w:shd w:val="clear" w:color="auto" w:fill="auto"/>
            <w:vAlign w:val="center"/>
          </w:tcPr>
          <w:p w14:paraId="33EFB6C0" w14:textId="0EF6F591" w:rsidR="538E812A" w:rsidRDefault="538E812A" w:rsidP="538E812A">
            <w:pPr>
              <w:spacing w:before="0" w:after="0"/>
            </w:pPr>
            <w:r w:rsidRPr="538E812A">
              <w:rPr>
                <w:rFonts w:ascii="Arial" w:eastAsia="Arial" w:hAnsi="Arial" w:cs="Arial"/>
                <w:sz w:val="20"/>
                <w:szCs w:val="20"/>
              </w:rPr>
              <w:t>Utilizador que criou o registo.</w:t>
            </w:r>
          </w:p>
        </w:tc>
        <w:tc>
          <w:tcPr>
            <w:tcW w:w="2693" w:type="dxa"/>
          </w:tcPr>
          <w:p w14:paraId="5FF82909" w14:textId="0D3268C8" w:rsidR="538E812A" w:rsidRDefault="538E812A" w:rsidP="538E812A">
            <w:pPr>
              <w:spacing w:before="0" w:after="0" w:line="259" w:lineRule="auto"/>
              <w:rPr>
                <w:rFonts w:ascii="Arial" w:eastAsia="Arial" w:hAnsi="Arial" w:cs="Arial"/>
                <w:sz w:val="20"/>
                <w:szCs w:val="20"/>
              </w:rPr>
            </w:pPr>
            <w:r w:rsidRPr="538E812A">
              <w:rPr>
                <w:rFonts w:ascii="Arial" w:eastAsia="Arial" w:hAnsi="Arial" w:cs="Arial"/>
                <w:sz w:val="20"/>
                <w:szCs w:val="20"/>
              </w:rPr>
              <w:t>VARCHAR (USER IDENTIFIER)</w:t>
            </w:r>
          </w:p>
        </w:tc>
      </w:tr>
      <w:tr w:rsidR="06A679E1" w14:paraId="667485F5" w14:textId="77777777" w:rsidTr="538E812A">
        <w:trPr>
          <w:trHeight w:val="300"/>
        </w:trPr>
        <w:tc>
          <w:tcPr>
            <w:tcW w:w="1413" w:type="dxa"/>
            <w:shd w:val="clear" w:color="auto" w:fill="auto"/>
            <w:vAlign w:val="center"/>
          </w:tcPr>
          <w:p w14:paraId="7339E719" w14:textId="7839259D"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createdDate</w:t>
            </w:r>
          </w:p>
        </w:tc>
        <w:tc>
          <w:tcPr>
            <w:tcW w:w="4678" w:type="dxa"/>
            <w:shd w:val="clear" w:color="auto" w:fill="auto"/>
            <w:vAlign w:val="center"/>
          </w:tcPr>
          <w:p w14:paraId="31F3616B" w14:textId="3A95ED45" w:rsidR="538E812A" w:rsidRDefault="538E812A" w:rsidP="538E812A">
            <w:pPr>
              <w:spacing w:before="0" w:after="0"/>
            </w:pPr>
            <w:r w:rsidRPr="538E812A">
              <w:rPr>
                <w:rFonts w:ascii="Arial" w:eastAsia="Arial" w:hAnsi="Arial" w:cs="Arial"/>
                <w:sz w:val="20"/>
                <w:szCs w:val="20"/>
              </w:rPr>
              <w:t>Data da criação do registo.</w:t>
            </w:r>
          </w:p>
        </w:tc>
        <w:tc>
          <w:tcPr>
            <w:tcW w:w="2693" w:type="dxa"/>
          </w:tcPr>
          <w:p w14:paraId="59359A05" w14:textId="63BE7585" w:rsidR="538E812A" w:rsidRDefault="538E812A" w:rsidP="538E812A">
            <w:pPr>
              <w:spacing w:before="0" w:after="0"/>
            </w:pPr>
            <w:r w:rsidRPr="538E812A">
              <w:rPr>
                <w:rFonts w:ascii="Arial" w:eastAsia="Arial" w:hAnsi="Arial" w:cs="Arial"/>
                <w:sz w:val="20"/>
                <w:szCs w:val="20"/>
              </w:rPr>
              <w:t>DATETIME</w:t>
            </w:r>
          </w:p>
        </w:tc>
      </w:tr>
      <w:tr w:rsidR="06A679E1" w14:paraId="60B048D4" w14:textId="77777777" w:rsidTr="538E812A">
        <w:trPr>
          <w:trHeight w:val="300"/>
        </w:trPr>
        <w:tc>
          <w:tcPr>
            <w:tcW w:w="1413" w:type="dxa"/>
            <w:shd w:val="clear" w:color="auto" w:fill="auto"/>
            <w:vAlign w:val="center"/>
          </w:tcPr>
          <w:p w14:paraId="6E9FF9B6" w14:textId="0F36EE6B"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lastUpdatedBy</w:t>
            </w:r>
          </w:p>
        </w:tc>
        <w:tc>
          <w:tcPr>
            <w:tcW w:w="4678" w:type="dxa"/>
            <w:shd w:val="clear" w:color="auto" w:fill="auto"/>
            <w:vAlign w:val="center"/>
          </w:tcPr>
          <w:p w14:paraId="088CB81B" w14:textId="2751C9FA" w:rsidR="538E812A" w:rsidRDefault="538E812A" w:rsidP="538E812A">
            <w:pPr>
              <w:spacing w:before="0" w:after="0"/>
            </w:pPr>
            <w:r w:rsidRPr="538E812A">
              <w:rPr>
                <w:rFonts w:ascii="Arial" w:eastAsia="Arial" w:hAnsi="Arial" w:cs="Arial"/>
                <w:sz w:val="20"/>
                <w:szCs w:val="20"/>
              </w:rPr>
              <w:t>Utilizador da última atualização.</w:t>
            </w:r>
          </w:p>
        </w:tc>
        <w:tc>
          <w:tcPr>
            <w:tcW w:w="2693" w:type="dxa"/>
          </w:tcPr>
          <w:p w14:paraId="7E411CAA" w14:textId="333395CA" w:rsidR="538E812A" w:rsidRDefault="538E812A" w:rsidP="538E812A">
            <w:pPr>
              <w:spacing w:before="0" w:after="0" w:line="259" w:lineRule="auto"/>
              <w:rPr>
                <w:rFonts w:ascii="Arial" w:eastAsia="Arial" w:hAnsi="Arial" w:cs="Arial"/>
                <w:sz w:val="20"/>
                <w:szCs w:val="20"/>
              </w:rPr>
            </w:pPr>
            <w:r w:rsidRPr="538E812A">
              <w:rPr>
                <w:rFonts w:ascii="Arial" w:eastAsia="Arial" w:hAnsi="Arial" w:cs="Arial"/>
                <w:sz w:val="20"/>
                <w:szCs w:val="20"/>
              </w:rPr>
              <w:t>VARCHAR (USER IDENTIFIER)</w:t>
            </w:r>
          </w:p>
          <w:p w14:paraId="2208B772" w14:textId="1246B8FB" w:rsidR="538E812A" w:rsidRDefault="538E812A" w:rsidP="538E812A">
            <w:pPr>
              <w:spacing w:before="0" w:after="0"/>
              <w:rPr>
                <w:rFonts w:ascii="Arial" w:eastAsia="Arial" w:hAnsi="Arial" w:cs="Arial"/>
                <w:sz w:val="20"/>
                <w:szCs w:val="20"/>
              </w:rPr>
            </w:pPr>
          </w:p>
        </w:tc>
      </w:tr>
      <w:tr w:rsidR="06A679E1" w14:paraId="1302C093" w14:textId="77777777" w:rsidTr="538E812A">
        <w:trPr>
          <w:trHeight w:val="300"/>
        </w:trPr>
        <w:tc>
          <w:tcPr>
            <w:tcW w:w="1413" w:type="dxa"/>
            <w:shd w:val="clear" w:color="auto" w:fill="auto"/>
            <w:vAlign w:val="center"/>
          </w:tcPr>
          <w:p w14:paraId="2888B05E" w14:textId="033B3A45"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lastUpdateDate</w:t>
            </w:r>
          </w:p>
        </w:tc>
        <w:tc>
          <w:tcPr>
            <w:tcW w:w="4678" w:type="dxa"/>
            <w:shd w:val="clear" w:color="auto" w:fill="auto"/>
            <w:vAlign w:val="center"/>
          </w:tcPr>
          <w:p w14:paraId="6D9FEDCF" w14:textId="739047B4" w:rsidR="538E812A" w:rsidRDefault="538E812A" w:rsidP="538E812A">
            <w:pPr>
              <w:spacing w:before="0" w:after="0"/>
            </w:pPr>
            <w:r w:rsidRPr="538E812A">
              <w:rPr>
                <w:rFonts w:ascii="Arial" w:eastAsia="Arial" w:hAnsi="Arial" w:cs="Arial"/>
                <w:sz w:val="20"/>
                <w:szCs w:val="20"/>
              </w:rPr>
              <w:t>Data da última atualização.</w:t>
            </w:r>
          </w:p>
        </w:tc>
        <w:tc>
          <w:tcPr>
            <w:tcW w:w="2693" w:type="dxa"/>
          </w:tcPr>
          <w:p w14:paraId="64BC707D" w14:textId="7632FA7C" w:rsidR="538E812A" w:rsidRDefault="538E812A" w:rsidP="538E812A">
            <w:pPr>
              <w:spacing w:before="0" w:after="0"/>
            </w:pPr>
            <w:r w:rsidRPr="538E812A">
              <w:rPr>
                <w:rFonts w:ascii="Arial" w:eastAsia="Arial" w:hAnsi="Arial" w:cs="Arial"/>
                <w:sz w:val="20"/>
                <w:szCs w:val="20"/>
              </w:rPr>
              <w:t>DATETIME</w:t>
            </w:r>
          </w:p>
        </w:tc>
      </w:tr>
    </w:tbl>
    <w:p w14:paraId="0A60FA0C" w14:textId="7106B6BD" w:rsidR="06A679E1" w:rsidRDefault="06A679E1" w:rsidP="06A679E1"/>
    <w:p w14:paraId="71FF3F78" w14:textId="69955F3B" w:rsidR="2588BE1C" w:rsidRDefault="538E812A" w:rsidP="538E812A">
      <w:pPr>
        <w:pStyle w:val="Ttulo3"/>
        <w:spacing w:line="259" w:lineRule="auto"/>
        <w:ind w:left="576" w:hanging="576"/>
        <w:rPr>
          <w:iCs w:val="0"/>
          <w:szCs w:val="20"/>
        </w:rPr>
      </w:pPr>
      <w:bookmarkStart w:id="370" w:name="_Toc199624833"/>
      <w:r>
        <w:t>Tabela Transporte</w:t>
      </w:r>
      <w:bookmarkEnd w:id="370"/>
    </w:p>
    <w:p w14:paraId="408D5716" w14:textId="72F6D126" w:rsidR="2588BE1C" w:rsidRDefault="538E812A" w:rsidP="06A679E1">
      <w:pPr>
        <w:rPr>
          <w:sz w:val="22"/>
          <w:szCs w:val="22"/>
        </w:rPr>
      </w:pPr>
      <w:r w:rsidRPr="538E812A">
        <w:rPr>
          <w:sz w:val="22"/>
          <w:szCs w:val="22"/>
        </w:rPr>
        <w:t>A tabela seguinte descreve os campos do modelo de dados implementado.</w:t>
      </w:r>
    </w:p>
    <w:p w14:paraId="10653F63" w14:textId="77777777" w:rsidR="06A679E1" w:rsidRDefault="06A679E1" w:rsidP="06A679E1">
      <w:pPr>
        <w:rPr>
          <w:sz w:val="22"/>
          <w:szCs w:val="22"/>
        </w:rPr>
      </w:pPr>
    </w:p>
    <w:p w14:paraId="416D53C5" w14:textId="2EE97593" w:rsidR="2588BE1C" w:rsidRDefault="538E812A" w:rsidP="06A679E1">
      <w:pPr>
        <w:pStyle w:val="Legenda"/>
        <w:keepNext/>
        <w:jc w:val="center"/>
      </w:pPr>
      <w:bookmarkStart w:id="371" w:name="_Toc199624953"/>
      <w:r>
        <w:t xml:space="preserve">Tabela </w:t>
      </w:r>
      <w:fldSimple w:instr=" SEQ Tabela \* ARABIC ">
        <w:r w:rsidR="00BF303B">
          <w:t>109</w:t>
        </w:r>
      </w:fldSimple>
      <w:r>
        <w:t>. Tabela Transporte implementada.</w:t>
      </w:r>
      <w:bookmarkEnd w:id="37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3"/>
        <w:gridCol w:w="4270"/>
        <w:gridCol w:w="2555"/>
      </w:tblGrid>
      <w:tr w:rsidR="06A679E1" w14:paraId="7D957173" w14:textId="77777777" w:rsidTr="538E812A">
        <w:trPr>
          <w:trHeight w:val="300"/>
        </w:trPr>
        <w:tc>
          <w:tcPr>
            <w:tcW w:w="1413" w:type="dxa"/>
            <w:shd w:val="clear" w:color="auto" w:fill="4472C4" w:themeFill="accent1"/>
            <w:vAlign w:val="center"/>
          </w:tcPr>
          <w:p w14:paraId="051A07B7" w14:textId="77777777" w:rsidR="06A679E1" w:rsidRDefault="538E812A" w:rsidP="06A679E1">
            <w:pPr>
              <w:rPr>
                <w:color w:val="FFFFFF" w:themeColor="background1"/>
                <w:sz w:val="22"/>
                <w:szCs w:val="22"/>
              </w:rPr>
            </w:pPr>
            <w:r w:rsidRPr="538E812A">
              <w:rPr>
                <w:color w:val="FFFFFF" w:themeColor="background1"/>
                <w:sz w:val="22"/>
                <w:szCs w:val="22"/>
              </w:rPr>
              <w:t>Campo</w:t>
            </w:r>
          </w:p>
        </w:tc>
        <w:tc>
          <w:tcPr>
            <w:tcW w:w="4678" w:type="dxa"/>
            <w:shd w:val="clear" w:color="auto" w:fill="4472C4" w:themeFill="accent1"/>
            <w:vAlign w:val="center"/>
          </w:tcPr>
          <w:p w14:paraId="5AD4BF76" w14:textId="77777777" w:rsidR="06A679E1" w:rsidRDefault="538E812A" w:rsidP="06A679E1">
            <w:pPr>
              <w:rPr>
                <w:color w:val="FFFFFF" w:themeColor="background1"/>
                <w:sz w:val="22"/>
                <w:szCs w:val="22"/>
              </w:rPr>
            </w:pPr>
            <w:r w:rsidRPr="538E812A">
              <w:rPr>
                <w:color w:val="FFFFFF" w:themeColor="background1"/>
                <w:sz w:val="22"/>
                <w:szCs w:val="22"/>
              </w:rPr>
              <w:t>Descrição</w:t>
            </w:r>
          </w:p>
        </w:tc>
        <w:tc>
          <w:tcPr>
            <w:tcW w:w="2693" w:type="dxa"/>
            <w:shd w:val="clear" w:color="auto" w:fill="4472C4" w:themeFill="accent1"/>
            <w:vAlign w:val="center"/>
          </w:tcPr>
          <w:p w14:paraId="654DC9AC" w14:textId="77777777" w:rsidR="06A679E1" w:rsidRDefault="538E812A" w:rsidP="06A679E1">
            <w:pPr>
              <w:rPr>
                <w:color w:val="FFFFFF" w:themeColor="background1"/>
                <w:sz w:val="22"/>
                <w:szCs w:val="22"/>
              </w:rPr>
            </w:pPr>
            <w:r w:rsidRPr="538E812A">
              <w:rPr>
                <w:color w:val="FFFFFF" w:themeColor="background1"/>
                <w:sz w:val="22"/>
                <w:szCs w:val="22"/>
              </w:rPr>
              <w:t>Formato do campo</w:t>
            </w:r>
          </w:p>
        </w:tc>
      </w:tr>
      <w:tr w:rsidR="06A679E1" w14:paraId="617AB0FF" w14:textId="77777777" w:rsidTr="538E812A">
        <w:trPr>
          <w:trHeight w:val="300"/>
        </w:trPr>
        <w:tc>
          <w:tcPr>
            <w:tcW w:w="1413" w:type="dxa"/>
            <w:shd w:val="clear" w:color="auto" w:fill="auto"/>
            <w:vAlign w:val="center"/>
          </w:tcPr>
          <w:p w14:paraId="5DB99979" w14:textId="4B39D56A" w:rsidR="538E812A" w:rsidRDefault="538E812A" w:rsidP="538E812A">
            <w:pPr>
              <w:spacing w:before="0" w:after="0"/>
            </w:pPr>
            <w:r w:rsidRPr="538E812A">
              <w:rPr>
                <w:rFonts w:ascii="Arial" w:eastAsia="Arial" w:hAnsi="Arial" w:cs="Arial"/>
                <w:sz w:val="20"/>
                <w:szCs w:val="20"/>
              </w:rPr>
              <w:t>Id</w:t>
            </w:r>
          </w:p>
        </w:tc>
        <w:tc>
          <w:tcPr>
            <w:tcW w:w="4678" w:type="dxa"/>
            <w:shd w:val="clear" w:color="auto" w:fill="auto"/>
            <w:vAlign w:val="center"/>
          </w:tcPr>
          <w:p w14:paraId="1C3359F5" w14:textId="73F0CC5C" w:rsidR="538E812A" w:rsidRDefault="538E812A" w:rsidP="538E812A">
            <w:pPr>
              <w:spacing w:before="0" w:after="0"/>
            </w:pPr>
            <w:r w:rsidRPr="538E812A">
              <w:rPr>
                <w:rFonts w:ascii="Arial" w:eastAsia="Arial" w:hAnsi="Arial" w:cs="Arial"/>
                <w:sz w:val="20"/>
                <w:szCs w:val="20"/>
              </w:rPr>
              <w:t>Identificador único do transporte.</w:t>
            </w:r>
          </w:p>
        </w:tc>
        <w:tc>
          <w:tcPr>
            <w:tcW w:w="2693" w:type="dxa"/>
          </w:tcPr>
          <w:p w14:paraId="4F3561BD" w14:textId="77A53683" w:rsidR="538E812A" w:rsidRDefault="538E812A" w:rsidP="538E812A">
            <w:pPr>
              <w:spacing w:before="0" w:after="0"/>
            </w:pPr>
            <w:r w:rsidRPr="538E812A">
              <w:rPr>
                <w:rFonts w:ascii="Arial" w:eastAsia="Arial" w:hAnsi="Arial" w:cs="Arial"/>
                <w:sz w:val="20"/>
                <w:szCs w:val="20"/>
              </w:rPr>
              <w:t>INT (PK)</w:t>
            </w:r>
          </w:p>
        </w:tc>
      </w:tr>
      <w:tr w:rsidR="06A679E1" w14:paraId="651A46F5" w14:textId="77777777" w:rsidTr="538E812A">
        <w:trPr>
          <w:trHeight w:val="300"/>
        </w:trPr>
        <w:tc>
          <w:tcPr>
            <w:tcW w:w="1413" w:type="dxa"/>
            <w:shd w:val="clear" w:color="auto" w:fill="auto"/>
            <w:vAlign w:val="center"/>
          </w:tcPr>
          <w:p w14:paraId="32F733A7" w14:textId="643E759D"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dataSaida</w:t>
            </w:r>
          </w:p>
        </w:tc>
        <w:tc>
          <w:tcPr>
            <w:tcW w:w="4678" w:type="dxa"/>
            <w:shd w:val="clear" w:color="auto" w:fill="auto"/>
            <w:vAlign w:val="center"/>
          </w:tcPr>
          <w:p w14:paraId="275996D2" w14:textId="77462333" w:rsidR="538E812A" w:rsidRDefault="538E812A" w:rsidP="538E812A">
            <w:pPr>
              <w:spacing w:before="0" w:after="0"/>
            </w:pPr>
            <w:r w:rsidRPr="538E812A">
              <w:rPr>
                <w:rFonts w:ascii="Arial" w:eastAsia="Arial" w:hAnsi="Arial" w:cs="Arial"/>
                <w:sz w:val="20"/>
                <w:szCs w:val="20"/>
              </w:rPr>
              <w:t>Data de saída do transporte.</w:t>
            </w:r>
          </w:p>
        </w:tc>
        <w:tc>
          <w:tcPr>
            <w:tcW w:w="2693" w:type="dxa"/>
          </w:tcPr>
          <w:p w14:paraId="225CE9D9" w14:textId="02EF9359" w:rsidR="538E812A" w:rsidRDefault="538E812A" w:rsidP="538E812A">
            <w:pPr>
              <w:spacing w:before="0" w:after="0"/>
            </w:pPr>
            <w:r w:rsidRPr="538E812A">
              <w:rPr>
                <w:rFonts w:ascii="Arial" w:eastAsia="Arial" w:hAnsi="Arial" w:cs="Arial"/>
                <w:sz w:val="20"/>
                <w:szCs w:val="20"/>
              </w:rPr>
              <w:t>DATETIME</w:t>
            </w:r>
          </w:p>
        </w:tc>
      </w:tr>
      <w:tr w:rsidR="06A679E1" w14:paraId="15BECB9B" w14:textId="77777777" w:rsidTr="538E812A">
        <w:trPr>
          <w:trHeight w:val="300"/>
        </w:trPr>
        <w:tc>
          <w:tcPr>
            <w:tcW w:w="1413" w:type="dxa"/>
            <w:shd w:val="clear" w:color="auto" w:fill="auto"/>
            <w:vAlign w:val="center"/>
          </w:tcPr>
          <w:p w14:paraId="4D6D693A" w14:textId="76931B65"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dataEntrega</w:t>
            </w:r>
          </w:p>
        </w:tc>
        <w:tc>
          <w:tcPr>
            <w:tcW w:w="4678" w:type="dxa"/>
            <w:shd w:val="clear" w:color="auto" w:fill="auto"/>
            <w:vAlign w:val="center"/>
          </w:tcPr>
          <w:p w14:paraId="2174CD3F" w14:textId="2185D00B" w:rsidR="538E812A" w:rsidRDefault="538E812A" w:rsidP="538E812A">
            <w:pPr>
              <w:spacing w:before="0" w:after="0"/>
            </w:pPr>
            <w:r w:rsidRPr="538E812A">
              <w:rPr>
                <w:rFonts w:ascii="Arial" w:eastAsia="Arial" w:hAnsi="Arial" w:cs="Arial"/>
                <w:sz w:val="20"/>
                <w:szCs w:val="20"/>
              </w:rPr>
              <w:t>Data de entrega do transporte.</w:t>
            </w:r>
          </w:p>
        </w:tc>
        <w:tc>
          <w:tcPr>
            <w:tcW w:w="2693" w:type="dxa"/>
          </w:tcPr>
          <w:p w14:paraId="64E4BDDC" w14:textId="4EAA6378" w:rsidR="538E812A" w:rsidRDefault="538E812A" w:rsidP="538E812A">
            <w:pPr>
              <w:spacing w:before="0" w:after="0"/>
            </w:pPr>
            <w:r w:rsidRPr="538E812A">
              <w:rPr>
                <w:rFonts w:ascii="Arial" w:eastAsia="Arial" w:hAnsi="Arial" w:cs="Arial"/>
                <w:sz w:val="20"/>
                <w:szCs w:val="20"/>
              </w:rPr>
              <w:t>DATETIME</w:t>
            </w:r>
          </w:p>
        </w:tc>
      </w:tr>
      <w:tr w:rsidR="06A679E1" w14:paraId="495D97A7" w14:textId="77777777" w:rsidTr="538E812A">
        <w:trPr>
          <w:trHeight w:val="300"/>
        </w:trPr>
        <w:tc>
          <w:tcPr>
            <w:tcW w:w="1413" w:type="dxa"/>
            <w:shd w:val="clear" w:color="auto" w:fill="auto"/>
            <w:vAlign w:val="center"/>
          </w:tcPr>
          <w:p w14:paraId="55E9C960" w14:textId="17469E34"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lastRenderedPageBreak/>
              <w:t>custoTotal</w:t>
            </w:r>
          </w:p>
        </w:tc>
        <w:tc>
          <w:tcPr>
            <w:tcW w:w="4678" w:type="dxa"/>
            <w:shd w:val="clear" w:color="auto" w:fill="auto"/>
            <w:vAlign w:val="center"/>
          </w:tcPr>
          <w:p w14:paraId="758793F4" w14:textId="61D83619" w:rsidR="538E812A" w:rsidRDefault="538E812A" w:rsidP="538E812A">
            <w:pPr>
              <w:spacing w:before="0" w:after="0"/>
            </w:pPr>
            <w:r w:rsidRPr="538E812A">
              <w:rPr>
                <w:rFonts w:ascii="Arial" w:eastAsia="Arial" w:hAnsi="Arial" w:cs="Arial"/>
                <w:sz w:val="20"/>
                <w:szCs w:val="20"/>
              </w:rPr>
              <w:t>Custo total do transporte.</w:t>
            </w:r>
          </w:p>
        </w:tc>
        <w:tc>
          <w:tcPr>
            <w:tcW w:w="2693" w:type="dxa"/>
          </w:tcPr>
          <w:p w14:paraId="42653F47" w14:textId="4FD4D9AF" w:rsidR="538E812A" w:rsidRDefault="538E812A" w:rsidP="538E812A">
            <w:pPr>
              <w:spacing w:before="0" w:after="0"/>
            </w:pPr>
            <w:r w:rsidRPr="538E812A">
              <w:rPr>
                <w:rFonts w:ascii="Arial" w:eastAsia="Arial" w:hAnsi="Arial" w:cs="Arial"/>
                <w:sz w:val="20"/>
                <w:szCs w:val="20"/>
              </w:rPr>
              <w:t>DECIMAL(10,2)</w:t>
            </w:r>
          </w:p>
        </w:tc>
      </w:tr>
      <w:tr w:rsidR="06A679E1" w14:paraId="66E78764" w14:textId="77777777" w:rsidTr="538E812A">
        <w:trPr>
          <w:trHeight w:val="300"/>
        </w:trPr>
        <w:tc>
          <w:tcPr>
            <w:tcW w:w="1413" w:type="dxa"/>
            <w:shd w:val="clear" w:color="auto" w:fill="auto"/>
            <w:vAlign w:val="center"/>
          </w:tcPr>
          <w:p w14:paraId="112C90D2" w14:textId="4F13C36C"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TransportadoraId</w:t>
            </w:r>
          </w:p>
        </w:tc>
        <w:tc>
          <w:tcPr>
            <w:tcW w:w="4678" w:type="dxa"/>
            <w:shd w:val="clear" w:color="auto" w:fill="auto"/>
            <w:vAlign w:val="center"/>
          </w:tcPr>
          <w:p w14:paraId="157FAA2A" w14:textId="06BA8D78" w:rsidR="538E812A" w:rsidRDefault="538E812A" w:rsidP="538E812A">
            <w:pPr>
              <w:spacing w:before="0" w:after="0"/>
            </w:pPr>
            <w:r w:rsidRPr="538E812A">
              <w:rPr>
                <w:rFonts w:ascii="Arial" w:eastAsia="Arial" w:hAnsi="Arial" w:cs="Arial"/>
                <w:sz w:val="20"/>
                <w:szCs w:val="20"/>
              </w:rPr>
              <w:t>Identificador da transportadora responsável pelo transporte.</w:t>
            </w:r>
          </w:p>
        </w:tc>
        <w:tc>
          <w:tcPr>
            <w:tcW w:w="2693" w:type="dxa"/>
          </w:tcPr>
          <w:p w14:paraId="00D22564" w14:textId="63E6D7E0" w:rsidR="538E812A" w:rsidRDefault="538E812A" w:rsidP="538E812A">
            <w:pPr>
              <w:spacing w:before="0" w:after="0"/>
            </w:pPr>
            <w:r w:rsidRPr="538E812A">
              <w:rPr>
                <w:rFonts w:ascii="Arial" w:eastAsia="Arial" w:hAnsi="Arial" w:cs="Arial"/>
                <w:sz w:val="20"/>
                <w:szCs w:val="20"/>
              </w:rPr>
              <w:t>INT (FK)</w:t>
            </w:r>
          </w:p>
        </w:tc>
      </w:tr>
      <w:tr w:rsidR="06A679E1" w14:paraId="7A7E0295" w14:textId="77777777" w:rsidTr="538E812A">
        <w:trPr>
          <w:trHeight w:val="300"/>
        </w:trPr>
        <w:tc>
          <w:tcPr>
            <w:tcW w:w="1413" w:type="dxa"/>
            <w:shd w:val="clear" w:color="auto" w:fill="auto"/>
            <w:vAlign w:val="center"/>
          </w:tcPr>
          <w:p w14:paraId="53A7FFFD" w14:textId="576169A5"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EncomendaClienteId</w:t>
            </w:r>
          </w:p>
        </w:tc>
        <w:tc>
          <w:tcPr>
            <w:tcW w:w="4678" w:type="dxa"/>
            <w:shd w:val="clear" w:color="auto" w:fill="auto"/>
            <w:vAlign w:val="center"/>
          </w:tcPr>
          <w:p w14:paraId="2DDF7EF9" w14:textId="7BCB83D2" w:rsidR="538E812A" w:rsidRDefault="538E812A" w:rsidP="538E812A">
            <w:pPr>
              <w:spacing w:before="0" w:after="0"/>
            </w:pPr>
            <w:r w:rsidRPr="538E812A">
              <w:rPr>
                <w:rFonts w:ascii="Arial" w:eastAsia="Arial" w:hAnsi="Arial" w:cs="Arial"/>
                <w:sz w:val="20"/>
                <w:szCs w:val="20"/>
              </w:rPr>
              <w:t>Identificador da encomenda do cliente associada a este transporte.</w:t>
            </w:r>
          </w:p>
        </w:tc>
        <w:tc>
          <w:tcPr>
            <w:tcW w:w="2693" w:type="dxa"/>
          </w:tcPr>
          <w:p w14:paraId="07346406" w14:textId="707680FB" w:rsidR="538E812A" w:rsidRDefault="538E812A" w:rsidP="538E812A">
            <w:pPr>
              <w:spacing w:before="0" w:after="0"/>
            </w:pPr>
            <w:r w:rsidRPr="538E812A">
              <w:rPr>
                <w:rFonts w:ascii="Arial" w:eastAsia="Arial" w:hAnsi="Arial" w:cs="Arial"/>
                <w:sz w:val="20"/>
                <w:szCs w:val="20"/>
              </w:rPr>
              <w:t>INT (FK)</w:t>
            </w:r>
          </w:p>
        </w:tc>
      </w:tr>
      <w:tr w:rsidR="06A679E1" w14:paraId="46342862" w14:textId="77777777" w:rsidTr="538E812A">
        <w:trPr>
          <w:trHeight w:val="300"/>
        </w:trPr>
        <w:tc>
          <w:tcPr>
            <w:tcW w:w="1413" w:type="dxa"/>
            <w:shd w:val="clear" w:color="auto" w:fill="auto"/>
            <w:vAlign w:val="center"/>
          </w:tcPr>
          <w:p w14:paraId="1A686F62" w14:textId="4150A605"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EstadoTransporteId</w:t>
            </w:r>
          </w:p>
        </w:tc>
        <w:tc>
          <w:tcPr>
            <w:tcW w:w="4678" w:type="dxa"/>
            <w:shd w:val="clear" w:color="auto" w:fill="auto"/>
            <w:vAlign w:val="center"/>
          </w:tcPr>
          <w:p w14:paraId="32E4FD75" w14:textId="728647B4" w:rsidR="538E812A" w:rsidRDefault="538E812A" w:rsidP="538E812A">
            <w:pPr>
              <w:spacing w:before="0" w:after="0"/>
            </w:pPr>
            <w:r w:rsidRPr="538E812A">
              <w:rPr>
                <w:rFonts w:ascii="Arial" w:eastAsia="Arial" w:hAnsi="Arial" w:cs="Arial"/>
                <w:sz w:val="20"/>
                <w:szCs w:val="20"/>
              </w:rPr>
              <w:t>Identificador do estado atual do transporte (ex: em trânsito, entregue).</w:t>
            </w:r>
          </w:p>
        </w:tc>
        <w:tc>
          <w:tcPr>
            <w:tcW w:w="2693" w:type="dxa"/>
          </w:tcPr>
          <w:p w14:paraId="6189AC94" w14:textId="18913A6F" w:rsidR="538E812A" w:rsidRDefault="538E812A" w:rsidP="538E812A">
            <w:pPr>
              <w:spacing w:before="0" w:after="0"/>
            </w:pPr>
            <w:r w:rsidRPr="538E812A">
              <w:rPr>
                <w:rFonts w:ascii="Arial" w:eastAsia="Arial" w:hAnsi="Arial" w:cs="Arial"/>
                <w:sz w:val="20"/>
                <w:szCs w:val="20"/>
              </w:rPr>
              <w:t>INT (FK)</w:t>
            </w:r>
          </w:p>
        </w:tc>
      </w:tr>
      <w:tr w:rsidR="06A679E1" w14:paraId="1B399B3E" w14:textId="77777777" w:rsidTr="538E812A">
        <w:trPr>
          <w:trHeight w:val="300"/>
        </w:trPr>
        <w:tc>
          <w:tcPr>
            <w:tcW w:w="1413" w:type="dxa"/>
            <w:shd w:val="clear" w:color="auto" w:fill="auto"/>
            <w:vAlign w:val="center"/>
          </w:tcPr>
          <w:p w14:paraId="0616718F" w14:textId="3ECAA924"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Is_Active</w:t>
            </w:r>
          </w:p>
        </w:tc>
        <w:tc>
          <w:tcPr>
            <w:tcW w:w="4678" w:type="dxa"/>
            <w:shd w:val="clear" w:color="auto" w:fill="auto"/>
            <w:vAlign w:val="center"/>
          </w:tcPr>
          <w:p w14:paraId="28410BB7" w14:textId="04FD7255" w:rsidR="538E812A" w:rsidRDefault="538E812A" w:rsidP="538E812A">
            <w:pPr>
              <w:spacing w:before="0" w:after="0"/>
            </w:pPr>
            <w:r w:rsidRPr="538E812A">
              <w:rPr>
                <w:rFonts w:ascii="Arial" w:eastAsia="Arial" w:hAnsi="Arial" w:cs="Arial"/>
                <w:sz w:val="20"/>
                <w:szCs w:val="20"/>
              </w:rPr>
              <w:t>Indica se o registo de transporte está ativo (1 = ativo, 0 = inativo).</w:t>
            </w:r>
          </w:p>
        </w:tc>
        <w:tc>
          <w:tcPr>
            <w:tcW w:w="2693" w:type="dxa"/>
          </w:tcPr>
          <w:p w14:paraId="023057C4" w14:textId="29974DD3" w:rsidR="538E812A" w:rsidRDefault="538E812A" w:rsidP="538E812A">
            <w:pPr>
              <w:spacing w:before="0" w:after="0"/>
            </w:pPr>
            <w:r w:rsidRPr="538E812A">
              <w:rPr>
                <w:rFonts w:ascii="Arial" w:eastAsia="Arial" w:hAnsi="Arial" w:cs="Arial"/>
                <w:sz w:val="20"/>
                <w:szCs w:val="20"/>
              </w:rPr>
              <w:t>BOOLEAN</w:t>
            </w:r>
          </w:p>
        </w:tc>
      </w:tr>
      <w:tr w:rsidR="06A679E1" w14:paraId="26830C2E" w14:textId="77777777" w:rsidTr="538E812A">
        <w:trPr>
          <w:trHeight w:val="300"/>
        </w:trPr>
        <w:tc>
          <w:tcPr>
            <w:tcW w:w="1413" w:type="dxa"/>
            <w:shd w:val="clear" w:color="auto" w:fill="auto"/>
            <w:vAlign w:val="center"/>
          </w:tcPr>
          <w:p w14:paraId="6C2667F6" w14:textId="4F323D8A"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createdBy</w:t>
            </w:r>
          </w:p>
        </w:tc>
        <w:tc>
          <w:tcPr>
            <w:tcW w:w="4678" w:type="dxa"/>
            <w:shd w:val="clear" w:color="auto" w:fill="auto"/>
            <w:vAlign w:val="center"/>
          </w:tcPr>
          <w:p w14:paraId="0C2524A5" w14:textId="01F37168" w:rsidR="538E812A" w:rsidRDefault="538E812A" w:rsidP="538E812A">
            <w:pPr>
              <w:spacing w:before="0" w:after="0"/>
            </w:pPr>
            <w:r w:rsidRPr="538E812A">
              <w:rPr>
                <w:rFonts w:ascii="Arial" w:eastAsia="Arial" w:hAnsi="Arial" w:cs="Arial"/>
                <w:sz w:val="20"/>
                <w:szCs w:val="20"/>
              </w:rPr>
              <w:t>Utilizador que criou o registo.</w:t>
            </w:r>
          </w:p>
        </w:tc>
        <w:tc>
          <w:tcPr>
            <w:tcW w:w="2693" w:type="dxa"/>
          </w:tcPr>
          <w:p w14:paraId="39D0B65E" w14:textId="0D3268C8" w:rsidR="538E812A" w:rsidRDefault="538E812A" w:rsidP="538E812A">
            <w:pPr>
              <w:spacing w:before="0" w:after="0" w:line="259" w:lineRule="auto"/>
              <w:rPr>
                <w:rFonts w:ascii="Arial" w:eastAsia="Arial" w:hAnsi="Arial" w:cs="Arial"/>
                <w:sz w:val="20"/>
                <w:szCs w:val="20"/>
              </w:rPr>
            </w:pPr>
            <w:r w:rsidRPr="538E812A">
              <w:rPr>
                <w:rFonts w:ascii="Arial" w:eastAsia="Arial" w:hAnsi="Arial" w:cs="Arial"/>
                <w:sz w:val="20"/>
                <w:szCs w:val="20"/>
              </w:rPr>
              <w:t>VARCHAR (USER IDENTIFIER)</w:t>
            </w:r>
          </w:p>
        </w:tc>
      </w:tr>
      <w:tr w:rsidR="06A679E1" w14:paraId="2621BEEE" w14:textId="77777777" w:rsidTr="538E812A">
        <w:trPr>
          <w:trHeight w:val="300"/>
        </w:trPr>
        <w:tc>
          <w:tcPr>
            <w:tcW w:w="1413" w:type="dxa"/>
            <w:shd w:val="clear" w:color="auto" w:fill="auto"/>
            <w:vAlign w:val="center"/>
          </w:tcPr>
          <w:p w14:paraId="4C192404" w14:textId="5DFDD8B7"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createdDate</w:t>
            </w:r>
          </w:p>
        </w:tc>
        <w:tc>
          <w:tcPr>
            <w:tcW w:w="4678" w:type="dxa"/>
            <w:shd w:val="clear" w:color="auto" w:fill="auto"/>
            <w:vAlign w:val="center"/>
          </w:tcPr>
          <w:p w14:paraId="09351809" w14:textId="14FFF642" w:rsidR="538E812A" w:rsidRDefault="538E812A" w:rsidP="538E812A">
            <w:pPr>
              <w:spacing w:before="0" w:after="0"/>
            </w:pPr>
            <w:r w:rsidRPr="538E812A">
              <w:rPr>
                <w:rFonts w:ascii="Arial" w:eastAsia="Arial" w:hAnsi="Arial" w:cs="Arial"/>
                <w:sz w:val="20"/>
                <w:szCs w:val="20"/>
              </w:rPr>
              <w:t>Data e hora da criação do registo.</w:t>
            </w:r>
          </w:p>
        </w:tc>
        <w:tc>
          <w:tcPr>
            <w:tcW w:w="2693" w:type="dxa"/>
          </w:tcPr>
          <w:p w14:paraId="031D5823" w14:textId="63BE7585" w:rsidR="538E812A" w:rsidRDefault="538E812A" w:rsidP="538E812A">
            <w:pPr>
              <w:spacing w:before="0" w:after="0"/>
            </w:pPr>
            <w:r w:rsidRPr="538E812A">
              <w:rPr>
                <w:rFonts w:ascii="Arial" w:eastAsia="Arial" w:hAnsi="Arial" w:cs="Arial"/>
                <w:sz w:val="20"/>
                <w:szCs w:val="20"/>
              </w:rPr>
              <w:t>DATETIME</w:t>
            </w:r>
          </w:p>
        </w:tc>
      </w:tr>
      <w:tr w:rsidR="06A679E1" w14:paraId="387E10CC" w14:textId="77777777" w:rsidTr="538E812A">
        <w:trPr>
          <w:trHeight w:val="300"/>
        </w:trPr>
        <w:tc>
          <w:tcPr>
            <w:tcW w:w="1413" w:type="dxa"/>
            <w:shd w:val="clear" w:color="auto" w:fill="auto"/>
            <w:vAlign w:val="center"/>
          </w:tcPr>
          <w:p w14:paraId="0BE284B0" w14:textId="657CC4B3"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lastUpdatedBy</w:t>
            </w:r>
          </w:p>
        </w:tc>
        <w:tc>
          <w:tcPr>
            <w:tcW w:w="4678" w:type="dxa"/>
            <w:shd w:val="clear" w:color="auto" w:fill="auto"/>
            <w:vAlign w:val="center"/>
          </w:tcPr>
          <w:p w14:paraId="07ABCFE0" w14:textId="203D2B85" w:rsidR="538E812A" w:rsidRDefault="538E812A" w:rsidP="538E812A">
            <w:pPr>
              <w:spacing w:before="0" w:after="0"/>
            </w:pPr>
            <w:r w:rsidRPr="538E812A">
              <w:rPr>
                <w:rFonts w:ascii="Arial" w:eastAsia="Arial" w:hAnsi="Arial" w:cs="Arial"/>
                <w:sz w:val="20"/>
                <w:szCs w:val="20"/>
              </w:rPr>
              <w:t>Utilizador que realizou a última atualização.</w:t>
            </w:r>
          </w:p>
        </w:tc>
        <w:tc>
          <w:tcPr>
            <w:tcW w:w="2693" w:type="dxa"/>
          </w:tcPr>
          <w:p w14:paraId="6E581F7A" w14:textId="333395CA" w:rsidR="538E812A" w:rsidRDefault="538E812A" w:rsidP="538E812A">
            <w:pPr>
              <w:spacing w:before="0" w:after="0" w:line="259" w:lineRule="auto"/>
              <w:rPr>
                <w:rFonts w:ascii="Arial" w:eastAsia="Arial" w:hAnsi="Arial" w:cs="Arial"/>
                <w:sz w:val="20"/>
                <w:szCs w:val="20"/>
              </w:rPr>
            </w:pPr>
            <w:r w:rsidRPr="538E812A">
              <w:rPr>
                <w:rFonts w:ascii="Arial" w:eastAsia="Arial" w:hAnsi="Arial" w:cs="Arial"/>
                <w:sz w:val="20"/>
                <w:szCs w:val="20"/>
              </w:rPr>
              <w:t>VARCHAR (USER IDENTIFIER)</w:t>
            </w:r>
          </w:p>
          <w:p w14:paraId="35F622F4" w14:textId="1246B8FB" w:rsidR="538E812A" w:rsidRDefault="538E812A" w:rsidP="538E812A">
            <w:pPr>
              <w:spacing w:before="0" w:after="0"/>
              <w:rPr>
                <w:rFonts w:ascii="Arial" w:eastAsia="Arial" w:hAnsi="Arial" w:cs="Arial"/>
                <w:sz w:val="20"/>
                <w:szCs w:val="20"/>
              </w:rPr>
            </w:pPr>
          </w:p>
        </w:tc>
      </w:tr>
      <w:tr w:rsidR="06A679E1" w14:paraId="0C5E35B1" w14:textId="77777777" w:rsidTr="538E812A">
        <w:trPr>
          <w:trHeight w:val="300"/>
        </w:trPr>
        <w:tc>
          <w:tcPr>
            <w:tcW w:w="1413" w:type="dxa"/>
            <w:shd w:val="clear" w:color="auto" w:fill="auto"/>
            <w:vAlign w:val="center"/>
          </w:tcPr>
          <w:p w14:paraId="4768E689" w14:textId="630657D5" w:rsidR="538E812A" w:rsidRDefault="538E812A" w:rsidP="538E812A">
            <w:pPr>
              <w:spacing w:before="0" w:after="0"/>
              <w:rPr>
                <w:rFonts w:ascii="Arial" w:eastAsia="Arial" w:hAnsi="Arial" w:cs="Arial"/>
                <w:sz w:val="20"/>
                <w:szCs w:val="20"/>
              </w:rPr>
            </w:pPr>
            <w:r w:rsidRPr="538E812A">
              <w:rPr>
                <w:rFonts w:ascii="Arial" w:eastAsia="Arial" w:hAnsi="Arial" w:cs="Arial"/>
                <w:sz w:val="20"/>
                <w:szCs w:val="20"/>
              </w:rPr>
              <w:t>lastUpdateDate</w:t>
            </w:r>
          </w:p>
        </w:tc>
        <w:tc>
          <w:tcPr>
            <w:tcW w:w="4678" w:type="dxa"/>
            <w:shd w:val="clear" w:color="auto" w:fill="auto"/>
            <w:vAlign w:val="center"/>
          </w:tcPr>
          <w:p w14:paraId="7F4CE59C" w14:textId="6FADDC5D" w:rsidR="538E812A" w:rsidRDefault="538E812A" w:rsidP="538E812A">
            <w:pPr>
              <w:spacing w:before="0" w:after="0"/>
            </w:pPr>
            <w:r w:rsidRPr="538E812A">
              <w:rPr>
                <w:rFonts w:ascii="Arial" w:eastAsia="Arial" w:hAnsi="Arial" w:cs="Arial"/>
                <w:sz w:val="20"/>
                <w:szCs w:val="20"/>
              </w:rPr>
              <w:t>Data e hora da última atualização.</w:t>
            </w:r>
          </w:p>
        </w:tc>
        <w:tc>
          <w:tcPr>
            <w:tcW w:w="2693" w:type="dxa"/>
          </w:tcPr>
          <w:p w14:paraId="4116D250" w14:textId="7632FA7C" w:rsidR="538E812A" w:rsidRDefault="538E812A" w:rsidP="538E812A">
            <w:pPr>
              <w:spacing w:before="0" w:after="0"/>
            </w:pPr>
            <w:r w:rsidRPr="538E812A">
              <w:rPr>
                <w:rFonts w:ascii="Arial" w:eastAsia="Arial" w:hAnsi="Arial" w:cs="Arial"/>
                <w:sz w:val="20"/>
                <w:szCs w:val="20"/>
              </w:rPr>
              <w:t>DATETIME</w:t>
            </w:r>
          </w:p>
        </w:tc>
      </w:tr>
    </w:tbl>
    <w:p w14:paraId="2985A507" w14:textId="1CC56558" w:rsidR="06A679E1" w:rsidRDefault="06A679E1" w:rsidP="06A679E1"/>
    <w:p w14:paraId="1985A05A" w14:textId="12E1A6D8" w:rsidR="000C5627" w:rsidRPr="00740BFC" w:rsidRDefault="538E812A" w:rsidP="37A9725F">
      <w:pPr>
        <w:pStyle w:val="Ttulo2"/>
        <w:ind w:left="567" w:hanging="567"/>
        <w:rPr>
          <w:lang w:val="pt-PT"/>
        </w:rPr>
      </w:pPr>
      <w:bookmarkStart w:id="372" w:name="_Toc63588405"/>
      <w:bookmarkStart w:id="373" w:name="_Toc1377530202"/>
      <w:bookmarkStart w:id="374" w:name="_Toc199624834"/>
      <w:r>
        <w:t>Funcionalidades FrontOffice em OutSystems</w:t>
      </w:r>
      <w:bookmarkEnd w:id="372"/>
      <w:bookmarkEnd w:id="373"/>
      <w:bookmarkEnd w:id="374"/>
    </w:p>
    <w:p w14:paraId="7F984430" w14:textId="4C252769" w:rsidR="00644941" w:rsidRPr="00740BFC" w:rsidRDefault="538E812A" w:rsidP="00644941">
      <w:pPr>
        <w:rPr>
          <w:sz w:val="22"/>
          <w:szCs w:val="22"/>
          <w:lang w:eastAsia="x-none"/>
        </w:rPr>
      </w:pPr>
      <w:r w:rsidRPr="538E812A">
        <w:rPr>
          <w:sz w:val="22"/>
          <w:szCs w:val="22"/>
        </w:rPr>
        <w:t xml:space="preserve">A tabela seguinte apresenta a lista dos ecrãs implementados para o </w:t>
      </w:r>
      <w:r w:rsidRPr="538E812A">
        <w:rPr>
          <w:i/>
          <w:iCs/>
          <w:sz w:val="22"/>
          <w:szCs w:val="22"/>
        </w:rPr>
        <w:t>FrontOffice</w:t>
      </w:r>
      <w:r w:rsidRPr="538E812A">
        <w:rPr>
          <w:sz w:val="22"/>
          <w:szCs w:val="22"/>
        </w:rPr>
        <w:t>.</w:t>
      </w:r>
    </w:p>
    <w:p w14:paraId="162275E1" w14:textId="77777777" w:rsidR="000C5627" w:rsidRPr="00740BFC" w:rsidRDefault="000C5627" w:rsidP="00644941">
      <w:pPr>
        <w:rPr>
          <w:sz w:val="22"/>
          <w:szCs w:val="22"/>
          <w:lang w:eastAsia="x-none"/>
        </w:rPr>
      </w:pPr>
    </w:p>
    <w:p w14:paraId="7425AF23" w14:textId="6D5A1E56" w:rsidR="00644941" w:rsidRPr="00740BFC" w:rsidRDefault="538E812A" w:rsidP="00644941">
      <w:pPr>
        <w:pStyle w:val="Legenda"/>
        <w:keepNext/>
        <w:jc w:val="center"/>
      </w:pPr>
      <w:bookmarkStart w:id="375" w:name="_Ref129270241"/>
      <w:bookmarkStart w:id="376" w:name="_Toc199624954"/>
      <w:r>
        <w:t xml:space="preserve">Tabela </w:t>
      </w:r>
      <w:fldSimple w:instr=" SEQ Tabela \* ARABIC ">
        <w:r w:rsidR="00BF303B">
          <w:t>110</w:t>
        </w:r>
      </w:fldSimple>
      <w:bookmarkEnd w:id="375"/>
      <w:r>
        <w:t xml:space="preserve">. Ecrãs implementados </w:t>
      </w:r>
      <w:r w:rsidRPr="538E812A">
        <w:rPr>
          <w:i/>
          <w:iCs/>
        </w:rPr>
        <w:t>FrontOffice</w:t>
      </w:r>
      <w:r>
        <w:t>.</w:t>
      </w:r>
      <w:bookmarkEnd w:id="376"/>
    </w:p>
    <w:tbl>
      <w:tblPr>
        <w:tblStyle w:val="TabelacomGrelha"/>
        <w:tblW w:w="0" w:type="auto"/>
        <w:tblLook w:val="04A0" w:firstRow="1" w:lastRow="0" w:firstColumn="1" w:lastColumn="0" w:noHBand="0" w:noVBand="1"/>
      </w:tblPr>
      <w:tblGrid>
        <w:gridCol w:w="1838"/>
        <w:gridCol w:w="4094"/>
        <w:gridCol w:w="2966"/>
      </w:tblGrid>
      <w:tr w:rsidR="00E80A0A" w:rsidRPr="00740BFC" w14:paraId="1A35B996" w14:textId="77777777" w:rsidTr="538E812A">
        <w:tc>
          <w:tcPr>
            <w:tcW w:w="1838" w:type="dxa"/>
            <w:shd w:val="clear" w:color="auto" w:fill="4472C4" w:themeFill="accent1"/>
            <w:vAlign w:val="center"/>
          </w:tcPr>
          <w:p w14:paraId="45ADE5ED" w14:textId="5124B34C" w:rsidR="00E80A0A" w:rsidRPr="00740BFC" w:rsidRDefault="538E812A" w:rsidP="37A9725F">
            <w:pPr>
              <w:rPr>
                <w:rFonts w:cs="Courier New"/>
                <w:b/>
                <w:bCs/>
                <w:color w:val="FFFFFF" w:themeColor="background1"/>
                <w:sz w:val="22"/>
                <w:szCs w:val="22"/>
              </w:rPr>
            </w:pPr>
            <w:r w:rsidRPr="538E812A">
              <w:rPr>
                <w:rFonts w:cs="Courier New"/>
                <w:b/>
                <w:bCs/>
                <w:color w:val="FFFFFF" w:themeColor="background1"/>
                <w:sz w:val="22"/>
                <w:szCs w:val="22"/>
              </w:rPr>
              <w:t>Nome do Ecrã</w:t>
            </w:r>
          </w:p>
        </w:tc>
        <w:tc>
          <w:tcPr>
            <w:tcW w:w="4094" w:type="dxa"/>
            <w:shd w:val="clear" w:color="auto" w:fill="4472C4" w:themeFill="accent1"/>
            <w:vAlign w:val="center"/>
          </w:tcPr>
          <w:p w14:paraId="3B5A9F32" w14:textId="78C15EE1" w:rsidR="00E80A0A" w:rsidRPr="00740BFC" w:rsidRDefault="538E812A" w:rsidP="37A9725F">
            <w:pPr>
              <w:rPr>
                <w:rFonts w:cs="Courier New"/>
                <w:b/>
                <w:bCs/>
                <w:color w:val="FFFFFF" w:themeColor="background1"/>
                <w:sz w:val="22"/>
                <w:szCs w:val="22"/>
              </w:rPr>
            </w:pPr>
            <w:r w:rsidRPr="538E812A">
              <w:rPr>
                <w:rFonts w:cs="Courier New"/>
                <w:b/>
                <w:bCs/>
                <w:color w:val="FFFFFF" w:themeColor="background1"/>
                <w:sz w:val="22"/>
                <w:szCs w:val="22"/>
              </w:rPr>
              <w:t>Funcionalidades implementadas</w:t>
            </w:r>
          </w:p>
        </w:tc>
        <w:tc>
          <w:tcPr>
            <w:tcW w:w="2966" w:type="dxa"/>
            <w:shd w:val="clear" w:color="auto" w:fill="4472C4" w:themeFill="accent1"/>
            <w:vAlign w:val="center"/>
          </w:tcPr>
          <w:p w14:paraId="1E9A22CC" w14:textId="3F5A6CF0" w:rsidR="00E80A0A" w:rsidRPr="00740BFC" w:rsidRDefault="538E812A" w:rsidP="37A9725F">
            <w:pPr>
              <w:rPr>
                <w:rFonts w:cs="Courier New"/>
                <w:b/>
                <w:bCs/>
                <w:color w:val="FFFFFF" w:themeColor="background1"/>
                <w:sz w:val="22"/>
                <w:szCs w:val="22"/>
              </w:rPr>
            </w:pPr>
            <w:r w:rsidRPr="538E812A">
              <w:rPr>
                <w:rFonts w:cs="Courier New"/>
                <w:b/>
                <w:bCs/>
                <w:color w:val="FFFFFF" w:themeColor="background1"/>
                <w:sz w:val="22"/>
                <w:szCs w:val="22"/>
              </w:rPr>
              <w:t>Nome das tabelas de base de dados que utiliza</w:t>
            </w:r>
          </w:p>
        </w:tc>
      </w:tr>
      <w:tr w:rsidR="00540C50" w:rsidRPr="00740BFC" w14:paraId="6314DF46" w14:textId="77777777" w:rsidTr="0038719D">
        <w:tc>
          <w:tcPr>
            <w:tcW w:w="1838" w:type="dxa"/>
            <w:vAlign w:val="bottom"/>
          </w:tcPr>
          <w:p w14:paraId="1A1D824A" w14:textId="017225A5" w:rsidR="00540C50" w:rsidRPr="00740BFC" w:rsidRDefault="00540C50" w:rsidP="00540C50">
            <w:pPr>
              <w:spacing w:line="259" w:lineRule="auto"/>
            </w:pPr>
            <w:r>
              <w:rPr>
                <w:rFonts w:ascii="Arial" w:hAnsi="Arial" w:cs="Arial"/>
                <w:sz w:val="20"/>
                <w:szCs w:val="20"/>
              </w:rPr>
              <w:t>LandingPage</w:t>
            </w:r>
          </w:p>
        </w:tc>
        <w:tc>
          <w:tcPr>
            <w:tcW w:w="4094" w:type="dxa"/>
            <w:vAlign w:val="bottom"/>
          </w:tcPr>
          <w:p w14:paraId="791C1FB4" w14:textId="061EBFB7" w:rsidR="00540C50" w:rsidRPr="00740BFC" w:rsidRDefault="00540C50" w:rsidP="00540C50">
            <w:pPr>
              <w:spacing w:line="259" w:lineRule="auto"/>
            </w:pPr>
            <w:r>
              <w:rPr>
                <w:rFonts w:ascii="Arial" w:hAnsi="Arial" w:cs="Arial"/>
                <w:sz w:val="20"/>
                <w:szCs w:val="20"/>
              </w:rPr>
              <w:t>Apresentação do catálogo, Adicionar ao carrinho</w:t>
            </w:r>
          </w:p>
        </w:tc>
        <w:tc>
          <w:tcPr>
            <w:tcW w:w="2966" w:type="dxa"/>
            <w:vAlign w:val="bottom"/>
          </w:tcPr>
          <w:p w14:paraId="46F93FE4" w14:textId="7089E6F8" w:rsidR="00540C50" w:rsidRPr="00740BFC" w:rsidRDefault="00540C50" w:rsidP="00540C50">
            <w:pPr>
              <w:spacing w:line="259" w:lineRule="auto"/>
            </w:pPr>
            <w:r>
              <w:rPr>
                <w:rFonts w:ascii="Arial" w:hAnsi="Arial" w:cs="Arial"/>
                <w:sz w:val="20"/>
                <w:szCs w:val="20"/>
              </w:rPr>
              <w:t>Produto, Regiao</w:t>
            </w:r>
          </w:p>
        </w:tc>
      </w:tr>
      <w:tr w:rsidR="00540C50" w:rsidRPr="00740BFC" w14:paraId="5A1D04FA" w14:textId="77777777" w:rsidTr="0038719D">
        <w:tc>
          <w:tcPr>
            <w:tcW w:w="1838" w:type="dxa"/>
            <w:vAlign w:val="bottom"/>
          </w:tcPr>
          <w:p w14:paraId="32C66B47" w14:textId="324AFCAC" w:rsidR="00540C50" w:rsidRPr="00740BFC" w:rsidRDefault="00540C50" w:rsidP="00540C50">
            <w:pPr>
              <w:spacing w:line="259" w:lineRule="auto"/>
            </w:pPr>
            <w:r>
              <w:rPr>
                <w:rFonts w:ascii="Arial" w:hAnsi="Arial" w:cs="Arial"/>
                <w:sz w:val="20"/>
                <w:szCs w:val="20"/>
              </w:rPr>
              <w:t>Checkout</w:t>
            </w:r>
          </w:p>
        </w:tc>
        <w:tc>
          <w:tcPr>
            <w:tcW w:w="4094" w:type="dxa"/>
            <w:vAlign w:val="bottom"/>
          </w:tcPr>
          <w:p w14:paraId="010E5D63" w14:textId="0F7FCCD4" w:rsidR="00540C50" w:rsidRPr="00740BFC" w:rsidRDefault="00540C50" w:rsidP="00540C50">
            <w:pPr>
              <w:spacing w:line="259" w:lineRule="auto"/>
            </w:pPr>
            <w:r>
              <w:rPr>
                <w:rFonts w:ascii="Arial" w:hAnsi="Arial" w:cs="Arial"/>
                <w:sz w:val="20"/>
                <w:szCs w:val="20"/>
              </w:rPr>
              <w:t>Criação de encomenda de cliente</w:t>
            </w:r>
          </w:p>
        </w:tc>
        <w:tc>
          <w:tcPr>
            <w:tcW w:w="2966" w:type="dxa"/>
            <w:vAlign w:val="bottom"/>
          </w:tcPr>
          <w:p w14:paraId="1F21433C" w14:textId="4F9FB0B4" w:rsidR="00540C50" w:rsidRPr="00740BFC" w:rsidRDefault="00540C50" w:rsidP="00540C50">
            <w:pPr>
              <w:spacing w:line="259" w:lineRule="auto"/>
            </w:pPr>
            <w:r>
              <w:rPr>
                <w:rFonts w:ascii="Arial" w:hAnsi="Arial" w:cs="Arial"/>
                <w:sz w:val="20"/>
                <w:szCs w:val="20"/>
              </w:rPr>
              <w:t>Distrito, Pais, Transportadora</w:t>
            </w:r>
          </w:p>
        </w:tc>
      </w:tr>
      <w:tr w:rsidR="00540C50" w:rsidRPr="00740BFC" w14:paraId="7B9617C9" w14:textId="77777777" w:rsidTr="0038719D">
        <w:tc>
          <w:tcPr>
            <w:tcW w:w="1838" w:type="dxa"/>
            <w:vAlign w:val="bottom"/>
          </w:tcPr>
          <w:p w14:paraId="2654C84C" w14:textId="1B729D22" w:rsidR="00540C50" w:rsidRPr="00740BFC" w:rsidRDefault="00540C50" w:rsidP="00540C50">
            <w:pPr>
              <w:spacing w:line="259" w:lineRule="auto"/>
            </w:pPr>
            <w:r>
              <w:rPr>
                <w:rFonts w:ascii="Arial" w:hAnsi="Arial" w:cs="Arial"/>
                <w:sz w:val="20"/>
                <w:szCs w:val="20"/>
              </w:rPr>
              <w:t>Conta_Login</w:t>
            </w:r>
          </w:p>
        </w:tc>
        <w:tc>
          <w:tcPr>
            <w:tcW w:w="4094" w:type="dxa"/>
            <w:vAlign w:val="bottom"/>
          </w:tcPr>
          <w:p w14:paraId="1D94C2C2" w14:textId="21700B2E" w:rsidR="00540C50" w:rsidRPr="00740BFC" w:rsidRDefault="00540C50" w:rsidP="00540C50">
            <w:pPr>
              <w:spacing w:line="259" w:lineRule="auto"/>
            </w:pPr>
            <w:r>
              <w:rPr>
                <w:rFonts w:ascii="Arial" w:hAnsi="Arial" w:cs="Arial"/>
                <w:sz w:val="20"/>
                <w:szCs w:val="20"/>
              </w:rPr>
              <w:t>Login de utilizador – importa notar que concebeu-se um sistema de login próprio, utilizando data storage (e verificações onde seria necessário informação do cliente) na solução proposta</w:t>
            </w:r>
          </w:p>
        </w:tc>
        <w:tc>
          <w:tcPr>
            <w:tcW w:w="2966" w:type="dxa"/>
            <w:vAlign w:val="bottom"/>
          </w:tcPr>
          <w:p w14:paraId="6F005A53" w14:textId="443C0979" w:rsidR="00540C50" w:rsidRPr="00740BFC" w:rsidRDefault="00540C50" w:rsidP="00540C50">
            <w:pPr>
              <w:spacing w:line="259" w:lineRule="auto"/>
            </w:pPr>
            <w:r>
              <w:rPr>
                <w:rFonts w:ascii="Arial" w:hAnsi="Arial" w:cs="Arial"/>
                <w:sz w:val="20"/>
                <w:szCs w:val="20"/>
              </w:rPr>
              <w:t>Cliente</w:t>
            </w:r>
          </w:p>
        </w:tc>
      </w:tr>
      <w:tr w:rsidR="00540C50" w:rsidRPr="00740BFC" w14:paraId="3CE16342" w14:textId="77777777" w:rsidTr="0038719D">
        <w:tc>
          <w:tcPr>
            <w:tcW w:w="1838" w:type="dxa"/>
            <w:vAlign w:val="bottom"/>
          </w:tcPr>
          <w:p w14:paraId="481B811D" w14:textId="2D39EF7B" w:rsidR="00540C50" w:rsidRPr="00740BFC" w:rsidRDefault="00540C50" w:rsidP="00540C50">
            <w:pPr>
              <w:spacing w:line="259" w:lineRule="auto"/>
            </w:pPr>
            <w:r>
              <w:rPr>
                <w:rFonts w:ascii="Arial" w:hAnsi="Arial" w:cs="Arial"/>
                <w:sz w:val="20"/>
                <w:szCs w:val="20"/>
              </w:rPr>
              <w:t>EditarPerfil</w:t>
            </w:r>
          </w:p>
        </w:tc>
        <w:tc>
          <w:tcPr>
            <w:tcW w:w="4094" w:type="dxa"/>
            <w:vAlign w:val="bottom"/>
          </w:tcPr>
          <w:p w14:paraId="6235228E" w14:textId="2E130F6C" w:rsidR="00540C50" w:rsidRPr="00740BFC" w:rsidRDefault="00540C50" w:rsidP="00540C50">
            <w:pPr>
              <w:spacing w:line="259" w:lineRule="auto"/>
            </w:pPr>
            <w:r>
              <w:rPr>
                <w:rFonts w:ascii="Arial" w:hAnsi="Arial" w:cs="Arial"/>
                <w:sz w:val="20"/>
                <w:szCs w:val="20"/>
              </w:rPr>
              <w:t>Edição de perfil de cliente</w:t>
            </w:r>
          </w:p>
        </w:tc>
        <w:tc>
          <w:tcPr>
            <w:tcW w:w="2966" w:type="dxa"/>
            <w:vAlign w:val="bottom"/>
          </w:tcPr>
          <w:p w14:paraId="2B7B8671" w14:textId="2F80CA2D" w:rsidR="00540C50" w:rsidRPr="00740BFC" w:rsidRDefault="00540C50" w:rsidP="00540C50">
            <w:pPr>
              <w:spacing w:line="259" w:lineRule="auto"/>
            </w:pPr>
            <w:r>
              <w:rPr>
                <w:rFonts w:ascii="Arial" w:hAnsi="Arial" w:cs="Arial"/>
                <w:sz w:val="20"/>
                <w:szCs w:val="20"/>
              </w:rPr>
              <w:t>Cliente</w:t>
            </w:r>
          </w:p>
        </w:tc>
      </w:tr>
      <w:tr w:rsidR="00540C50" w:rsidRPr="00740BFC" w14:paraId="711FB029" w14:textId="77777777" w:rsidTr="0038719D">
        <w:tc>
          <w:tcPr>
            <w:tcW w:w="1838" w:type="dxa"/>
            <w:vAlign w:val="bottom"/>
          </w:tcPr>
          <w:p w14:paraId="2DA9BC63" w14:textId="70257F11" w:rsidR="00540C50" w:rsidRPr="00740BFC" w:rsidRDefault="00540C50" w:rsidP="00540C50">
            <w:pPr>
              <w:spacing w:line="259" w:lineRule="auto"/>
            </w:pPr>
            <w:r>
              <w:rPr>
                <w:rFonts w:ascii="Arial" w:hAnsi="Arial" w:cs="Arial"/>
                <w:sz w:val="20"/>
                <w:szCs w:val="20"/>
              </w:rPr>
              <w:t>PaginaAjuda</w:t>
            </w:r>
          </w:p>
        </w:tc>
        <w:tc>
          <w:tcPr>
            <w:tcW w:w="4094" w:type="dxa"/>
            <w:vAlign w:val="bottom"/>
          </w:tcPr>
          <w:p w14:paraId="63ACDA89" w14:textId="377E5EDF" w:rsidR="00540C50" w:rsidRPr="00740BFC" w:rsidRDefault="00540C50" w:rsidP="00540C50">
            <w:pPr>
              <w:spacing w:line="259" w:lineRule="auto"/>
            </w:pPr>
            <w:r>
              <w:rPr>
                <w:rFonts w:ascii="Arial" w:hAnsi="Arial" w:cs="Arial"/>
                <w:sz w:val="20"/>
                <w:szCs w:val="20"/>
              </w:rPr>
              <w:t>Registo de ocorrência</w:t>
            </w:r>
          </w:p>
        </w:tc>
        <w:tc>
          <w:tcPr>
            <w:tcW w:w="2966" w:type="dxa"/>
            <w:vAlign w:val="bottom"/>
          </w:tcPr>
          <w:p w14:paraId="794898ED" w14:textId="57676DBD" w:rsidR="00540C50" w:rsidRPr="00740BFC" w:rsidRDefault="00540C50" w:rsidP="00540C50">
            <w:pPr>
              <w:spacing w:line="259" w:lineRule="auto"/>
            </w:pPr>
            <w:r>
              <w:rPr>
                <w:rFonts w:ascii="Arial" w:hAnsi="Arial" w:cs="Arial"/>
                <w:sz w:val="20"/>
                <w:szCs w:val="20"/>
              </w:rPr>
              <w:t>TipoOcorrencia</w:t>
            </w:r>
          </w:p>
        </w:tc>
      </w:tr>
      <w:tr w:rsidR="00540C50" w:rsidRPr="00740BFC" w14:paraId="67EA74E0" w14:textId="77777777" w:rsidTr="0038719D">
        <w:tc>
          <w:tcPr>
            <w:tcW w:w="1838" w:type="dxa"/>
            <w:vAlign w:val="bottom"/>
          </w:tcPr>
          <w:p w14:paraId="67B5FCAB" w14:textId="66419A8A" w:rsidR="00540C50" w:rsidRPr="00740BFC" w:rsidRDefault="00540C50" w:rsidP="00540C50">
            <w:pPr>
              <w:spacing w:line="259" w:lineRule="auto"/>
            </w:pPr>
            <w:r>
              <w:rPr>
                <w:rFonts w:ascii="Arial" w:hAnsi="Arial" w:cs="Arial"/>
                <w:sz w:val="20"/>
                <w:szCs w:val="20"/>
              </w:rPr>
              <w:t>Pedidos1</w:t>
            </w:r>
          </w:p>
        </w:tc>
        <w:tc>
          <w:tcPr>
            <w:tcW w:w="4094" w:type="dxa"/>
            <w:vAlign w:val="bottom"/>
          </w:tcPr>
          <w:p w14:paraId="4BAB1BFD" w14:textId="0FB4EA96" w:rsidR="00540C50" w:rsidRPr="00740BFC" w:rsidRDefault="00540C50" w:rsidP="00540C50">
            <w:pPr>
              <w:spacing w:line="259" w:lineRule="auto"/>
            </w:pPr>
            <w:r>
              <w:rPr>
                <w:rFonts w:ascii="Arial" w:hAnsi="Arial" w:cs="Arial"/>
                <w:sz w:val="20"/>
                <w:szCs w:val="20"/>
              </w:rPr>
              <w:t>Seguimento de encomenda</w:t>
            </w:r>
          </w:p>
        </w:tc>
        <w:tc>
          <w:tcPr>
            <w:tcW w:w="2966" w:type="dxa"/>
            <w:vAlign w:val="bottom"/>
          </w:tcPr>
          <w:p w14:paraId="7E5D9A04" w14:textId="2EBC6901" w:rsidR="00540C50" w:rsidRPr="00740BFC" w:rsidRDefault="00540C50" w:rsidP="00540C50">
            <w:pPr>
              <w:spacing w:line="259" w:lineRule="auto"/>
            </w:pPr>
            <w:r>
              <w:rPr>
                <w:rFonts w:ascii="Arial" w:hAnsi="Arial" w:cs="Arial"/>
                <w:sz w:val="20"/>
                <w:szCs w:val="20"/>
              </w:rPr>
              <w:t>Encomenda</w:t>
            </w:r>
          </w:p>
        </w:tc>
      </w:tr>
      <w:tr w:rsidR="00540C50" w:rsidRPr="00740BFC" w14:paraId="024D7AE3" w14:textId="77777777" w:rsidTr="0038719D">
        <w:tc>
          <w:tcPr>
            <w:tcW w:w="1838" w:type="dxa"/>
            <w:vAlign w:val="bottom"/>
          </w:tcPr>
          <w:p w14:paraId="2892A518" w14:textId="7D1366A6" w:rsidR="00540C50" w:rsidRPr="00740BFC" w:rsidRDefault="00540C50" w:rsidP="00540C50">
            <w:pPr>
              <w:spacing w:line="259" w:lineRule="auto"/>
            </w:pPr>
            <w:r>
              <w:rPr>
                <w:rFonts w:ascii="Arial" w:hAnsi="Arial" w:cs="Arial"/>
                <w:sz w:val="20"/>
                <w:szCs w:val="20"/>
              </w:rPr>
              <w:t>Perfil</w:t>
            </w:r>
          </w:p>
        </w:tc>
        <w:tc>
          <w:tcPr>
            <w:tcW w:w="4094" w:type="dxa"/>
            <w:vAlign w:val="bottom"/>
          </w:tcPr>
          <w:p w14:paraId="1CD45CE4" w14:textId="36AECE5B" w:rsidR="00540C50" w:rsidRPr="00740BFC" w:rsidRDefault="00540C50" w:rsidP="00540C50">
            <w:pPr>
              <w:spacing w:line="259" w:lineRule="auto"/>
            </w:pPr>
            <w:r>
              <w:rPr>
                <w:rFonts w:ascii="Arial" w:hAnsi="Arial" w:cs="Arial"/>
                <w:sz w:val="20"/>
                <w:szCs w:val="20"/>
              </w:rPr>
              <w:t>Visualização do perfil de cliente</w:t>
            </w:r>
          </w:p>
        </w:tc>
        <w:tc>
          <w:tcPr>
            <w:tcW w:w="2966" w:type="dxa"/>
            <w:vAlign w:val="bottom"/>
          </w:tcPr>
          <w:p w14:paraId="19FC6222" w14:textId="0F642C0F" w:rsidR="00540C50" w:rsidRPr="00740BFC" w:rsidRDefault="00540C50" w:rsidP="00540C50">
            <w:pPr>
              <w:spacing w:line="259" w:lineRule="auto"/>
            </w:pPr>
            <w:r>
              <w:rPr>
                <w:rFonts w:ascii="Arial" w:hAnsi="Arial" w:cs="Arial"/>
                <w:sz w:val="20"/>
                <w:szCs w:val="20"/>
              </w:rPr>
              <w:t>Cliente</w:t>
            </w:r>
          </w:p>
        </w:tc>
      </w:tr>
      <w:tr w:rsidR="00540C50" w14:paraId="5A9DC9F0" w14:textId="77777777" w:rsidTr="0038719D">
        <w:trPr>
          <w:trHeight w:val="300"/>
        </w:trPr>
        <w:tc>
          <w:tcPr>
            <w:tcW w:w="1838" w:type="dxa"/>
            <w:vAlign w:val="bottom"/>
          </w:tcPr>
          <w:p w14:paraId="5A4BEB17" w14:textId="093922E8" w:rsidR="00540C50" w:rsidRDefault="00540C50" w:rsidP="00540C50">
            <w:pPr>
              <w:spacing w:line="259" w:lineRule="auto"/>
            </w:pPr>
            <w:r>
              <w:rPr>
                <w:rFonts w:ascii="Arial" w:hAnsi="Arial" w:cs="Arial"/>
                <w:sz w:val="20"/>
                <w:szCs w:val="20"/>
              </w:rPr>
              <w:t>RegistarConta</w:t>
            </w:r>
          </w:p>
        </w:tc>
        <w:tc>
          <w:tcPr>
            <w:tcW w:w="4094" w:type="dxa"/>
            <w:vAlign w:val="bottom"/>
          </w:tcPr>
          <w:p w14:paraId="4CA79142" w14:textId="51470E4D" w:rsidR="00540C50" w:rsidRDefault="00540C50" w:rsidP="00540C50">
            <w:pPr>
              <w:spacing w:line="259" w:lineRule="auto"/>
            </w:pPr>
            <w:r>
              <w:rPr>
                <w:rFonts w:ascii="Arial" w:hAnsi="Arial" w:cs="Arial"/>
                <w:sz w:val="20"/>
                <w:szCs w:val="20"/>
              </w:rPr>
              <w:t>Registo de cliente</w:t>
            </w:r>
          </w:p>
        </w:tc>
        <w:tc>
          <w:tcPr>
            <w:tcW w:w="2966" w:type="dxa"/>
            <w:vAlign w:val="bottom"/>
          </w:tcPr>
          <w:p w14:paraId="303FCD6E" w14:textId="4D71C8D9" w:rsidR="00540C50" w:rsidRDefault="00540C50" w:rsidP="00540C50">
            <w:pPr>
              <w:spacing w:line="259" w:lineRule="auto"/>
            </w:pPr>
            <w:r>
              <w:rPr>
                <w:rFonts w:ascii="Arial" w:hAnsi="Arial" w:cs="Arial"/>
                <w:sz w:val="20"/>
                <w:szCs w:val="20"/>
              </w:rPr>
              <w:t>Genero, Cliente</w:t>
            </w:r>
          </w:p>
        </w:tc>
      </w:tr>
    </w:tbl>
    <w:p w14:paraId="6078E6D9" w14:textId="247B9F5E" w:rsidR="00F55073" w:rsidRPr="00740BFC" w:rsidRDefault="00F55073" w:rsidP="538E812A">
      <w:pPr>
        <w:rPr>
          <w:rFonts w:ascii="Courier New" w:hAnsi="Courier New" w:cs="Courier New"/>
          <w:i/>
          <w:iCs/>
          <w:sz w:val="20"/>
          <w:szCs w:val="20"/>
        </w:rPr>
      </w:pPr>
    </w:p>
    <w:p w14:paraId="359D8F53" w14:textId="77777777" w:rsidR="00F55073" w:rsidRPr="00740BFC" w:rsidRDefault="00F55073" w:rsidP="538E812A">
      <w:pPr>
        <w:rPr>
          <w:rFonts w:ascii="Courier New" w:hAnsi="Courier New" w:cs="Courier New"/>
          <w:i/>
          <w:iCs/>
          <w:sz w:val="20"/>
          <w:szCs w:val="20"/>
        </w:rPr>
      </w:pPr>
      <w:r w:rsidRPr="538E812A">
        <w:rPr>
          <w:rFonts w:ascii="Courier New" w:hAnsi="Courier New" w:cs="Courier New"/>
          <w:i/>
          <w:iCs/>
          <w:sz w:val="20"/>
          <w:szCs w:val="20"/>
        </w:rPr>
        <w:br w:type="page"/>
      </w:r>
    </w:p>
    <w:p w14:paraId="7BE53DAA" w14:textId="77777777" w:rsidR="00E80A0A" w:rsidRPr="00740BFC" w:rsidRDefault="00E80A0A" w:rsidP="538E812A">
      <w:pPr>
        <w:rPr>
          <w:rFonts w:ascii="Courier New" w:hAnsi="Courier New" w:cs="Courier New"/>
          <w:i/>
          <w:iCs/>
          <w:sz w:val="20"/>
          <w:szCs w:val="20"/>
        </w:rPr>
      </w:pPr>
    </w:p>
    <w:p w14:paraId="0BD1BEDF" w14:textId="219517AB" w:rsidR="00F55073" w:rsidRPr="00740BFC" w:rsidRDefault="538E812A" w:rsidP="37A9725F">
      <w:pPr>
        <w:pStyle w:val="Ttulo2"/>
        <w:ind w:left="567" w:hanging="567"/>
        <w:rPr>
          <w:lang w:val="pt-PT"/>
        </w:rPr>
      </w:pPr>
      <w:bookmarkStart w:id="377" w:name="_Toc255906473"/>
      <w:bookmarkStart w:id="378" w:name="_Toc199624835"/>
      <w:r>
        <w:t>Funcionalidades BackOffice em OutSystems</w:t>
      </w:r>
      <w:bookmarkEnd w:id="377"/>
      <w:bookmarkEnd w:id="378"/>
    </w:p>
    <w:p w14:paraId="0894191A" w14:textId="722995CC" w:rsidR="00F55073" w:rsidRPr="00740BFC" w:rsidRDefault="538E812A" w:rsidP="00F55073">
      <w:pPr>
        <w:rPr>
          <w:sz w:val="22"/>
          <w:szCs w:val="22"/>
          <w:lang w:eastAsia="x-none"/>
        </w:rPr>
      </w:pPr>
      <w:r w:rsidRPr="538E812A">
        <w:rPr>
          <w:sz w:val="22"/>
          <w:szCs w:val="22"/>
        </w:rPr>
        <w:t xml:space="preserve">A tabela seguinte apresenta a lista dos ecrãs implementados para o </w:t>
      </w:r>
      <w:r w:rsidRPr="538E812A">
        <w:rPr>
          <w:i/>
          <w:iCs/>
          <w:sz w:val="22"/>
          <w:szCs w:val="22"/>
        </w:rPr>
        <w:t>BackOffice</w:t>
      </w:r>
      <w:r w:rsidRPr="538E812A">
        <w:rPr>
          <w:sz w:val="22"/>
          <w:szCs w:val="22"/>
        </w:rPr>
        <w:t>.</w:t>
      </w:r>
    </w:p>
    <w:p w14:paraId="04B66AA3" w14:textId="77777777" w:rsidR="000C5627" w:rsidRPr="00740BFC" w:rsidRDefault="000C5627" w:rsidP="00F55073">
      <w:pPr>
        <w:rPr>
          <w:sz w:val="22"/>
          <w:szCs w:val="22"/>
          <w:lang w:eastAsia="x-none"/>
        </w:rPr>
      </w:pPr>
    </w:p>
    <w:p w14:paraId="3493B4BE" w14:textId="0FDA45B0" w:rsidR="00F55073" w:rsidRPr="00740BFC" w:rsidRDefault="538E812A" w:rsidP="00F55073">
      <w:pPr>
        <w:pStyle w:val="Legenda"/>
        <w:keepNext/>
        <w:jc w:val="center"/>
      </w:pPr>
      <w:bookmarkStart w:id="379" w:name="_Toc199624955"/>
      <w:r>
        <w:t xml:space="preserve">Tabela </w:t>
      </w:r>
      <w:fldSimple w:instr=" SEQ Tabela \* ARABIC ">
        <w:r w:rsidR="00BF303B">
          <w:t>111</w:t>
        </w:r>
      </w:fldSimple>
      <w:r>
        <w:t xml:space="preserve">. Ecrãs implementados </w:t>
      </w:r>
      <w:r w:rsidRPr="538E812A">
        <w:rPr>
          <w:i/>
          <w:iCs/>
        </w:rPr>
        <w:t>BackOffice</w:t>
      </w:r>
      <w:r>
        <w:t>.</w:t>
      </w:r>
      <w:bookmarkEnd w:id="379"/>
    </w:p>
    <w:tbl>
      <w:tblPr>
        <w:tblStyle w:val="TabelacomGrelha"/>
        <w:tblW w:w="0" w:type="auto"/>
        <w:tblLook w:val="04A0" w:firstRow="1" w:lastRow="0" w:firstColumn="1" w:lastColumn="0" w:noHBand="0" w:noVBand="1"/>
      </w:tblPr>
      <w:tblGrid>
        <w:gridCol w:w="1975"/>
        <w:gridCol w:w="3938"/>
        <w:gridCol w:w="2985"/>
      </w:tblGrid>
      <w:tr w:rsidR="00F55073" w:rsidRPr="00740BFC" w14:paraId="268BCEF3" w14:textId="77777777" w:rsidTr="00540C50">
        <w:tc>
          <w:tcPr>
            <w:tcW w:w="1975" w:type="dxa"/>
            <w:shd w:val="clear" w:color="auto" w:fill="4472C4" w:themeFill="accent1"/>
            <w:vAlign w:val="center"/>
          </w:tcPr>
          <w:p w14:paraId="21899CA4" w14:textId="1862C847" w:rsidR="00F55073" w:rsidRPr="00740BFC" w:rsidRDefault="538E812A" w:rsidP="37A9725F">
            <w:pPr>
              <w:rPr>
                <w:rFonts w:cs="Courier New"/>
                <w:color w:val="FFFFFF" w:themeColor="background1"/>
                <w:sz w:val="22"/>
                <w:szCs w:val="22"/>
              </w:rPr>
            </w:pPr>
            <w:r w:rsidRPr="538E812A">
              <w:rPr>
                <w:rFonts w:cs="Courier New"/>
                <w:b/>
                <w:bCs/>
                <w:color w:val="FFFFFF" w:themeColor="background1"/>
                <w:sz w:val="22"/>
                <w:szCs w:val="22"/>
              </w:rPr>
              <w:t xml:space="preserve">Nome do </w:t>
            </w:r>
            <w:r w:rsidRPr="538E812A">
              <w:rPr>
                <w:rFonts w:cs="Courier New"/>
                <w:color w:val="FFFFFF" w:themeColor="background1"/>
                <w:sz w:val="22"/>
                <w:szCs w:val="22"/>
              </w:rPr>
              <w:t>Ecrã</w:t>
            </w:r>
          </w:p>
        </w:tc>
        <w:tc>
          <w:tcPr>
            <w:tcW w:w="3938" w:type="dxa"/>
            <w:shd w:val="clear" w:color="auto" w:fill="4472C4" w:themeFill="accent1"/>
            <w:vAlign w:val="center"/>
          </w:tcPr>
          <w:p w14:paraId="374AFB39" w14:textId="77777777" w:rsidR="00F55073" w:rsidRPr="00740BFC" w:rsidRDefault="538E812A" w:rsidP="37A9725F">
            <w:pPr>
              <w:rPr>
                <w:rFonts w:cs="Courier New"/>
                <w:color w:val="FFFFFF" w:themeColor="background1"/>
                <w:sz w:val="22"/>
                <w:szCs w:val="22"/>
              </w:rPr>
            </w:pPr>
            <w:r w:rsidRPr="538E812A">
              <w:rPr>
                <w:rFonts w:cs="Courier New"/>
                <w:color w:val="FFFFFF" w:themeColor="background1"/>
                <w:sz w:val="22"/>
                <w:szCs w:val="22"/>
              </w:rPr>
              <w:t>Funcionalidades implementadas</w:t>
            </w:r>
          </w:p>
        </w:tc>
        <w:tc>
          <w:tcPr>
            <w:tcW w:w="2985" w:type="dxa"/>
            <w:shd w:val="clear" w:color="auto" w:fill="4472C4" w:themeFill="accent1"/>
            <w:vAlign w:val="center"/>
          </w:tcPr>
          <w:p w14:paraId="529483A9" w14:textId="77777777" w:rsidR="00F55073" w:rsidRPr="00740BFC" w:rsidRDefault="538E812A" w:rsidP="37A9725F">
            <w:pPr>
              <w:rPr>
                <w:rFonts w:cs="Courier New"/>
                <w:color w:val="FFFFFF" w:themeColor="background1"/>
                <w:sz w:val="22"/>
                <w:szCs w:val="22"/>
              </w:rPr>
            </w:pPr>
            <w:r w:rsidRPr="538E812A">
              <w:rPr>
                <w:rFonts w:cs="Courier New"/>
                <w:color w:val="FFFFFF" w:themeColor="background1"/>
                <w:sz w:val="22"/>
                <w:szCs w:val="22"/>
              </w:rPr>
              <w:t>Nome das tabelas de base de dados que utiliza</w:t>
            </w:r>
          </w:p>
        </w:tc>
      </w:tr>
      <w:tr w:rsidR="00540C50" w:rsidRPr="00740BFC" w14:paraId="4DBBF586" w14:textId="77777777" w:rsidTr="00540C50">
        <w:tc>
          <w:tcPr>
            <w:tcW w:w="1975" w:type="dxa"/>
            <w:vAlign w:val="bottom"/>
          </w:tcPr>
          <w:p w14:paraId="5C8F10F9" w14:textId="7054D5BF" w:rsidR="00540C50" w:rsidRPr="00740BFC" w:rsidRDefault="00540C50" w:rsidP="00540C50">
            <w:pPr>
              <w:spacing w:line="259" w:lineRule="auto"/>
            </w:pPr>
            <w:r>
              <w:rPr>
                <w:rFonts w:ascii="Arial" w:hAnsi="Arial" w:cs="Arial"/>
                <w:sz w:val="20"/>
                <w:szCs w:val="20"/>
              </w:rPr>
              <w:t>Clientes</w:t>
            </w:r>
          </w:p>
        </w:tc>
        <w:tc>
          <w:tcPr>
            <w:tcW w:w="3938" w:type="dxa"/>
            <w:vAlign w:val="bottom"/>
          </w:tcPr>
          <w:p w14:paraId="778B1258" w14:textId="63570E04" w:rsidR="00540C50" w:rsidRPr="00740BFC" w:rsidRDefault="00540C50" w:rsidP="00540C50">
            <w:pPr>
              <w:spacing w:line="259" w:lineRule="auto"/>
            </w:pPr>
            <w:r>
              <w:rPr>
                <w:rFonts w:ascii="Arial" w:hAnsi="Arial" w:cs="Arial"/>
                <w:sz w:val="20"/>
                <w:szCs w:val="20"/>
              </w:rPr>
              <w:t>Lista os clientes e as suas encomendas</w:t>
            </w:r>
          </w:p>
        </w:tc>
        <w:tc>
          <w:tcPr>
            <w:tcW w:w="2985" w:type="dxa"/>
            <w:vAlign w:val="bottom"/>
          </w:tcPr>
          <w:p w14:paraId="2D4BBDC5" w14:textId="2A2940EB" w:rsidR="00540C50" w:rsidRPr="00740BFC" w:rsidRDefault="00540C50" w:rsidP="00540C50">
            <w:pPr>
              <w:spacing w:line="259" w:lineRule="auto"/>
            </w:pPr>
            <w:r>
              <w:rPr>
                <w:rFonts w:ascii="Arial" w:hAnsi="Arial" w:cs="Arial"/>
                <w:sz w:val="20"/>
                <w:szCs w:val="20"/>
              </w:rPr>
              <w:t>Cliente, Morada, Encomenda</w:t>
            </w:r>
          </w:p>
        </w:tc>
      </w:tr>
      <w:tr w:rsidR="00540C50" w:rsidRPr="00740BFC" w14:paraId="38E5029E" w14:textId="77777777" w:rsidTr="00540C50">
        <w:tc>
          <w:tcPr>
            <w:tcW w:w="1975" w:type="dxa"/>
            <w:vAlign w:val="bottom"/>
          </w:tcPr>
          <w:p w14:paraId="3EC6F00B" w14:textId="6C191D45" w:rsidR="00540C50" w:rsidRPr="00740BFC" w:rsidRDefault="00540C50" w:rsidP="00540C50">
            <w:pPr>
              <w:spacing w:line="259" w:lineRule="auto"/>
            </w:pPr>
            <w:r>
              <w:rPr>
                <w:rFonts w:ascii="Arial" w:hAnsi="Arial" w:cs="Arial"/>
                <w:sz w:val="20"/>
                <w:szCs w:val="20"/>
              </w:rPr>
              <w:t>Ocorrências</w:t>
            </w:r>
          </w:p>
        </w:tc>
        <w:tc>
          <w:tcPr>
            <w:tcW w:w="3938" w:type="dxa"/>
            <w:vAlign w:val="bottom"/>
          </w:tcPr>
          <w:p w14:paraId="70F3B215" w14:textId="756616C7" w:rsidR="00540C50" w:rsidRPr="00740BFC" w:rsidRDefault="00540C50" w:rsidP="00540C50">
            <w:pPr>
              <w:spacing w:line="259" w:lineRule="auto"/>
            </w:pPr>
            <w:r>
              <w:rPr>
                <w:rFonts w:ascii="Arial" w:hAnsi="Arial" w:cs="Arial"/>
                <w:sz w:val="20"/>
                <w:szCs w:val="20"/>
              </w:rPr>
              <w:t>Lista ocorrências, registar solução</w:t>
            </w:r>
          </w:p>
        </w:tc>
        <w:tc>
          <w:tcPr>
            <w:tcW w:w="2985" w:type="dxa"/>
            <w:vAlign w:val="bottom"/>
          </w:tcPr>
          <w:p w14:paraId="5003B289" w14:textId="48EF1917" w:rsidR="00540C50" w:rsidRPr="00740BFC" w:rsidRDefault="00540C50" w:rsidP="00540C50">
            <w:pPr>
              <w:spacing w:line="259" w:lineRule="auto"/>
            </w:pPr>
            <w:r>
              <w:rPr>
                <w:rFonts w:ascii="Arial" w:hAnsi="Arial" w:cs="Arial"/>
                <w:sz w:val="20"/>
                <w:szCs w:val="20"/>
              </w:rPr>
              <w:t>Ocorrencia, EstadoOcorrencia, EncomendaCliente, EstadoEncomenda</w:t>
            </w:r>
          </w:p>
        </w:tc>
      </w:tr>
      <w:tr w:rsidR="00540C50" w:rsidRPr="00740BFC" w14:paraId="011998C8" w14:textId="77777777" w:rsidTr="00540C50">
        <w:tc>
          <w:tcPr>
            <w:tcW w:w="1975" w:type="dxa"/>
            <w:vAlign w:val="bottom"/>
          </w:tcPr>
          <w:p w14:paraId="44A240DD" w14:textId="4B01B223" w:rsidR="00540C50" w:rsidRPr="00740BFC" w:rsidRDefault="00540C50" w:rsidP="00540C50">
            <w:pPr>
              <w:spacing w:line="259" w:lineRule="auto"/>
            </w:pPr>
            <w:r>
              <w:rPr>
                <w:rFonts w:ascii="Arial" w:hAnsi="Arial" w:cs="Arial"/>
                <w:sz w:val="20"/>
                <w:szCs w:val="20"/>
              </w:rPr>
              <w:t>Produtos</w:t>
            </w:r>
          </w:p>
        </w:tc>
        <w:tc>
          <w:tcPr>
            <w:tcW w:w="3938" w:type="dxa"/>
            <w:vAlign w:val="bottom"/>
          </w:tcPr>
          <w:p w14:paraId="1F9F337B" w14:textId="15455944" w:rsidR="00540C50" w:rsidRPr="00740BFC" w:rsidRDefault="00540C50" w:rsidP="00540C50">
            <w:pPr>
              <w:spacing w:line="259" w:lineRule="auto"/>
            </w:pPr>
            <w:r>
              <w:rPr>
                <w:rFonts w:ascii="Arial" w:hAnsi="Arial" w:cs="Arial"/>
                <w:sz w:val="20"/>
                <w:szCs w:val="20"/>
              </w:rPr>
              <w:t>Lista produtos e stock</w:t>
            </w:r>
          </w:p>
        </w:tc>
        <w:tc>
          <w:tcPr>
            <w:tcW w:w="2985" w:type="dxa"/>
            <w:vAlign w:val="bottom"/>
          </w:tcPr>
          <w:p w14:paraId="3986BD51" w14:textId="27ABF122" w:rsidR="00540C50" w:rsidRPr="00740BFC" w:rsidRDefault="00540C50" w:rsidP="00540C50">
            <w:pPr>
              <w:spacing w:line="259" w:lineRule="auto"/>
            </w:pPr>
            <w:r>
              <w:rPr>
                <w:rFonts w:ascii="Arial" w:hAnsi="Arial" w:cs="Arial"/>
                <w:sz w:val="20"/>
                <w:szCs w:val="20"/>
              </w:rPr>
              <w:t>Produto, StockProduto, Regiao</w:t>
            </w:r>
          </w:p>
        </w:tc>
      </w:tr>
      <w:tr w:rsidR="00540C50" w:rsidRPr="00740BFC" w14:paraId="7B4AC614" w14:textId="77777777" w:rsidTr="00540C50">
        <w:tc>
          <w:tcPr>
            <w:tcW w:w="1975" w:type="dxa"/>
            <w:vAlign w:val="bottom"/>
          </w:tcPr>
          <w:p w14:paraId="4E06E7A7" w14:textId="0A4E5FCD" w:rsidR="00540C50" w:rsidRPr="00740BFC" w:rsidRDefault="00540C50" w:rsidP="00540C50">
            <w:pPr>
              <w:rPr>
                <w:rFonts w:ascii="Courier New" w:hAnsi="Courier New" w:cs="Courier New"/>
                <w:sz w:val="22"/>
                <w:szCs w:val="22"/>
              </w:rPr>
            </w:pPr>
            <w:r>
              <w:rPr>
                <w:rFonts w:ascii="Arial" w:hAnsi="Arial" w:cs="Arial"/>
                <w:sz w:val="20"/>
                <w:szCs w:val="20"/>
              </w:rPr>
              <w:t>Expedição</w:t>
            </w:r>
          </w:p>
        </w:tc>
        <w:tc>
          <w:tcPr>
            <w:tcW w:w="3938" w:type="dxa"/>
            <w:vAlign w:val="bottom"/>
          </w:tcPr>
          <w:p w14:paraId="79F1D7F1" w14:textId="7BBDE2A8" w:rsidR="00540C50" w:rsidRPr="00740BFC" w:rsidRDefault="00540C50" w:rsidP="00540C50">
            <w:pPr>
              <w:rPr>
                <w:rFonts w:ascii="Courier New" w:hAnsi="Courier New" w:cs="Courier New"/>
                <w:sz w:val="22"/>
                <w:szCs w:val="22"/>
              </w:rPr>
            </w:pPr>
            <w:r>
              <w:rPr>
                <w:rFonts w:ascii="Arial" w:hAnsi="Arial" w:cs="Arial"/>
                <w:sz w:val="20"/>
                <w:szCs w:val="20"/>
              </w:rPr>
              <w:t>Acompanhamento e gestão do estado de entregas e transporte (inclui integração API Transportadora)</w:t>
            </w:r>
          </w:p>
        </w:tc>
        <w:tc>
          <w:tcPr>
            <w:tcW w:w="2985" w:type="dxa"/>
            <w:vAlign w:val="bottom"/>
          </w:tcPr>
          <w:p w14:paraId="4DF641E5" w14:textId="3EAD4729" w:rsidR="00540C50" w:rsidRPr="00740BFC" w:rsidRDefault="00540C50" w:rsidP="00540C50">
            <w:pPr>
              <w:rPr>
                <w:rFonts w:ascii="Courier New" w:hAnsi="Courier New" w:cs="Courier New"/>
                <w:sz w:val="22"/>
                <w:szCs w:val="22"/>
              </w:rPr>
            </w:pPr>
            <w:r>
              <w:rPr>
                <w:rFonts w:ascii="Arial" w:hAnsi="Arial" w:cs="Arial"/>
                <w:sz w:val="20"/>
                <w:szCs w:val="20"/>
              </w:rPr>
              <w:t>Encomenda, EstadoEncomenda, Transporte</w:t>
            </w:r>
          </w:p>
        </w:tc>
      </w:tr>
      <w:tr w:rsidR="00540C50" w:rsidRPr="00740BFC" w14:paraId="7789D581" w14:textId="77777777" w:rsidTr="00540C50">
        <w:tc>
          <w:tcPr>
            <w:tcW w:w="1975" w:type="dxa"/>
            <w:vAlign w:val="bottom"/>
          </w:tcPr>
          <w:p w14:paraId="7E9DEFF0" w14:textId="188FBAC0" w:rsidR="00540C50" w:rsidRPr="00740BFC" w:rsidRDefault="00540C50" w:rsidP="00540C50">
            <w:pPr>
              <w:rPr>
                <w:rFonts w:ascii="Courier New" w:hAnsi="Courier New" w:cs="Courier New"/>
                <w:sz w:val="22"/>
                <w:szCs w:val="22"/>
              </w:rPr>
            </w:pPr>
            <w:r>
              <w:rPr>
                <w:rFonts w:ascii="Arial" w:hAnsi="Arial" w:cs="Arial"/>
                <w:sz w:val="20"/>
                <w:szCs w:val="20"/>
              </w:rPr>
              <w:t>Entrada de Armazém</w:t>
            </w:r>
          </w:p>
        </w:tc>
        <w:tc>
          <w:tcPr>
            <w:tcW w:w="3938" w:type="dxa"/>
            <w:vAlign w:val="bottom"/>
          </w:tcPr>
          <w:p w14:paraId="0C0AC200" w14:textId="5CFC1CD5" w:rsidR="00540C50" w:rsidRPr="00740BFC" w:rsidRDefault="00540C50" w:rsidP="00540C50">
            <w:pPr>
              <w:rPr>
                <w:rFonts w:ascii="Courier New" w:hAnsi="Courier New" w:cs="Courier New"/>
                <w:sz w:val="22"/>
                <w:szCs w:val="22"/>
              </w:rPr>
            </w:pPr>
            <w:r>
              <w:rPr>
                <w:rFonts w:ascii="Arial" w:hAnsi="Arial" w:cs="Arial"/>
                <w:sz w:val="20"/>
                <w:szCs w:val="20"/>
              </w:rPr>
              <w:t>Registo de entrada de produtos no armazém, gestão de encomendas a fornecedores</w:t>
            </w:r>
          </w:p>
        </w:tc>
        <w:tc>
          <w:tcPr>
            <w:tcW w:w="2985" w:type="dxa"/>
            <w:vAlign w:val="bottom"/>
          </w:tcPr>
          <w:p w14:paraId="13C13E90" w14:textId="4EEB035A" w:rsidR="00540C50" w:rsidRPr="00740BFC" w:rsidRDefault="00540C50" w:rsidP="00540C50">
            <w:pPr>
              <w:rPr>
                <w:rFonts w:ascii="Courier New" w:hAnsi="Courier New" w:cs="Courier New"/>
                <w:sz w:val="22"/>
                <w:szCs w:val="22"/>
              </w:rPr>
            </w:pPr>
            <w:r>
              <w:rPr>
                <w:rFonts w:ascii="Arial" w:hAnsi="Arial" w:cs="Arial"/>
                <w:sz w:val="20"/>
                <w:szCs w:val="20"/>
              </w:rPr>
              <w:t>EncomendaFornecedor, EstadoEncomendaFornecedor, Produto, Fornecedor</w:t>
            </w:r>
          </w:p>
        </w:tc>
      </w:tr>
      <w:tr w:rsidR="00540C50" w:rsidRPr="00740BFC" w14:paraId="50E18761" w14:textId="77777777" w:rsidTr="00540C50">
        <w:tc>
          <w:tcPr>
            <w:tcW w:w="1975" w:type="dxa"/>
            <w:vAlign w:val="bottom"/>
          </w:tcPr>
          <w:p w14:paraId="7DD0A2BB" w14:textId="28EC63B8" w:rsidR="00540C50" w:rsidRPr="00740BFC" w:rsidRDefault="00540C50" w:rsidP="00540C50">
            <w:pPr>
              <w:rPr>
                <w:rFonts w:ascii="Courier New" w:hAnsi="Courier New" w:cs="Courier New"/>
                <w:sz w:val="22"/>
                <w:szCs w:val="22"/>
              </w:rPr>
            </w:pPr>
            <w:r>
              <w:rPr>
                <w:rFonts w:ascii="Arial" w:hAnsi="Arial" w:cs="Arial"/>
                <w:sz w:val="20"/>
                <w:szCs w:val="20"/>
              </w:rPr>
              <w:t>Promoções e Campanhas</w:t>
            </w:r>
          </w:p>
        </w:tc>
        <w:tc>
          <w:tcPr>
            <w:tcW w:w="3938" w:type="dxa"/>
            <w:vAlign w:val="bottom"/>
          </w:tcPr>
          <w:p w14:paraId="47FFDD4A" w14:textId="0FBA6363" w:rsidR="00540C50" w:rsidRPr="00740BFC" w:rsidRDefault="00540C50" w:rsidP="00540C50">
            <w:pPr>
              <w:rPr>
                <w:rFonts w:ascii="Courier New" w:hAnsi="Courier New" w:cs="Courier New"/>
                <w:sz w:val="22"/>
                <w:szCs w:val="22"/>
              </w:rPr>
            </w:pPr>
            <w:r>
              <w:rPr>
                <w:rFonts w:ascii="Arial" w:hAnsi="Arial" w:cs="Arial"/>
                <w:sz w:val="20"/>
                <w:szCs w:val="20"/>
              </w:rPr>
              <w:t>Criação, edição, pesquisa e remoção de campanhas promocionais</w:t>
            </w:r>
          </w:p>
        </w:tc>
        <w:tc>
          <w:tcPr>
            <w:tcW w:w="2985" w:type="dxa"/>
            <w:vAlign w:val="bottom"/>
          </w:tcPr>
          <w:p w14:paraId="3DD93560" w14:textId="7C8382C3" w:rsidR="00540C50" w:rsidRPr="00740BFC" w:rsidRDefault="00540C50" w:rsidP="00540C50">
            <w:pPr>
              <w:rPr>
                <w:rFonts w:ascii="Courier New" w:hAnsi="Courier New" w:cs="Courier New"/>
                <w:sz w:val="22"/>
                <w:szCs w:val="22"/>
              </w:rPr>
            </w:pPr>
            <w:r>
              <w:rPr>
                <w:rFonts w:ascii="Arial" w:hAnsi="Arial" w:cs="Arial"/>
                <w:sz w:val="20"/>
                <w:szCs w:val="20"/>
              </w:rPr>
              <w:t>Promocao, Campanha, Produto</w:t>
            </w:r>
          </w:p>
        </w:tc>
      </w:tr>
    </w:tbl>
    <w:p w14:paraId="17E6464A" w14:textId="77777777" w:rsidR="00F55073" w:rsidRPr="00740BFC" w:rsidRDefault="00F55073" w:rsidP="538E812A">
      <w:pPr>
        <w:rPr>
          <w:rFonts w:ascii="Courier New" w:hAnsi="Courier New" w:cs="Courier New"/>
          <w:i/>
          <w:iCs/>
          <w:sz w:val="20"/>
          <w:szCs w:val="20"/>
        </w:rPr>
      </w:pPr>
    </w:p>
    <w:p w14:paraId="284B4F46" w14:textId="37C66D05" w:rsidR="009249BE" w:rsidRPr="00740BFC" w:rsidRDefault="538E812A" w:rsidP="37A9725F">
      <w:pPr>
        <w:pStyle w:val="Ttulo2"/>
        <w:ind w:left="567" w:hanging="567"/>
        <w:rPr>
          <w:lang w:val="pt-PT"/>
        </w:rPr>
      </w:pPr>
      <w:bookmarkStart w:id="380" w:name="_Toc96280791"/>
      <w:bookmarkStart w:id="381" w:name="_Toc96280792"/>
      <w:bookmarkStart w:id="382" w:name="_Toc96280793"/>
      <w:bookmarkStart w:id="383" w:name="_Toc96280804"/>
      <w:bookmarkStart w:id="384" w:name="_Toc96280809"/>
      <w:bookmarkStart w:id="385" w:name="_Toc96280814"/>
      <w:bookmarkStart w:id="386" w:name="_Toc96280815"/>
      <w:bookmarkStart w:id="387" w:name="_Toc96280816"/>
      <w:bookmarkStart w:id="388" w:name="_Toc96280817"/>
      <w:bookmarkStart w:id="389" w:name="_Toc96280818"/>
      <w:bookmarkStart w:id="390" w:name="_Toc713883711"/>
      <w:bookmarkStart w:id="391" w:name="_Toc199624836"/>
      <w:bookmarkEnd w:id="380"/>
      <w:bookmarkEnd w:id="381"/>
      <w:bookmarkEnd w:id="382"/>
      <w:bookmarkEnd w:id="383"/>
      <w:bookmarkEnd w:id="384"/>
      <w:bookmarkEnd w:id="385"/>
      <w:bookmarkEnd w:id="386"/>
      <w:bookmarkEnd w:id="387"/>
      <w:bookmarkEnd w:id="388"/>
      <w:bookmarkEnd w:id="389"/>
      <w:r>
        <w:t>Perfis de utilizadores</w:t>
      </w:r>
      <w:bookmarkEnd w:id="390"/>
      <w:bookmarkEnd w:id="391"/>
    </w:p>
    <w:p w14:paraId="74B6CD6F" w14:textId="315A67BD" w:rsidR="006D43ED" w:rsidRPr="00740BFC" w:rsidRDefault="2814123D" w:rsidP="009249BE">
      <w:pPr>
        <w:rPr>
          <w:lang w:eastAsia="x-none"/>
        </w:rPr>
      </w:pPr>
      <w:r w:rsidRPr="00740BFC">
        <w:t>A lista de perfis e acessos criados são apresentados na tabela seguinte:</w:t>
      </w:r>
    </w:p>
    <w:p w14:paraId="5BE96359" w14:textId="77777777" w:rsidR="0078645E" w:rsidRPr="00740BFC" w:rsidRDefault="0078645E" w:rsidP="009249BE">
      <w:pPr>
        <w:rPr>
          <w:lang w:eastAsia="x-none"/>
        </w:rPr>
      </w:pPr>
    </w:p>
    <w:p w14:paraId="53876E23" w14:textId="4F821432" w:rsidR="004C6B38" w:rsidRPr="00740BFC" w:rsidRDefault="538E812A" w:rsidP="004C6B38">
      <w:pPr>
        <w:pStyle w:val="Legenda"/>
        <w:keepNext/>
        <w:jc w:val="center"/>
      </w:pPr>
      <w:bookmarkStart w:id="392" w:name="_Toc199624956"/>
      <w:r>
        <w:t xml:space="preserve">Tabela </w:t>
      </w:r>
      <w:fldSimple w:instr=" SEQ Tabela \* ARABIC ">
        <w:r w:rsidR="00BF303B">
          <w:t>112</w:t>
        </w:r>
      </w:fldSimple>
      <w:r>
        <w:t>. Perfis de acesso criados.</w:t>
      </w:r>
      <w:bookmarkEnd w:id="392"/>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1"/>
        <w:gridCol w:w="1665"/>
        <w:gridCol w:w="2805"/>
        <w:gridCol w:w="3468"/>
      </w:tblGrid>
      <w:tr w:rsidR="004C6B38" w:rsidRPr="00740BFC" w14:paraId="1E6F36A2" w14:textId="3598A5DA" w:rsidTr="538E812A">
        <w:tc>
          <w:tcPr>
            <w:tcW w:w="1271" w:type="dxa"/>
            <w:shd w:val="clear" w:color="auto" w:fill="4472C4" w:themeFill="accent1"/>
            <w:vAlign w:val="center"/>
          </w:tcPr>
          <w:p w14:paraId="35F2AD87" w14:textId="047192FB" w:rsidR="004C6B38" w:rsidRPr="00740BFC" w:rsidRDefault="538E812A" w:rsidP="0024660C">
            <w:pPr>
              <w:rPr>
                <w:color w:val="FFFFFF"/>
                <w:lang w:eastAsia="x-none"/>
              </w:rPr>
            </w:pPr>
            <w:r w:rsidRPr="538E812A">
              <w:rPr>
                <w:color w:val="FFFFFF" w:themeColor="background1"/>
              </w:rPr>
              <w:t>Perfil de utilizador</w:t>
            </w:r>
          </w:p>
        </w:tc>
        <w:tc>
          <w:tcPr>
            <w:tcW w:w="1665" w:type="dxa"/>
            <w:shd w:val="clear" w:color="auto" w:fill="4472C4" w:themeFill="accent1"/>
            <w:vAlign w:val="center"/>
          </w:tcPr>
          <w:p w14:paraId="39F7ECFC" w14:textId="77777777" w:rsidR="004C6B38" w:rsidRPr="00740BFC" w:rsidRDefault="538E812A" w:rsidP="0024660C">
            <w:pPr>
              <w:rPr>
                <w:color w:val="FFFFFF" w:themeColor="background1"/>
                <w:lang w:eastAsia="x-none"/>
              </w:rPr>
            </w:pPr>
            <w:r w:rsidRPr="538E812A">
              <w:rPr>
                <w:color w:val="FFFFFF" w:themeColor="background1"/>
              </w:rPr>
              <w:t>Objetivo</w:t>
            </w:r>
          </w:p>
        </w:tc>
        <w:tc>
          <w:tcPr>
            <w:tcW w:w="2805" w:type="dxa"/>
            <w:shd w:val="clear" w:color="auto" w:fill="4472C4" w:themeFill="accent1"/>
            <w:vAlign w:val="center"/>
          </w:tcPr>
          <w:p w14:paraId="774B4A52" w14:textId="77B71326" w:rsidR="004C6B38" w:rsidRPr="00740BFC" w:rsidDel="007C4D2A" w:rsidRDefault="538E812A" w:rsidP="0024660C">
            <w:pPr>
              <w:rPr>
                <w:color w:val="FFFFFF" w:themeColor="background1"/>
                <w:lang w:eastAsia="x-none"/>
              </w:rPr>
            </w:pPr>
            <w:r w:rsidRPr="538E812A">
              <w:rPr>
                <w:color w:val="FFFFFF" w:themeColor="background1"/>
              </w:rPr>
              <w:t>Funcionalidades a que tem acesso</w:t>
            </w:r>
          </w:p>
        </w:tc>
        <w:tc>
          <w:tcPr>
            <w:tcW w:w="3468" w:type="dxa"/>
            <w:shd w:val="clear" w:color="auto" w:fill="4472C4" w:themeFill="accent1"/>
          </w:tcPr>
          <w:p w14:paraId="3C1F7D27" w14:textId="11EAFD66" w:rsidR="004C6B38" w:rsidRPr="00740BFC" w:rsidRDefault="538E812A" w:rsidP="004C6B38">
            <w:pPr>
              <w:rPr>
                <w:color w:val="FFFFFF" w:themeColor="background1"/>
                <w:lang w:eastAsia="x-none"/>
              </w:rPr>
            </w:pPr>
            <w:r w:rsidRPr="538E812A">
              <w:rPr>
                <w:color w:val="FFFFFF" w:themeColor="background1"/>
              </w:rPr>
              <w:t>Credenciais de acesso (login e palavra-passe)</w:t>
            </w:r>
          </w:p>
        </w:tc>
      </w:tr>
      <w:tr w:rsidR="004C6B38" w:rsidRPr="00740BFC" w14:paraId="0F2931EF" w14:textId="1F111CA8" w:rsidTr="538E812A">
        <w:tc>
          <w:tcPr>
            <w:tcW w:w="1271" w:type="dxa"/>
            <w:shd w:val="clear" w:color="auto" w:fill="auto"/>
          </w:tcPr>
          <w:p w14:paraId="2827F36A" w14:textId="24828A29" w:rsidR="004C6B38" w:rsidRPr="00740BFC" w:rsidRDefault="538E812A" w:rsidP="538E812A">
            <w:pPr>
              <w:spacing w:line="259" w:lineRule="auto"/>
            </w:pPr>
            <w:r w:rsidRPr="538E812A">
              <w:t>Gestor Comercial</w:t>
            </w:r>
          </w:p>
        </w:tc>
        <w:tc>
          <w:tcPr>
            <w:tcW w:w="1665" w:type="dxa"/>
            <w:shd w:val="clear" w:color="auto" w:fill="auto"/>
          </w:tcPr>
          <w:p w14:paraId="1FB1F377" w14:textId="17699938" w:rsidR="004C6B38" w:rsidRPr="00740BFC" w:rsidRDefault="538E812A" w:rsidP="00910C43">
            <w:r w:rsidRPr="538E812A">
              <w:t>Acompanhar estado das entregas.</w:t>
            </w:r>
          </w:p>
        </w:tc>
        <w:tc>
          <w:tcPr>
            <w:tcW w:w="2805" w:type="dxa"/>
          </w:tcPr>
          <w:p w14:paraId="08D5DA6D" w14:textId="67BAD250" w:rsidR="004C6B38" w:rsidRPr="00740BFC" w:rsidRDefault="538E812A" w:rsidP="538E812A">
            <w:pPr>
              <w:spacing w:line="259" w:lineRule="auto"/>
            </w:pPr>
            <w:r w:rsidRPr="538E812A">
              <w:t>Cliente, Expedição</w:t>
            </w:r>
          </w:p>
        </w:tc>
        <w:tc>
          <w:tcPr>
            <w:tcW w:w="3468" w:type="dxa"/>
          </w:tcPr>
          <w:p w14:paraId="6E852A8D" w14:textId="0B4B0C23" w:rsidR="004C6B38" w:rsidRPr="00740BFC" w:rsidRDefault="538E812A" w:rsidP="538E812A">
            <w:pPr>
              <w:spacing w:line="259" w:lineRule="auto"/>
            </w:pPr>
            <w:r w:rsidRPr="538E812A">
              <w:t>Login: javeleda</w:t>
            </w:r>
            <w:r w:rsidR="004C6B38">
              <w:br/>
            </w:r>
            <w:r w:rsidRPr="538E812A">
              <w:t>Palavra-Passe: 123456789</w:t>
            </w:r>
          </w:p>
        </w:tc>
      </w:tr>
      <w:tr w:rsidR="004C6B38" w:rsidRPr="00740BFC" w14:paraId="22FB8B32" w14:textId="05BE550B" w:rsidTr="538E812A">
        <w:tc>
          <w:tcPr>
            <w:tcW w:w="1271" w:type="dxa"/>
            <w:shd w:val="clear" w:color="auto" w:fill="auto"/>
          </w:tcPr>
          <w:p w14:paraId="3A6D695A" w14:textId="0B70F91D" w:rsidR="004C6B38" w:rsidRPr="00740BFC" w:rsidRDefault="538E812A" w:rsidP="538E812A">
            <w:pPr>
              <w:spacing w:line="259" w:lineRule="auto"/>
            </w:pPr>
            <w:r w:rsidRPr="538E812A">
              <w:t>Gestor de Compras</w:t>
            </w:r>
          </w:p>
        </w:tc>
        <w:tc>
          <w:tcPr>
            <w:tcW w:w="1665" w:type="dxa"/>
            <w:shd w:val="clear" w:color="auto" w:fill="auto"/>
          </w:tcPr>
          <w:p w14:paraId="126F7F22" w14:textId="7BF1C5D7" w:rsidR="004C6B38" w:rsidRPr="00740BFC" w:rsidRDefault="538E812A" w:rsidP="00910C43">
            <w:r w:rsidRPr="538E812A">
              <w:t>Criar encomendas, pesquisar stocks e resolver ocorrências.</w:t>
            </w:r>
          </w:p>
        </w:tc>
        <w:tc>
          <w:tcPr>
            <w:tcW w:w="2805" w:type="dxa"/>
          </w:tcPr>
          <w:p w14:paraId="5A6D023C" w14:textId="21479EE4" w:rsidR="004C6B38" w:rsidRPr="00740BFC" w:rsidRDefault="538E812A" w:rsidP="538E812A">
            <w:pPr>
              <w:spacing w:line="259" w:lineRule="auto"/>
            </w:pPr>
            <w:r w:rsidRPr="538E812A">
              <w:t>Expedição, Stocks, Ocorrências</w:t>
            </w:r>
          </w:p>
        </w:tc>
        <w:tc>
          <w:tcPr>
            <w:tcW w:w="3468" w:type="dxa"/>
          </w:tcPr>
          <w:p w14:paraId="71D1372C" w14:textId="11BAC4FC" w:rsidR="004C6B38" w:rsidRPr="00740BFC" w:rsidRDefault="538E812A" w:rsidP="538E812A">
            <w:pPr>
              <w:spacing w:line="259" w:lineRule="auto"/>
            </w:pPr>
            <w:r w:rsidRPr="538E812A">
              <w:t>Login: jcarrascao</w:t>
            </w:r>
            <w:r w:rsidR="004C6B38">
              <w:br/>
            </w:r>
            <w:r w:rsidRPr="538E812A">
              <w:t>Palavra-Passe: 123456789</w:t>
            </w:r>
          </w:p>
        </w:tc>
      </w:tr>
      <w:tr w:rsidR="004C6B38" w:rsidRPr="00740BFC" w14:paraId="62FAEC36" w14:textId="023E8B53" w:rsidTr="538E812A">
        <w:tc>
          <w:tcPr>
            <w:tcW w:w="1271" w:type="dxa"/>
            <w:shd w:val="clear" w:color="auto" w:fill="auto"/>
          </w:tcPr>
          <w:p w14:paraId="6E2CC537" w14:textId="1C35009C" w:rsidR="004C6B38" w:rsidRPr="00740BFC" w:rsidRDefault="538E812A" w:rsidP="00910C43">
            <w:pPr>
              <w:rPr>
                <w:lang w:eastAsia="x-none"/>
              </w:rPr>
            </w:pPr>
            <w:r>
              <w:t>Gestor de Logística</w:t>
            </w:r>
          </w:p>
        </w:tc>
        <w:tc>
          <w:tcPr>
            <w:tcW w:w="1665" w:type="dxa"/>
            <w:shd w:val="clear" w:color="auto" w:fill="auto"/>
          </w:tcPr>
          <w:p w14:paraId="4696D447" w14:textId="21DB8281" w:rsidR="004C6B38" w:rsidRPr="00740BFC" w:rsidRDefault="538E812A" w:rsidP="00910C43">
            <w:pPr>
              <w:rPr>
                <w:lang w:eastAsia="x-none"/>
              </w:rPr>
            </w:pPr>
            <w:r>
              <w:t>Processa e verifica estado encomendas.</w:t>
            </w:r>
          </w:p>
        </w:tc>
        <w:tc>
          <w:tcPr>
            <w:tcW w:w="2805" w:type="dxa"/>
          </w:tcPr>
          <w:p w14:paraId="235A8707" w14:textId="224AAB5C" w:rsidR="004C6B38" w:rsidRPr="00740BFC" w:rsidRDefault="538E812A" w:rsidP="538E812A">
            <w:pPr>
              <w:spacing w:line="259" w:lineRule="auto"/>
            </w:pPr>
            <w:r w:rsidRPr="538E812A">
              <w:t>Cliente, Entrada de Armazém</w:t>
            </w:r>
          </w:p>
        </w:tc>
        <w:tc>
          <w:tcPr>
            <w:tcW w:w="3468" w:type="dxa"/>
          </w:tcPr>
          <w:p w14:paraId="347397D7" w14:textId="2E3A8FEB" w:rsidR="004C6B38" w:rsidRPr="00740BFC" w:rsidRDefault="538E812A" w:rsidP="538E812A">
            <w:pPr>
              <w:spacing w:line="259" w:lineRule="auto"/>
            </w:pPr>
            <w:r w:rsidRPr="538E812A">
              <w:t>Login: rbacalhoa</w:t>
            </w:r>
            <w:r w:rsidR="004C6B38">
              <w:br/>
            </w:r>
            <w:r w:rsidRPr="538E812A">
              <w:t>Palavra-Passe: 123456789</w:t>
            </w:r>
          </w:p>
        </w:tc>
      </w:tr>
      <w:tr w:rsidR="004C6B38" w:rsidRPr="00740BFC" w14:paraId="2A37C13F" w14:textId="5194DEC9" w:rsidTr="538E812A">
        <w:tc>
          <w:tcPr>
            <w:tcW w:w="1271" w:type="dxa"/>
            <w:shd w:val="clear" w:color="auto" w:fill="auto"/>
          </w:tcPr>
          <w:p w14:paraId="4F44B732" w14:textId="33D9703F" w:rsidR="004C6B38" w:rsidRPr="00740BFC" w:rsidRDefault="538E812A" w:rsidP="00910C43">
            <w:pPr>
              <w:rPr>
                <w:lang w:eastAsia="x-none"/>
              </w:rPr>
            </w:pPr>
            <w:r>
              <w:t>Gestor de Marketing</w:t>
            </w:r>
          </w:p>
        </w:tc>
        <w:tc>
          <w:tcPr>
            <w:tcW w:w="1665" w:type="dxa"/>
            <w:shd w:val="clear" w:color="auto" w:fill="auto"/>
          </w:tcPr>
          <w:p w14:paraId="1A34E25E" w14:textId="364A3101" w:rsidR="004C6B38" w:rsidRPr="00740BFC" w:rsidRDefault="538E812A" w:rsidP="00910C43">
            <w:pPr>
              <w:rPr>
                <w:lang w:eastAsia="x-none"/>
              </w:rPr>
            </w:pPr>
            <w:r>
              <w:t>Cria, altera, pesquisa e remove campanhas.</w:t>
            </w:r>
          </w:p>
        </w:tc>
        <w:tc>
          <w:tcPr>
            <w:tcW w:w="2805" w:type="dxa"/>
          </w:tcPr>
          <w:p w14:paraId="79DCE485" w14:textId="20F63AA1" w:rsidR="004C6B38" w:rsidRPr="00740BFC" w:rsidRDefault="538E812A" w:rsidP="00910C43">
            <w:pPr>
              <w:rPr>
                <w:lang w:eastAsia="x-none"/>
              </w:rPr>
            </w:pPr>
            <w:r>
              <w:t>Promoções e Campanhas, Stocks</w:t>
            </w:r>
          </w:p>
        </w:tc>
        <w:tc>
          <w:tcPr>
            <w:tcW w:w="3468" w:type="dxa"/>
          </w:tcPr>
          <w:p w14:paraId="5733A108" w14:textId="1FE17DFD" w:rsidR="004C6B38" w:rsidRPr="00740BFC" w:rsidRDefault="538E812A" w:rsidP="538E812A">
            <w:pPr>
              <w:spacing w:line="259" w:lineRule="auto"/>
            </w:pPr>
            <w:r w:rsidRPr="538E812A">
              <w:t xml:space="preserve">Login: lmuralhas </w:t>
            </w:r>
            <w:r w:rsidR="004C6B38">
              <w:br/>
            </w:r>
            <w:r w:rsidRPr="538E812A">
              <w:t>Palavra-Passe: 123456789</w:t>
            </w:r>
          </w:p>
        </w:tc>
      </w:tr>
      <w:tr w:rsidR="004C6B38" w:rsidRPr="00740BFC" w14:paraId="330E31AB" w14:textId="72B58BD7" w:rsidTr="538E812A">
        <w:tc>
          <w:tcPr>
            <w:tcW w:w="1271" w:type="dxa"/>
            <w:shd w:val="clear" w:color="auto" w:fill="auto"/>
          </w:tcPr>
          <w:p w14:paraId="2B8FAEA8" w14:textId="5DE4492C" w:rsidR="004C6B38" w:rsidRPr="00740BFC" w:rsidRDefault="538E812A" w:rsidP="00910C43">
            <w:pPr>
              <w:rPr>
                <w:lang w:eastAsia="x-none"/>
              </w:rPr>
            </w:pPr>
            <w:r>
              <w:lastRenderedPageBreak/>
              <w:t>Gestor Pós-Venda</w:t>
            </w:r>
          </w:p>
        </w:tc>
        <w:tc>
          <w:tcPr>
            <w:tcW w:w="1665" w:type="dxa"/>
            <w:shd w:val="clear" w:color="auto" w:fill="auto"/>
          </w:tcPr>
          <w:p w14:paraId="422C39A6" w14:textId="55CD3768" w:rsidR="004C6B38" w:rsidRPr="00740BFC" w:rsidRDefault="538E812A" w:rsidP="00910C43">
            <w:pPr>
              <w:rPr>
                <w:lang w:eastAsia="x-none"/>
              </w:rPr>
            </w:pPr>
            <w:r>
              <w:t>Acompanhar estado das entregas.</w:t>
            </w:r>
          </w:p>
        </w:tc>
        <w:tc>
          <w:tcPr>
            <w:tcW w:w="2805" w:type="dxa"/>
          </w:tcPr>
          <w:p w14:paraId="35AC6E3F" w14:textId="00C9BFB7" w:rsidR="004C6B38" w:rsidRPr="00740BFC" w:rsidRDefault="538E812A" w:rsidP="538E812A">
            <w:pPr>
              <w:spacing w:line="259" w:lineRule="auto"/>
            </w:pPr>
            <w:r w:rsidRPr="538E812A">
              <w:t>Cliente, Expedição</w:t>
            </w:r>
          </w:p>
        </w:tc>
        <w:tc>
          <w:tcPr>
            <w:tcW w:w="3468" w:type="dxa"/>
          </w:tcPr>
          <w:p w14:paraId="39C2B270" w14:textId="63B95867" w:rsidR="004C6B38" w:rsidRPr="00740BFC" w:rsidRDefault="538E812A" w:rsidP="538E812A">
            <w:pPr>
              <w:spacing w:line="259" w:lineRule="auto"/>
            </w:pPr>
            <w:r w:rsidRPr="538E812A">
              <w:t>Login: fpegoes</w:t>
            </w:r>
            <w:r w:rsidR="004C6B38">
              <w:br/>
            </w:r>
            <w:r w:rsidRPr="538E812A">
              <w:t>Palavra-Passe: 123456789</w:t>
            </w:r>
          </w:p>
        </w:tc>
      </w:tr>
      <w:tr w:rsidR="004C6B38" w:rsidRPr="00740BFC" w14:paraId="3AF8E362" w14:textId="7D444BEC" w:rsidTr="538E812A">
        <w:tc>
          <w:tcPr>
            <w:tcW w:w="1271" w:type="dxa"/>
            <w:shd w:val="clear" w:color="auto" w:fill="auto"/>
          </w:tcPr>
          <w:p w14:paraId="42942B3D" w14:textId="1234D658" w:rsidR="004C6B38" w:rsidRPr="00740BFC" w:rsidRDefault="538E812A" w:rsidP="00910C43">
            <w:pPr>
              <w:rPr>
                <w:lang w:eastAsia="x-none"/>
              </w:rPr>
            </w:pPr>
            <w:r>
              <w:t>Responsável de Armazém</w:t>
            </w:r>
          </w:p>
        </w:tc>
        <w:tc>
          <w:tcPr>
            <w:tcW w:w="1665" w:type="dxa"/>
            <w:shd w:val="clear" w:color="auto" w:fill="auto"/>
          </w:tcPr>
          <w:p w14:paraId="494B8CE4" w14:textId="76C1C084" w:rsidR="004C6B38" w:rsidRPr="00740BFC" w:rsidRDefault="538E812A" w:rsidP="00910C43">
            <w:pPr>
              <w:rPr>
                <w:lang w:eastAsia="x-none"/>
              </w:rPr>
            </w:pPr>
            <w:r>
              <w:t>Regista irregularidades e gere a receção de produtos.</w:t>
            </w:r>
          </w:p>
        </w:tc>
        <w:tc>
          <w:tcPr>
            <w:tcW w:w="2805" w:type="dxa"/>
          </w:tcPr>
          <w:p w14:paraId="7268D679" w14:textId="5E68D15E" w:rsidR="004C6B38" w:rsidRPr="00740BFC" w:rsidRDefault="538E812A" w:rsidP="00910C43">
            <w:pPr>
              <w:rPr>
                <w:lang w:eastAsia="x-none"/>
              </w:rPr>
            </w:pPr>
            <w:r>
              <w:t>Ocorrências, Entrada de Armazém</w:t>
            </w:r>
          </w:p>
        </w:tc>
        <w:tc>
          <w:tcPr>
            <w:tcW w:w="3468" w:type="dxa"/>
          </w:tcPr>
          <w:p w14:paraId="4021A9C0" w14:textId="3FD1852D" w:rsidR="004C6B38" w:rsidRPr="00740BFC" w:rsidRDefault="538E812A" w:rsidP="538E812A">
            <w:pPr>
              <w:spacing w:line="259" w:lineRule="auto"/>
            </w:pPr>
            <w:r w:rsidRPr="538E812A">
              <w:t>Login: mgazela</w:t>
            </w:r>
            <w:r w:rsidR="004C6B38">
              <w:br/>
            </w:r>
            <w:r w:rsidRPr="538E812A">
              <w:t>Palavra-Passe: 123456789</w:t>
            </w:r>
          </w:p>
        </w:tc>
      </w:tr>
    </w:tbl>
    <w:p w14:paraId="48C46FD5" w14:textId="4D033D79" w:rsidR="007C4D2A" w:rsidRPr="00740BFC" w:rsidRDefault="538E812A" w:rsidP="007C4D2A">
      <w:pPr>
        <w:pStyle w:val="Ttulo2"/>
        <w:ind w:left="567" w:hanging="567"/>
        <w:rPr>
          <w:lang w:val="pt-PT"/>
        </w:rPr>
      </w:pPr>
      <w:bookmarkStart w:id="393" w:name="_Toc809842020"/>
      <w:bookmarkStart w:id="394" w:name="_Toc199624837"/>
      <w:r>
        <w:t>Serviço API REST</w:t>
      </w:r>
      <w:bookmarkEnd w:id="393"/>
      <w:bookmarkEnd w:id="394"/>
    </w:p>
    <w:p w14:paraId="307C0193" w14:textId="458365A3" w:rsidR="0078645E" w:rsidRPr="00740BFC" w:rsidRDefault="538E812A" w:rsidP="007C4D2A">
      <w:r>
        <w:t>A lista de serviços API REST utilizados são apresentados na tabela seguinte.</w:t>
      </w:r>
    </w:p>
    <w:p w14:paraId="19156A66" w14:textId="616D405E" w:rsidR="007C4D2A" w:rsidRPr="00740BFC" w:rsidRDefault="538E812A" w:rsidP="007C4D2A">
      <w:pPr>
        <w:pStyle w:val="Legenda"/>
        <w:keepNext/>
        <w:jc w:val="center"/>
      </w:pPr>
      <w:bookmarkStart w:id="395" w:name="_Ref129243529"/>
      <w:bookmarkStart w:id="396" w:name="_Toc199624957"/>
      <w:r>
        <w:t xml:space="preserve">Tabela </w:t>
      </w:r>
      <w:fldSimple w:instr=" SEQ Tabela \* ARABIC ">
        <w:r w:rsidR="00BF303B">
          <w:t>113</w:t>
        </w:r>
      </w:fldSimple>
      <w:bookmarkEnd w:id="395"/>
      <w:r>
        <w:t>. Lista dos serviços externos chamados.</w:t>
      </w:r>
      <w:bookmarkEnd w:id="396"/>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02"/>
        <w:gridCol w:w="3402"/>
        <w:gridCol w:w="3402"/>
      </w:tblGrid>
      <w:tr w:rsidR="007C4D2A" w:rsidRPr="00740BFC" w14:paraId="7641D23A" w14:textId="77777777" w:rsidTr="00540C50">
        <w:trPr>
          <w:trHeight w:val="814"/>
        </w:trPr>
        <w:tc>
          <w:tcPr>
            <w:tcW w:w="3402" w:type="dxa"/>
            <w:shd w:val="clear" w:color="auto" w:fill="4472C4" w:themeFill="accent1"/>
            <w:vAlign w:val="center"/>
          </w:tcPr>
          <w:p w14:paraId="659F7DC7" w14:textId="77777777" w:rsidR="007C4D2A" w:rsidRPr="00740BFC" w:rsidRDefault="538E812A" w:rsidP="0020366D">
            <w:pPr>
              <w:rPr>
                <w:color w:val="FFFFFF"/>
                <w:lang w:eastAsia="x-none"/>
              </w:rPr>
            </w:pPr>
            <w:r w:rsidRPr="538E812A">
              <w:rPr>
                <w:color w:val="FFFFFF" w:themeColor="background1"/>
              </w:rPr>
              <w:t>Nome do serviço</w:t>
            </w:r>
          </w:p>
        </w:tc>
        <w:tc>
          <w:tcPr>
            <w:tcW w:w="3402" w:type="dxa"/>
            <w:shd w:val="clear" w:color="auto" w:fill="4472C4" w:themeFill="accent1"/>
            <w:vAlign w:val="center"/>
          </w:tcPr>
          <w:p w14:paraId="32A93A5F" w14:textId="77777777" w:rsidR="007C4D2A" w:rsidRPr="00740BFC" w:rsidRDefault="538E812A" w:rsidP="538E812A">
            <w:pPr>
              <w:rPr>
                <w:i/>
                <w:iCs/>
                <w:color w:val="FFFFFF"/>
                <w:lang w:eastAsia="x-none"/>
              </w:rPr>
            </w:pPr>
            <w:r w:rsidRPr="538E812A">
              <w:rPr>
                <w:i/>
                <w:iCs/>
                <w:color w:val="FFFFFF" w:themeColor="background1"/>
              </w:rPr>
              <w:t>EndPoint</w:t>
            </w:r>
          </w:p>
        </w:tc>
        <w:tc>
          <w:tcPr>
            <w:tcW w:w="3402" w:type="dxa"/>
            <w:shd w:val="clear" w:color="auto" w:fill="4472C4" w:themeFill="accent1"/>
            <w:vAlign w:val="center"/>
          </w:tcPr>
          <w:p w14:paraId="21312AC0" w14:textId="2916E84D" w:rsidR="007C4D2A" w:rsidRPr="00740BFC" w:rsidRDefault="538E812A" w:rsidP="0020366D">
            <w:pPr>
              <w:rPr>
                <w:color w:val="FFFFFF"/>
                <w:lang w:eastAsia="x-none"/>
              </w:rPr>
            </w:pPr>
            <w:r w:rsidRPr="538E812A">
              <w:rPr>
                <w:color w:val="FFFFFF" w:themeColor="background1"/>
              </w:rPr>
              <w:t>Nome do programa que faz a chamada do serviço</w:t>
            </w:r>
          </w:p>
        </w:tc>
      </w:tr>
      <w:tr w:rsidR="007C4D2A" w:rsidRPr="00740BFC" w14:paraId="73BB2F38" w14:textId="77777777" w:rsidTr="00540C50">
        <w:trPr>
          <w:trHeight w:val="1598"/>
        </w:trPr>
        <w:tc>
          <w:tcPr>
            <w:tcW w:w="3402" w:type="dxa"/>
            <w:shd w:val="clear" w:color="auto" w:fill="auto"/>
          </w:tcPr>
          <w:p w14:paraId="562AEA0A" w14:textId="41342471" w:rsidR="007C4D2A" w:rsidRPr="00740BFC" w:rsidRDefault="538E812A" w:rsidP="538E812A">
            <w:pPr>
              <w:spacing w:line="259" w:lineRule="auto"/>
            </w:pPr>
            <w:r>
              <w:t>ObterEstado (aplicado em FrontOffice)</w:t>
            </w:r>
          </w:p>
        </w:tc>
        <w:tc>
          <w:tcPr>
            <w:tcW w:w="3402" w:type="dxa"/>
            <w:shd w:val="clear" w:color="auto" w:fill="auto"/>
          </w:tcPr>
          <w:p w14:paraId="717B3D33" w14:textId="4F589311" w:rsidR="007C4D2A" w:rsidRPr="00740BFC" w:rsidRDefault="538E812A" w:rsidP="538E812A">
            <w:pPr>
              <w:spacing w:before="0" w:after="240"/>
            </w:pPr>
            <w:hyperlink r:id="rId77">
              <w:r w:rsidRPr="538E812A">
                <w:rPr>
                  <w:rStyle w:val="Hiperligao"/>
                  <w:rFonts w:eastAsia="Calibri" w:cs="Calibri"/>
                </w:rPr>
                <w:t>https://edulab04.outsystemsenterprise.com/APIEstado/rest/Estado/RESTAPIMethod1</w:t>
              </w:r>
            </w:hyperlink>
          </w:p>
          <w:p w14:paraId="47615BEC" w14:textId="76F3DD3E" w:rsidR="007C4D2A" w:rsidRPr="00740BFC" w:rsidRDefault="538E812A" w:rsidP="538E812A">
            <w:pPr>
              <w:rPr>
                <w:lang w:eastAsia="x-none"/>
              </w:rPr>
            </w:pPr>
            <w:r>
              <w:t>(retirado do exemplo dado, porém, seria o API da Transportadora)</w:t>
            </w:r>
          </w:p>
        </w:tc>
        <w:tc>
          <w:tcPr>
            <w:tcW w:w="3402" w:type="dxa"/>
            <w:shd w:val="clear" w:color="auto" w:fill="auto"/>
          </w:tcPr>
          <w:p w14:paraId="7D1041D9" w14:textId="3F340D87" w:rsidR="007C4D2A" w:rsidRPr="00740BFC" w:rsidRDefault="538E812A" w:rsidP="0020366D">
            <w:pPr>
              <w:rPr>
                <w:lang w:eastAsia="x-none"/>
              </w:rPr>
            </w:pPr>
            <w:r>
              <w:t>GetEstadoTransporte_API</w:t>
            </w:r>
          </w:p>
        </w:tc>
      </w:tr>
    </w:tbl>
    <w:p w14:paraId="160D2F61" w14:textId="4F391A7F" w:rsidR="00262892" w:rsidRPr="00740BFC" w:rsidRDefault="538E812A" w:rsidP="37A9725F">
      <w:pPr>
        <w:pStyle w:val="Ttulo2"/>
        <w:ind w:left="567" w:hanging="567"/>
        <w:rPr>
          <w:lang w:val="pt-PT"/>
        </w:rPr>
      </w:pPr>
      <w:bookmarkStart w:id="397" w:name="_Toc1866942161"/>
      <w:bookmarkStart w:id="398" w:name="_Toc199624838"/>
      <w:bookmarkStart w:id="399" w:name="_Hlk96253326"/>
      <w:bookmarkStart w:id="400" w:name="_Toc63588407"/>
      <w:r>
        <w:t>Funcionalidades Batch</w:t>
      </w:r>
      <w:bookmarkEnd w:id="397"/>
      <w:bookmarkEnd w:id="398"/>
    </w:p>
    <w:p w14:paraId="17408D4B" w14:textId="7845BDF6" w:rsidR="006D43ED" w:rsidRPr="00740BFC" w:rsidRDefault="2814123D" w:rsidP="006D43ED">
      <w:pPr>
        <w:rPr>
          <w:lang w:eastAsia="x-none"/>
        </w:rPr>
      </w:pPr>
      <w:r w:rsidRPr="00740BFC">
        <w:t xml:space="preserve">A lista de procedimentos </w:t>
      </w:r>
      <w:r w:rsidRPr="00740BFC">
        <w:rPr>
          <w:i/>
          <w:iCs/>
        </w:rPr>
        <w:t>batch</w:t>
      </w:r>
      <w:r w:rsidRPr="00740BFC">
        <w:t xml:space="preserve"> criados são apresentados na tabela seguinte.</w:t>
      </w:r>
    </w:p>
    <w:p w14:paraId="58E6C4EF" w14:textId="77777777" w:rsidR="0078645E" w:rsidRPr="00740BFC" w:rsidRDefault="0078645E" w:rsidP="006D43ED">
      <w:pPr>
        <w:rPr>
          <w:lang w:eastAsia="x-none"/>
        </w:rPr>
      </w:pPr>
    </w:p>
    <w:p w14:paraId="1C668CA1" w14:textId="00FA96B7" w:rsidR="007A764B" w:rsidRPr="00740BFC" w:rsidRDefault="538E812A" w:rsidP="007A764B">
      <w:pPr>
        <w:pStyle w:val="Legenda"/>
        <w:keepNext/>
        <w:jc w:val="center"/>
      </w:pPr>
      <w:bookmarkStart w:id="401" w:name="_Ref63611841"/>
      <w:bookmarkStart w:id="402" w:name="_Toc199624958"/>
      <w:r>
        <w:t xml:space="preserve">Tabela </w:t>
      </w:r>
      <w:fldSimple w:instr=" SEQ Tabela \* ARABIC ">
        <w:r w:rsidR="00BF303B">
          <w:t>114</w:t>
        </w:r>
      </w:fldSimple>
      <w:bookmarkEnd w:id="401"/>
      <w:r>
        <w:t xml:space="preserve">. Lista dos procedimentos </w:t>
      </w:r>
      <w:r w:rsidRPr="538E812A">
        <w:rPr>
          <w:i/>
          <w:iCs/>
        </w:rPr>
        <w:t>Batch</w:t>
      </w:r>
      <w:r>
        <w:t>.</w:t>
      </w:r>
      <w:bookmarkEnd w:id="402"/>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24"/>
        <w:gridCol w:w="3984"/>
        <w:gridCol w:w="2268"/>
      </w:tblGrid>
      <w:tr w:rsidR="008639FC" w:rsidRPr="00740BFC" w14:paraId="60004B25" w14:textId="77777777" w:rsidTr="00BF303B">
        <w:tc>
          <w:tcPr>
            <w:tcW w:w="3524" w:type="dxa"/>
            <w:shd w:val="clear" w:color="auto" w:fill="4472C4" w:themeFill="accent1"/>
            <w:vAlign w:val="center"/>
          </w:tcPr>
          <w:p w14:paraId="252DB8BC" w14:textId="24428C1E" w:rsidR="008639FC" w:rsidRPr="00740BFC" w:rsidRDefault="538E812A" w:rsidP="0024660C">
            <w:pPr>
              <w:rPr>
                <w:color w:val="FFFFFF"/>
                <w:lang w:eastAsia="x-none"/>
              </w:rPr>
            </w:pPr>
            <w:r w:rsidRPr="538E812A">
              <w:rPr>
                <w:color w:val="FFFFFF" w:themeColor="background1"/>
              </w:rPr>
              <w:t>Nome do procedimento</w:t>
            </w:r>
          </w:p>
        </w:tc>
        <w:tc>
          <w:tcPr>
            <w:tcW w:w="3984" w:type="dxa"/>
            <w:shd w:val="clear" w:color="auto" w:fill="4472C4" w:themeFill="accent1"/>
            <w:vAlign w:val="center"/>
          </w:tcPr>
          <w:p w14:paraId="6614B945" w14:textId="5909B5C3" w:rsidR="008639FC" w:rsidRPr="00740BFC" w:rsidRDefault="538E812A" w:rsidP="0024660C">
            <w:pPr>
              <w:rPr>
                <w:color w:val="FFFFFF" w:themeColor="background1"/>
                <w:lang w:eastAsia="x-none"/>
              </w:rPr>
            </w:pPr>
            <w:r w:rsidRPr="538E812A">
              <w:rPr>
                <w:color w:val="FFFFFF" w:themeColor="background1"/>
              </w:rPr>
              <w:t>Objetivo</w:t>
            </w:r>
          </w:p>
        </w:tc>
        <w:tc>
          <w:tcPr>
            <w:tcW w:w="2268" w:type="dxa"/>
            <w:shd w:val="clear" w:color="auto" w:fill="4472C4" w:themeFill="accent1"/>
            <w:vAlign w:val="center"/>
          </w:tcPr>
          <w:p w14:paraId="778FC071" w14:textId="1CBE6C7F" w:rsidR="008639FC" w:rsidRPr="00740BFC" w:rsidDel="007C4D2A" w:rsidRDefault="538E812A" w:rsidP="0024660C">
            <w:pPr>
              <w:rPr>
                <w:color w:val="FFFFFF" w:themeColor="background1"/>
                <w:lang w:eastAsia="x-none"/>
              </w:rPr>
            </w:pPr>
            <w:r w:rsidRPr="538E812A">
              <w:rPr>
                <w:color w:val="FFFFFF" w:themeColor="background1"/>
              </w:rPr>
              <w:t>Periodicidade execução</w:t>
            </w:r>
          </w:p>
        </w:tc>
      </w:tr>
      <w:tr w:rsidR="0024660C" w:rsidRPr="00740BFC" w14:paraId="3E9A30C3" w14:textId="77777777" w:rsidTr="00BF303B">
        <w:tc>
          <w:tcPr>
            <w:tcW w:w="3524" w:type="dxa"/>
            <w:shd w:val="clear" w:color="auto" w:fill="auto"/>
          </w:tcPr>
          <w:p w14:paraId="09304F64" w14:textId="60724A3A" w:rsidR="0024660C" w:rsidRPr="00740BFC" w:rsidRDefault="538E812A" w:rsidP="00011C12">
            <w:r w:rsidRPr="538E812A">
              <w:rPr>
                <w:rFonts w:eastAsia="Calibri" w:cs="Calibri"/>
              </w:rPr>
              <w:t>VerificarProdutosDeAltaDemanda</w:t>
            </w:r>
          </w:p>
        </w:tc>
        <w:tc>
          <w:tcPr>
            <w:tcW w:w="3984" w:type="dxa"/>
            <w:shd w:val="clear" w:color="auto" w:fill="auto"/>
          </w:tcPr>
          <w:p w14:paraId="1D626DAC" w14:textId="15BDEC10" w:rsidR="0024660C" w:rsidRPr="00740BFC" w:rsidRDefault="538E812A" w:rsidP="00011C12">
            <w:r w:rsidRPr="538E812A">
              <w:rPr>
                <w:rFonts w:eastAsia="Calibri" w:cs="Calibri"/>
              </w:rPr>
              <w:t>Verificar todos os produtos marcados como "alta procura" e criar pedidos automáticos caso falte stock</w:t>
            </w:r>
          </w:p>
        </w:tc>
        <w:tc>
          <w:tcPr>
            <w:tcW w:w="2268" w:type="dxa"/>
          </w:tcPr>
          <w:p w14:paraId="641617C1" w14:textId="46EAA8F3" w:rsidR="0024660C" w:rsidRPr="00740BFC" w:rsidRDefault="538E812A" w:rsidP="00011C12">
            <w:r w:rsidRPr="538E812A">
              <w:rPr>
                <w:rFonts w:eastAsia="Calibri" w:cs="Calibri"/>
              </w:rPr>
              <w:t>Diária, às 00:00</w:t>
            </w:r>
          </w:p>
        </w:tc>
      </w:tr>
      <w:bookmarkEnd w:id="399"/>
    </w:tbl>
    <w:p w14:paraId="723CE6AE" w14:textId="77777777" w:rsidR="00011C12" w:rsidRPr="00740BFC" w:rsidRDefault="00011C12" w:rsidP="00011C12">
      <w:pPr>
        <w:rPr>
          <w:lang w:eastAsia="x-none"/>
        </w:rPr>
        <w:sectPr w:rsidR="00011C12" w:rsidRPr="00740BFC" w:rsidSect="00885809">
          <w:pgSz w:w="11907" w:h="16839" w:code="9"/>
          <w:pgMar w:top="1440" w:right="1559" w:bottom="993" w:left="1440" w:header="426" w:footer="708" w:gutter="0"/>
          <w:cols w:space="708"/>
          <w:titlePg/>
          <w:docGrid w:linePitch="360"/>
        </w:sectPr>
      </w:pPr>
    </w:p>
    <w:p w14:paraId="3C434C15" w14:textId="7770DEB4" w:rsidR="008639FC" w:rsidRPr="00740BFC" w:rsidRDefault="538E812A" w:rsidP="00B5524A">
      <w:pPr>
        <w:pStyle w:val="Ttulo1"/>
        <w:rPr>
          <w:lang w:val="pt-PT"/>
        </w:rPr>
      </w:pPr>
      <w:bookmarkStart w:id="403" w:name="_Toc1784909198"/>
      <w:bookmarkStart w:id="404" w:name="_Toc199624839"/>
      <w:bookmarkStart w:id="405" w:name="_Ref63614928"/>
      <w:r>
        <w:lastRenderedPageBreak/>
        <w:t>Fase 3 - Apreciação crítica do desenvolvimento</w:t>
      </w:r>
      <w:bookmarkEnd w:id="403"/>
      <w:bookmarkEnd w:id="404"/>
    </w:p>
    <w:p w14:paraId="401CA404" w14:textId="61B10395" w:rsidR="00F33E88" w:rsidRPr="00740BFC" w:rsidRDefault="538E812A" w:rsidP="37A9725F">
      <w:pPr>
        <w:jc w:val="both"/>
        <w:rPr>
          <w:rFonts w:ascii="Courier New" w:hAnsi="Courier New" w:cs="Courier New"/>
          <w:sz w:val="20"/>
          <w:szCs w:val="20"/>
          <w:highlight w:val="lightGray"/>
        </w:rPr>
      </w:pPr>
      <w:r w:rsidRPr="538E812A">
        <w:rPr>
          <w:rFonts w:ascii="Courier New" w:hAnsi="Courier New" w:cs="Courier New"/>
          <w:sz w:val="20"/>
          <w:szCs w:val="20"/>
          <w:highlight w:val="lightGray"/>
        </w:rPr>
        <w:t>&lt;Esta secção é para preencher durante a realização da fase 3, já que será ao executarem os testes que especificaram na fase 2, sobre o software implementado na fase 2, que poderão apreciar o que foi implementado.&gt;</w:t>
      </w:r>
    </w:p>
    <w:p w14:paraId="27CC3F9C" w14:textId="77777777" w:rsidR="00F33E88" w:rsidRPr="00740BFC" w:rsidRDefault="00F33E88" w:rsidP="00F33E88"/>
    <w:p w14:paraId="47D1E40D" w14:textId="3E1869F8" w:rsidR="002913D1" w:rsidRPr="00740BFC" w:rsidRDefault="538E812A" w:rsidP="37A9725F">
      <w:pPr>
        <w:pStyle w:val="Ttulo2"/>
        <w:keepLines/>
        <w:spacing w:before="40" w:after="240" w:line="276" w:lineRule="auto"/>
        <w:ind w:left="567" w:hanging="567"/>
        <w:rPr>
          <w:lang w:val="pt-PT"/>
        </w:rPr>
      </w:pPr>
      <w:bookmarkStart w:id="406" w:name="_Toc73265864"/>
      <w:bookmarkStart w:id="407" w:name="_Toc199624840"/>
      <w:r w:rsidRPr="00BF303B">
        <w:rPr>
          <w:lang w:val="pt-PT"/>
        </w:rPr>
        <w:t>Apreciação do modelo de dados implementado</w:t>
      </w:r>
      <w:bookmarkEnd w:id="406"/>
      <w:bookmarkEnd w:id="407"/>
    </w:p>
    <w:tbl>
      <w:tblPr>
        <w:tblW w:w="0" w:type="auto"/>
        <w:tblBorders>
          <w:top w:val="single" w:sz="4" w:space="0" w:color="auto"/>
          <w:left w:val="single" w:sz="4" w:space="0" w:color="auto"/>
          <w:bottom w:val="single" w:sz="4" w:space="0" w:color="auto"/>
          <w:right w:val="single" w:sz="4" w:space="0" w:color="auto"/>
        </w:tblBorders>
        <w:shd w:val="clear" w:color="auto" w:fill="E6E6E6"/>
        <w:tblLook w:val="04A0" w:firstRow="1" w:lastRow="0" w:firstColumn="1" w:lastColumn="0" w:noHBand="0" w:noVBand="1"/>
      </w:tblPr>
      <w:tblGrid>
        <w:gridCol w:w="8720"/>
      </w:tblGrid>
      <w:tr w:rsidR="002913D1" w:rsidRPr="00740BFC" w14:paraId="2C0CA27B" w14:textId="77777777" w:rsidTr="538E812A">
        <w:trPr>
          <w:trHeight w:val="10763"/>
        </w:trPr>
        <w:tc>
          <w:tcPr>
            <w:tcW w:w="8720" w:type="dxa"/>
            <w:shd w:val="clear" w:color="auto" w:fill="E6E6E6"/>
          </w:tcPr>
          <w:p w14:paraId="5A269D1D" w14:textId="04730540" w:rsidR="002913D1" w:rsidRPr="00740BFC" w:rsidRDefault="538E812A" w:rsidP="0020366D">
            <w:pPr>
              <w:rPr>
                <w:rFonts w:ascii="Courier New" w:hAnsi="Courier New" w:cs="Courier New"/>
                <w:sz w:val="21"/>
                <w:szCs w:val="21"/>
                <w:u w:val="single"/>
              </w:rPr>
            </w:pPr>
            <w:r w:rsidRPr="538E812A">
              <w:rPr>
                <w:rFonts w:ascii="Courier New" w:hAnsi="Courier New" w:cs="Courier New"/>
                <w:b/>
                <w:bCs/>
                <w:sz w:val="21"/>
                <w:szCs w:val="21"/>
                <w:u w:val="single"/>
              </w:rPr>
              <w:t>Quem escreve</w:t>
            </w:r>
            <w:r w:rsidRPr="538E812A">
              <w:rPr>
                <w:rFonts w:ascii="Courier New" w:hAnsi="Courier New" w:cs="Courier New"/>
                <w:sz w:val="21"/>
                <w:szCs w:val="21"/>
                <w:u w:val="single"/>
              </w:rPr>
              <w:t>: grupo que realizou a conceção.</w:t>
            </w:r>
          </w:p>
          <w:p w14:paraId="4B9D2C36" w14:textId="77777777" w:rsidR="0097544E" w:rsidRPr="00740BFC" w:rsidRDefault="0097544E" w:rsidP="0020366D">
            <w:pPr>
              <w:rPr>
                <w:rFonts w:ascii="Courier New" w:hAnsi="Courier New" w:cs="Courier New"/>
                <w:sz w:val="21"/>
                <w:szCs w:val="21"/>
                <w:u w:val="single"/>
              </w:rPr>
            </w:pPr>
          </w:p>
          <w:p w14:paraId="16664BF0" w14:textId="77777777" w:rsidR="002913D1" w:rsidRPr="00740BFC" w:rsidRDefault="538E812A" w:rsidP="0020366D">
            <w:pPr>
              <w:rPr>
                <w:rFonts w:ascii="Calibri Light" w:hAnsi="Calibri Light"/>
                <w:color w:val="2F5496"/>
                <w:sz w:val="26"/>
                <w:szCs w:val="26"/>
              </w:rPr>
            </w:pPr>
            <w:r w:rsidRPr="538E812A">
              <w:rPr>
                <w:rFonts w:ascii="Calibri Light" w:hAnsi="Calibri Light"/>
                <w:color w:val="2F5496" w:themeColor="accent1" w:themeShade="BF"/>
                <w:sz w:val="26"/>
                <w:szCs w:val="26"/>
              </w:rPr>
              <w:t>Qualidade (Fraca, Razoável, Boa ou Muito Boa): ____________</w:t>
            </w:r>
          </w:p>
          <w:p w14:paraId="6D7BE6F7" w14:textId="77777777" w:rsidR="002913D1" w:rsidRPr="00740BFC" w:rsidRDefault="538E812A" w:rsidP="0020366D">
            <w:pPr>
              <w:rPr>
                <w:rFonts w:ascii="Courier New" w:hAnsi="Courier New" w:cs="Courier New"/>
              </w:rPr>
            </w:pPr>
            <w:r w:rsidRPr="538E812A">
              <w:rPr>
                <w:rFonts w:ascii="Courier New" w:hAnsi="Courier New" w:cs="Courier New"/>
              </w:rPr>
              <w:t>Breve Justificação (por exemplo face à análise que fazem do caderno de encargos):</w:t>
            </w:r>
          </w:p>
          <w:p w14:paraId="45587516" w14:textId="77777777" w:rsidR="002913D1" w:rsidRPr="00740BFC" w:rsidRDefault="002913D1" w:rsidP="0020366D">
            <w:pPr>
              <w:rPr>
                <w:rFonts w:ascii="Courier New" w:hAnsi="Courier New" w:cs="Courier New"/>
              </w:rPr>
            </w:pPr>
          </w:p>
          <w:p w14:paraId="6D90A16F" w14:textId="77777777" w:rsidR="002913D1" w:rsidRPr="00740BFC" w:rsidRDefault="002913D1" w:rsidP="0020366D">
            <w:pPr>
              <w:rPr>
                <w:rFonts w:ascii="Courier New" w:hAnsi="Courier New" w:cs="Courier New"/>
              </w:rPr>
            </w:pPr>
          </w:p>
          <w:p w14:paraId="608E145C" w14:textId="77777777" w:rsidR="002913D1" w:rsidRPr="00740BFC" w:rsidRDefault="002913D1" w:rsidP="0020366D">
            <w:pPr>
              <w:rPr>
                <w:rFonts w:ascii="Courier New" w:hAnsi="Courier New" w:cs="Courier New"/>
              </w:rPr>
            </w:pPr>
          </w:p>
          <w:p w14:paraId="45B00322" w14:textId="77777777" w:rsidR="002913D1" w:rsidRPr="00740BFC" w:rsidRDefault="002913D1" w:rsidP="0020366D">
            <w:pPr>
              <w:rPr>
                <w:rFonts w:ascii="Courier New" w:hAnsi="Courier New" w:cs="Courier New"/>
              </w:rPr>
            </w:pPr>
          </w:p>
          <w:p w14:paraId="0C7516E8" w14:textId="77777777" w:rsidR="002913D1" w:rsidRPr="00740BFC" w:rsidRDefault="002913D1" w:rsidP="0020366D">
            <w:pPr>
              <w:rPr>
                <w:rFonts w:ascii="Courier New" w:hAnsi="Courier New" w:cs="Courier New"/>
              </w:rPr>
            </w:pPr>
          </w:p>
          <w:p w14:paraId="02FC76CF" w14:textId="77777777" w:rsidR="002913D1" w:rsidRPr="00740BFC" w:rsidRDefault="002913D1" w:rsidP="0020366D">
            <w:pPr>
              <w:rPr>
                <w:rFonts w:ascii="Courier New" w:hAnsi="Courier New" w:cs="Courier New"/>
              </w:rPr>
            </w:pPr>
          </w:p>
          <w:p w14:paraId="2A66A357" w14:textId="77777777" w:rsidR="002913D1" w:rsidRPr="00740BFC" w:rsidRDefault="002913D1" w:rsidP="0020366D">
            <w:pPr>
              <w:rPr>
                <w:rFonts w:ascii="Courier New" w:hAnsi="Courier New" w:cs="Courier New"/>
              </w:rPr>
            </w:pPr>
          </w:p>
          <w:p w14:paraId="3E9506AB" w14:textId="77777777" w:rsidR="002913D1" w:rsidRPr="00740BFC" w:rsidRDefault="002913D1" w:rsidP="0020366D">
            <w:pPr>
              <w:rPr>
                <w:rFonts w:ascii="Courier New" w:hAnsi="Courier New" w:cs="Courier New"/>
              </w:rPr>
            </w:pPr>
          </w:p>
          <w:p w14:paraId="762D923A" w14:textId="77777777" w:rsidR="002913D1" w:rsidRPr="00740BFC" w:rsidRDefault="002913D1" w:rsidP="0020366D">
            <w:pPr>
              <w:rPr>
                <w:rFonts w:ascii="Courier New" w:hAnsi="Courier New" w:cs="Courier New"/>
              </w:rPr>
            </w:pPr>
          </w:p>
          <w:p w14:paraId="4D4FBF8B" w14:textId="77777777" w:rsidR="002913D1" w:rsidRPr="00740BFC" w:rsidRDefault="538E812A" w:rsidP="0020366D">
            <w:pPr>
              <w:rPr>
                <w:rFonts w:ascii="Courier New" w:hAnsi="Courier New" w:cs="Courier New"/>
              </w:rPr>
            </w:pPr>
            <w:r w:rsidRPr="538E812A">
              <w:rPr>
                <w:rFonts w:ascii="Calibri Light" w:hAnsi="Calibri Light"/>
                <w:color w:val="2F5496" w:themeColor="accent1" w:themeShade="BF"/>
                <w:sz w:val="26"/>
                <w:szCs w:val="26"/>
              </w:rPr>
              <w:t>Foram feitas alterações? (Sim/Não): _______</w:t>
            </w:r>
          </w:p>
          <w:p w14:paraId="077416BC" w14:textId="77777777" w:rsidR="002913D1" w:rsidRPr="00740BFC" w:rsidRDefault="538E812A" w:rsidP="37A9725F">
            <w:pPr>
              <w:rPr>
                <w:rFonts w:ascii="Courier New" w:hAnsi="Courier New" w:cs="Courier New"/>
                <w:b/>
                <w:bCs/>
              </w:rPr>
            </w:pPr>
            <w:r w:rsidRPr="538E812A">
              <w:rPr>
                <w:rFonts w:ascii="Courier New" w:hAnsi="Courier New" w:cs="Courier New"/>
                <w:b/>
                <w:bCs/>
              </w:rPr>
              <w:t xml:space="preserve">Apreciação e Novo Esquema (assinale e justifique as alterações) </w:t>
            </w:r>
            <w:r w:rsidRPr="538E812A">
              <w:rPr>
                <w:rFonts w:ascii="Courier New" w:hAnsi="Courier New" w:cs="Courier New"/>
              </w:rPr>
              <w:t xml:space="preserve">&lt;A preencher caso tenham procedido a alterações&gt; </w:t>
            </w:r>
          </w:p>
          <w:p w14:paraId="0B98D89B" w14:textId="77777777" w:rsidR="002913D1" w:rsidRPr="00740BFC" w:rsidRDefault="002913D1" w:rsidP="0020366D">
            <w:pPr>
              <w:rPr>
                <w:rFonts w:ascii="Courier New" w:hAnsi="Courier New" w:cs="Courier New"/>
              </w:rPr>
            </w:pPr>
          </w:p>
          <w:p w14:paraId="01BA6F87" w14:textId="77777777" w:rsidR="002913D1" w:rsidRPr="00740BFC" w:rsidRDefault="002913D1" w:rsidP="0020366D">
            <w:pPr>
              <w:rPr>
                <w:rFonts w:ascii="Courier New" w:hAnsi="Courier New" w:cs="Courier New"/>
              </w:rPr>
            </w:pPr>
          </w:p>
          <w:p w14:paraId="685550E0" w14:textId="77777777" w:rsidR="002913D1" w:rsidRPr="00740BFC" w:rsidRDefault="002913D1" w:rsidP="0020366D">
            <w:pPr>
              <w:rPr>
                <w:rFonts w:ascii="Courier New" w:hAnsi="Courier New" w:cs="Courier New"/>
              </w:rPr>
            </w:pPr>
          </w:p>
        </w:tc>
      </w:tr>
    </w:tbl>
    <w:p w14:paraId="05C8710E" w14:textId="18906B4B" w:rsidR="006B6B3F" w:rsidRPr="00740BFC" w:rsidRDefault="538E812A" w:rsidP="37A9725F">
      <w:pPr>
        <w:pStyle w:val="Ttulo2"/>
        <w:keepLines/>
        <w:spacing w:before="40" w:after="240" w:line="276" w:lineRule="auto"/>
        <w:ind w:left="567" w:hanging="567"/>
        <w:rPr>
          <w:lang w:val="pt-PT"/>
        </w:rPr>
      </w:pPr>
      <w:bookmarkStart w:id="408" w:name="_Toc963821912"/>
      <w:bookmarkStart w:id="409" w:name="_Toc199624841"/>
      <w:r>
        <w:lastRenderedPageBreak/>
        <w:t>Apreciação do software implementado</w:t>
      </w:r>
      <w:bookmarkEnd w:id="408"/>
      <w:bookmarkEnd w:id="409"/>
    </w:p>
    <w:tbl>
      <w:tblPr>
        <w:tblW w:w="0" w:type="auto"/>
        <w:tblBorders>
          <w:top w:val="single" w:sz="4" w:space="0" w:color="auto"/>
          <w:left w:val="single" w:sz="4" w:space="0" w:color="auto"/>
          <w:bottom w:val="single" w:sz="4" w:space="0" w:color="auto"/>
          <w:right w:val="single" w:sz="4" w:space="0" w:color="auto"/>
        </w:tblBorders>
        <w:shd w:val="clear" w:color="auto" w:fill="E6E6E6"/>
        <w:tblLook w:val="04A0" w:firstRow="1" w:lastRow="0" w:firstColumn="1" w:lastColumn="0" w:noHBand="0" w:noVBand="1"/>
      </w:tblPr>
      <w:tblGrid>
        <w:gridCol w:w="8720"/>
      </w:tblGrid>
      <w:tr w:rsidR="006B6B3F" w:rsidRPr="00740BFC" w14:paraId="73349060" w14:textId="77777777" w:rsidTr="538E812A">
        <w:trPr>
          <w:trHeight w:val="10763"/>
        </w:trPr>
        <w:tc>
          <w:tcPr>
            <w:tcW w:w="8720" w:type="dxa"/>
            <w:shd w:val="clear" w:color="auto" w:fill="E6E6E6"/>
          </w:tcPr>
          <w:p w14:paraId="75CB02D7" w14:textId="77777777" w:rsidR="0097544E" w:rsidRPr="00740BFC" w:rsidRDefault="538E812A" w:rsidP="0097544E">
            <w:pPr>
              <w:rPr>
                <w:rFonts w:ascii="Courier New" w:hAnsi="Courier New" w:cs="Courier New"/>
                <w:sz w:val="21"/>
                <w:szCs w:val="21"/>
                <w:u w:val="single"/>
              </w:rPr>
            </w:pPr>
            <w:r w:rsidRPr="538E812A">
              <w:rPr>
                <w:rFonts w:ascii="Courier New" w:hAnsi="Courier New" w:cs="Courier New"/>
                <w:b/>
                <w:bCs/>
                <w:sz w:val="21"/>
                <w:szCs w:val="21"/>
                <w:u w:val="single"/>
              </w:rPr>
              <w:t>Quem escreve</w:t>
            </w:r>
            <w:r w:rsidRPr="538E812A">
              <w:rPr>
                <w:rFonts w:ascii="Courier New" w:hAnsi="Courier New" w:cs="Courier New"/>
                <w:sz w:val="21"/>
                <w:szCs w:val="21"/>
                <w:u w:val="single"/>
              </w:rPr>
              <w:t>: grupo que realizou a conceção.</w:t>
            </w:r>
          </w:p>
          <w:p w14:paraId="7E6504B8" w14:textId="77777777" w:rsidR="0097544E" w:rsidRPr="00740BFC" w:rsidRDefault="0097544E" w:rsidP="0020366D">
            <w:pPr>
              <w:rPr>
                <w:rFonts w:ascii="Calibri Light" w:hAnsi="Calibri Light"/>
                <w:color w:val="2F5496"/>
                <w:sz w:val="26"/>
                <w:szCs w:val="26"/>
              </w:rPr>
            </w:pPr>
          </w:p>
          <w:p w14:paraId="77952F9A" w14:textId="53F523A3" w:rsidR="006B6B3F" w:rsidRPr="00740BFC" w:rsidRDefault="538E812A" w:rsidP="0020366D">
            <w:pPr>
              <w:rPr>
                <w:rFonts w:ascii="Calibri Light" w:hAnsi="Calibri Light"/>
                <w:color w:val="2F5496"/>
                <w:sz w:val="26"/>
                <w:szCs w:val="26"/>
              </w:rPr>
            </w:pPr>
            <w:r w:rsidRPr="538E812A">
              <w:rPr>
                <w:rFonts w:ascii="Calibri Light" w:hAnsi="Calibri Light"/>
                <w:color w:val="2F5496" w:themeColor="accent1" w:themeShade="BF"/>
                <w:sz w:val="26"/>
                <w:szCs w:val="26"/>
              </w:rPr>
              <w:t>Qualidade (Fraca, Razoável, Boa ou Muito Boa): ____________</w:t>
            </w:r>
          </w:p>
          <w:p w14:paraId="31501577" w14:textId="5DDACEFB" w:rsidR="006B6B3F" w:rsidRPr="00740BFC" w:rsidRDefault="538E812A" w:rsidP="0020366D">
            <w:pPr>
              <w:rPr>
                <w:rFonts w:ascii="Courier New" w:hAnsi="Courier New" w:cs="Courier New"/>
              </w:rPr>
            </w:pPr>
            <w:r w:rsidRPr="538E812A">
              <w:rPr>
                <w:rFonts w:ascii="Courier New" w:hAnsi="Courier New" w:cs="Courier New"/>
              </w:rPr>
              <w:t>Breve Justificação (por exemplo face à qualidade do desenho dos ecrãs, navegação, mensagens de erro resultantes de validações):</w:t>
            </w:r>
          </w:p>
          <w:p w14:paraId="68544D12" w14:textId="77777777" w:rsidR="006B6B3F" w:rsidRPr="00740BFC" w:rsidRDefault="006B6B3F" w:rsidP="0020366D">
            <w:pPr>
              <w:rPr>
                <w:rFonts w:ascii="Courier New" w:hAnsi="Courier New" w:cs="Courier New"/>
              </w:rPr>
            </w:pPr>
          </w:p>
          <w:p w14:paraId="051D9963" w14:textId="77777777" w:rsidR="006B6B3F" w:rsidRPr="00740BFC" w:rsidRDefault="006B6B3F" w:rsidP="0020366D">
            <w:pPr>
              <w:rPr>
                <w:rFonts w:ascii="Courier New" w:hAnsi="Courier New" w:cs="Courier New"/>
              </w:rPr>
            </w:pPr>
          </w:p>
          <w:p w14:paraId="5B922961" w14:textId="77777777" w:rsidR="006B6B3F" w:rsidRPr="00740BFC" w:rsidRDefault="006B6B3F" w:rsidP="0020366D">
            <w:pPr>
              <w:rPr>
                <w:rFonts w:ascii="Courier New" w:hAnsi="Courier New" w:cs="Courier New"/>
              </w:rPr>
            </w:pPr>
          </w:p>
          <w:p w14:paraId="114A53D8" w14:textId="77777777" w:rsidR="006B6B3F" w:rsidRPr="00740BFC" w:rsidRDefault="006B6B3F" w:rsidP="0020366D">
            <w:pPr>
              <w:rPr>
                <w:rFonts w:ascii="Courier New" w:hAnsi="Courier New" w:cs="Courier New"/>
              </w:rPr>
            </w:pPr>
          </w:p>
          <w:p w14:paraId="6B7F44A2" w14:textId="77777777" w:rsidR="006B6B3F" w:rsidRPr="00740BFC" w:rsidRDefault="006B6B3F" w:rsidP="0020366D">
            <w:pPr>
              <w:rPr>
                <w:rFonts w:ascii="Courier New" w:hAnsi="Courier New" w:cs="Courier New"/>
              </w:rPr>
            </w:pPr>
          </w:p>
          <w:p w14:paraId="0C78D96A" w14:textId="77777777" w:rsidR="006B6B3F" w:rsidRPr="00740BFC" w:rsidRDefault="006B6B3F" w:rsidP="0020366D">
            <w:pPr>
              <w:rPr>
                <w:rFonts w:ascii="Courier New" w:hAnsi="Courier New" w:cs="Courier New"/>
              </w:rPr>
            </w:pPr>
          </w:p>
          <w:p w14:paraId="133973FA" w14:textId="77777777" w:rsidR="006B6B3F" w:rsidRPr="00740BFC" w:rsidRDefault="006B6B3F" w:rsidP="0020366D">
            <w:pPr>
              <w:rPr>
                <w:rFonts w:ascii="Courier New" w:hAnsi="Courier New" w:cs="Courier New"/>
              </w:rPr>
            </w:pPr>
          </w:p>
          <w:p w14:paraId="1E2307B4" w14:textId="77777777" w:rsidR="006B6B3F" w:rsidRPr="00740BFC" w:rsidRDefault="006B6B3F" w:rsidP="0020366D">
            <w:pPr>
              <w:rPr>
                <w:rFonts w:ascii="Courier New" w:hAnsi="Courier New" w:cs="Courier New"/>
              </w:rPr>
            </w:pPr>
          </w:p>
          <w:p w14:paraId="40EB3B9D" w14:textId="77777777" w:rsidR="006B6B3F" w:rsidRPr="00740BFC" w:rsidRDefault="006B6B3F" w:rsidP="0020366D">
            <w:pPr>
              <w:rPr>
                <w:rFonts w:ascii="Courier New" w:hAnsi="Courier New" w:cs="Courier New"/>
              </w:rPr>
            </w:pPr>
          </w:p>
          <w:p w14:paraId="1B5ACADB" w14:textId="7190919A" w:rsidR="006B6B3F" w:rsidRPr="00740BFC" w:rsidRDefault="538E812A" w:rsidP="0020366D">
            <w:pPr>
              <w:rPr>
                <w:rFonts w:ascii="Courier New" w:hAnsi="Courier New" w:cs="Courier New"/>
              </w:rPr>
            </w:pPr>
            <w:r w:rsidRPr="538E812A">
              <w:rPr>
                <w:rFonts w:ascii="Calibri Light" w:hAnsi="Calibri Light"/>
                <w:color w:val="2F5496" w:themeColor="accent1" w:themeShade="BF"/>
                <w:sz w:val="26"/>
                <w:szCs w:val="26"/>
              </w:rPr>
              <w:t>Foram feitas alterações face à especificação? (Sim/Não): _______</w:t>
            </w:r>
          </w:p>
          <w:p w14:paraId="0524FEB7" w14:textId="1CDB06E9" w:rsidR="006B6B3F" w:rsidRPr="00740BFC" w:rsidRDefault="538E812A" w:rsidP="37A9725F">
            <w:pPr>
              <w:rPr>
                <w:rFonts w:ascii="Courier New" w:hAnsi="Courier New" w:cs="Courier New"/>
                <w:b/>
                <w:bCs/>
              </w:rPr>
            </w:pPr>
            <w:r w:rsidRPr="538E812A">
              <w:rPr>
                <w:rFonts w:ascii="Courier New" w:hAnsi="Courier New" w:cs="Courier New"/>
                <w:b/>
                <w:bCs/>
              </w:rPr>
              <w:t xml:space="preserve">Apreciação das alterações </w:t>
            </w:r>
            <w:r w:rsidRPr="538E812A">
              <w:rPr>
                <w:rFonts w:ascii="Courier New" w:hAnsi="Courier New" w:cs="Courier New"/>
              </w:rPr>
              <w:t xml:space="preserve">&lt;A preencher caso tenham procedido a alterações indicando se estas permitiram melhorar face ao que receberam como especificação&gt; </w:t>
            </w:r>
          </w:p>
          <w:p w14:paraId="774C6D12" w14:textId="77777777" w:rsidR="006B6B3F" w:rsidRPr="00740BFC" w:rsidRDefault="006B6B3F" w:rsidP="0020366D">
            <w:pPr>
              <w:rPr>
                <w:rFonts w:ascii="Courier New" w:hAnsi="Courier New" w:cs="Courier New"/>
              </w:rPr>
            </w:pPr>
          </w:p>
          <w:p w14:paraId="4A014D64" w14:textId="77777777" w:rsidR="006B6B3F" w:rsidRPr="00740BFC" w:rsidRDefault="006B6B3F" w:rsidP="0020366D">
            <w:pPr>
              <w:rPr>
                <w:rFonts w:ascii="Courier New" w:hAnsi="Courier New" w:cs="Courier New"/>
              </w:rPr>
            </w:pPr>
          </w:p>
          <w:p w14:paraId="2F02C6ED" w14:textId="77777777" w:rsidR="006B6B3F" w:rsidRPr="00740BFC" w:rsidRDefault="006B6B3F" w:rsidP="0020366D">
            <w:pPr>
              <w:rPr>
                <w:rFonts w:ascii="Courier New" w:hAnsi="Courier New" w:cs="Courier New"/>
              </w:rPr>
            </w:pPr>
          </w:p>
        </w:tc>
      </w:tr>
    </w:tbl>
    <w:p w14:paraId="6A0C63BF" w14:textId="47076C7F" w:rsidR="006B6B3F" w:rsidRPr="00740BFC" w:rsidRDefault="006B6B3F" w:rsidP="538E812A">
      <w:pPr>
        <w:rPr>
          <w:b/>
          <w:bCs/>
          <w:i/>
          <w:iCs/>
          <w:color w:val="1F497D"/>
          <w:lang w:eastAsia="x-none"/>
        </w:rPr>
      </w:pPr>
      <w:r>
        <w:br w:type="page"/>
      </w:r>
    </w:p>
    <w:p w14:paraId="236E64CB" w14:textId="3CA03CCA" w:rsidR="00875FF6" w:rsidRPr="00740BFC" w:rsidRDefault="538E812A" w:rsidP="00875FF6">
      <w:pPr>
        <w:pStyle w:val="Ttulo1"/>
        <w:rPr>
          <w:lang w:val="pt-PT"/>
        </w:rPr>
      </w:pPr>
      <w:bookmarkStart w:id="410" w:name="_Toc63588408"/>
      <w:bookmarkStart w:id="411" w:name="_Ref63614847"/>
      <w:bookmarkStart w:id="412" w:name="_Toc66685561"/>
      <w:bookmarkStart w:id="413" w:name="_Toc594166363"/>
      <w:bookmarkStart w:id="414" w:name="_Toc199624842"/>
      <w:bookmarkEnd w:id="400"/>
      <w:bookmarkEnd w:id="405"/>
      <w:r>
        <w:lastRenderedPageBreak/>
        <w:t>Fase 3 - Execução dos Testes</w:t>
      </w:r>
      <w:bookmarkEnd w:id="410"/>
      <w:bookmarkEnd w:id="411"/>
      <w:bookmarkEnd w:id="412"/>
      <w:bookmarkEnd w:id="413"/>
      <w:bookmarkEnd w:id="414"/>
    </w:p>
    <w:p w14:paraId="5D1D9430" w14:textId="55E55975" w:rsidR="00875FF6" w:rsidRPr="00740BFC" w:rsidRDefault="538E812A" w:rsidP="37A9725F">
      <w:pPr>
        <w:jc w:val="both"/>
        <w:rPr>
          <w:rFonts w:ascii="Courier New" w:hAnsi="Courier New" w:cs="Courier New"/>
          <w:sz w:val="20"/>
          <w:szCs w:val="20"/>
        </w:rPr>
      </w:pPr>
      <w:r w:rsidRPr="538E812A">
        <w:rPr>
          <w:rFonts w:ascii="Courier New" w:hAnsi="Courier New" w:cs="Courier New"/>
          <w:sz w:val="20"/>
          <w:szCs w:val="20"/>
          <w:highlight w:val="lightGray"/>
        </w:rPr>
        <w:t>&lt;Copiar para a 1ª coluna das tabelas seguintes o nome dos testes especificados para cada funcionalidade e replicar as tabelas tantas vezes quantas as funcionalidades e subfuncionalidades especificadas.&gt;</w:t>
      </w:r>
    </w:p>
    <w:p w14:paraId="2CA8A0E5" w14:textId="2C279EAB" w:rsidR="00502E8D" w:rsidRPr="00740BFC" w:rsidRDefault="538E812A" w:rsidP="37A9725F">
      <w:pPr>
        <w:pStyle w:val="Ttulo2"/>
        <w:ind w:left="567" w:hanging="567"/>
        <w:rPr>
          <w:lang w:val="pt-PT"/>
        </w:rPr>
      </w:pPr>
      <w:bookmarkStart w:id="415" w:name="_Toc2145704701"/>
      <w:bookmarkStart w:id="416" w:name="_Toc199624843"/>
      <w:bookmarkStart w:id="417" w:name="_Toc66685562"/>
      <w:r>
        <w:t>Testes das funcionalidades de FrontOffice</w:t>
      </w:r>
      <w:bookmarkEnd w:id="415"/>
      <w:bookmarkEnd w:id="416"/>
      <w:r>
        <w:t xml:space="preserve"> </w:t>
      </w:r>
    </w:p>
    <w:p w14:paraId="5C314928" w14:textId="3B5508D2" w:rsidR="00502E8D" w:rsidRPr="00740BFC" w:rsidRDefault="538E812A" w:rsidP="00502E8D">
      <w:pPr>
        <w:jc w:val="both"/>
      </w:pPr>
      <w:r>
        <w:t xml:space="preserve">A tabela seguinte apresenta o resultado dos testes realizados para as funcionalidades de </w:t>
      </w:r>
      <w:r w:rsidRPr="538E812A">
        <w:rPr>
          <w:i/>
          <w:iCs/>
        </w:rPr>
        <w:t>FrontOffice</w:t>
      </w:r>
      <w:r>
        <w:t xml:space="preserve"> face à especificação de testes prevista.</w:t>
      </w:r>
    </w:p>
    <w:p w14:paraId="48403EA0" w14:textId="574C5F39" w:rsidR="0097544E" w:rsidRPr="00740BFC" w:rsidRDefault="538E812A" w:rsidP="37A9725F">
      <w:pPr>
        <w:jc w:val="both"/>
        <w:rPr>
          <w:rFonts w:ascii="Courier New" w:hAnsi="Courier New" w:cs="Courier New"/>
          <w:sz w:val="20"/>
          <w:szCs w:val="20"/>
          <w:highlight w:val="lightGray"/>
        </w:rPr>
      </w:pPr>
      <w:r w:rsidRPr="538E812A">
        <w:rPr>
          <w:rFonts w:ascii="Courier New" w:hAnsi="Courier New" w:cs="Courier New"/>
          <w:sz w:val="20"/>
          <w:szCs w:val="20"/>
          <w:highlight w:val="lightGray"/>
        </w:rPr>
        <w:t>&lt;Devem indicar se executaram os testes todos previstos e se executaram eventuais testes adicionais não especificados inicialmente na fase 1.&gt;</w:t>
      </w:r>
    </w:p>
    <w:p w14:paraId="04ECE29E" w14:textId="77777777" w:rsidR="00504B03" w:rsidRPr="00740BFC" w:rsidRDefault="00504B03" w:rsidP="00502E8D">
      <w:pPr>
        <w:jc w:val="both"/>
        <w:rPr>
          <w:lang w:eastAsia="x-none"/>
        </w:rPr>
      </w:pPr>
    </w:p>
    <w:p w14:paraId="69D066CF" w14:textId="1C23DA9E" w:rsidR="00502E8D" w:rsidRPr="00740BFC" w:rsidRDefault="538E812A" w:rsidP="00502E8D">
      <w:pPr>
        <w:pStyle w:val="Legenda"/>
        <w:keepNext/>
        <w:jc w:val="center"/>
      </w:pPr>
      <w:bookmarkStart w:id="418" w:name="_Toc199624959"/>
      <w:r>
        <w:t xml:space="preserve">Tabela </w:t>
      </w:r>
      <w:fldSimple w:instr=" SEQ Tabela \* ARABIC ">
        <w:r>
          <w:t>80</w:t>
        </w:r>
      </w:fldSimple>
      <w:r>
        <w:t xml:space="preserve">. Testes realizados funcionalidades </w:t>
      </w:r>
      <w:r w:rsidRPr="538E812A">
        <w:rPr>
          <w:i/>
          <w:iCs/>
        </w:rPr>
        <w:t>FrontOffice</w:t>
      </w:r>
      <w:r w:rsidRPr="538E812A">
        <w:rPr>
          <w:rFonts w:ascii="Courier New" w:hAnsi="Courier New" w:cs="Courier New"/>
          <w:sz w:val="18"/>
          <w:szCs w:val="18"/>
        </w:rPr>
        <w:t>.</w:t>
      </w:r>
      <w:bookmarkEnd w:id="41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7"/>
        <w:gridCol w:w="3245"/>
        <w:gridCol w:w="3516"/>
      </w:tblGrid>
      <w:tr w:rsidR="00502E8D" w:rsidRPr="00740BFC" w14:paraId="5F8EA29E" w14:textId="77777777" w:rsidTr="538E812A">
        <w:tc>
          <w:tcPr>
            <w:tcW w:w="2137" w:type="dxa"/>
            <w:shd w:val="clear" w:color="auto" w:fill="4472C4" w:themeFill="accent1"/>
            <w:vAlign w:val="center"/>
          </w:tcPr>
          <w:p w14:paraId="7B0506E3" w14:textId="2E9D7A0A" w:rsidR="00502E8D" w:rsidRPr="00740BFC" w:rsidRDefault="538E812A" w:rsidP="006F720F">
            <w:pPr>
              <w:rPr>
                <w:color w:val="FFFFFF"/>
                <w:lang w:eastAsia="x-none"/>
              </w:rPr>
            </w:pPr>
            <w:r w:rsidRPr="538E812A">
              <w:rPr>
                <w:color w:val="FFFFFF" w:themeColor="background1"/>
              </w:rPr>
              <w:t>Nome da Funcionalidade</w:t>
            </w:r>
          </w:p>
        </w:tc>
        <w:tc>
          <w:tcPr>
            <w:tcW w:w="3245" w:type="dxa"/>
            <w:shd w:val="clear" w:color="auto" w:fill="4472C4" w:themeFill="accent1"/>
            <w:vAlign w:val="center"/>
          </w:tcPr>
          <w:p w14:paraId="0AE61DB1" w14:textId="77777777" w:rsidR="00502E8D" w:rsidRPr="00740BFC" w:rsidRDefault="538E812A" w:rsidP="006F720F">
            <w:pPr>
              <w:rPr>
                <w:color w:val="FFFFFF"/>
                <w:lang w:eastAsia="x-none"/>
              </w:rPr>
            </w:pPr>
            <w:r w:rsidRPr="538E812A">
              <w:rPr>
                <w:color w:val="FFFFFF" w:themeColor="background1"/>
              </w:rPr>
              <w:t>Testes realizados</w:t>
            </w:r>
          </w:p>
        </w:tc>
        <w:tc>
          <w:tcPr>
            <w:tcW w:w="3516" w:type="dxa"/>
            <w:shd w:val="clear" w:color="auto" w:fill="4472C4" w:themeFill="accent1"/>
            <w:vAlign w:val="center"/>
          </w:tcPr>
          <w:p w14:paraId="390DC014" w14:textId="77777777" w:rsidR="00502E8D" w:rsidRPr="00740BFC" w:rsidRDefault="538E812A" w:rsidP="006F720F">
            <w:pPr>
              <w:rPr>
                <w:color w:val="FFFFFF"/>
                <w:lang w:eastAsia="x-none"/>
              </w:rPr>
            </w:pPr>
            <w:r w:rsidRPr="538E812A">
              <w:rPr>
                <w:color w:val="FFFFFF" w:themeColor="background1"/>
              </w:rPr>
              <w:t>Resultado do teste</w:t>
            </w:r>
          </w:p>
        </w:tc>
      </w:tr>
      <w:tr w:rsidR="00502E8D" w:rsidRPr="00740BFC" w14:paraId="62E4B81E" w14:textId="77777777" w:rsidTr="538E812A">
        <w:tc>
          <w:tcPr>
            <w:tcW w:w="2137" w:type="dxa"/>
            <w:shd w:val="clear" w:color="auto" w:fill="auto"/>
          </w:tcPr>
          <w:p w14:paraId="7E01820D" w14:textId="2D0D97AD" w:rsidR="00502E8D" w:rsidRPr="00740BFC" w:rsidRDefault="538E812A" w:rsidP="538E812A">
            <w:pPr>
              <w:rPr>
                <w:rFonts w:ascii="Courier New" w:hAnsi="Courier New" w:cs="Courier New"/>
                <w:i/>
                <w:iCs/>
                <w:sz w:val="20"/>
                <w:szCs w:val="20"/>
                <w:highlight w:val="lightGray"/>
                <w:lang w:eastAsia="x-none"/>
              </w:rPr>
            </w:pPr>
            <w:r w:rsidRPr="538E812A">
              <w:rPr>
                <w:rFonts w:ascii="Courier New" w:hAnsi="Courier New" w:cs="Courier New"/>
                <w:i/>
                <w:iCs/>
                <w:sz w:val="20"/>
                <w:szCs w:val="20"/>
                <w:highlight w:val="lightGray"/>
              </w:rPr>
              <w:t>&lt;Funcionalidade (podem apagar este texto)&gt;</w:t>
            </w:r>
          </w:p>
        </w:tc>
        <w:tc>
          <w:tcPr>
            <w:tcW w:w="3245" w:type="dxa"/>
            <w:shd w:val="clear" w:color="auto" w:fill="auto"/>
          </w:tcPr>
          <w:p w14:paraId="1AE73A31" w14:textId="77777777" w:rsidR="00502E8D" w:rsidRPr="00740BFC" w:rsidRDefault="538E812A" w:rsidP="538E812A">
            <w:pPr>
              <w:rPr>
                <w:rFonts w:ascii="Courier New" w:hAnsi="Courier New" w:cs="Courier New"/>
                <w:i/>
                <w:iCs/>
                <w:sz w:val="20"/>
                <w:szCs w:val="20"/>
                <w:highlight w:val="lightGray"/>
                <w:lang w:eastAsia="x-none"/>
              </w:rPr>
            </w:pPr>
            <w:r w:rsidRPr="538E812A">
              <w:rPr>
                <w:rFonts w:ascii="Courier New" w:hAnsi="Courier New" w:cs="Courier New"/>
                <w:i/>
                <w:iCs/>
                <w:sz w:val="20"/>
                <w:szCs w:val="20"/>
                <w:highlight w:val="lightGray"/>
              </w:rPr>
              <w:t>&lt;Indicar se executaram os testes todos previstos&gt;</w:t>
            </w:r>
          </w:p>
          <w:p w14:paraId="33B01AE1" w14:textId="4B48844D" w:rsidR="00502E8D" w:rsidRPr="00740BFC" w:rsidRDefault="538E812A" w:rsidP="538E812A">
            <w:pPr>
              <w:rPr>
                <w:rFonts w:ascii="Courier New" w:hAnsi="Courier New" w:cs="Courier New"/>
                <w:i/>
                <w:iCs/>
                <w:sz w:val="20"/>
                <w:szCs w:val="20"/>
                <w:highlight w:val="lightGray"/>
                <w:lang w:eastAsia="x-none"/>
              </w:rPr>
            </w:pPr>
            <w:r w:rsidRPr="538E812A">
              <w:rPr>
                <w:rFonts w:ascii="Courier New" w:hAnsi="Courier New" w:cs="Courier New"/>
                <w:i/>
                <w:iCs/>
                <w:sz w:val="20"/>
                <w:szCs w:val="20"/>
                <w:highlight w:val="lightGray"/>
              </w:rPr>
              <w:t>&lt;Indicar eventuais testes adicionais (podem apagar este texto)&gt;</w:t>
            </w:r>
          </w:p>
        </w:tc>
        <w:tc>
          <w:tcPr>
            <w:tcW w:w="3516" w:type="dxa"/>
            <w:shd w:val="clear" w:color="auto" w:fill="auto"/>
          </w:tcPr>
          <w:p w14:paraId="0604029B" w14:textId="5684A0AA" w:rsidR="00502E8D" w:rsidRPr="00740BFC" w:rsidRDefault="538E812A" w:rsidP="538E812A">
            <w:pPr>
              <w:rPr>
                <w:rFonts w:ascii="Courier New" w:hAnsi="Courier New" w:cs="Courier New"/>
                <w:i/>
                <w:iCs/>
                <w:sz w:val="20"/>
                <w:szCs w:val="20"/>
                <w:highlight w:val="lightGray"/>
                <w:lang w:eastAsia="x-none"/>
              </w:rPr>
            </w:pPr>
            <w:r w:rsidRPr="538E812A">
              <w:rPr>
                <w:rFonts w:ascii="Courier New" w:hAnsi="Courier New" w:cs="Courier New"/>
                <w:i/>
                <w:iCs/>
                <w:sz w:val="20"/>
                <w:szCs w:val="20"/>
                <w:highlight w:val="lightGray"/>
              </w:rPr>
              <w:t>&lt;Indicar o resultado da execução do teste, isto é, se a funcionalidade passou ou não o teste (podem apagar este texto)&gt;</w:t>
            </w:r>
          </w:p>
        </w:tc>
      </w:tr>
      <w:tr w:rsidR="00F72D26" w:rsidRPr="00740BFC" w14:paraId="2A15792E" w14:textId="77777777" w:rsidTr="538E812A">
        <w:tc>
          <w:tcPr>
            <w:tcW w:w="2137" w:type="dxa"/>
            <w:shd w:val="clear" w:color="auto" w:fill="auto"/>
          </w:tcPr>
          <w:p w14:paraId="5402C430" w14:textId="585D95E6" w:rsidR="00F72D26" w:rsidRPr="00740BFC" w:rsidRDefault="00F72D26" w:rsidP="538E812A">
            <w:pPr>
              <w:rPr>
                <w:rFonts w:ascii="Courier New" w:hAnsi="Courier New" w:cs="Courier New"/>
                <w:i/>
                <w:iCs/>
                <w:sz w:val="20"/>
                <w:szCs w:val="20"/>
                <w:highlight w:val="lightGray"/>
                <w:lang w:eastAsia="x-none"/>
              </w:rPr>
            </w:pPr>
          </w:p>
        </w:tc>
        <w:tc>
          <w:tcPr>
            <w:tcW w:w="3245" w:type="dxa"/>
            <w:shd w:val="clear" w:color="auto" w:fill="auto"/>
          </w:tcPr>
          <w:p w14:paraId="092D5216" w14:textId="77777777" w:rsidR="00F72D26" w:rsidRPr="00740BFC" w:rsidRDefault="00F72D26" w:rsidP="538E812A">
            <w:pPr>
              <w:rPr>
                <w:rFonts w:ascii="Courier New" w:hAnsi="Courier New" w:cs="Courier New"/>
                <w:i/>
                <w:iCs/>
                <w:sz w:val="20"/>
                <w:szCs w:val="20"/>
                <w:highlight w:val="lightGray"/>
                <w:lang w:eastAsia="x-none"/>
              </w:rPr>
            </w:pPr>
          </w:p>
        </w:tc>
        <w:tc>
          <w:tcPr>
            <w:tcW w:w="3516" w:type="dxa"/>
            <w:shd w:val="clear" w:color="auto" w:fill="auto"/>
          </w:tcPr>
          <w:p w14:paraId="2AB2D801" w14:textId="77777777" w:rsidR="00F72D26" w:rsidRPr="00740BFC" w:rsidRDefault="00F72D26" w:rsidP="538E812A">
            <w:pPr>
              <w:rPr>
                <w:rFonts w:ascii="Courier New" w:hAnsi="Courier New" w:cs="Courier New"/>
                <w:i/>
                <w:iCs/>
                <w:sz w:val="20"/>
                <w:szCs w:val="20"/>
                <w:highlight w:val="lightGray"/>
                <w:lang w:eastAsia="x-none"/>
              </w:rPr>
            </w:pPr>
          </w:p>
        </w:tc>
      </w:tr>
      <w:tr w:rsidR="00F16446" w:rsidRPr="00740BFC" w14:paraId="01FA68D5" w14:textId="77777777" w:rsidTr="538E812A">
        <w:tc>
          <w:tcPr>
            <w:tcW w:w="2137" w:type="dxa"/>
            <w:shd w:val="clear" w:color="auto" w:fill="auto"/>
          </w:tcPr>
          <w:p w14:paraId="5D4B6809" w14:textId="77777777" w:rsidR="00F16446" w:rsidRPr="00740BFC" w:rsidRDefault="00F16446" w:rsidP="538E812A">
            <w:pPr>
              <w:rPr>
                <w:rFonts w:ascii="Courier New" w:hAnsi="Courier New" w:cs="Courier New"/>
                <w:i/>
                <w:iCs/>
                <w:sz w:val="20"/>
                <w:szCs w:val="20"/>
                <w:highlight w:val="lightGray"/>
                <w:lang w:eastAsia="x-none"/>
              </w:rPr>
            </w:pPr>
          </w:p>
        </w:tc>
        <w:tc>
          <w:tcPr>
            <w:tcW w:w="3245" w:type="dxa"/>
            <w:shd w:val="clear" w:color="auto" w:fill="auto"/>
          </w:tcPr>
          <w:p w14:paraId="30E2FE8E" w14:textId="77777777" w:rsidR="00F16446" w:rsidRPr="00740BFC" w:rsidRDefault="00F16446" w:rsidP="538E812A">
            <w:pPr>
              <w:rPr>
                <w:rFonts w:ascii="Courier New" w:hAnsi="Courier New" w:cs="Courier New"/>
                <w:i/>
                <w:iCs/>
                <w:sz w:val="20"/>
                <w:szCs w:val="20"/>
                <w:highlight w:val="lightGray"/>
                <w:lang w:eastAsia="x-none"/>
              </w:rPr>
            </w:pPr>
          </w:p>
        </w:tc>
        <w:tc>
          <w:tcPr>
            <w:tcW w:w="3516" w:type="dxa"/>
            <w:shd w:val="clear" w:color="auto" w:fill="auto"/>
          </w:tcPr>
          <w:p w14:paraId="0F4C6CE6" w14:textId="77777777" w:rsidR="00F16446" w:rsidRPr="00740BFC" w:rsidRDefault="00F16446" w:rsidP="538E812A">
            <w:pPr>
              <w:rPr>
                <w:rFonts w:ascii="Courier New" w:hAnsi="Courier New" w:cs="Courier New"/>
                <w:i/>
                <w:iCs/>
                <w:sz w:val="20"/>
                <w:szCs w:val="20"/>
                <w:highlight w:val="lightGray"/>
                <w:lang w:eastAsia="x-none"/>
              </w:rPr>
            </w:pPr>
          </w:p>
        </w:tc>
      </w:tr>
      <w:tr w:rsidR="00F16446" w:rsidRPr="00740BFC" w14:paraId="44BD4D62" w14:textId="77777777" w:rsidTr="538E812A">
        <w:tc>
          <w:tcPr>
            <w:tcW w:w="2137" w:type="dxa"/>
            <w:shd w:val="clear" w:color="auto" w:fill="auto"/>
          </w:tcPr>
          <w:p w14:paraId="7E946C79" w14:textId="77777777" w:rsidR="00F16446" w:rsidRPr="00740BFC" w:rsidRDefault="00F16446" w:rsidP="538E812A">
            <w:pPr>
              <w:rPr>
                <w:rFonts w:ascii="Courier New" w:hAnsi="Courier New" w:cs="Courier New"/>
                <w:i/>
                <w:iCs/>
                <w:sz w:val="20"/>
                <w:szCs w:val="20"/>
                <w:highlight w:val="lightGray"/>
                <w:lang w:eastAsia="x-none"/>
              </w:rPr>
            </w:pPr>
          </w:p>
        </w:tc>
        <w:tc>
          <w:tcPr>
            <w:tcW w:w="3245" w:type="dxa"/>
            <w:shd w:val="clear" w:color="auto" w:fill="auto"/>
          </w:tcPr>
          <w:p w14:paraId="1F124789" w14:textId="77777777" w:rsidR="00F16446" w:rsidRPr="00740BFC" w:rsidRDefault="00F16446" w:rsidP="538E812A">
            <w:pPr>
              <w:rPr>
                <w:rFonts w:ascii="Courier New" w:hAnsi="Courier New" w:cs="Courier New"/>
                <w:i/>
                <w:iCs/>
                <w:sz w:val="20"/>
                <w:szCs w:val="20"/>
                <w:highlight w:val="lightGray"/>
                <w:lang w:eastAsia="x-none"/>
              </w:rPr>
            </w:pPr>
          </w:p>
        </w:tc>
        <w:tc>
          <w:tcPr>
            <w:tcW w:w="3516" w:type="dxa"/>
            <w:shd w:val="clear" w:color="auto" w:fill="auto"/>
          </w:tcPr>
          <w:p w14:paraId="1B4F1AA1" w14:textId="77777777" w:rsidR="00F16446" w:rsidRPr="00740BFC" w:rsidRDefault="00F16446" w:rsidP="538E812A">
            <w:pPr>
              <w:rPr>
                <w:rFonts w:ascii="Courier New" w:hAnsi="Courier New" w:cs="Courier New"/>
                <w:i/>
                <w:iCs/>
                <w:sz w:val="20"/>
                <w:szCs w:val="20"/>
                <w:highlight w:val="lightGray"/>
                <w:lang w:eastAsia="x-none"/>
              </w:rPr>
            </w:pPr>
          </w:p>
        </w:tc>
      </w:tr>
    </w:tbl>
    <w:p w14:paraId="6A7FE46E" w14:textId="43E074D4" w:rsidR="00502E8D" w:rsidRPr="00740BFC" w:rsidRDefault="538E812A" w:rsidP="37A9725F">
      <w:pPr>
        <w:pStyle w:val="Ttulo2"/>
        <w:ind w:left="567" w:hanging="567"/>
        <w:rPr>
          <w:lang w:val="pt-PT"/>
        </w:rPr>
      </w:pPr>
      <w:bookmarkStart w:id="419" w:name="_Toc565626011"/>
      <w:bookmarkStart w:id="420" w:name="_Toc199624844"/>
      <w:r>
        <w:t>Testes das funcionalidades BackOffice</w:t>
      </w:r>
      <w:bookmarkEnd w:id="419"/>
      <w:bookmarkEnd w:id="420"/>
    </w:p>
    <w:p w14:paraId="476B34D0" w14:textId="0A60854A" w:rsidR="00502E8D" w:rsidRPr="00740BFC" w:rsidRDefault="538E812A" w:rsidP="00502E8D">
      <w:pPr>
        <w:jc w:val="both"/>
      </w:pPr>
      <w:r>
        <w:t xml:space="preserve">A tabela seguinte apresenta o resultado dos testes realizados para as funcionalidades de </w:t>
      </w:r>
      <w:r w:rsidRPr="538E812A">
        <w:rPr>
          <w:i/>
          <w:iCs/>
        </w:rPr>
        <w:t>BackOffice</w:t>
      </w:r>
      <w:r>
        <w:t xml:space="preserve"> face à especificação de testes prevista.</w:t>
      </w:r>
    </w:p>
    <w:p w14:paraId="33E6112B" w14:textId="17EEB2FB" w:rsidR="0097544E" w:rsidRPr="00740BFC" w:rsidRDefault="538E812A" w:rsidP="37A9725F">
      <w:pPr>
        <w:jc w:val="both"/>
        <w:rPr>
          <w:rFonts w:ascii="Courier New" w:hAnsi="Courier New" w:cs="Courier New"/>
          <w:sz w:val="20"/>
          <w:szCs w:val="20"/>
          <w:highlight w:val="lightGray"/>
        </w:rPr>
      </w:pPr>
      <w:r w:rsidRPr="538E812A">
        <w:rPr>
          <w:rFonts w:ascii="Courier New" w:hAnsi="Courier New" w:cs="Courier New"/>
          <w:sz w:val="20"/>
          <w:szCs w:val="20"/>
          <w:highlight w:val="lightGray"/>
        </w:rPr>
        <w:t>&lt;Devem indicar se executaram os testes todos previstos e se executaram eventuais testes adicionais não especificados inicialmente na fase 1.&gt;</w:t>
      </w:r>
    </w:p>
    <w:p w14:paraId="369BC9FC" w14:textId="77777777" w:rsidR="00F16446" w:rsidRPr="00740BFC" w:rsidRDefault="00F16446" w:rsidP="00502E8D">
      <w:pPr>
        <w:jc w:val="both"/>
        <w:rPr>
          <w:lang w:eastAsia="x-none"/>
        </w:rPr>
      </w:pPr>
    </w:p>
    <w:p w14:paraId="76D5FC21" w14:textId="587CDCC5" w:rsidR="00502E8D" w:rsidRPr="00740BFC" w:rsidRDefault="538E812A" w:rsidP="00502E8D">
      <w:pPr>
        <w:pStyle w:val="Legenda"/>
        <w:keepNext/>
        <w:jc w:val="center"/>
      </w:pPr>
      <w:bookmarkStart w:id="421" w:name="_Toc199624960"/>
      <w:r>
        <w:t xml:space="preserve">Tabela </w:t>
      </w:r>
      <w:fldSimple w:instr=" SEQ Tabela \* ARABIC ">
        <w:r>
          <w:t>81</w:t>
        </w:r>
      </w:fldSimple>
      <w:r>
        <w:t xml:space="preserve">. Testes realizados para funcionalidades </w:t>
      </w:r>
      <w:r w:rsidRPr="538E812A">
        <w:rPr>
          <w:i/>
          <w:iCs/>
        </w:rPr>
        <w:t>BackOffice</w:t>
      </w:r>
      <w:r>
        <w:t>.</w:t>
      </w:r>
      <w:bookmarkEnd w:id="42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7"/>
        <w:gridCol w:w="3245"/>
        <w:gridCol w:w="3516"/>
      </w:tblGrid>
      <w:tr w:rsidR="00502E8D" w:rsidRPr="00740BFC" w14:paraId="37529F0A" w14:textId="77777777" w:rsidTr="538E812A">
        <w:tc>
          <w:tcPr>
            <w:tcW w:w="2137" w:type="dxa"/>
            <w:shd w:val="clear" w:color="auto" w:fill="4472C4" w:themeFill="accent1"/>
            <w:vAlign w:val="center"/>
          </w:tcPr>
          <w:p w14:paraId="0A3685C3" w14:textId="1E8E65DA" w:rsidR="00502E8D" w:rsidRPr="00740BFC" w:rsidRDefault="538E812A" w:rsidP="006F720F">
            <w:pPr>
              <w:rPr>
                <w:color w:val="FFFFFF"/>
                <w:lang w:eastAsia="x-none"/>
              </w:rPr>
            </w:pPr>
            <w:r w:rsidRPr="538E812A">
              <w:rPr>
                <w:color w:val="FFFFFF" w:themeColor="background1"/>
              </w:rPr>
              <w:t>Nome da Funcionalidade</w:t>
            </w:r>
          </w:p>
        </w:tc>
        <w:tc>
          <w:tcPr>
            <w:tcW w:w="3245" w:type="dxa"/>
            <w:shd w:val="clear" w:color="auto" w:fill="4472C4" w:themeFill="accent1"/>
            <w:vAlign w:val="center"/>
          </w:tcPr>
          <w:p w14:paraId="68B64269" w14:textId="77777777" w:rsidR="00502E8D" w:rsidRPr="00740BFC" w:rsidRDefault="538E812A" w:rsidP="006F720F">
            <w:pPr>
              <w:rPr>
                <w:color w:val="FFFFFF"/>
                <w:lang w:eastAsia="x-none"/>
              </w:rPr>
            </w:pPr>
            <w:r w:rsidRPr="538E812A">
              <w:rPr>
                <w:color w:val="FFFFFF" w:themeColor="background1"/>
              </w:rPr>
              <w:t>Testes realizados</w:t>
            </w:r>
          </w:p>
        </w:tc>
        <w:tc>
          <w:tcPr>
            <w:tcW w:w="3516" w:type="dxa"/>
            <w:shd w:val="clear" w:color="auto" w:fill="4472C4" w:themeFill="accent1"/>
            <w:vAlign w:val="center"/>
          </w:tcPr>
          <w:p w14:paraId="331E954E" w14:textId="77777777" w:rsidR="00502E8D" w:rsidRPr="00740BFC" w:rsidRDefault="538E812A" w:rsidP="006F720F">
            <w:pPr>
              <w:rPr>
                <w:color w:val="FFFFFF"/>
                <w:lang w:eastAsia="x-none"/>
              </w:rPr>
            </w:pPr>
            <w:r w:rsidRPr="538E812A">
              <w:rPr>
                <w:color w:val="FFFFFF" w:themeColor="background1"/>
              </w:rPr>
              <w:t>Resultado do teste</w:t>
            </w:r>
          </w:p>
        </w:tc>
      </w:tr>
      <w:tr w:rsidR="00502E8D" w:rsidRPr="00740BFC" w14:paraId="2DBF8CB7" w14:textId="77777777" w:rsidTr="538E812A">
        <w:tc>
          <w:tcPr>
            <w:tcW w:w="2137" w:type="dxa"/>
            <w:shd w:val="clear" w:color="auto" w:fill="auto"/>
          </w:tcPr>
          <w:p w14:paraId="77AC03F8" w14:textId="6A1F7F6A" w:rsidR="00502E8D" w:rsidRPr="00740BFC" w:rsidRDefault="538E812A" w:rsidP="538E812A">
            <w:pPr>
              <w:rPr>
                <w:rFonts w:ascii="Courier New" w:hAnsi="Courier New" w:cs="Courier New"/>
                <w:i/>
                <w:iCs/>
                <w:sz w:val="20"/>
                <w:szCs w:val="20"/>
                <w:highlight w:val="lightGray"/>
                <w:lang w:eastAsia="x-none"/>
              </w:rPr>
            </w:pPr>
            <w:r w:rsidRPr="538E812A">
              <w:rPr>
                <w:rFonts w:ascii="Courier New" w:hAnsi="Courier New" w:cs="Courier New"/>
                <w:i/>
                <w:iCs/>
                <w:sz w:val="20"/>
                <w:szCs w:val="20"/>
                <w:highlight w:val="lightGray"/>
              </w:rPr>
              <w:t>&lt;Funcionalidade (podem apagar este texto)&gt;</w:t>
            </w:r>
          </w:p>
        </w:tc>
        <w:tc>
          <w:tcPr>
            <w:tcW w:w="3245" w:type="dxa"/>
            <w:shd w:val="clear" w:color="auto" w:fill="auto"/>
          </w:tcPr>
          <w:p w14:paraId="1D2129EC" w14:textId="77777777" w:rsidR="00502E8D" w:rsidRPr="00740BFC" w:rsidRDefault="538E812A" w:rsidP="538E812A">
            <w:pPr>
              <w:rPr>
                <w:rFonts w:ascii="Courier New" w:hAnsi="Courier New" w:cs="Courier New"/>
                <w:i/>
                <w:iCs/>
                <w:sz w:val="20"/>
                <w:szCs w:val="20"/>
                <w:highlight w:val="lightGray"/>
                <w:lang w:eastAsia="x-none"/>
              </w:rPr>
            </w:pPr>
            <w:r w:rsidRPr="538E812A">
              <w:rPr>
                <w:rFonts w:ascii="Courier New" w:hAnsi="Courier New" w:cs="Courier New"/>
                <w:i/>
                <w:iCs/>
                <w:sz w:val="20"/>
                <w:szCs w:val="20"/>
                <w:highlight w:val="lightGray"/>
              </w:rPr>
              <w:t>&lt;Indicar se executaram os testes todos previstos&gt;</w:t>
            </w:r>
          </w:p>
          <w:p w14:paraId="1C51FAB5" w14:textId="381A5045" w:rsidR="00502E8D" w:rsidRPr="00740BFC" w:rsidRDefault="538E812A" w:rsidP="538E812A">
            <w:pPr>
              <w:rPr>
                <w:rFonts w:ascii="Courier New" w:hAnsi="Courier New" w:cs="Courier New"/>
                <w:i/>
                <w:iCs/>
                <w:sz w:val="20"/>
                <w:szCs w:val="20"/>
                <w:highlight w:val="lightGray"/>
                <w:lang w:eastAsia="x-none"/>
              </w:rPr>
            </w:pPr>
            <w:r w:rsidRPr="538E812A">
              <w:rPr>
                <w:rFonts w:ascii="Courier New" w:hAnsi="Courier New" w:cs="Courier New"/>
                <w:i/>
                <w:iCs/>
                <w:sz w:val="20"/>
                <w:szCs w:val="20"/>
                <w:highlight w:val="lightGray"/>
              </w:rPr>
              <w:t>&lt;Indicar eventuais testes adicionais (podem apagar este texto)&gt;</w:t>
            </w:r>
          </w:p>
        </w:tc>
        <w:tc>
          <w:tcPr>
            <w:tcW w:w="3516" w:type="dxa"/>
            <w:shd w:val="clear" w:color="auto" w:fill="auto"/>
          </w:tcPr>
          <w:p w14:paraId="100BBF88" w14:textId="61996B2E" w:rsidR="00502E8D" w:rsidRPr="00740BFC" w:rsidRDefault="538E812A" w:rsidP="538E812A">
            <w:pPr>
              <w:rPr>
                <w:rFonts w:ascii="Courier New" w:hAnsi="Courier New" w:cs="Courier New"/>
                <w:i/>
                <w:iCs/>
                <w:sz w:val="20"/>
                <w:szCs w:val="20"/>
                <w:highlight w:val="lightGray"/>
                <w:lang w:eastAsia="x-none"/>
              </w:rPr>
            </w:pPr>
            <w:r w:rsidRPr="538E812A">
              <w:rPr>
                <w:rFonts w:ascii="Courier New" w:hAnsi="Courier New" w:cs="Courier New"/>
                <w:i/>
                <w:iCs/>
                <w:sz w:val="20"/>
                <w:szCs w:val="20"/>
                <w:highlight w:val="lightGray"/>
              </w:rPr>
              <w:t>&lt;Indicar o resultado da execução do teste, isto é, se a funcionalidade passou ou não o teste (podem apagar este texto)&gt;</w:t>
            </w:r>
          </w:p>
        </w:tc>
      </w:tr>
      <w:tr w:rsidR="00F72D26" w:rsidRPr="00740BFC" w14:paraId="4D8D6280" w14:textId="77777777" w:rsidTr="538E812A">
        <w:tc>
          <w:tcPr>
            <w:tcW w:w="2137" w:type="dxa"/>
            <w:shd w:val="clear" w:color="auto" w:fill="auto"/>
          </w:tcPr>
          <w:p w14:paraId="7B9D514F" w14:textId="194C7F22" w:rsidR="00F72D26" w:rsidRPr="00740BFC" w:rsidRDefault="00F72D26" w:rsidP="538E812A">
            <w:pPr>
              <w:rPr>
                <w:rFonts w:ascii="Courier New" w:hAnsi="Courier New" w:cs="Courier New"/>
                <w:i/>
                <w:iCs/>
                <w:sz w:val="20"/>
                <w:szCs w:val="20"/>
                <w:highlight w:val="lightGray"/>
                <w:lang w:eastAsia="x-none"/>
              </w:rPr>
            </w:pPr>
          </w:p>
        </w:tc>
        <w:tc>
          <w:tcPr>
            <w:tcW w:w="3245" w:type="dxa"/>
            <w:shd w:val="clear" w:color="auto" w:fill="auto"/>
          </w:tcPr>
          <w:p w14:paraId="5D452DCC" w14:textId="77777777" w:rsidR="00F72D26" w:rsidRPr="00740BFC" w:rsidRDefault="00F72D26" w:rsidP="538E812A">
            <w:pPr>
              <w:rPr>
                <w:rFonts w:ascii="Courier New" w:hAnsi="Courier New" w:cs="Courier New"/>
                <w:i/>
                <w:iCs/>
                <w:sz w:val="20"/>
                <w:szCs w:val="20"/>
                <w:highlight w:val="lightGray"/>
                <w:lang w:eastAsia="x-none"/>
              </w:rPr>
            </w:pPr>
          </w:p>
        </w:tc>
        <w:tc>
          <w:tcPr>
            <w:tcW w:w="3516" w:type="dxa"/>
            <w:shd w:val="clear" w:color="auto" w:fill="auto"/>
          </w:tcPr>
          <w:p w14:paraId="41FACCBE" w14:textId="77777777" w:rsidR="00F72D26" w:rsidRPr="00740BFC" w:rsidRDefault="00F72D26" w:rsidP="538E812A">
            <w:pPr>
              <w:rPr>
                <w:rFonts w:ascii="Courier New" w:hAnsi="Courier New" w:cs="Courier New"/>
                <w:i/>
                <w:iCs/>
                <w:sz w:val="20"/>
                <w:szCs w:val="20"/>
                <w:highlight w:val="lightGray"/>
                <w:lang w:eastAsia="x-none"/>
              </w:rPr>
            </w:pPr>
          </w:p>
        </w:tc>
      </w:tr>
      <w:tr w:rsidR="00F16446" w:rsidRPr="00740BFC" w14:paraId="403B5CAD" w14:textId="77777777" w:rsidTr="538E812A">
        <w:tc>
          <w:tcPr>
            <w:tcW w:w="2137" w:type="dxa"/>
            <w:shd w:val="clear" w:color="auto" w:fill="auto"/>
          </w:tcPr>
          <w:p w14:paraId="1685FF72" w14:textId="77777777" w:rsidR="00F16446" w:rsidRPr="00740BFC" w:rsidRDefault="00F16446" w:rsidP="538E812A">
            <w:pPr>
              <w:rPr>
                <w:rFonts w:ascii="Courier New" w:hAnsi="Courier New" w:cs="Courier New"/>
                <w:i/>
                <w:iCs/>
                <w:sz w:val="20"/>
                <w:szCs w:val="20"/>
                <w:highlight w:val="lightGray"/>
                <w:lang w:eastAsia="x-none"/>
              </w:rPr>
            </w:pPr>
          </w:p>
        </w:tc>
        <w:tc>
          <w:tcPr>
            <w:tcW w:w="3245" w:type="dxa"/>
            <w:shd w:val="clear" w:color="auto" w:fill="auto"/>
          </w:tcPr>
          <w:p w14:paraId="2DA575A2" w14:textId="77777777" w:rsidR="00F16446" w:rsidRPr="00740BFC" w:rsidRDefault="00F16446" w:rsidP="538E812A">
            <w:pPr>
              <w:rPr>
                <w:rFonts w:ascii="Courier New" w:hAnsi="Courier New" w:cs="Courier New"/>
                <w:i/>
                <w:iCs/>
                <w:sz w:val="20"/>
                <w:szCs w:val="20"/>
                <w:highlight w:val="lightGray"/>
                <w:lang w:eastAsia="x-none"/>
              </w:rPr>
            </w:pPr>
          </w:p>
        </w:tc>
        <w:tc>
          <w:tcPr>
            <w:tcW w:w="3516" w:type="dxa"/>
            <w:shd w:val="clear" w:color="auto" w:fill="auto"/>
          </w:tcPr>
          <w:p w14:paraId="3F9E8AB0" w14:textId="77777777" w:rsidR="00F16446" w:rsidRPr="00740BFC" w:rsidRDefault="00F16446" w:rsidP="538E812A">
            <w:pPr>
              <w:rPr>
                <w:rFonts w:ascii="Courier New" w:hAnsi="Courier New" w:cs="Courier New"/>
                <w:i/>
                <w:iCs/>
                <w:sz w:val="20"/>
                <w:szCs w:val="20"/>
                <w:highlight w:val="lightGray"/>
                <w:lang w:eastAsia="x-none"/>
              </w:rPr>
            </w:pPr>
          </w:p>
        </w:tc>
      </w:tr>
      <w:tr w:rsidR="00F16446" w:rsidRPr="00740BFC" w14:paraId="46A16597" w14:textId="77777777" w:rsidTr="538E812A">
        <w:tc>
          <w:tcPr>
            <w:tcW w:w="2137" w:type="dxa"/>
            <w:shd w:val="clear" w:color="auto" w:fill="auto"/>
          </w:tcPr>
          <w:p w14:paraId="405F316A" w14:textId="77777777" w:rsidR="00F16446" w:rsidRPr="00740BFC" w:rsidRDefault="00F16446" w:rsidP="538E812A">
            <w:pPr>
              <w:rPr>
                <w:rFonts w:ascii="Courier New" w:hAnsi="Courier New" w:cs="Courier New"/>
                <w:i/>
                <w:iCs/>
                <w:sz w:val="20"/>
                <w:szCs w:val="20"/>
                <w:highlight w:val="lightGray"/>
                <w:lang w:eastAsia="x-none"/>
              </w:rPr>
            </w:pPr>
          </w:p>
        </w:tc>
        <w:tc>
          <w:tcPr>
            <w:tcW w:w="3245" w:type="dxa"/>
            <w:shd w:val="clear" w:color="auto" w:fill="auto"/>
          </w:tcPr>
          <w:p w14:paraId="1EF77DCF" w14:textId="77777777" w:rsidR="00F16446" w:rsidRPr="00740BFC" w:rsidRDefault="00F16446" w:rsidP="538E812A">
            <w:pPr>
              <w:rPr>
                <w:rFonts w:ascii="Courier New" w:hAnsi="Courier New" w:cs="Courier New"/>
                <w:i/>
                <w:iCs/>
                <w:sz w:val="20"/>
                <w:szCs w:val="20"/>
                <w:highlight w:val="lightGray"/>
                <w:lang w:eastAsia="x-none"/>
              </w:rPr>
            </w:pPr>
          </w:p>
        </w:tc>
        <w:tc>
          <w:tcPr>
            <w:tcW w:w="3516" w:type="dxa"/>
            <w:shd w:val="clear" w:color="auto" w:fill="auto"/>
          </w:tcPr>
          <w:p w14:paraId="17A240EC" w14:textId="77777777" w:rsidR="00F16446" w:rsidRPr="00740BFC" w:rsidRDefault="00F16446" w:rsidP="538E812A">
            <w:pPr>
              <w:rPr>
                <w:rFonts w:ascii="Courier New" w:hAnsi="Courier New" w:cs="Courier New"/>
                <w:i/>
                <w:iCs/>
                <w:sz w:val="20"/>
                <w:szCs w:val="20"/>
                <w:highlight w:val="lightGray"/>
                <w:lang w:eastAsia="x-none"/>
              </w:rPr>
            </w:pPr>
          </w:p>
        </w:tc>
      </w:tr>
    </w:tbl>
    <w:p w14:paraId="52CAEA7A" w14:textId="57E61AAF" w:rsidR="00875FF6" w:rsidRPr="00740BFC" w:rsidRDefault="538E812A" w:rsidP="37A9725F">
      <w:pPr>
        <w:pStyle w:val="Ttulo2"/>
        <w:ind w:left="567" w:hanging="567"/>
        <w:rPr>
          <w:lang w:val="pt-PT"/>
        </w:rPr>
      </w:pPr>
      <w:bookmarkStart w:id="422" w:name="_Toc1374177684"/>
      <w:bookmarkStart w:id="423" w:name="_Toc199624845"/>
      <w:r>
        <w:t>Testes das funcionalidades Batch</w:t>
      </w:r>
      <w:bookmarkEnd w:id="422"/>
      <w:bookmarkEnd w:id="423"/>
      <w:r>
        <w:t xml:space="preserve"> </w:t>
      </w:r>
      <w:bookmarkEnd w:id="417"/>
    </w:p>
    <w:p w14:paraId="533A71F7" w14:textId="77777777" w:rsidR="002444F9" w:rsidRPr="00740BFC" w:rsidRDefault="538E812A" w:rsidP="00875FF6">
      <w:pPr>
        <w:jc w:val="both"/>
      </w:pPr>
      <w:r>
        <w:t xml:space="preserve">A tabela seguinte apresenta o resultado dos testes realizados para a funcionalidades </w:t>
      </w:r>
      <w:r w:rsidRPr="538E812A">
        <w:rPr>
          <w:i/>
          <w:iCs/>
        </w:rPr>
        <w:t>Batch</w:t>
      </w:r>
      <w:r>
        <w:t xml:space="preserve"> face à especificação de testes prevista. </w:t>
      </w:r>
    </w:p>
    <w:p w14:paraId="4D921985" w14:textId="3F49AB20" w:rsidR="00875FF6" w:rsidRPr="00740BFC" w:rsidRDefault="538E812A" w:rsidP="37A9725F">
      <w:pPr>
        <w:jc w:val="both"/>
        <w:rPr>
          <w:rFonts w:ascii="Courier New" w:hAnsi="Courier New" w:cs="Courier New"/>
          <w:sz w:val="20"/>
          <w:szCs w:val="20"/>
          <w:highlight w:val="lightGray"/>
        </w:rPr>
      </w:pPr>
      <w:r w:rsidRPr="538E812A">
        <w:rPr>
          <w:rFonts w:ascii="Courier New" w:hAnsi="Courier New" w:cs="Courier New"/>
          <w:sz w:val="20"/>
          <w:szCs w:val="20"/>
          <w:highlight w:val="lightGray"/>
        </w:rPr>
        <w:t>&lt;Devem indicar se executaram os testes todos previstos e se executaram eventuais testes adicionais não especificados inicialmente na fase 1.&gt;</w:t>
      </w:r>
    </w:p>
    <w:p w14:paraId="0E592A27" w14:textId="77777777" w:rsidR="00F16446" w:rsidRPr="00740BFC" w:rsidRDefault="00F16446" w:rsidP="00875FF6">
      <w:pPr>
        <w:jc w:val="both"/>
        <w:rPr>
          <w:lang w:eastAsia="x-none"/>
        </w:rPr>
      </w:pPr>
    </w:p>
    <w:p w14:paraId="78E9DCED" w14:textId="668A08A3" w:rsidR="00875FF6" w:rsidRPr="00740BFC" w:rsidRDefault="538E812A" w:rsidP="00875FF6">
      <w:pPr>
        <w:pStyle w:val="Legenda"/>
        <w:keepNext/>
        <w:jc w:val="center"/>
      </w:pPr>
      <w:bookmarkStart w:id="424" w:name="_Ref63601947"/>
      <w:bookmarkStart w:id="425" w:name="_Toc66685510"/>
      <w:bookmarkStart w:id="426" w:name="_Toc199624961"/>
      <w:r>
        <w:lastRenderedPageBreak/>
        <w:t xml:space="preserve">Tabela </w:t>
      </w:r>
      <w:fldSimple w:instr=" SEQ Tabela \* ARABIC ">
        <w:r>
          <w:t>82</w:t>
        </w:r>
      </w:fldSimple>
      <w:bookmarkEnd w:id="424"/>
      <w:r>
        <w:t xml:space="preserve">. Testes realizados para </w:t>
      </w:r>
      <w:bookmarkEnd w:id="425"/>
      <w:r>
        <w:t xml:space="preserve">funcionalidades </w:t>
      </w:r>
      <w:r w:rsidRPr="538E812A">
        <w:rPr>
          <w:i/>
          <w:iCs/>
        </w:rPr>
        <w:t>Batch</w:t>
      </w:r>
      <w:r>
        <w:t>.</w:t>
      </w:r>
      <w:bookmarkEnd w:id="42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7"/>
        <w:gridCol w:w="3245"/>
        <w:gridCol w:w="3516"/>
      </w:tblGrid>
      <w:tr w:rsidR="00875FF6" w:rsidRPr="00740BFC" w14:paraId="42A0D84A" w14:textId="77777777" w:rsidTr="538E812A">
        <w:tc>
          <w:tcPr>
            <w:tcW w:w="2137" w:type="dxa"/>
            <w:shd w:val="clear" w:color="auto" w:fill="4472C4" w:themeFill="accent1"/>
            <w:vAlign w:val="center"/>
          </w:tcPr>
          <w:p w14:paraId="3ECD7997" w14:textId="0F4CA6C0" w:rsidR="00875FF6" w:rsidRPr="00740BFC" w:rsidRDefault="538E812A" w:rsidP="009249BE">
            <w:pPr>
              <w:rPr>
                <w:color w:val="FFFFFF"/>
                <w:lang w:eastAsia="x-none"/>
              </w:rPr>
            </w:pPr>
            <w:r w:rsidRPr="538E812A">
              <w:rPr>
                <w:color w:val="FFFFFF" w:themeColor="background1"/>
              </w:rPr>
              <w:t>Nome da Funcionalidade</w:t>
            </w:r>
          </w:p>
        </w:tc>
        <w:tc>
          <w:tcPr>
            <w:tcW w:w="3245" w:type="dxa"/>
            <w:shd w:val="clear" w:color="auto" w:fill="4472C4" w:themeFill="accent1"/>
            <w:vAlign w:val="center"/>
          </w:tcPr>
          <w:p w14:paraId="6BBE7BAE" w14:textId="0D7B6F36" w:rsidR="00875FF6" w:rsidRPr="00740BFC" w:rsidRDefault="538E812A" w:rsidP="009249BE">
            <w:pPr>
              <w:rPr>
                <w:color w:val="FFFFFF"/>
                <w:lang w:eastAsia="x-none"/>
              </w:rPr>
            </w:pPr>
            <w:r w:rsidRPr="538E812A">
              <w:rPr>
                <w:color w:val="FFFFFF" w:themeColor="background1"/>
              </w:rPr>
              <w:t>Testes realizados</w:t>
            </w:r>
          </w:p>
        </w:tc>
        <w:tc>
          <w:tcPr>
            <w:tcW w:w="3516" w:type="dxa"/>
            <w:shd w:val="clear" w:color="auto" w:fill="4472C4" w:themeFill="accent1"/>
            <w:vAlign w:val="center"/>
          </w:tcPr>
          <w:p w14:paraId="059BBCA6" w14:textId="77777777" w:rsidR="00875FF6" w:rsidRPr="00740BFC" w:rsidRDefault="538E812A" w:rsidP="009249BE">
            <w:pPr>
              <w:rPr>
                <w:color w:val="FFFFFF"/>
                <w:lang w:eastAsia="x-none"/>
              </w:rPr>
            </w:pPr>
            <w:r w:rsidRPr="538E812A">
              <w:rPr>
                <w:color w:val="FFFFFF" w:themeColor="background1"/>
              </w:rPr>
              <w:t>Resultado do teste</w:t>
            </w:r>
          </w:p>
        </w:tc>
      </w:tr>
      <w:tr w:rsidR="00875FF6" w:rsidRPr="00740BFC" w14:paraId="45E05814" w14:textId="77777777" w:rsidTr="538E812A">
        <w:tc>
          <w:tcPr>
            <w:tcW w:w="2137" w:type="dxa"/>
            <w:shd w:val="clear" w:color="auto" w:fill="auto"/>
          </w:tcPr>
          <w:p w14:paraId="2F965A43" w14:textId="7489D743" w:rsidR="00875FF6" w:rsidRPr="00740BFC" w:rsidRDefault="538E812A" w:rsidP="538E812A">
            <w:pPr>
              <w:rPr>
                <w:rFonts w:ascii="Courier New" w:hAnsi="Courier New" w:cs="Courier New"/>
                <w:i/>
                <w:iCs/>
                <w:sz w:val="20"/>
                <w:szCs w:val="20"/>
                <w:highlight w:val="lightGray"/>
                <w:lang w:eastAsia="x-none"/>
              </w:rPr>
            </w:pPr>
            <w:r w:rsidRPr="538E812A">
              <w:rPr>
                <w:rFonts w:ascii="Courier New" w:hAnsi="Courier New" w:cs="Courier New"/>
                <w:i/>
                <w:iCs/>
                <w:sz w:val="20"/>
                <w:szCs w:val="20"/>
                <w:highlight w:val="lightGray"/>
              </w:rPr>
              <w:t>&lt;Funcionalidade (podem apagar este texto)&gt;</w:t>
            </w:r>
          </w:p>
        </w:tc>
        <w:tc>
          <w:tcPr>
            <w:tcW w:w="3245" w:type="dxa"/>
            <w:shd w:val="clear" w:color="auto" w:fill="auto"/>
          </w:tcPr>
          <w:p w14:paraId="52575BE0" w14:textId="77777777" w:rsidR="00875FF6" w:rsidRPr="00740BFC" w:rsidRDefault="538E812A" w:rsidP="538E812A">
            <w:pPr>
              <w:rPr>
                <w:rFonts w:ascii="Courier New" w:hAnsi="Courier New" w:cs="Courier New"/>
                <w:i/>
                <w:iCs/>
                <w:sz w:val="20"/>
                <w:szCs w:val="20"/>
                <w:highlight w:val="lightGray"/>
                <w:lang w:eastAsia="x-none"/>
              </w:rPr>
            </w:pPr>
            <w:r w:rsidRPr="538E812A">
              <w:rPr>
                <w:rFonts w:ascii="Courier New" w:hAnsi="Courier New" w:cs="Courier New"/>
                <w:i/>
                <w:iCs/>
                <w:sz w:val="20"/>
                <w:szCs w:val="20"/>
                <w:highlight w:val="lightGray"/>
              </w:rPr>
              <w:t>&lt;Indicar se executaram os testes todos previstos&gt;</w:t>
            </w:r>
          </w:p>
          <w:p w14:paraId="36118BD7" w14:textId="6B42F657" w:rsidR="00502E8D" w:rsidRPr="00740BFC" w:rsidRDefault="538E812A" w:rsidP="538E812A">
            <w:pPr>
              <w:rPr>
                <w:rFonts w:ascii="Courier New" w:hAnsi="Courier New" w:cs="Courier New"/>
                <w:i/>
                <w:iCs/>
                <w:sz w:val="20"/>
                <w:szCs w:val="20"/>
                <w:highlight w:val="lightGray"/>
                <w:lang w:eastAsia="x-none"/>
              </w:rPr>
            </w:pPr>
            <w:r w:rsidRPr="538E812A">
              <w:rPr>
                <w:rFonts w:ascii="Courier New" w:hAnsi="Courier New" w:cs="Courier New"/>
                <w:i/>
                <w:iCs/>
                <w:sz w:val="20"/>
                <w:szCs w:val="20"/>
                <w:highlight w:val="lightGray"/>
              </w:rPr>
              <w:t>&lt;Indicar eventuais testes adicionais (podem apagar este texto)&gt;</w:t>
            </w:r>
          </w:p>
        </w:tc>
        <w:tc>
          <w:tcPr>
            <w:tcW w:w="3516" w:type="dxa"/>
            <w:shd w:val="clear" w:color="auto" w:fill="auto"/>
          </w:tcPr>
          <w:p w14:paraId="5A2E863A" w14:textId="7D832974" w:rsidR="00875FF6" w:rsidRPr="00740BFC" w:rsidRDefault="538E812A" w:rsidP="538E812A">
            <w:pPr>
              <w:rPr>
                <w:rFonts w:ascii="Courier New" w:hAnsi="Courier New" w:cs="Courier New"/>
                <w:i/>
                <w:iCs/>
                <w:sz w:val="20"/>
                <w:szCs w:val="20"/>
                <w:highlight w:val="lightGray"/>
                <w:lang w:eastAsia="x-none"/>
              </w:rPr>
            </w:pPr>
            <w:r w:rsidRPr="538E812A">
              <w:rPr>
                <w:rFonts w:ascii="Courier New" w:hAnsi="Courier New" w:cs="Courier New"/>
                <w:i/>
                <w:iCs/>
                <w:sz w:val="20"/>
                <w:szCs w:val="20"/>
                <w:highlight w:val="lightGray"/>
              </w:rPr>
              <w:t>&lt;Indicar o resultado da execução do teste, isto é, se a funcionalidade passou ou não o teste (podem apagar este texto)&gt;</w:t>
            </w:r>
          </w:p>
        </w:tc>
      </w:tr>
      <w:tr w:rsidR="00875FF6" w:rsidRPr="00740BFC" w14:paraId="12467D6D" w14:textId="77777777" w:rsidTr="538E812A">
        <w:tc>
          <w:tcPr>
            <w:tcW w:w="2137" w:type="dxa"/>
            <w:shd w:val="clear" w:color="auto" w:fill="auto"/>
          </w:tcPr>
          <w:p w14:paraId="4A9FDE84" w14:textId="26B60861" w:rsidR="00875FF6" w:rsidRPr="00740BFC" w:rsidRDefault="00875FF6" w:rsidP="538E812A">
            <w:pPr>
              <w:rPr>
                <w:rFonts w:ascii="Courier New" w:hAnsi="Courier New" w:cs="Courier New"/>
                <w:i/>
                <w:iCs/>
                <w:sz w:val="20"/>
                <w:szCs w:val="20"/>
                <w:lang w:eastAsia="x-none"/>
              </w:rPr>
            </w:pPr>
          </w:p>
        </w:tc>
        <w:tc>
          <w:tcPr>
            <w:tcW w:w="3245" w:type="dxa"/>
            <w:shd w:val="clear" w:color="auto" w:fill="auto"/>
          </w:tcPr>
          <w:p w14:paraId="72285354" w14:textId="77777777" w:rsidR="00875FF6" w:rsidRPr="00740BFC" w:rsidRDefault="00875FF6" w:rsidP="009249BE">
            <w:pPr>
              <w:rPr>
                <w:lang w:eastAsia="x-none"/>
              </w:rPr>
            </w:pPr>
          </w:p>
        </w:tc>
        <w:tc>
          <w:tcPr>
            <w:tcW w:w="3516" w:type="dxa"/>
            <w:shd w:val="clear" w:color="auto" w:fill="auto"/>
          </w:tcPr>
          <w:p w14:paraId="1011B481" w14:textId="77777777" w:rsidR="00875FF6" w:rsidRPr="00740BFC" w:rsidRDefault="00875FF6" w:rsidP="009249BE">
            <w:pPr>
              <w:rPr>
                <w:lang w:eastAsia="x-none"/>
              </w:rPr>
            </w:pPr>
          </w:p>
        </w:tc>
      </w:tr>
      <w:tr w:rsidR="002444F9" w:rsidRPr="00740BFC" w14:paraId="256AB2A3" w14:textId="77777777" w:rsidTr="538E812A">
        <w:tc>
          <w:tcPr>
            <w:tcW w:w="2137" w:type="dxa"/>
            <w:shd w:val="clear" w:color="auto" w:fill="auto"/>
          </w:tcPr>
          <w:p w14:paraId="01091A8E" w14:textId="77777777" w:rsidR="002444F9" w:rsidRPr="00740BFC" w:rsidRDefault="002444F9" w:rsidP="538E812A">
            <w:pPr>
              <w:rPr>
                <w:rFonts w:ascii="Courier New" w:hAnsi="Courier New" w:cs="Courier New"/>
                <w:i/>
                <w:iCs/>
                <w:sz w:val="20"/>
                <w:szCs w:val="20"/>
                <w:lang w:eastAsia="x-none"/>
              </w:rPr>
            </w:pPr>
          </w:p>
        </w:tc>
        <w:tc>
          <w:tcPr>
            <w:tcW w:w="3245" w:type="dxa"/>
            <w:shd w:val="clear" w:color="auto" w:fill="auto"/>
          </w:tcPr>
          <w:p w14:paraId="554C6B30" w14:textId="77777777" w:rsidR="002444F9" w:rsidRPr="00740BFC" w:rsidRDefault="002444F9" w:rsidP="009249BE">
            <w:pPr>
              <w:rPr>
                <w:lang w:eastAsia="x-none"/>
              </w:rPr>
            </w:pPr>
          </w:p>
        </w:tc>
        <w:tc>
          <w:tcPr>
            <w:tcW w:w="3516" w:type="dxa"/>
            <w:shd w:val="clear" w:color="auto" w:fill="auto"/>
          </w:tcPr>
          <w:p w14:paraId="6FB8F3B7" w14:textId="77777777" w:rsidR="002444F9" w:rsidRPr="00740BFC" w:rsidRDefault="002444F9" w:rsidP="009249BE">
            <w:pPr>
              <w:rPr>
                <w:lang w:eastAsia="x-none"/>
              </w:rPr>
            </w:pPr>
          </w:p>
        </w:tc>
      </w:tr>
      <w:tr w:rsidR="002444F9" w:rsidRPr="00740BFC" w14:paraId="769CF2AD" w14:textId="77777777" w:rsidTr="538E812A">
        <w:tc>
          <w:tcPr>
            <w:tcW w:w="2137" w:type="dxa"/>
            <w:shd w:val="clear" w:color="auto" w:fill="auto"/>
          </w:tcPr>
          <w:p w14:paraId="0953D423" w14:textId="77777777" w:rsidR="002444F9" w:rsidRPr="00740BFC" w:rsidRDefault="002444F9" w:rsidP="538E812A">
            <w:pPr>
              <w:rPr>
                <w:rFonts w:ascii="Courier New" w:hAnsi="Courier New" w:cs="Courier New"/>
                <w:i/>
                <w:iCs/>
                <w:sz w:val="20"/>
                <w:szCs w:val="20"/>
                <w:lang w:eastAsia="x-none"/>
              </w:rPr>
            </w:pPr>
          </w:p>
        </w:tc>
        <w:tc>
          <w:tcPr>
            <w:tcW w:w="3245" w:type="dxa"/>
            <w:shd w:val="clear" w:color="auto" w:fill="auto"/>
          </w:tcPr>
          <w:p w14:paraId="6FFDE9AD" w14:textId="77777777" w:rsidR="002444F9" w:rsidRPr="00740BFC" w:rsidRDefault="002444F9" w:rsidP="009249BE">
            <w:pPr>
              <w:rPr>
                <w:lang w:eastAsia="x-none"/>
              </w:rPr>
            </w:pPr>
          </w:p>
        </w:tc>
        <w:tc>
          <w:tcPr>
            <w:tcW w:w="3516" w:type="dxa"/>
            <w:shd w:val="clear" w:color="auto" w:fill="auto"/>
          </w:tcPr>
          <w:p w14:paraId="7AFA7D11" w14:textId="77777777" w:rsidR="002444F9" w:rsidRPr="00740BFC" w:rsidRDefault="002444F9" w:rsidP="009249BE">
            <w:pPr>
              <w:rPr>
                <w:lang w:eastAsia="x-none"/>
              </w:rPr>
            </w:pPr>
          </w:p>
        </w:tc>
      </w:tr>
    </w:tbl>
    <w:p w14:paraId="03090E24" w14:textId="545BFF06" w:rsidR="00875FF6" w:rsidRPr="00740BFC" w:rsidRDefault="538E812A" w:rsidP="37A9725F">
      <w:pPr>
        <w:pStyle w:val="Ttulo1"/>
        <w:rPr>
          <w:lang w:val="pt-PT"/>
        </w:rPr>
      </w:pPr>
      <w:bookmarkStart w:id="427" w:name="_Toc63588409"/>
      <w:bookmarkStart w:id="428" w:name="_Ref63614855"/>
      <w:bookmarkStart w:id="429" w:name="_Toc66685564"/>
      <w:bookmarkStart w:id="430" w:name="_Toc148687042"/>
      <w:bookmarkStart w:id="431" w:name="_Toc199624846"/>
      <w:r w:rsidRPr="00BF303B">
        <w:rPr>
          <w:lang w:val="pt-PT"/>
        </w:rPr>
        <w:lastRenderedPageBreak/>
        <w:t>Fase 3 – Autoapreciação crítica dos Resultados dos Testes</w:t>
      </w:r>
      <w:bookmarkEnd w:id="427"/>
      <w:bookmarkEnd w:id="428"/>
      <w:bookmarkEnd w:id="429"/>
      <w:bookmarkEnd w:id="430"/>
      <w:bookmarkEnd w:id="431"/>
    </w:p>
    <w:tbl>
      <w:tblPr>
        <w:tblW w:w="0" w:type="auto"/>
        <w:tblBorders>
          <w:top w:val="single" w:sz="4" w:space="0" w:color="auto"/>
          <w:left w:val="single" w:sz="4" w:space="0" w:color="auto"/>
          <w:bottom w:val="single" w:sz="4" w:space="0" w:color="auto"/>
          <w:right w:val="single" w:sz="4" w:space="0" w:color="auto"/>
        </w:tblBorders>
        <w:shd w:val="clear" w:color="auto" w:fill="E6E6E6"/>
        <w:tblLook w:val="04A0" w:firstRow="1" w:lastRow="0" w:firstColumn="1" w:lastColumn="0" w:noHBand="0" w:noVBand="1"/>
      </w:tblPr>
      <w:tblGrid>
        <w:gridCol w:w="8720"/>
      </w:tblGrid>
      <w:tr w:rsidR="00875FF6" w:rsidRPr="00740BFC" w14:paraId="7BDCB64C" w14:textId="77777777" w:rsidTr="538E812A">
        <w:trPr>
          <w:trHeight w:val="11751"/>
        </w:trPr>
        <w:tc>
          <w:tcPr>
            <w:tcW w:w="8720" w:type="dxa"/>
            <w:shd w:val="clear" w:color="auto" w:fill="E6E6E6"/>
          </w:tcPr>
          <w:p w14:paraId="61C5476C" w14:textId="39148D5F" w:rsidR="00D24446" w:rsidRPr="00740BFC" w:rsidRDefault="538E812A" w:rsidP="00D24446">
            <w:pPr>
              <w:rPr>
                <w:rFonts w:ascii="Courier New" w:hAnsi="Courier New" w:cs="Courier New"/>
                <w:sz w:val="21"/>
                <w:szCs w:val="21"/>
                <w:u w:val="single"/>
              </w:rPr>
            </w:pPr>
            <w:r w:rsidRPr="538E812A">
              <w:rPr>
                <w:rFonts w:ascii="Courier New" w:hAnsi="Courier New" w:cs="Courier New"/>
                <w:b/>
                <w:bCs/>
                <w:sz w:val="21"/>
                <w:szCs w:val="21"/>
                <w:u w:val="single"/>
              </w:rPr>
              <w:t>Quem escreve</w:t>
            </w:r>
            <w:r w:rsidRPr="538E812A">
              <w:rPr>
                <w:rFonts w:ascii="Courier New" w:hAnsi="Courier New" w:cs="Courier New"/>
                <w:sz w:val="21"/>
                <w:szCs w:val="21"/>
                <w:u w:val="single"/>
              </w:rPr>
              <w:t>: grupo que efetuou a especificação.</w:t>
            </w:r>
          </w:p>
          <w:p w14:paraId="0D702AE3" w14:textId="7BA044B3" w:rsidR="00875FF6" w:rsidRPr="00740BFC" w:rsidRDefault="538E812A" w:rsidP="538E812A">
            <w:pPr>
              <w:rPr>
                <w:rFonts w:ascii="Courier New" w:hAnsi="Courier New" w:cs="Courier New"/>
                <w:b/>
                <w:bCs/>
              </w:rPr>
            </w:pPr>
            <w:r w:rsidRPr="538E812A">
              <w:rPr>
                <w:rFonts w:ascii="Courier New" w:hAnsi="Courier New" w:cs="Courier New"/>
                <w:sz w:val="21"/>
                <w:szCs w:val="21"/>
              </w:rPr>
              <w:t>.</w:t>
            </w:r>
          </w:p>
          <w:p w14:paraId="2329F599" w14:textId="77777777" w:rsidR="00875FF6" w:rsidRPr="00740BFC" w:rsidRDefault="538E812A" w:rsidP="009249BE">
            <w:pPr>
              <w:rPr>
                <w:rFonts w:ascii="Calibri Light" w:hAnsi="Calibri Light"/>
                <w:color w:val="2F5496"/>
                <w:sz w:val="26"/>
                <w:szCs w:val="26"/>
              </w:rPr>
            </w:pPr>
            <w:r w:rsidRPr="538E812A">
              <w:rPr>
                <w:rFonts w:ascii="Calibri Light" w:hAnsi="Calibri Light"/>
                <w:color w:val="2F5496" w:themeColor="accent1" w:themeShade="BF"/>
                <w:sz w:val="26"/>
                <w:szCs w:val="26"/>
              </w:rPr>
              <w:t>Qualidade (Fraca, Razoável, Boa ou Muito Boa): ____________</w:t>
            </w:r>
          </w:p>
          <w:p w14:paraId="1BBFC2BB" w14:textId="30C01512" w:rsidR="00875FF6" w:rsidRPr="00740BFC" w:rsidRDefault="538E812A" w:rsidP="009249BE">
            <w:pPr>
              <w:jc w:val="both"/>
              <w:rPr>
                <w:rFonts w:ascii="Courier New" w:hAnsi="Courier New" w:cs="Courier New"/>
              </w:rPr>
            </w:pPr>
            <w:r w:rsidRPr="538E812A">
              <w:rPr>
                <w:rFonts w:ascii="Courier New" w:hAnsi="Courier New" w:cs="Courier New"/>
              </w:rPr>
              <w:t>Breve Justificação (face às eventuais omissões que o grupo fez na sua própria especificação e face à implementação realizada pelo outro grupo):</w:t>
            </w:r>
          </w:p>
          <w:p w14:paraId="269E32BD" w14:textId="77777777" w:rsidR="00875FF6" w:rsidRPr="00740BFC" w:rsidRDefault="00875FF6" w:rsidP="538E812A">
            <w:pPr>
              <w:rPr>
                <w:rFonts w:ascii="Courier New" w:hAnsi="Courier New" w:cs="Courier New"/>
                <w:b/>
                <w:bCs/>
              </w:rPr>
            </w:pPr>
          </w:p>
          <w:p w14:paraId="1E0D35FC" w14:textId="77777777" w:rsidR="00875FF6" w:rsidRPr="00740BFC" w:rsidRDefault="00875FF6" w:rsidP="009249BE">
            <w:pPr>
              <w:rPr>
                <w:rFonts w:ascii="Courier New" w:hAnsi="Courier New" w:cs="Courier New"/>
              </w:rPr>
            </w:pPr>
          </w:p>
        </w:tc>
      </w:tr>
    </w:tbl>
    <w:p w14:paraId="649F75FE" w14:textId="362B6FA8" w:rsidR="001B61C5" w:rsidRPr="009B0BE2" w:rsidRDefault="001B61C5" w:rsidP="0085506D">
      <w:pPr>
        <w:tabs>
          <w:tab w:val="left" w:pos="7029"/>
        </w:tabs>
        <w:rPr>
          <w:lang w:val="pt-BR"/>
        </w:rPr>
      </w:pPr>
    </w:p>
    <w:sectPr w:rsidR="001B61C5" w:rsidRPr="009B0BE2" w:rsidSect="00885809">
      <w:pgSz w:w="11907" w:h="16839" w:code="9"/>
      <w:pgMar w:top="1440" w:right="1559" w:bottom="993" w:left="1440" w:header="426"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FCEF8C" w14:textId="77777777" w:rsidR="0068473C" w:rsidRPr="00FD4280" w:rsidRDefault="0068473C">
      <w:r w:rsidRPr="00FD4280">
        <w:separator/>
      </w:r>
    </w:p>
  </w:endnote>
  <w:endnote w:type="continuationSeparator" w:id="0">
    <w:p w14:paraId="0B3615B5" w14:textId="77777777" w:rsidR="0068473C" w:rsidRPr="00FD4280" w:rsidRDefault="0068473C">
      <w:r w:rsidRPr="00FD4280">
        <w:continuationSeparator/>
      </w:r>
    </w:p>
  </w:endnote>
  <w:endnote w:type="continuationNotice" w:id="1">
    <w:p w14:paraId="4A1E52DA" w14:textId="77777777" w:rsidR="0068473C" w:rsidRPr="00FD4280" w:rsidRDefault="0068473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Mincho">
    <w:altName w:val="游明朝"/>
    <w:charset w:val="80"/>
    <w:family w:val="roman"/>
    <w:pitch w:val="variable"/>
    <w:sig w:usb0="800002E7" w:usb1="2AC7FCFF" w:usb2="00000012" w:usb3="00000000" w:csb0="0002009F" w:csb1="00000000"/>
  </w:font>
  <w:font w:name="Monotype Sorts">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witzerland">
    <w:charset w:val="00"/>
    <w:family w:val="auto"/>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w Cen MT">
    <w:panose1 w:val="020B0602020104020603"/>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200247B" w:usb2="00000009" w:usb3="00000000" w:csb0="000001FF" w:csb1="00000000"/>
  </w:font>
  <w:font w:name="Noto Sans">
    <w:charset w:val="00"/>
    <w:family w:val="swiss"/>
    <w:pitch w:val="variable"/>
    <w:sig w:usb0="E00082FF" w:usb1="400078FF" w:usb2="00000021" w:usb3="00000000" w:csb0="0000019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0BCB4" w14:textId="77777777" w:rsidR="006F720F" w:rsidRPr="00FD4280" w:rsidRDefault="006F720F" w:rsidP="008D663C">
    <w:pPr>
      <w:pStyle w:val="Rodap"/>
      <w:framePr w:wrap="none" w:vAnchor="text" w:hAnchor="margin" w:xAlign="right" w:y="1"/>
      <w:rPr>
        <w:rStyle w:val="Nmerodepgina"/>
      </w:rPr>
    </w:pPr>
    <w:r w:rsidRPr="538E812A">
      <w:rPr>
        <w:rStyle w:val="Nmerodepgina"/>
      </w:rPr>
      <w:fldChar w:fldCharType="begin"/>
    </w:r>
    <w:r w:rsidRPr="538E812A">
      <w:rPr>
        <w:rStyle w:val="Nmerodepgina"/>
      </w:rPr>
      <w:instrText xml:space="preserve"> PAGE </w:instrText>
    </w:r>
    <w:r w:rsidRPr="538E812A">
      <w:rPr>
        <w:rStyle w:val="Nmerodepgina"/>
      </w:rPr>
      <w:fldChar w:fldCharType="separate"/>
    </w:r>
    <w:r w:rsidR="538E812A" w:rsidRPr="538E812A">
      <w:rPr>
        <w:rStyle w:val="Nmerodepgina"/>
      </w:rPr>
      <w:t>62</w:t>
    </w:r>
    <w:r w:rsidRPr="538E812A">
      <w:rPr>
        <w:rStyle w:val="Nmerodepgina"/>
      </w:rPr>
      <w:fldChar w:fldCharType="end"/>
    </w:r>
  </w:p>
  <w:p w14:paraId="541422FA" w14:textId="1A65815A" w:rsidR="006F720F" w:rsidRPr="00FD4280" w:rsidRDefault="37A9725F" w:rsidP="37A9725F">
    <w:pPr>
      <w:pStyle w:val="Rodap"/>
      <w:ind w:right="360"/>
      <w:jc w:val="right"/>
    </w:pPr>
    <w:r w:rsidRPr="00FD4280">
      <w:t xml:space="preserve">CDSI </w:t>
    </w:r>
    <w:r w:rsidR="002033E0" w:rsidRPr="00FD4280">
      <w:t>Projeto</w:t>
    </w:r>
    <w:r w:rsidRPr="00FD4280">
      <w:t xml:space="preserve"> -V1.2-2025.03.09 - Relatório – Pág.</w:t>
    </w:r>
  </w:p>
  <w:p w14:paraId="238EA5A4" w14:textId="77777777" w:rsidR="006F720F" w:rsidRPr="00FD4280" w:rsidRDefault="006F720F" w:rsidP="005B3534">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9B867" w14:textId="77777777" w:rsidR="006F720F" w:rsidRPr="00FD4280" w:rsidRDefault="006F720F" w:rsidP="008D663C">
    <w:pPr>
      <w:pStyle w:val="Rodap"/>
      <w:framePr w:wrap="none" w:vAnchor="text" w:hAnchor="margin" w:xAlign="right" w:y="1"/>
      <w:rPr>
        <w:rStyle w:val="Nmerodepgina"/>
      </w:rPr>
    </w:pPr>
    <w:r w:rsidRPr="538E812A">
      <w:rPr>
        <w:rStyle w:val="Nmerodepgina"/>
      </w:rPr>
      <w:fldChar w:fldCharType="begin"/>
    </w:r>
    <w:r w:rsidRPr="538E812A">
      <w:rPr>
        <w:rStyle w:val="Nmerodepgina"/>
      </w:rPr>
      <w:instrText xml:space="preserve"> PAGE </w:instrText>
    </w:r>
    <w:r w:rsidRPr="538E812A">
      <w:rPr>
        <w:rStyle w:val="Nmerodepgina"/>
      </w:rPr>
      <w:fldChar w:fldCharType="separate"/>
    </w:r>
    <w:r w:rsidR="538E812A" w:rsidRPr="538E812A">
      <w:rPr>
        <w:rStyle w:val="Nmerodepgina"/>
      </w:rPr>
      <w:t>7</w:t>
    </w:r>
    <w:r w:rsidRPr="538E812A">
      <w:rPr>
        <w:rStyle w:val="Nmerodepgina"/>
      </w:rPr>
      <w:fldChar w:fldCharType="end"/>
    </w:r>
  </w:p>
  <w:p w14:paraId="0BB4126D" w14:textId="2329FB8D" w:rsidR="006F720F" w:rsidRPr="00FD4280" w:rsidRDefault="37A9725F" w:rsidP="0072533C">
    <w:pPr>
      <w:pStyle w:val="Rodap"/>
      <w:ind w:right="360"/>
      <w:jc w:val="right"/>
    </w:pPr>
    <w:r w:rsidRPr="00FD4280">
      <w:t xml:space="preserve">CDSI Projecto-V1.1-2025.03.09 - Relatório – Pág. </w:t>
    </w:r>
  </w:p>
  <w:p w14:paraId="1633A343" w14:textId="77777777" w:rsidR="006F720F" w:rsidRPr="00FD4280" w:rsidRDefault="006F720F">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CBA0DB" w14:textId="77777777" w:rsidR="0068473C" w:rsidRPr="00FD4280" w:rsidRDefault="0068473C">
      <w:r w:rsidRPr="00FD4280">
        <w:separator/>
      </w:r>
    </w:p>
  </w:footnote>
  <w:footnote w:type="continuationSeparator" w:id="0">
    <w:p w14:paraId="5179F2BF" w14:textId="77777777" w:rsidR="0068473C" w:rsidRPr="00FD4280" w:rsidRDefault="0068473C">
      <w:r w:rsidRPr="00FD4280">
        <w:continuationSeparator/>
      </w:r>
    </w:p>
  </w:footnote>
  <w:footnote w:type="continuationNotice" w:id="1">
    <w:p w14:paraId="2DF5EBB8" w14:textId="77777777" w:rsidR="0068473C" w:rsidRPr="00FD4280" w:rsidRDefault="0068473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83951" w14:textId="2AE31197" w:rsidR="006F720F" w:rsidRPr="00FD4280" w:rsidRDefault="37A9725F" w:rsidP="00324E57">
    <w:pPr>
      <w:pStyle w:val="Cabealho"/>
      <w:jc w:val="right"/>
    </w:pPr>
    <w:r>
      <w:rPr>
        <w:noProof/>
      </w:rPr>
      <w:drawing>
        <wp:inline distT="0" distB="0" distL="0" distR="0" wp14:anchorId="64268992" wp14:editId="1A4DFBC9">
          <wp:extent cx="1325880" cy="396240"/>
          <wp:effectExtent l="0" t="0" r="0" b="0"/>
          <wp:docPr id="2004702419" name="Imagem 2" descr="Bráulio Alturas Web 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pic:cNvPicPr/>
                </pic:nvPicPr>
                <pic:blipFill>
                  <a:blip r:embed="rId1">
                    <a:extLst>
                      <a:ext uri="{28A0092B-C50C-407E-A947-70E740481C1C}">
                        <a14:useLocalDpi xmlns:a14="http://schemas.microsoft.com/office/drawing/2010/main" val="0"/>
                      </a:ext>
                    </a:extLst>
                  </a:blip>
                  <a:stretch>
                    <a:fillRect/>
                  </a:stretch>
                </pic:blipFill>
                <pic:spPr>
                  <a:xfrm>
                    <a:off x="0" y="0"/>
                    <a:ext cx="1325880" cy="39624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6C56C" w14:textId="126527DD" w:rsidR="006F720F" w:rsidRPr="00FD4280" w:rsidRDefault="006F720F" w:rsidP="009C4CB5">
    <w:pPr>
      <w:pStyle w:val="Cabealho"/>
      <w:jc w:val="right"/>
    </w:pPr>
  </w:p>
</w:hdr>
</file>

<file path=word/intelligence2.xml><?xml version="1.0" encoding="utf-8"?>
<int2:intelligence xmlns:int2="http://schemas.microsoft.com/office/intelligence/2020/intelligence" xmlns:oel="http://schemas.microsoft.com/office/2019/extlst">
  <int2:observations>
    <int2:textHash int2:hashCode="ZOV13rbU0U1esQ" int2:id="vXB1Sney">
      <int2:state int2:value="Rejected" int2:type="AugLoop_Text_Critique"/>
    </int2:textHash>
    <int2:textHash int2:hashCode="kvPdbV1x+hEHU1" int2:id="RFRlCrVx">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2088C"/>
    <w:multiLevelType w:val="hybridMultilevel"/>
    <w:tmpl w:val="C70E075A"/>
    <w:lvl w:ilvl="0" w:tplc="0816000B">
      <w:start w:val="9"/>
      <w:numFmt w:val="bullet"/>
      <w:lvlText w:val=""/>
      <w:lvlJc w:val="left"/>
      <w:pPr>
        <w:ind w:left="720" w:hanging="360"/>
      </w:pPr>
      <w:rPr>
        <w:rFonts w:ascii="Wingdings" w:eastAsia="Times New Roman" w:hAnsi="Wingdings" w:cs="Times New Roman"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 w15:restartNumberingAfterBreak="0">
    <w:nsid w:val="10B93D84"/>
    <w:multiLevelType w:val="hybridMultilevel"/>
    <w:tmpl w:val="6CFEEEF2"/>
    <w:lvl w:ilvl="0" w:tplc="10090011">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110060B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5366320"/>
    <w:multiLevelType w:val="hybridMultilevel"/>
    <w:tmpl w:val="04847C18"/>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6CD77B1"/>
    <w:multiLevelType w:val="hybridMultilevel"/>
    <w:tmpl w:val="3B383084"/>
    <w:lvl w:ilvl="0" w:tplc="0816000B">
      <w:start w:val="9"/>
      <w:numFmt w:val="bullet"/>
      <w:lvlText w:val=""/>
      <w:lvlJc w:val="left"/>
      <w:pPr>
        <w:ind w:left="720" w:hanging="360"/>
      </w:pPr>
      <w:rPr>
        <w:rFonts w:ascii="Wingdings" w:eastAsia="Times New Roman" w:hAnsi="Wingdings" w:cs="Times New Roman"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 w15:restartNumberingAfterBreak="0">
    <w:nsid w:val="1789200F"/>
    <w:multiLevelType w:val="multilevel"/>
    <w:tmpl w:val="19A8C0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8E4DC0"/>
    <w:multiLevelType w:val="hybridMultilevel"/>
    <w:tmpl w:val="2A1CC472"/>
    <w:lvl w:ilvl="0" w:tplc="10090011">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7" w15:restartNumberingAfterBreak="0">
    <w:nsid w:val="179797CE"/>
    <w:multiLevelType w:val="hybridMultilevel"/>
    <w:tmpl w:val="FFFFFFFF"/>
    <w:lvl w:ilvl="0" w:tplc="BF385F36">
      <w:start w:val="1"/>
      <w:numFmt w:val="bullet"/>
      <w:lvlText w:val=""/>
      <w:lvlJc w:val="left"/>
      <w:pPr>
        <w:ind w:left="720" w:hanging="360"/>
      </w:pPr>
      <w:rPr>
        <w:rFonts w:ascii="Symbol" w:hAnsi="Symbol" w:hint="default"/>
      </w:rPr>
    </w:lvl>
    <w:lvl w:ilvl="1" w:tplc="F43C349C">
      <w:start w:val="1"/>
      <w:numFmt w:val="bullet"/>
      <w:lvlText w:val="o"/>
      <w:lvlJc w:val="left"/>
      <w:pPr>
        <w:ind w:left="1440" w:hanging="360"/>
      </w:pPr>
      <w:rPr>
        <w:rFonts w:ascii="Courier New" w:hAnsi="Courier New" w:hint="default"/>
      </w:rPr>
    </w:lvl>
    <w:lvl w:ilvl="2" w:tplc="90103876">
      <w:start w:val="1"/>
      <w:numFmt w:val="bullet"/>
      <w:lvlText w:val=""/>
      <w:lvlJc w:val="left"/>
      <w:pPr>
        <w:ind w:left="2160" w:hanging="360"/>
      </w:pPr>
      <w:rPr>
        <w:rFonts w:ascii="Wingdings" w:hAnsi="Wingdings" w:hint="default"/>
      </w:rPr>
    </w:lvl>
    <w:lvl w:ilvl="3" w:tplc="5442F732">
      <w:start w:val="1"/>
      <w:numFmt w:val="bullet"/>
      <w:lvlText w:val=""/>
      <w:lvlJc w:val="left"/>
      <w:pPr>
        <w:ind w:left="2880" w:hanging="360"/>
      </w:pPr>
      <w:rPr>
        <w:rFonts w:ascii="Symbol" w:hAnsi="Symbol" w:hint="default"/>
      </w:rPr>
    </w:lvl>
    <w:lvl w:ilvl="4" w:tplc="0240D446">
      <w:start w:val="1"/>
      <w:numFmt w:val="bullet"/>
      <w:lvlText w:val="o"/>
      <w:lvlJc w:val="left"/>
      <w:pPr>
        <w:ind w:left="3600" w:hanging="360"/>
      </w:pPr>
      <w:rPr>
        <w:rFonts w:ascii="Courier New" w:hAnsi="Courier New" w:hint="default"/>
      </w:rPr>
    </w:lvl>
    <w:lvl w:ilvl="5" w:tplc="17F2251C">
      <w:start w:val="1"/>
      <w:numFmt w:val="bullet"/>
      <w:lvlText w:val=""/>
      <w:lvlJc w:val="left"/>
      <w:pPr>
        <w:ind w:left="4320" w:hanging="360"/>
      </w:pPr>
      <w:rPr>
        <w:rFonts w:ascii="Wingdings" w:hAnsi="Wingdings" w:hint="default"/>
      </w:rPr>
    </w:lvl>
    <w:lvl w:ilvl="6" w:tplc="10B68C68">
      <w:start w:val="1"/>
      <w:numFmt w:val="bullet"/>
      <w:lvlText w:val=""/>
      <w:lvlJc w:val="left"/>
      <w:pPr>
        <w:ind w:left="5040" w:hanging="360"/>
      </w:pPr>
      <w:rPr>
        <w:rFonts w:ascii="Symbol" w:hAnsi="Symbol" w:hint="default"/>
      </w:rPr>
    </w:lvl>
    <w:lvl w:ilvl="7" w:tplc="F510FAD0">
      <w:start w:val="1"/>
      <w:numFmt w:val="bullet"/>
      <w:lvlText w:val="o"/>
      <w:lvlJc w:val="left"/>
      <w:pPr>
        <w:ind w:left="5760" w:hanging="360"/>
      </w:pPr>
      <w:rPr>
        <w:rFonts w:ascii="Courier New" w:hAnsi="Courier New" w:hint="default"/>
      </w:rPr>
    </w:lvl>
    <w:lvl w:ilvl="8" w:tplc="B1B0293E">
      <w:start w:val="1"/>
      <w:numFmt w:val="bullet"/>
      <w:lvlText w:val=""/>
      <w:lvlJc w:val="left"/>
      <w:pPr>
        <w:ind w:left="6480" w:hanging="360"/>
      </w:pPr>
      <w:rPr>
        <w:rFonts w:ascii="Wingdings" w:hAnsi="Wingdings" w:hint="default"/>
      </w:rPr>
    </w:lvl>
  </w:abstractNum>
  <w:abstractNum w:abstractNumId="8" w15:restartNumberingAfterBreak="0">
    <w:nsid w:val="1B2E745F"/>
    <w:multiLevelType w:val="hybridMultilevel"/>
    <w:tmpl w:val="4EA68A0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 w15:restartNumberingAfterBreak="0">
    <w:nsid w:val="1BA718DB"/>
    <w:multiLevelType w:val="multilevel"/>
    <w:tmpl w:val="93F836C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1C83164C"/>
    <w:multiLevelType w:val="hybridMultilevel"/>
    <w:tmpl w:val="4872CBB4"/>
    <w:lvl w:ilvl="0" w:tplc="10090011">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1" w15:restartNumberingAfterBreak="0">
    <w:nsid w:val="1D26D7E5"/>
    <w:multiLevelType w:val="hybridMultilevel"/>
    <w:tmpl w:val="387403CE"/>
    <w:lvl w:ilvl="0" w:tplc="9A96DE34">
      <w:start w:val="1"/>
      <w:numFmt w:val="decimal"/>
      <w:lvlText w:val="%1."/>
      <w:lvlJc w:val="left"/>
      <w:pPr>
        <w:ind w:left="360" w:hanging="360"/>
      </w:pPr>
    </w:lvl>
    <w:lvl w:ilvl="1" w:tplc="2CE0FD88">
      <w:start w:val="1"/>
      <w:numFmt w:val="lowerLetter"/>
      <w:lvlText w:val="%2."/>
      <w:lvlJc w:val="left"/>
      <w:pPr>
        <w:ind w:left="1080" w:hanging="360"/>
      </w:pPr>
    </w:lvl>
    <w:lvl w:ilvl="2" w:tplc="D11C9C7E">
      <w:start w:val="1"/>
      <w:numFmt w:val="lowerRoman"/>
      <w:lvlText w:val="%3."/>
      <w:lvlJc w:val="right"/>
      <w:pPr>
        <w:ind w:left="1800" w:hanging="180"/>
      </w:pPr>
    </w:lvl>
    <w:lvl w:ilvl="3" w:tplc="10090011">
      <w:start w:val="1"/>
      <w:numFmt w:val="decimal"/>
      <w:lvlText w:val="%4)"/>
      <w:lvlJc w:val="left"/>
      <w:pPr>
        <w:ind w:left="720" w:hanging="360"/>
      </w:pPr>
    </w:lvl>
    <w:lvl w:ilvl="4" w:tplc="29A03824">
      <w:start w:val="1"/>
      <w:numFmt w:val="lowerLetter"/>
      <w:lvlText w:val="%5."/>
      <w:lvlJc w:val="left"/>
      <w:pPr>
        <w:ind w:left="3240" w:hanging="360"/>
      </w:pPr>
    </w:lvl>
    <w:lvl w:ilvl="5" w:tplc="1240792A">
      <w:start w:val="1"/>
      <w:numFmt w:val="lowerRoman"/>
      <w:lvlText w:val="%6."/>
      <w:lvlJc w:val="right"/>
      <w:pPr>
        <w:ind w:left="3960" w:hanging="180"/>
      </w:pPr>
    </w:lvl>
    <w:lvl w:ilvl="6" w:tplc="D1F075F6">
      <w:start w:val="1"/>
      <w:numFmt w:val="decimal"/>
      <w:lvlText w:val="%7."/>
      <w:lvlJc w:val="left"/>
      <w:pPr>
        <w:ind w:left="4680" w:hanging="360"/>
      </w:pPr>
    </w:lvl>
    <w:lvl w:ilvl="7" w:tplc="D27EA608">
      <w:start w:val="1"/>
      <w:numFmt w:val="lowerLetter"/>
      <w:lvlText w:val="%8."/>
      <w:lvlJc w:val="left"/>
      <w:pPr>
        <w:ind w:left="5400" w:hanging="360"/>
      </w:pPr>
    </w:lvl>
    <w:lvl w:ilvl="8" w:tplc="2C367B0E">
      <w:start w:val="1"/>
      <w:numFmt w:val="lowerRoman"/>
      <w:lvlText w:val="%9."/>
      <w:lvlJc w:val="right"/>
      <w:pPr>
        <w:ind w:left="6120" w:hanging="180"/>
      </w:pPr>
    </w:lvl>
  </w:abstractNum>
  <w:abstractNum w:abstractNumId="12" w15:restartNumberingAfterBreak="0">
    <w:nsid w:val="20895A8D"/>
    <w:multiLevelType w:val="multilevel"/>
    <w:tmpl w:val="33FA7E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8DA7847"/>
    <w:multiLevelType w:val="hybridMultilevel"/>
    <w:tmpl w:val="2BC6D2DE"/>
    <w:lvl w:ilvl="0" w:tplc="10090011">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4" w15:restartNumberingAfterBreak="0">
    <w:nsid w:val="332A14A5"/>
    <w:multiLevelType w:val="hybridMultilevel"/>
    <w:tmpl w:val="7640F2A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5" w15:restartNumberingAfterBreak="0">
    <w:nsid w:val="3DC57D7F"/>
    <w:multiLevelType w:val="multilevel"/>
    <w:tmpl w:val="F4725E0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 w15:restartNumberingAfterBreak="0">
    <w:nsid w:val="3F502EDA"/>
    <w:multiLevelType w:val="hybridMultilevel"/>
    <w:tmpl w:val="367C7E0A"/>
    <w:lvl w:ilvl="0" w:tplc="0816000B">
      <w:start w:val="9"/>
      <w:numFmt w:val="bullet"/>
      <w:lvlText w:val=""/>
      <w:lvlJc w:val="left"/>
      <w:pPr>
        <w:ind w:left="720" w:hanging="360"/>
      </w:pPr>
      <w:rPr>
        <w:rFonts w:ascii="Wingdings" w:eastAsia="Times New Roman" w:hAnsi="Wingdings" w:cs="Times New Roman"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7" w15:restartNumberingAfterBreak="0">
    <w:nsid w:val="42353B4D"/>
    <w:multiLevelType w:val="hybridMultilevel"/>
    <w:tmpl w:val="9704FA2E"/>
    <w:lvl w:ilvl="0" w:tplc="10090011">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8" w15:restartNumberingAfterBreak="0">
    <w:nsid w:val="4377AFB5"/>
    <w:multiLevelType w:val="hybridMultilevel"/>
    <w:tmpl w:val="FFFFFFFF"/>
    <w:lvl w:ilvl="0" w:tplc="212E5768">
      <w:start w:val="1"/>
      <w:numFmt w:val="decimal"/>
      <w:lvlText w:val="%1."/>
      <w:lvlJc w:val="left"/>
      <w:pPr>
        <w:ind w:left="360" w:hanging="360"/>
      </w:pPr>
    </w:lvl>
    <w:lvl w:ilvl="1" w:tplc="94809A80">
      <w:start w:val="1"/>
      <w:numFmt w:val="lowerLetter"/>
      <w:lvlText w:val="%2."/>
      <w:lvlJc w:val="left"/>
      <w:pPr>
        <w:ind w:left="1080" w:hanging="360"/>
      </w:pPr>
    </w:lvl>
    <w:lvl w:ilvl="2" w:tplc="AA2492B6">
      <w:start w:val="1"/>
      <w:numFmt w:val="lowerRoman"/>
      <w:lvlText w:val="%3."/>
      <w:lvlJc w:val="right"/>
      <w:pPr>
        <w:ind w:left="1800" w:hanging="180"/>
      </w:pPr>
    </w:lvl>
    <w:lvl w:ilvl="3" w:tplc="E37A41C2">
      <w:start w:val="1"/>
      <w:numFmt w:val="decimal"/>
      <w:lvlText w:val="%4."/>
      <w:lvlJc w:val="left"/>
      <w:pPr>
        <w:ind w:left="2520" w:hanging="360"/>
      </w:pPr>
    </w:lvl>
    <w:lvl w:ilvl="4" w:tplc="FDB46E6C">
      <w:start w:val="1"/>
      <w:numFmt w:val="lowerLetter"/>
      <w:lvlText w:val="%5."/>
      <w:lvlJc w:val="left"/>
      <w:pPr>
        <w:ind w:left="3240" w:hanging="360"/>
      </w:pPr>
    </w:lvl>
    <w:lvl w:ilvl="5" w:tplc="AC5CEA30">
      <w:start w:val="1"/>
      <w:numFmt w:val="lowerRoman"/>
      <w:lvlText w:val="%6."/>
      <w:lvlJc w:val="right"/>
      <w:pPr>
        <w:ind w:left="3960" w:hanging="180"/>
      </w:pPr>
    </w:lvl>
    <w:lvl w:ilvl="6" w:tplc="F59C005A">
      <w:start w:val="1"/>
      <w:numFmt w:val="decimal"/>
      <w:lvlText w:val="%7."/>
      <w:lvlJc w:val="left"/>
      <w:pPr>
        <w:ind w:left="4680" w:hanging="360"/>
      </w:pPr>
    </w:lvl>
    <w:lvl w:ilvl="7" w:tplc="E3EED11E">
      <w:start w:val="1"/>
      <w:numFmt w:val="lowerLetter"/>
      <w:lvlText w:val="%8."/>
      <w:lvlJc w:val="left"/>
      <w:pPr>
        <w:ind w:left="5400" w:hanging="360"/>
      </w:pPr>
    </w:lvl>
    <w:lvl w:ilvl="8" w:tplc="E2BABBD0">
      <w:start w:val="1"/>
      <w:numFmt w:val="lowerRoman"/>
      <w:lvlText w:val="%9."/>
      <w:lvlJc w:val="right"/>
      <w:pPr>
        <w:ind w:left="6120" w:hanging="180"/>
      </w:pPr>
    </w:lvl>
  </w:abstractNum>
  <w:abstractNum w:abstractNumId="19" w15:restartNumberingAfterBreak="0">
    <w:nsid w:val="45395E83"/>
    <w:multiLevelType w:val="multilevel"/>
    <w:tmpl w:val="1D6CF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FE2873"/>
    <w:multiLevelType w:val="multilevel"/>
    <w:tmpl w:val="7F184D88"/>
    <w:lvl w:ilvl="0">
      <w:start w:val="1"/>
      <w:numFmt w:val="decimal"/>
      <w:pStyle w:val="Ttulo1"/>
      <w:lvlText w:val="%1"/>
      <w:lvlJc w:val="left"/>
      <w:pPr>
        <w:tabs>
          <w:tab w:val="num" w:pos="432"/>
        </w:tabs>
        <w:ind w:left="432" w:hanging="432"/>
      </w:pPr>
    </w:lvl>
    <w:lvl w:ilvl="1">
      <w:start w:val="1"/>
      <w:numFmt w:val="decimal"/>
      <w:pStyle w:val="Ttulo2"/>
      <w:lvlText w:val="%1.%2"/>
      <w:lvlJc w:val="left"/>
      <w:pPr>
        <w:tabs>
          <w:tab w:val="num" w:pos="576"/>
        </w:tabs>
        <w:ind w:left="576" w:hanging="576"/>
      </w:pPr>
    </w:lvl>
    <w:lvl w:ilvl="2">
      <w:start w:val="1"/>
      <w:numFmt w:val="decimal"/>
      <w:pStyle w:val="Ttulo3"/>
      <w:lvlText w:val="%1.%2.%3"/>
      <w:lvlJc w:val="left"/>
      <w:pPr>
        <w:tabs>
          <w:tab w:val="num" w:pos="720"/>
        </w:tabs>
        <w:ind w:left="720" w:hanging="720"/>
      </w:pPr>
      <w:rPr>
        <w:rFonts w:ascii="Arial" w:hAnsi="Arial" w:hint="default"/>
        <w:strike w:val="0"/>
      </w:rPr>
    </w:lvl>
    <w:lvl w:ilvl="3">
      <w:start w:val="1"/>
      <w:numFmt w:val="decimal"/>
      <w:pStyle w:val="Ttulo4"/>
      <w:lvlText w:val="%1.%2.%3.%4"/>
      <w:lvlJc w:val="left"/>
      <w:pPr>
        <w:tabs>
          <w:tab w:val="num" w:pos="864"/>
        </w:tabs>
        <w:ind w:left="864" w:hanging="864"/>
      </w:pPr>
    </w:lvl>
    <w:lvl w:ilvl="4">
      <w:start w:val="1"/>
      <w:numFmt w:val="decimal"/>
      <w:pStyle w:val="Ttulo5"/>
      <w:lvlText w:val="%1.%2.%3.%4.%5"/>
      <w:lvlJc w:val="left"/>
      <w:pPr>
        <w:tabs>
          <w:tab w:val="num" w:pos="1008"/>
        </w:tabs>
        <w:ind w:left="1008" w:hanging="1008"/>
      </w:pPr>
    </w:lvl>
    <w:lvl w:ilvl="5">
      <w:start w:val="1"/>
      <w:numFmt w:val="decimal"/>
      <w:pStyle w:val="Ttulo6"/>
      <w:lvlText w:val="%1.%2.%3.%4.%5.%6"/>
      <w:lvlJc w:val="left"/>
      <w:pPr>
        <w:tabs>
          <w:tab w:val="num" w:pos="1152"/>
        </w:tabs>
        <w:ind w:left="1152" w:hanging="1152"/>
      </w:pPr>
    </w:lvl>
    <w:lvl w:ilvl="6">
      <w:start w:val="1"/>
      <w:numFmt w:val="decimal"/>
      <w:pStyle w:val="Ttulo7"/>
      <w:lvlText w:val="%1.%2.%3.%4.%5.%6.%7"/>
      <w:lvlJc w:val="left"/>
      <w:pPr>
        <w:tabs>
          <w:tab w:val="num" w:pos="1296"/>
        </w:tabs>
        <w:ind w:left="1296" w:hanging="1296"/>
      </w:pPr>
    </w:lvl>
    <w:lvl w:ilvl="7">
      <w:start w:val="1"/>
      <w:numFmt w:val="decimal"/>
      <w:pStyle w:val="Ttulo8"/>
      <w:lvlText w:val="%1.%2.%3.%4.%5.%6.%7.%8"/>
      <w:lvlJc w:val="left"/>
      <w:pPr>
        <w:tabs>
          <w:tab w:val="num" w:pos="1440"/>
        </w:tabs>
        <w:ind w:left="1440" w:hanging="1440"/>
      </w:pPr>
    </w:lvl>
    <w:lvl w:ilvl="8">
      <w:start w:val="1"/>
      <w:numFmt w:val="decimal"/>
      <w:pStyle w:val="Ttulo9"/>
      <w:lvlText w:val="%1.%2.%3.%4.%5.%6.%7.%8.%9"/>
      <w:lvlJc w:val="left"/>
      <w:pPr>
        <w:tabs>
          <w:tab w:val="num" w:pos="1584"/>
        </w:tabs>
        <w:ind w:left="1584" w:hanging="1584"/>
      </w:pPr>
    </w:lvl>
  </w:abstractNum>
  <w:abstractNum w:abstractNumId="21" w15:restartNumberingAfterBreak="0">
    <w:nsid w:val="4BC2151B"/>
    <w:multiLevelType w:val="hybridMultilevel"/>
    <w:tmpl w:val="DD209FA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2" w15:restartNumberingAfterBreak="0">
    <w:nsid w:val="552A05F1"/>
    <w:multiLevelType w:val="hybridMultilevel"/>
    <w:tmpl w:val="5FCA4D94"/>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606C5A50"/>
    <w:multiLevelType w:val="hybridMultilevel"/>
    <w:tmpl w:val="3B8A9CF8"/>
    <w:lvl w:ilvl="0" w:tplc="F1366B34">
      <w:start w:val="9"/>
      <w:numFmt w:val="bullet"/>
      <w:lvlText w:val=""/>
      <w:lvlJc w:val="left"/>
      <w:pPr>
        <w:ind w:left="720" w:hanging="360"/>
      </w:pPr>
      <w:rPr>
        <w:rFonts w:ascii="Wingdings" w:eastAsiaTheme="minorEastAsia" w:hAnsi="Wingdings" w:cstheme="minorBidi"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4" w15:restartNumberingAfterBreak="0">
    <w:nsid w:val="60E579C0"/>
    <w:multiLevelType w:val="hybridMultilevel"/>
    <w:tmpl w:val="172EA3A2"/>
    <w:lvl w:ilvl="0" w:tplc="10090011">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5" w15:restartNumberingAfterBreak="0">
    <w:nsid w:val="6608140B"/>
    <w:multiLevelType w:val="hybridMultilevel"/>
    <w:tmpl w:val="337A1F98"/>
    <w:lvl w:ilvl="0" w:tplc="08160001">
      <w:start w:val="1"/>
      <w:numFmt w:val="bullet"/>
      <w:lvlText w:val=""/>
      <w:lvlJc w:val="left"/>
      <w:pPr>
        <w:ind w:left="1428" w:hanging="360"/>
      </w:pPr>
      <w:rPr>
        <w:rFonts w:ascii="Symbol" w:hAnsi="Symbol" w:hint="default"/>
      </w:rPr>
    </w:lvl>
    <w:lvl w:ilvl="1" w:tplc="08160003" w:tentative="1">
      <w:start w:val="1"/>
      <w:numFmt w:val="bullet"/>
      <w:lvlText w:val="o"/>
      <w:lvlJc w:val="left"/>
      <w:pPr>
        <w:ind w:left="2148" w:hanging="360"/>
      </w:pPr>
      <w:rPr>
        <w:rFonts w:ascii="Courier New" w:hAnsi="Courier New" w:cs="Courier New" w:hint="default"/>
      </w:rPr>
    </w:lvl>
    <w:lvl w:ilvl="2" w:tplc="08160005" w:tentative="1">
      <w:start w:val="1"/>
      <w:numFmt w:val="bullet"/>
      <w:lvlText w:val=""/>
      <w:lvlJc w:val="left"/>
      <w:pPr>
        <w:ind w:left="2868" w:hanging="360"/>
      </w:pPr>
      <w:rPr>
        <w:rFonts w:ascii="Wingdings" w:hAnsi="Wingdings" w:hint="default"/>
      </w:rPr>
    </w:lvl>
    <w:lvl w:ilvl="3" w:tplc="08160001" w:tentative="1">
      <w:start w:val="1"/>
      <w:numFmt w:val="bullet"/>
      <w:lvlText w:val=""/>
      <w:lvlJc w:val="left"/>
      <w:pPr>
        <w:ind w:left="3588" w:hanging="360"/>
      </w:pPr>
      <w:rPr>
        <w:rFonts w:ascii="Symbol" w:hAnsi="Symbol" w:hint="default"/>
      </w:rPr>
    </w:lvl>
    <w:lvl w:ilvl="4" w:tplc="08160003" w:tentative="1">
      <w:start w:val="1"/>
      <w:numFmt w:val="bullet"/>
      <w:lvlText w:val="o"/>
      <w:lvlJc w:val="left"/>
      <w:pPr>
        <w:ind w:left="4308" w:hanging="360"/>
      </w:pPr>
      <w:rPr>
        <w:rFonts w:ascii="Courier New" w:hAnsi="Courier New" w:cs="Courier New" w:hint="default"/>
      </w:rPr>
    </w:lvl>
    <w:lvl w:ilvl="5" w:tplc="08160005" w:tentative="1">
      <w:start w:val="1"/>
      <w:numFmt w:val="bullet"/>
      <w:lvlText w:val=""/>
      <w:lvlJc w:val="left"/>
      <w:pPr>
        <w:ind w:left="5028" w:hanging="360"/>
      </w:pPr>
      <w:rPr>
        <w:rFonts w:ascii="Wingdings" w:hAnsi="Wingdings" w:hint="default"/>
      </w:rPr>
    </w:lvl>
    <w:lvl w:ilvl="6" w:tplc="08160001" w:tentative="1">
      <w:start w:val="1"/>
      <w:numFmt w:val="bullet"/>
      <w:lvlText w:val=""/>
      <w:lvlJc w:val="left"/>
      <w:pPr>
        <w:ind w:left="5748" w:hanging="360"/>
      </w:pPr>
      <w:rPr>
        <w:rFonts w:ascii="Symbol" w:hAnsi="Symbol" w:hint="default"/>
      </w:rPr>
    </w:lvl>
    <w:lvl w:ilvl="7" w:tplc="08160003" w:tentative="1">
      <w:start w:val="1"/>
      <w:numFmt w:val="bullet"/>
      <w:lvlText w:val="o"/>
      <w:lvlJc w:val="left"/>
      <w:pPr>
        <w:ind w:left="6468" w:hanging="360"/>
      </w:pPr>
      <w:rPr>
        <w:rFonts w:ascii="Courier New" w:hAnsi="Courier New" w:cs="Courier New" w:hint="default"/>
      </w:rPr>
    </w:lvl>
    <w:lvl w:ilvl="8" w:tplc="08160005" w:tentative="1">
      <w:start w:val="1"/>
      <w:numFmt w:val="bullet"/>
      <w:lvlText w:val=""/>
      <w:lvlJc w:val="left"/>
      <w:pPr>
        <w:ind w:left="7188" w:hanging="360"/>
      </w:pPr>
      <w:rPr>
        <w:rFonts w:ascii="Wingdings" w:hAnsi="Wingdings" w:hint="default"/>
      </w:rPr>
    </w:lvl>
  </w:abstractNum>
  <w:abstractNum w:abstractNumId="26" w15:restartNumberingAfterBreak="0">
    <w:nsid w:val="6B1730F3"/>
    <w:multiLevelType w:val="hybridMultilevel"/>
    <w:tmpl w:val="10084AD8"/>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6D424F8B"/>
    <w:multiLevelType w:val="hybridMultilevel"/>
    <w:tmpl w:val="A4409B12"/>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8" w15:restartNumberingAfterBreak="0">
    <w:nsid w:val="6ED123B8"/>
    <w:multiLevelType w:val="hybridMultilevel"/>
    <w:tmpl w:val="226A83B8"/>
    <w:lvl w:ilvl="0" w:tplc="10090011">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9" w15:restartNumberingAfterBreak="0">
    <w:nsid w:val="6F573597"/>
    <w:multiLevelType w:val="hybridMultilevel"/>
    <w:tmpl w:val="55087C48"/>
    <w:lvl w:ilvl="0" w:tplc="040C000F">
      <w:start w:val="1"/>
      <w:numFmt w:val="decimal"/>
      <w:lvlText w:val="%1."/>
      <w:lvlJc w:val="left"/>
      <w:pPr>
        <w:ind w:left="720" w:hanging="360"/>
      </w:pPr>
      <w:rPr>
        <w:rFont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0" w15:restartNumberingAfterBreak="0">
    <w:nsid w:val="70DF792F"/>
    <w:multiLevelType w:val="hybridMultilevel"/>
    <w:tmpl w:val="B1721568"/>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767C3370"/>
    <w:multiLevelType w:val="multilevel"/>
    <w:tmpl w:val="40F8EF4A"/>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77C19F3"/>
    <w:multiLevelType w:val="hybridMultilevel"/>
    <w:tmpl w:val="1870E972"/>
    <w:lvl w:ilvl="0" w:tplc="0816000B">
      <w:start w:val="9"/>
      <w:numFmt w:val="bullet"/>
      <w:lvlText w:val=""/>
      <w:lvlJc w:val="left"/>
      <w:pPr>
        <w:ind w:left="720" w:hanging="360"/>
      </w:pPr>
      <w:rPr>
        <w:rFonts w:ascii="Wingdings" w:eastAsia="Times New Roman" w:hAnsi="Wingdings" w:cs="Times New Roman"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3" w15:restartNumberingAfterBreak="0">
    <w:nsid w:val="7791379B"/>
    <w:multiLevelType w:val="multilevel"/>
    <w:tmpl w:val="5F7C965E"/>
    <w:lvl w:ilvl="0">
      <w:start w:val="1"/>
      <w:numFmt w:val="bullet"/>
      <w:pStyle w:val="ECABullets"/>
      <w:lvlText w:val=""/>
      <w:lvlJc w:val="left"/>
      <w:pPr>
        <w:tabs>
          <w:tab w:val="num" w:pos="1134"/>
        </w:tabs>
        <w:ind w:left="1134" w:hanging="567"/>
      </w:pPr>
      <w:rPr>
        <w:rFonts w:ascii="Monotype Sorts" w:hAnsi="Monotype Sorts" w:hint="default"/>
        <w:sz w:val="22"/>
      </w:rPr>
    </w:lvl>
    <w:lvl w:ilvl="1">
      <w:start w:val="1"/>
      <w:numFmt w:val="bullet"/>
      <w:pStyle w:val="ECASub-Bullets"/>
      <w:lvlText w:val=""/>
      <w:lvlJc w:val="left"/>
      <w:pPr>
        <w:tabs>
          <w:tab w:val="num" w:pos="1701"/>
        </w:tabs>
        <w:ind w:left="1701" w:hanging="567"/>
      </w:pPr>
      <w:rPr>
        <w:rFonts w:ascii="Monotype Sorts" w:hAnsi="Monotype Sorts" w:hint="default"/>
        <w:sz w:val="16"/>
      </w:rPr>
    </w:lvl>
    <w:lvl w:ilvl="2">
      <w:start w:val="1"/>
      <w:numFmt w:val="bullet"/>
      <w:lvlRestart w:val="0"/>
      <w:pStyle w:val="ECASub-Sub-Bullets"/>
      <w:lvlText w:val=""/>
      <w:lvlJc w:val="left"/>
      <w:pPr>
        <w:tabs>
          <w:tab w:val="num" w:pos="2268"/>
        </w:tabs>
        <w:ind w:left="2268" w:hanging="567"/>
      </w:pPr>
      <w:rPr>
        <w:rFonts w:ascii="Wingdings" w:hAnsi="Wingdings" w:hint="default"/>
        <w:sz w:val="16"/>
      </w:rPr>
    </w:lvl>
    <w:lvl w:ilvl="3">
      <w:start w:val="1"/>
      <w:numFmt w:val="none"/>
      <w:lvlText w:val=""/>
      <w:lvlJc w:val="left"/>
      <w:pPr>
        <w:tabs>
          <w:tab w:val="num" w:pos="0"/>
        </w:tabs>
        <w:ind w:left="2214" w:hanging="360"/>
      </w:pPr>
      <w:rPr>
        <w:rFonts w:ascii="Symbol" w:hAnsi="Symbol" w:hint="default"/>
      </w:rPr>
    </w:lvl>
    <w:lvl w:ilvl="4">
      <w:start w:val="1"/>
      <w:numFmt w:val="none"/>
      <w:lvlText w:val="o"/>
      <w:lvlJc w:val="left"/>
      <w:pPr>
        <w:tabs>
          <w:tab w:val="num" w:pos="0"/>
        </w:tabs>
        <w:ind w:left="2574" w:hanging="360"/>
      </w:pPr>
      <w:rPr>
        <w:rFonts w:ascii="Courier New" w:hAnsi="Courier New" w:hint="default"/>
      </w:rPr>
    </w:lvl>
    <w:lvl w:ilvl="5">
      <w:start w:val="1"/>
      <w:numFmt w:val="none"/>
      <w:lvlText w:val=""/>
      <w:lvlJc w:val="left"/>
      <w:pPr>
        <w:tabs>
          <w:tab w:val="num" w:pos="0"/>
        </w:tabs>
        <w:ind w:left="2934" w:hanging="360"/>
      </w:pPr>
      <w:rPr>
        <w:rFonts w:ascii="Wingdings" w:hAnsi="Wingdings" w:hint="default"/>
      </w:rPr>
    </w:lvl>
    <w:lvl w:ilvl="6">
      <w:start w:val="1"/>
      <w:numFmt w:val="none"/>
      <w:lvlText w:val=""/>
      <w:lvlJc w:val="left"/>
      <w:pPr>
        <w:tabs>
          <w:tab w:val="num" w:pos="0"/>
        </w:tabs>
        <w:ind w:left="3294" w:hanging="360"/>
      </w:pPr>
      <w:rPr>
        <w:rFonts w:ascii="Symbol" w:hAnsi="Symbol" w:hint="default"/>
      </w:rPr>
    </w:lvl>
    <w:lvl w:ilvl="7">
      <w:start w:val="1"/>
      <w:numFmt w:val="none"/>
      <w:lvlText w:val="o"/>
      <w:lvlJc w:val="left"/>
      <w:pPr>
        <w:tabs>
          <w:tab w:val="num" w:pos="0"/>
        </w:tabs>
        <w:ind w:left="3654" w:hanging="360"/>
      </w:pPr>
      <w:rPr>
        <w:rFonts w:ascii="Courier New" w:hAnsi="Courier New" w:hint="default"/>
      </w:rPr>
    </w:lvl>
    <w:lvl w:ilvl="8">
      <w:start w:val="1"/>
      <w:numFmt w:val="none"/>
      <w:lvlText w:val=""/>
      <w:lvlJc w:val="left"/>
      <w:pPr>
        <w:tabs>
          <w:tab w:val="num" w:pos="0"/>
        </w:tabs>
        <w:ind w:left="4014" w:hanging="360"/>
      </w:pPr>
      <w:rPr>
        <w:rFonts w:ascii="Wingdings" w:hAnsi="Wingdings" w:hint="default"/>
      </w:rPr>
    </w:lvl>
  </w:abstractNum>
  <w:abstractNum w:abstractNumId="34" w15:restartNumberingAfterBreak="0">
    <w:nsid w:val="78C6083C"/>
    <w:multiLevelType w:val="hybridMultilevel"/>
    <w:tmpl w:val="3E4AFA5E"/>
    <w:lvl w:ilvl="0" w:tplc="10090011">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35" w15:restartNumberingAfterBreak="0">
    <w:nsid w:val="79D5EC14"/>
    <w:multiLevelType w:val="hybridMultilevel"/>
    <w:tmpl w:val="94A4CCE8"/>
    <w:lvl w:ilvl="0" w:tplc="48C04EBC">
      <w:start w:val="1"/>
      <w:numFmt w:val="decimal"/>
      <w:lvlText w:val="%1)"/>
      <w:lvlJc w:val="left"/>
      <w:pPr>
        <w:ind w:left="720" w:hanging="360"/>
      </w:pPr>
    </w:lvl>
    <w:lvl w:ilvl="1" w:tplc="FDBE0690">
      <w:start w:val="1"/>
      <w:numFmt w:val="lowerLetter"/>
      <w:lvlText w:val="%2."/>
      <w:lvlJc w:val="left"/>
      <w:pPr>
        <w:ind w:left="1440" w:hanging="360"/>
      </w:pPr>
    </w:lvl>
    <w:lvl w:ilvl="2" w:tplc="2DA8FEF0">
      <w:start w:val="1"/>
      <w:numFmt w:val="lowerRoman"/>
      <w:lvlText w:val="%3."/>
      <w:lvlJc w:val="right"/>
      <w:pPr>
        <w:ind w:left="2160" w:hanging="180"/>
      </w:pPr>
    </w:lvl>
    <w:lvl w:ilvl="3" w:tplc="10090011">
      <w:start w:val="1"/>
      <w:numFmt w:val="decimal"/>
      <w:lvlText w:val="%4)"/>
      <w:lvlJc w:val="left"/>
      <w:pPr>
        <w:ind w:left="1080" w:hanging="360"/>
      </w:pPr>
    </w:lvl>
    <w:lvl w:ilvl="4" w:tplc="A2AAD004">
      <w:start w:val="1"/>
      <w:numFmt w:val="lowerLetter"/>
      <w:lvlText w:val="%5."/>
      <w:lvlJc w:val="left"/>
      <w:pPr>
        <w:ind w:left="3600" w:hanging="360"/>
      </w:pPr>
    </w:lvl>
    <w:lvl w:ilvl="5" w:tplc="D250DAA0">
      <w:start w:val="1"/>
      <w:numFmt w:val="lowerRoman"/>
      <w:lvlText w:val="%6."/>
      <w:lvlJc w:val="right"/>
      <w:pPr>
        <w:ind w:left="4320" w:hanging="180"/>
      </w:pPr>
    </w:lvl>
    <w:lvl w:ilvl="6" w:tplc="B7C6A852">
      <w:start w:val="1"/>
      <w:numFmt w:val="decimal"/>
      <w:lvlText w:val="%7."/>
      <w:lvlJc w:val="left"/>
      <w:pPr>
        <w:ind w:left="5040" w:hanging="360"/>
      </w:pPr>
    </w:lvl>
    <w:lvl w:ilvl="7" w:tplc="C304E8FA">
      <w:start w:val="1"/>
      <w:numFmt w:val="lowerLetter"/>
      <w:lvlText w:val="%8."/>
      <w:lvlJc w:val="left"/>
      <w:pPr>
        <w:ind w:left="5760" w:hanging="360"/>
      </w:pPr>
    </w:lvl>
    <w:lvl w:ilvl="8" w:tplc="612C32A2">
      <w:start w:val="1"/>
      <w:numFmt w:val="lowerRoman"/>
      <w:lvlText w:val="%9."/>
      <w:lvlJc w:val="right"/>
      <w:pPr>
        <w:ind w:left="6480" w:hanging="180"/>
      </w:pPr>
    </w:lvl>
  </w:abstractNum>
  <w:abstractNum w:abstractNumId="36" w15:restartNumberingAfterBreak="0">
    <w:nsid w:val="7CF0577F"/>
    <w:multiLevelType w:val="hybridMultilevel"/>
    <w:tmpl w:val="EF6CC88A"/>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41780760">
    <w:abstractNumId w:val="33"/>
  </w:num>
  <w:num w:numId="2" w16cid:durableId="1218320947">
    <w:abstractNumId w:val="29"/>
  </w:num>
  <w:num w:numId="3" w16cid:durableId="1773933021">
    <w:abstractNumId w:val="20"/>
  </w:num>
  <w:num w:numId="4" w16cid:durableId="380251769">
    <w:abstractNumId w:val="7"/>
  </w:num>
  <w:num w:numId="5" w16cid:durableId="924724206">
    <w:abstractNumId w:val="2"/>
  </w:num>
  <w:num w:numId="6" w16cid:durableId="971253997">
    <w:abstractNumId w:val="21"/>
  </w:num>
  <w:num w:numId="7" w16cid:durableId="1623532056">
    <w:abstractNumId w:val="14"/>
  </w:num>
  <w:num w:numId="8" w16cid:durableId="950360773">
    <w:abstractNumId w:val="36"/>
  </w:num>
  <w:num w:numId="9" w16cid:durableId="497817647">
    <w:abstractNumId w:val="3"/>
  </w:num>
  <w:num w:numId="10" w16cid:durableId="2145845960">
    <w:abstractNumId w:val="30"/>
  </w:num>
  <w:num w:numId="11" w16cid:durableId="989210707">
    <w:abstractNumId w:val="15"/>
  </w:num>
  <w:num w:numId="12" w16cid:durableId="670372342">
    <w:abstractNumId w:val="11"/>
  </w:num>
  <w:num w:numId="13" w16cid:durableId="2000426946">
    <w:abstractNumId w:val="18"/>
  </w:num>
  <w:num w:numId="14" w16cid:durableId="737745834">
    <w:abstractNumId w:val="35"/>
  </w:num>
  <w:num w:numId="15" w16cid:durableId="2018339309">
    <w:abstractNumId w:val="27"/>
  </w:num>
  <w:num w:numId="16" w16cid:durableId="1629702458">
    <w:abstractNumId w:val="26"/>
  </w:num>
  <w:num w:numId="17" w16cid:durableId="159737334">
    <w:abstractNumId w:val="22"/>
  </w:num>
  <w:num w:numId="18" w16cid:durableId="1239055846">
    <w:abstractNumId w:val="13"/>
  </w:num>
  <w:num w:numId="19" w16cid:durableId="439641037">
    <w:abstractNumId w:val="32"/>
  </w:num>
  <w:num w:numId="20" w16cid:durableId="931620858">
    <w:abstractNumId w:val="4"/>
  </w:num>
  <w:num w:numId="21" w16cid:durableId="1038435981">
    <w:abstractNumId w:val="0"/>
  </w:num>
  <w:num w:numId="22" w16cid:durableId="1126236813">
    <w:abstractNumId w:val="23"/>
  </w:num>
  <w:num w:numId="23" w16cid:durableId="1402677340">
    <w:abstractNumId w:val="16"/>
  </w:num>
  <w:num w:numId="24" w16cid:durableId="812330881">
    <w:abstractNumId w:val="5"/>
  </w:num>
  <w:num w:numId="25" w16cid:durableId="574126773">
    <w:abstractNumId w:val="12"/>
  </w:num>
  <w:num w:numId="26" w16cid:durableId="2021396283">
    <w:abstractNumId w:val="19"/>
  </w:num>
  <w:num w:numId="27" w16cid:durableId="1146051516">
    <w:abstractNumId w:val="31"/>
  </w:num>
  <w:num w:numId="28" w16cid:durableId="1198665574">
    <w:abstractNumId w:val="6"/>
  </w:num>
  <w:num w:numId="29" w16cid:durableId="1149128900">
    <w:abstractNumId w:val="17"/>
  </w:num>
  <w:num w:numId="30" w16cid:durableId="872232168">
    <w:abstractNumId w:val="34"/>
  </w:num>
  <w:num w:numId="31" w16cid:durableId="1151558109">
    <w:abstractNumId w:val="10"/>
  </w:num>
  <w:num w:numId="32" w16cid:durableId="236552113">
    <w:abstractNumId w:val="28"/>
  </w:num>
  <w:num w:numId="33" w16cid:durableId="1093086672">
    <w:abstractNumId w:val="9"/>
  </w:num>
  <w:num w:numId="34" w16cid:durableId="1129712302">
    <w:abstractNumId w:val="24"/>
  </w:num>
  <w:num w:numId="35" w16cid:durableId="433288373">
    <w:abstractNumId w:val="1"/>
  </w:num>
  <w:num w:numId="36" w16cid:durableId="1807509725">
    <w:abstractNumId w:val="20"/>
    <w:lvlOverride w:ilvl="0">
      <w:startOverride w:val="1"/>
    </w:lvlOverride>
  </w:num>
  <w:num w:numId="37" w16cid:durableId="184829868">
    <w:abstractNumId w:val="25"/>
  </w:num>
  <w:num w:numId="38" w16cid:durableId="1791581350">
    <w:abstractNumId w:val="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evenAndOddHeader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2378"/>
    <w:rsid w:val="0000002D"/>
    <w:rsid w:val="0000014F"/>
    <w:rsid w:val="00000157"/>
    <w:rsid w:val="0000021D"/>
    <w:rsid w:val="000008BA"/>
    <w:rsid w:val="00000A6F"/>
    <w:rsid w:val="00000C0C"/>
    <w:rsid w:val="00000E53"/>
    <w:rsid w:val="0000111A"/>
    <w:rsid w:val="0000115E"/>
    <w:rsid w:val="000011B3"/>
    <w:rsid w:val="00001206"/>
    <w:rsid w:val="0000123A"/>
    <w:rsid w:val="000012E0"/>
    <w:rsid w:val="000013B1"/>
    <w:rsid w:val="00001418"/>
    <w:rsid w:val="0000161E"/>
    <w:rsid w:val="00001682"/>
    <w:rsid w:val="00001B4C"/>
    <w:rsid w:val="000020F7"/>
    <w:rsid w:val="000022F8"/>
    <w:rsid w:val="0000290A"/>
    <w:rsid w:val="00002B57"/>
    <w:rsid w:val="00002B7B"/>
    <w:rsid w:val="00002C51"/>
    <w:rsid w:val="00002E63"/>
    <w:rsid w:val="00003635"/>
    <w:rsid w:val="00003BB0"/>
    <w:rsid w:val="000041C0"/>
    <w:rsid w:val="00004442"/>
    <w:rsid w:val="00004536"/>
    <w:rsid w:val="00004C10"/>
    <w:rsid w:val="00004CD3"/>
    <w:rsid w:val="00004D76"/>
    <w:rsid w:val="00004F63"/>
    <w:rsid w:val="000052F4"/>
    <w:rsid w:val="0000570D"/>
    <w:rsid w:val="000058FE"/>
    <w:rsid w:val="000059A9"/>
    <w:rsid w:val="00005B08"/>
    <w:rsid w:val="00005B96"/>
    <w:rsid w:val="00005BB2"/>
    <w:rsid w:val="00005CA2"/>
    <w:rsid w:val="00005CDA"/>
    <w:rsid w:val="00005DD4"/>
    <w:rsid w:val="000061D4"/>
    <w:rsid w:val="00006224"/>
    <w:rsid w:val="00006756"/>
    <w:rsid w:val="00006DF5"/>
    <w:rsid w:val="00006F7F"/>
    <w:rsid w:val="0000708B"/>
    <w:rsid w:val="00007193"/>
    <w:rsid w:val="00007358"/>
    <w:rsid w:val="000074C4"/>
    <w:rsid w:val="000074C7"/>
    <w:rsid w:val="000075BE"/>
    <w:rsid w:val="00007631"/>
    <w:rsid w:val="00007749"/>
    <w:rsid w:val="00007954"/>
    <w:rsid w:val="00007A4A"/>
    <w:rsid w:val="00007B57"/>
    <w:rsid w:val="00007D83"/>
    <w:rsid w:val="00010007"/>
    <w:rsid w:val="000100F8"/>
    <w:rsid w:val="00010313"/>
    <w:rsid w:val="000103A8"/>
    <w:rsid w:val="000103F0"/>
    <w:rsid w:val="00010494"/>
    <w:rsid w:val="0001054B"/>
    <w:rsid w:val="0001061C"/>
    <w:rsid w:val="00010990"/>
    <w:rsid w:val="00010A4D"/>
    <w:rsid w:val="00010B4D"/>
    <w:rsid w:val="00010EBE"/>
    <w:rsid w:val="000110DD"/>
    <w:rsid w:val="0001158F"/>
    <w:rsid w:val="0001163D"/>
    <w:rsid w:val="00011687"/>
    <w:rsid w:val="000116F9"/>
    <w:rsid w:val="0001186A"/>
    <w:rsid w:val="0001195C"/>
    <w:rsid w:val="00011B42"/>
    <w:rsid w:val="00011C0B"/>
    <w:rsid w:val="00011C12"/>
    <w:rsid w:val="00011E15"/>
    <w:rsid w:val="00011F32"/>
    <w:rsid w:val="00011F61"/>
    <w:rsid w:val="00012062"/>
    <w:rsid w:val="00012078"/>
    <w:rsid w:val="000122A6"/>
    <w:rsid w:val="000122E3"/>
    <w:rsid w:val="000123E9"/>
    <w:rsid w:val="0001259C"/>
    <w:rsid w:val="00012632"/>
    <w:rsid w:val="000127A4"/>
    <w:rsid w:val="000129CD"/>
    <w:rsid w:val="00012C48"/>
    <w:rsid w:val="00012EE8"/>
    <w:rsid w:val="00013076"/>
    <w:rsid w:val="000130DB"/>
    <w:rsid w:val="00013136"/>
    <w:rsid w:val="0001317D"/>
    <w:rsid w:val="00013297"/>
    <w:rsid w:val="00013408"/>
    <w:rsid w:val="00013CAA"/>
    <w:rsid w:val="00013D83"/>
    <w:rsid w:val="00013F7C"/>
    <w:rsid w:val="00013FFC"/>
    <w:rsid w:val="000142AC"/>
    <w:rsid w:val="000144A8"/>
    <w:rsid w:val="000144D5"/>
    <w:rsid w:val="000145CF"/>
    <w:rsid w:val="00014707"/>
    <w:rsid w:val="00014C0A"/>
    <w:rsid w:val="00014C17"/>
    <w:rsid w:val="00015074"/>
    <w:rsid w:val="000151BA"/>
    <w:rsid w:val="0001568B"/>
    <w:rsid w:val="0001568E"/>
    <w:rsid w:val="0001570F"/>
    <w:rsid w:val="00015A23"/>
    <w:rsid w:val="00015A2A"/>
    <w:rsid w:val="00015AE1"/>
    <w:rsid w:val="00015D1E"/>
    <w:rsid w:val="00015DE0"/>
    <w:rsid w:val="00015E98"/>
    <w:rsid w:val="00015EDD"/>
    <w:rsid w:val="0001603E"/>
    <w:rsid w:val="0001616E"/>
    <w:rsid w:val="0001632C"/>
    <w:rsid w:val="00016355"/>
    <w:rsid w:val="00016D26"/>
    <w:rsid w:val="00016F73"/>
    <w:rsid w:val="00017120"/>
    <w:rsid w:val="00017372"/>
    <w:rsid w:val="000175F1"/>
    <w:rsid w:val="00017613"/>
    <w:rsid w:val="00017AD2"/>
    <w:rsid w:val="00017B06"/>
    <w:rsid w:val="00017B31"/>
    <w:rsid w:val="00017B7F"/>
    <w:rsid w:val="00017F62"/>
    <w:rsid w:val="00020194"/>
    <w:rsid w:val="00020690"/>
    <w:rsid w:val="00020C10"/>
    <w:rsid w:val="00020EB5"/>
    <w:rsid w:val="00020EB7"/>
    <w:rsid w:val="00020F2D"/>
    <w:rsid w:val="00021245"/>
    <w:rsid w:val="000216E4"/>
    <w:rsid w:val="00021806"/>
    <w:rsid w:val="00021895"/>
    <w:rsid w:val="00021D4C"/>
    <w:rsid w:val="00021D64"/>
    <w:rsid w:val="00021DD5"/>
    <w:rsid w:val="00022705"/>
    <w:rsid w:val="00022C54"/>
    <w:rsid w:val="00022F27"/>
    <w:rsid w:val="00023062"/>
    <w:rsid w:val="00023071"/>
    <w:rsid w:val="00023A27"/>
    <w:rsid w:val="00023A3C"/>
    <w:rsid w:val="00023B57"/>
    <w:rsid w:val="00023CC1"/>
    <w:rsid w:val="00023E2D"/>
    <w:rsid w:val="0002446A"/>
    <w:rsid w:val="000249C4"/>
    <w:rsid w:val="00024AB0"/>
    <w:rsid w:val="000250D1"/>
    <w:rsid w:val="0002512A"/>
    <w:rsid w:val="00025159"/>
    <w:rsid w:val="00025341"/>
    <w:rsid w:val="000253DE"/>
    <w:rsid w:val="00025723"/>
    <w:rsid w:val="00025E1E"/>
    <w:rsid w:val="00025E8A"/>
    <w:rsid w:val="00025EB4"/>
    <w:rsid w:val="00026291"/>
    <w:rsid w:val="0002649F"/>
    <w:rsid w:val="0002650F"/>
    <w:rsid w:val="000269D3"/>
    <w:rsid w:val="000269E9"/>
    <w:rsid w:val="00026A43"/>
    <w:rsid w:val="00026A64"/>
    <w:rsid w:val="000272A6"/>
    <w:rsid w:val="00027420"/>
    <w:rsid w:val="000277F8"/>
    <w:rsid w:val="000278A7"/>
    <w:rsid w:val="00027C60"/>
    <w:rsid w:val="0003036C"/>
    <w:rsid w:val="00030A52"/>
    <w:rsid w:val="00030C01"/>
    <w:rsid w:val="00030D50"/>
    <w:rsid w:val="00030DCA"/>
    <w:rsid w:val="00030E26"/>
    <w:rsid w:val="00030F43"/>
    <w:rsid w:val="000311C6"/>
    <w:rsid w:val="000311F8"/>
    <w:rsid w:val="00031463"/>
    <w:rsid w:val="00031853"/>
    <w:rsid w:val="00031976"/>
    <w:rsid w:val="00031992"/>
    <w:rsid w:val="00031A14"/>
    <w:rsid w:val="00031A9E"/>
    <w:rsid w:val="00031B29"/>
    <w:rsid w:val="00031BAD"/>
    <w:rsid w:val="00031BD2"/>
    <w:rsid w:val="00031E23"/>
    <w:rsid w:val="000321CD"/>
    <w:rsid w:val="00032342"/>
    <w:rsid w:val="000324EF"/>
    <w:rsid w:val="00032900"/>
    <w:rsid w:val="00032B37"/>
    <w:rsid w:val="00032C18"/>
    <w:rsid w:val="00032DBC"/>
    <w:rsid w:val="00032DEF"/>
    <w:rsid w:val="000332F4"/>
    <w:rsid w:val="000334E2"/>
    <w:rsid w:val="0003353D"/>
    <w:rsid w:val="00033A39"/>
    <w:rsid w:val="00033B60"/>
    <w:rsid w:val="00033BAC"/>
    <w:rsid w:val="00033EA8"/>
    <w:rsid w:val="00033FB1"/>
    <w:rsid w:val="000343DC"/>
    <w:rsid w:val="000345F1"/>
    <w:rsid w:val="0003461A"/>
    <w:rsid w:val="00034740"/>
    <w:rsid w:val="00034A5C"/>
    <w:rsid w:val="00035118"/>
    <w:rsid w:val="0003597A"/>
    <w:rsid w:val="000359AC"/>
    <w:rsid w:val="00035D75"/>
    <w:rsid w:val="000360BB"/>
    <w:rsid w:val="000360F8"/>
    <w:rsid w:val="000361EA"/>
    <w:rsid w:val="000362D4"/>
    <w:rsid w:val="000364CB"/>
    <w:rsid w:val="000366DE"/>
    <w:rsid w:val="00037076"/>
    <w:rsid w:val="00037388"/>
    <w:rsid w:val="0003752A"/>
    <w:rsid w:val="000375FA"/>
    <w:rsid w:val="000377FB"/>
    <w:rsid w:val="000378D1"/>
    <w:rsid w:val="000378DC"/>
    <w:rsid w:val="00037C47"/>
    <w:rsid w:val="0004055E"/>
    <w:rsid w:val="0004062D"/>
    <w:rsid w:val="00040647"/>
    <w:rsid w:val="00040903"/>
    <w:rsid w:val="00040A42"/>
    <w:rsid w:val="00040A9A"/>
    <w:rsid w:val="00041050"/>
    <w:rsid w:val="0004112D"/>
    <w:rsid w:val="000411F7"/>
    <w:rsid w:val="0004161F"/>
    <w:rsid w:val="000416C0"/>
    <w:rsid w:val="00041B71"/>
    <w:rsid w:val="00041B9D"/>
    <w:rsid w:val="00041D5E"/>
    <w:rsid w:val="000422A0"/>
    <w:rsid w:val="000422B1"/>
    <w:rsid w:val="00042378"/>
    <w:rsid w:val="000423E0"/>
    <w:rsid w:val="000425F9"/>
    <w:rsid w:val="0004260B"/>
    <w:rsid w:val="00042760"/>
    <w:rsid w:val="00042796"/>
    <w:rsid w:val="00042ACA"/>
    <w:rsid w:val="00042D4E"/>
    <w:rsid w:val="00043011"/>
    <w:rsid w:val="0004328B"/>
    <w:rsid w:val="00043316"/>
    <w:rsid w:val="0004369E"/>
    <w:rsid w:val="0004378F"/>
    <w:rsid w:val="00043973"/>
    <w:rsid w:val="00043B61"/>
    <w:rsid w:val="00043B77"/>
    <w:rsid w:val="00043CD2"/>
    <w:rsid w:val="00043DFE"/>
    <w:rsid w:val="000440D6"/>
    <w:rsid w:val="00044101"/>
    <w:rsid w:val="000441C1"/>
    <w:rsid w:val="0004420C"/>
    <w:rsid w:val="00044620"/>
    <w:rsid w:val="000449CD"/>
    <w:rsid w:val="00044DC9"/>
    <w:rsid w:val="000450DE"/>
    <w:rsid w:val="000455FE"/>
    <w:rsid w:val="000456FF"/>
    <w:rsid w:val="00045A12"/>
    <w:rsid w:val="00045A7E"/>
    <w:rsid w:val="00045C0C"/>
    <w:rsid w:val="00045C29"/>
    <w:rsid w:val="00045D2A"/>
    <w:rsid w:val="00045F0B"/>
    <w:rsid w:val="000460CE"/>
    <w:rsid w:val="000466EA"/>
    <w:rsid w:val="000467E1"/>
    <w:rsid w:val="00046C4F"/>
    <w:rsid w:val="00046CA1"/>
    <w:rsid w:val="00046E09"/>
    <w:rsid w:val="00046E3B"/>
    <w:rsid w:val="00046F0A"/>
    <w:rsid w:val="00046F29"/>
    <w:rsid w:val="00046F4E"/>
    <w:rsid w:val="0004791C"/>
    <w:rsid w:val="00047A41"/>
    <w:rsid w:val="00047DB4"/>
    <w:rsid w:val="0005014F"/>
    <w:rsid w:val="000501C4"/>
    <w:rsid w:val="000501C5"/>
    <w:rsid w:val="00050248"/>
    <w:rsid w:val="0005033A"/>
    <w:rsid w:val="00050393"/>
    <w:rsid w:val="0005041D"/>
    <w:rsid w:val="0005130D"/>
    <w:rsid w:val="0005142B"/>
    <w:rsid w:val="0005167C"/>
    <w:rsid w:val="0005177D"/>
    <w:rsid w:val="00051B66"/>
    <w:rsid w:val="00051B7B"/>
    <w:rsid w:val="00051D0B"/>
    <w:rsid w:val="00051E93"/>
    <w:rsid w:val="00051EF0"/>
    <w:rsid w:val="00051F3E"/>
    <w:rsid w:val="0005210D"/>
    <w:rsid w:val="000521D4"/>
    <w:rsid w:val="00052367"/>
    <w:rsid w:val="000523D1"/>
    <w:rsid w:val="00052529"/>
    <w:rsid w:val="000525DB"/>
    <w:rsid w:val="000526B6"/>
    <w:rsid w:val="00052825"/>
    <w:rsid w:val="00052A11"/>
    <w:rsid w:val="00052B35"/>
    <w:rsid w:val="00052FF8"/>
    <w:rsid w:val="00053122"/>
    <w:rsid w:val="000532D3"/>
    <w:rsid w:val="00053458"/>
    <w:rsid w:val="0005348A"/>
    <w:rsid w:val="00053515"/>
    <w:rsid w:val="0005351F"/>
    <w:rsid w:val="00053606"/>
    <w:rsid w:val="00053748"/>
    <w:rsid w:val="0005434D"/>
    <w:rsid w:val="000543D8"/>
    <w:rsid w:val="00054530"/>
    <w:rsid w:val="000546D8"/>
    <w:rsid w:val="000546DC"/>
    <w:rsid w:val="00054DBF"/>
    <w:rsid w:val="00055248"/>
    <w:rsid w:val="000554FC"/>
    <w:rsid w:val="00055538"/>
    <w:rsid w:val="000556C1"/>
    <w:rsid w:val="000557E5"/>
    <w:rsid w:val="00055A69"/>
    <w:rsid w:val="00055AEF"/>
    <w:rsid w:val="00055B31"/>
    <w:rsid w:val="00055CB2"/>
    <w:rsid w:val="00055EC0"/>
    <w:rsid w:val="00055EC6"/>
    <w:rsid w:val="00056136"/>
    <w:rsid w:val="0005618D"/>
    <w:rsid w:val="000561C9"/>
    <w:rsid w:val="000563E4"/>
    <w:rsid w:val="0005651D"/>
    <w:rsid w:val="00056818"/>
    <w:rsid w:val="0005682D"/>
    <w:rsid w:val="0005699D"/>
    <w:rsid w:val="00056F6C"/>
    <w:rsid w:val="0005704B"/>
    <w:rsid w:val="000573B8"/>
    <w:rsid w:val="00057517"/>
    <w:rsid w:val="00057663"/>
    <w:rsid w:val="000577D8"/>
    <w:rsid w:val="000578C7"/>
    <w:rsid w:val="000578CC"/>
    <w:rsid w:val="00057C1F"/>
    <w:rsid w:val="00057DDB"/>
    <w:rsid w:val="00057F45"/>
    <w:rsid w:val="00060345"/>
    <w:rsid w:val="000608D1"/>
    <w:rsid w:val="000608F2"/>
    <w:rsid w:val="00060911"/>
    <w:rsid w:val="00060A39"/>
    <w:rsid w:val="00060E24"/>
    <w:rsid w:val="00061093"/>
    <w:rsid w:val="00061164"/>
    <w:rsid w:val="00061764"/>
    <w:rsid w:val="00061A2E"/>
    <w:rsid w:val="00061B97"/>
    <w:rsid w:val="00061BC7"/>
    <w:rsid w:val="00061C31"/>
    <w:rsid w:val="00061EE3"/>
    <w:rsid w:val="00061F1E"/>
    <w:rsid w:val="00061F2C"/>
    <w:rsid w:val="000622FB"/>
    <w:rsid w:val="0006234B"/>
    <w:rsid w:val="000624DD"/>
    <w:rsid w:val="00062CBA"/>
    <w:rsid w:val="00062CF0"/>
    <w:rsid w:val="00062D0D"/>
    <w:rsid w:val="00062D29"/>
    <w:rsid w:val="00062FA6"/>
    <w:rsid w:val="0006317B"/>
    <w:rsid w:val="000632DC"/>
    <w:rsid w:val="000633A1"/>
    <w:rsid w:val="000633D9"/>
    <w:rsid w:val="00063605"/>
    <w:rsid w:val="00063812"/>
    <w:rsid w:val="00063958"/>
    <w:rsid w:val="00063B61"/>
    <w:rsid w:val="00063BE7"/>
    <w:rsid w:val="00063DAA"/>
    <w:rsid w:val="00063E0C"/>
    <w:rsid w:val="00064453"/>
    <w:rsid w:val="000648BA"/>
    <w:rsid w:val="00064D3E"/>
    <w:rsid w:val="00064F76"/>
    <w:rsid w:val="00064F7B"/>
    <w:rsid w:val="00064FD8"/>
    <w:rsid w:val="00065078"/>
    <w:rsid w:val="00065470"/>
    <w:rsid w:val="00065663"/>
    <w:rsid w:val="0006570C"/>
    <w:rsid w:val="00065C10"/>
    <w:rsid w:val="00065CEE"/>
    <w:rsid w:val="00065E3B"/>
    <w:rsid w:val="0006632B"/>
    <w:rsid w:val="0006633F"/>
    <w:rsid w:val="000663B9"/>
    <w:rsid w:val="0006663A"/>
    <w:rsid w:val="00066778"/>
    <w:rsid w:val="00066785"/>
    <w:rsid w:val="000669AB"/>
    <w:rsid w:val="000669CF"/>
    <w:rsid w:val="00066D52"/>
    <w:rsid w:val="00067036"/>
    <w:rsid w:val="0006712D"/>
    <w:rsid w:val="000671AA"/>
    <w:rsid w:val="00067412"/>
    <w:rsid w:val="000675D9"/>
    <w:rsid w:val="0006777B"/>
    <w:rsid w:val="0006784F"/>
    <w:rsid w:val="000678B9"/>
    <w:rsid w:val="000678CB"/>
    <w:rsid w:val="000678D4"/>
    <w:rsid w:val="00067BEF"/>
    <w:rsid w:val="00067C2B"/>
    <w:rsid w:val="00067DE9"/>
    <w:rsid w:val="00067E10"/>
    <w:rsid w:val="000700FF"/>
    <w:rsid w:val="000704A0"/>
    <w:rsid w:val="00070694"/>
    <w:rsid w:val="000707D1"/>
    <w:rsid w:val="000707EE"/>
    <w:rsid w:val="00070890"/>
    <w:rsid w:val="00070D7C"/>
    <w:rsid w:val="00071067"/>
    <w:rsid w:val="00071072"/>
    <w:rsid w:val="0007115A"/>
    <w:rsid w:val="000715E4"/>
    <w:rsid w:val="00071768"/>
    <w:rsid w:val="0007179A"/>
    <w:rsid w:val="000719A9"/>
    <w:rsid w:val="000719F9"/>
    <w:rsid w:val="00071BB9"/>
    <w:rsid w:val="00071E80"/>
    <w:rsid w:val="000724E6"/>
    <w:rsid w:val="00072632"/>
    <w:rsid w:val="000726D7"/>
    <w:rsid w:val="00072978"/>
    <w:rsid w:val="00072B63"/>
    <w:rsid w:val="00072DD0"/>
    <w:rsid w:val="00072F02"/>
    <w:rsid w:val="00072FB5"/>
    <w:rsid w:val="00073328"/>
    <w:rsid w:val="0007332B"/>
    <w:rsid w:val="0007348F"/>
    <w:rsid w:val="000734E2"/>
    <w:rsid w:val="000737B4"/>
    <w:rsid w:val="00073882"/>
    <w:rsid w:val="000738DA"/>
    <w:rsid w:val="00073C5F"/>
    <w:rsid w:val="00073CE4"/>
    <w:rsid w:val="00073EA4"/>
    <w:rsid w:val="000740F3"/>
    <w:rsid w:val="0007416C"/>
    <w:rsid w:val="00074231"/>
    <w:rsid w:val="0007433B"/>
    <w:rsid w:val="00074340"/>
    <w:rsid w:val="000745EF"/>
    <w:rsid w:val="000747B5"/>
    <w:rsid w:val="00074BA2"/>
    <w:rsid w:val="00074FE3"/>
    <w:rsid w:val="0007551A"/>
    <w:rsid w:val="0007556E"/>
    <w:rsid w:val="000757AD"/>
    <w:rsid w:val="000759C8"/>
    <w:rsid w:val="00075B93"/>
    <w:rsid w:val="00075EE4"/>
    <w:rsid w:val="00075FE6"/>
    <w:rsid w:val="000763A4"/>
    <w:rsid w:val="000764CC"/>
    <w:rsid w:val="0007655B"/>
    <w:rsid w:val="00076585"/>
    <w:rsid w:val="000769AC"/>
    <w:rsid w:val="00076AC5"/>
    <w:rsid w:val="00076B7F"/>
    <w:rsid w:val="00076E57"/>
    <w:rsid w:val="00077606"/>
    <w:rsid w:val="0007770A"/>
    <w:rsid w:val="00077B13"/>
    <w:rsid w:val="00077D15"/>
    <w:rsid w:val="00077D79"/>
    <w:rsid w:val="00077E46"/>
    <w:rsid w:val="00080017"/>
    <w:rsid w:val="0008014E"/>
    <w:rsid w:val="00080527"/>
    <w:rsid w:val="00080556"/>
    <w:rsid w:val="00080669"/>
    <w:rsid w:val="00080672"/>
    <w:rsid w:val="00080B15"/>
    <w:rsid w:val="00080CE3"/>
    <w:rsid w:val="00080E7B"/>
    <w:rsid w:val="00080EFF"/>
    <w:rsid w:val="00080FD3"/>
    <w:rsid w:val="00080FF2"/>
    <w:rsid w:val="00081026"/>
    <w:rsid w:val="000812A3"/>
    <w:rsid w:val="00081401"/>
    <w:rsid w:val="00081AEB"/>
    <w:rsid w:val="00081DF1"/>
    <w:rsid w:val="00081ECA"/>
    <w:rsid w:val="00081F08"/>
    <w:rsid w:val="00081F40"/>
    <w:rsid w:val="00082148"/>
    <w:rsid w:val="00082181"/>
    <w:rsid w:val="00082236"/>
    <w:rsid w:val="0008240C"/>
    <w:rsid w:val="0008248E"/>
    <w:rsid w:val="00082821"/>
    <w:rsid w:val="000828FD"/>
    <w:rsid w:val="00082941"/>
    <w:rsid w:val="00082967"/>
    <w:rsid w:val="00082A15"/>
    <w:rsid w:val="00082A74"/>
    <w:rsid w:val="00082AFA"/>
    <w:rsid w:val="00082F25"/>
    <w:rsid w:val="0008320A"/>
    <w:rsid w:val="000838D6"/>
    <w:rsid w:val="00083A3B"/>
    <w:rsid w:val="00083B72"/>
    <w:rsid w:val="00083CA4"/>
    <w:rsid w:val="00083E38"/>
    <w:rsid w:val="00083EE6"/>
    <w:rsid w:val="00083F2C"/>
    <w:rsid w:val="00083F66"/>
    <w:rsid w:val="0008402D"/>
    <w:rsid w:val="00084041"/>
    <w:rsid w:val="00084202"/>
    <w:rsid w:val="000848A9"/>
    <w:rsid w:val="000849B0"/>
    <w:rsid w:val="00084A78"/>
    <w:rsid w:val="00084AD3"/>
    <w:rsid w:val="00084F2D"/>
    <w:rsid w:val="0008508B"/>
    <w:rsid w:val="0008509B"/>
    <w:rsid w:val="0008510A"/>
    <w:rsid w:val="0008512B"/>
    <w:rsid w:val="00085224"/>
    <w:rsid w:val="00085230"/>
    <w:rsid w:val="00085398"/>
    <w:rsid w:val="000853FE"/>
    <w:rsid w:val="00085568"/>
    <w:rsid w:val="00085980"/>
    <w:rsid w:val="00085C6E"/>
    <w:rsid w:val="00085DA6"/>
    <w:rsid w:val="00085E51"/>
    <w:rsid w:val="0008650A"/>
    <w:rsid w:val="00086757"/>
    <w:rsid w:val="000868EE"/>
    <w:rsid w:val="00086B50"/>
    <w:rsid w:val="00086C70"/>
    <w:rsid w:val="00086EF1"/>
    <w:rsid w:val="00087226"/>
    <w:rsid w:val="000875B5"/>
    <w:rsid w:val="000877E1"/>
    <w:rsid w:val="00087814"/>
    <w:rsid w:val="00087989"/>
    <w:rsid w:val="00087BDE"/>
    <w:rsid w:val="00087F06"/>
    <w:rsid w:val="00087F09"/>
    <w:rsid w:val="00087F28"/>
    <w:rsid w:val="0009061B"/>
    <w:rsid w:val="00090D84"/>
    <w:rsid w:val="00090E8A"/>
    <w:rsid w:val="00090EFE"/>
    <w:rsid w:val="00090FD6"/>
    <w:rsid w:val="000910E2"/>
    <w:rsid w:val="000914EC"/>
    <w:rsid w:val="000916B2"/>
    <w:rsid w:val="00091AD2"/>
    <w:rsid w:val="00091FCD"/>
    <w:rsid w:val="0009200E"/>
    <w:rsid w:val="000922B6"/>
    <w:rsid w:val="00092357"/>
    <w:rsid w:val="00092481"/>
    <w:rsid w:val="00092C03"/>
    <w:rsid w:val="00092D24"/>
    <w:rsid w:val="00093016"/>
    <w:rsid w:val="000931FA"/>
    <w:rsid w:val="00093392"/>
    <w:rsid w:val="00093481"/>
    <w:rsid w:val="0009393C"/>
    <w:rsid w:val="0009396B"/>
    <w:rsid w:val="00093A5E"/>
    <w:rsid w:val="00093AEF"/>
    <w:rsid w:val="00093CF5"/>
    <w:rsid w:val="00093D49"/>
    <w:rsid w:val="00093F7B"/>
    <w:rsid w:val="00094119"/>
    <w:rsid w:val="00094244"/>
    <w:rsid w:val="00094468"/>
    <w:rsid w:val="000947A4"/>
    <w:rsid w:val="000948CC"/>
    <w:rsid w:val="00094947"/>
    <w:rsid w:val="000949CC"/>
    <w:rsid w:val="00094A37"/>
    <w:rsid w:val="00094CEE"/>
    <w:rsid w:val="0009507F"/>
    <w:rsid w:val="0009518F"/>
    <w:rsid w:val="000951B9"/>
    <w:rsid w:val="00095224"/>
    <w:rsid w:val="00095294"/>
    <w:rsid w:val="000954EA"/>
    <w:rsid w:val="00095538"/>
    <w:rsid w:val="000956F2"/>
    <w:rsid w:val="0009574A"/>
    <w:rsid w:val="00095966"/>
    <w:rsid w:val="0009599E"/>
    <w:rsid w:val="00095E25"/>
    <w:rsid w:val="00095E3B"/>
    <w:rsid w:val="00095F0B"/>
    <w:rsid w:val="00096253"/>
    <w:rsid w:val="000962B0"/>
    <w:rsid w:val="000962D2"/>
    <w:rsid w:val="0009664C"/>
    <w:rsid w:val="00096828"/>
    <w:rsid w:val="000968AD"/>
    <w:rsid w:val="0009691D"/>
    <w:rsid w:val="00096B58"/>
    <w:rsid w:val="00096C40"/>
    <w:rsid w:val="00096F1F"/>
    <w:rsid w:val="00096F85"/>
    <w:rsid w:val="00097268"/>
    <w:rsid w:val="0009746D"/>
    <w:rsid w:val="00097613"/>
    <w:rsid w:val="000979BC"/>
    <w:rsid w:val="00097A53"/>
    <w:rsid w:val="00097C50"/>
    <w:rsid w:val="00097C54"/>
    <w:rsid w:val="00097DE7"/>
    <w:rsid w:val="000A0176"/>
    <w:rsid w:val="000A01D2"/>
    <w:rsid w:val="000A0470"/>
    <w:rsid w:val="000A051A"/>
    <w:rsid w:val="000A08DA"/>
    <w:rsid w:val="000A0AA5"/>
    <w:rsid w:val="000A0CE5"/>
    <w:rsid w:val="000A0D89"/>
    <w:rsid w:val="000A100B"/>
    <w:rsid w:val="000A108C"/>
    <w:rsid w:val="000A1477"/>
    <w:rsid w:val="000A1495"/>
    <w:rsid w:val="000A15D6"/>
    <w:rsid w:val="000A1AB6"/>
    <w:rsid w:val="000A1BFA"/>
    <w:rsid w:val="000A2132"/>
    <w:rsid w:val="000A23C2"/>
    <w:rsid w:val="000A24CF"/>
    <w:rsid w:val="000A25AF"/>
    <w:rsid w:val="000A2767"/>
    <w:rsid w:val="000A27F4"/>
    <w:rsid w:val="000A28AD"/>
    <w:rsid w:val="000A291B"/>
    <w:rsid w:val="000A2A76"/>
    <w:rsid w:val="000A2A7E"/>
    <w:rsid w:val="000A2B92"/>
    <w:rsid w:val="000A2CC9"/>
    <w:rsid w:val="000A2D28"/>
    <w:rsid w:val="000A2E47"/>
    <w:rsid w:val="000A2ED4"/>
    <w:rsid w:val="000A345D"/>
    <w:rsid w:val="000A34E5"/>
    <w:rsid w:val="000A3530"/>
    <w:rsid w:val="000A35D1"/>
    <w:rsid w:val="000A38DD"/>
    <w:rsid w:val="000A39EC"/>
    <w:rsid w:val="000A3A4E"/>
    <w:rsid w:val="000A3D4A"/>
    <w:rsid w:val="000A3E19"/>
    <w:rsid w:val="000A41E9"/>
    <w:rsid w:val="000A4413"/>
    <w:rsid w:val="000A44A8"/>
    <w:rsid w:val="000A460B"/>
    <w:rsid w:val="000A479C"/>
    <w:rsid w:val="000A4851"/>
    <w:rsid w:val="000A4883"/>
    <w:rsid w:val="000A48F8"/>
    <w:rsid w:val="000A4B1A"/>
    <w:rsid w:val="000A4CDF"/>
    <w:rsid w:val="000A5173"/>
    <w:rsid w:val="000A52E9"/>
    <w:rsid w:val="000A5562"/>
    <w:rsid w:val="000A56D1"/>
    <w:rsid w:val="000A5A92"/>
    <w:rsid w:val="000A5BB0"/>
    <w:rsid w:val="000A5CB6"/>
    <w:rsid w:val="000A5D3C"/>
    <w:rsid w:val="000A630C"/>
    <w:rsid w:val="000A6459"/>
    <w:rsid w:val="000A64A7"/>
    <w:rsid w:val="000A651C"/>
    <w:rsid w:val="000A65B8"/>
    <w:rsid w:val="000A65BB"/>
    <w:rsid w:val="000A6B3E"/>
    <w:rsid w:val="000A70A9"/>
    <w:rsid w:val="000A78F4"/>
    <w:rsid w:val="000A7D64"/>
    <w:rsid w:val="000A7E18"/>
    <w:rsid w:val="000A7F91"/>
    <w:rsid w:val="000A7FCA"/>
    <w:rsid w:val="000B00EB"/>
    <w:rsid w:val="000B0183"/>
    <w:rsid w:val="000B02A9"/>
    <w:rsid w:val="000B0642"/>
    <w:rsid w:val="000B0AAC"/>
    <w:rsid w:val="000B0E93"/>
    <w:rsid w:val="000B1024"/>
    <w:rsid w:val="000B1232"/>
    <w:rsid w:val="000B13D8"/>
    <w:rsid w:val="000B181B"/>
    <w:rsid w:val="000B18B1"/>
    <w:rsid w:val="000B1A90"/>
    <w:rsid w:val="000B1DC1"/>
    <w:rsid w:val="000B1E41"/>
    <w:rsid w:val="000B1E52"/>
    <w:rsid w:val="000B1F73"/>
    <w:rsid w:val="000B1FC4"/>
    <w:rsid w:val="000B2385"/>
    <w:rsid w:val="000B2558"/>
    <w:rsid w:val="000B2826"/>
    <w:rsid w:val="000B29B3"/>
    <w:rsid w:val="000B2A2D"/>
    <w:rsid w:val="000B2A5F"/>
    <w:rsid w:val="000B2C71"/>
    <w:rsid w:val="000B2D9A"/>
    <w:rsid w:val="000B2EB9"/>
    <w:rsid w:val="000B2FE4"/>
    <w:rsid w:val="000B349E"/>
    <w:rsid w:val="000B3596"/>
    <w:rsid w:val="000B361C"/>
    <w:rsid w:val="000B3627"/>
    <w:rsid w:val="000B3A0C"/>
    <w:rsid w:val="000B3BEE"/>
    <w:rsid w:val="000B3BF3"/>
    <w:rsid w:val="000B3E67"/>
    <w:rsid w:val="000B3F60"/>
    <w:rsid w:val="000B417D"/>
    <w:rsid w:val="000B422B"/>
    <w:rsid w:val="000B44B7"/>
    <w:rsid w:val="000B48EF"/>
    <w:rsid w:val="000B4A0E"/>
    <w:rsid w:val="000B4E77"/>
    <w:rsid w:val="000B57E9"/>
    <w:rsid w:val="000B5D89"/>
    <w:rsid w:val="000B5E07"/>
    <w:rsid w:val="000B5E0E"/>
    <w:rsid w:val="000B5EDA"/>
    <w:rsid w:val="000B6097"/>
    <w:rsid w:val="000B6385"/>
    <w:rsid w:val="000B6895"/>
    <w:rsid w:val="000B6DAA"/>
    <w:rsid w:val="000B6DB0"/>
    <w:rsid w:val="000B6E7C"/>
    <w:rsid w:val="000B7413"/>
    <w:rsid w:val="000B76B8"/>
    <w:rsid w:val="000B76CE"/>
    <w:rsid w:val="000B7BF8"/>
    <w:rsid w:val="000B7F61"/>
    <w:rsid w:val="000B7FAE"/>
    <w:rsid w:val="000C00B2"/>
    <w:rsid w:val="000C03AF"/>
    <w:rsid w:val="000C03F9"/>
    <w:rsid w:val="000C0595"/>
    <w:rsid w:val="000C05E6"/>
    <w:rsid w:val="000C0C4F"/>
    <w:rsid w:val="000C0E61"/>
    <w:rsid w:val="000C1021"/>
    <w:rsid w:val="000C1045"/>
    <w:rsid w:val="000C12A3"/>
    <w:rsid w:val="000C1387"/>
    <w:rsid w:val="000C13FF"/>
    <w:rsid w:val="000C1462"/>
    <w:rsid w:val="000C15CA"/>
    <w:rsid w:val="000C15F7"/>
    <w:rsid w:val="000C18B1"/>
    <w:rsid w:val="000C192F"/>
    <w:rsid w:val="000C19A8"/>
    <w:rsid w:val="000C1AC0"/>
    <w:rsid w:val="000C1C77"/>
    <w:rsid w:val="000C1E8A"/>
    <w:rsid w:val="000C1FE6"/>
    <w:rsid w:val="000C2292"/>
    <w:rsid w:val="000C231C"/>
    <w:rsid w:val="000C232C"/>
    <w:rsid w:val="000C2614"/>
    <w:rsid w:val="000C269C"/>
    <w:rsid w:val="000C271D"/>
    <w:rsid w:val="000C2C11"/>
    <w:rsid w:val="000C2D51"/>
    <w:rsid w:val="000C2E25"/>
    <w:rsid w:val="000C2F00"/>
    <w:rsid w:val="000C2F2D"/>
    <w:rsid w:val="000C2F9D"/>
    <w:rsid w:val="000C3412"/>
    <w:rsid w:val="000C35BE"/>
    <w:rsid w:val="000C3701"/>
    <w:rsid w:val="000C3791"/>
    <w:rsid w:val="000C37AD"/>
    <w:rsid w:val="000C398B"/>
    <w:rsid w:val="000C3B4A"/>
    <w:rsid w:val="000C3B87"/>
    <w:rsid w:val="000C3ECD"/>
    <w:rsid w:val="000C3EF0"/>
    <w:rsid w:val="000C475F"/>
    <w:rsid w:val="000C49CA"/>
    <w:rsid w:val="000C4A3E"/>
    <w:rsid w:val="000C4ADC"/>
    <w:rsid w:val="000C4C64"/>
    <w:rsid w:val="000C4F09"/>
    <w:rsid w:val="000C50C1"/>
    <w:rsid w:val="000C52F5"/>
    <w:rsid w:val="000C5627"/>
    <w:rsid w:val="000C5832"/>
    <w:rsid w:val="000C58C8"/>
    <w:rsid w:val="000C58DA"/>
    <w:rsid w:val="000C5A48"/>
    <w:rsid w:val="000C5C99"/>
    <w:rsid w:val="000C5F64"/>
    <w:rsid w:val="000C60E4"/>
    <w:rsid w:val="000C619C"/>
    <w:rsid w:val="000C67FB"/>
    <w:rsid w:val="000C6AE0"/>
    <w:rsid w:val="000C6C89"/>
    <w:rsid w:val="000C6E11"/>
    <w:rsid w:val="000C6EA1"/>
    <w:rsid w:val="000C6F37"/>
    <w:rsid w:val="000C7133"/>
    <w:rsid w:val="000C7687"/>
    <w:rsid w:val="000C7842"/>
    <w:rsid w:val="000C7CF8"/>
    <w:rsid w:val="000C7DA3"/>
    <w:rsid w:val="000C7EBD"/>
    <w:rsid w:val="000D0269"/>
    <w:rsid w:val="000D03BD"/>
    <w:rsid w:val="000D03EB"/>
    <w:rsid w:val="000D0542"/>
    <w:rsid w:val="000D0838"/>
    <w:rsid w:val="000D08B3"/>
    <w:rsid w:val="000D09A3"/>
    <w:rsid w:val="000D0B03"/>
    <w:rsid w:val="000D0CCC"/>
    <w:rsid w:val="000D0FF7"/>
    <w:rsid w:val="000D1002"/>
    <w:rsid w:val="000D1162"/>
    <w:rsid w:val="000D123D"/>
    <w:rsid w:val="000D1447"/>
    <w:rsid w:val="000D1744"/>
    <w:rsid w:val="000D1B22"/>
    <w:rsid w:val="000D1BEE"/>
    <w:rsid w:val="000D23A8"/>
    <w:rsid w:val="000D23E0"/>
    <w:rsid w:val="000D246C"/>
    <w:rsid w:val="000D246E"/>
    <w:rsid w:val="000D2636"/>
    <w:rsid w:val="000D281F"/>
    <w:rsid w:val="000D2922"/>
    <w:rsid w:val="000D2B15"/>
    <w:rsid w:val="000D2C00"/>
    <w:rsid w:val="000D2C2F"/>
    <w:rsid w:val="000D2CC7"/>
    <w:rsid w:val="000D2D29"/>
    <w:rsid w:val="000D2F90"/>
    <w:rsid w:val="000D3044"/>
    <w:rsid w:val="000D33F0"/>
    <w:rsid w:val="000D36FE"/>
    <w:rsid w:val="000D37D8"/>
    <w:rsid w:val="000D3882"/>
    <w:rsid w:val="000D3A75"/>
    <w:rsid w:val="000D3BAE"/>
    <w:rsid w:val="000D3C64"/>
    <w:rsid w:val="000D4498"/>
    <w:rsid w:val="000D480C"/>
    <w:rsid w:val="000D4983"/>
    <w:rsid w:val="000D49EA"/>
    <w:rsid w:val="000D4BA4"/>
    <w:rsid w:val="000D4C0B"/>
    <w:rsid w:val="000D4F5B"/>
    <w:rsid w:val="000D51BE"/>
    <w:rsid w:val="000D520A"/>
    <w:rsid w:val="000D537D"/>
    <w:rsid w:val="000D573C"/>
    <w:rsid w:val="000D5980"/>
    <w:rsid w:val="000D5B5E"/>
    <w:rsid w:val="000D5B94"/>
    <w:rsid w:val="000D5E17"/>
    <w:rsid w:val="000D5E1E"/>
    <w:rsid w:val="000D5F40"/>
    <w:rsid w:val="000D6131"/>
    <w:rsid w:val="000D6514"/>
    <w:rsid w:val="000D660D"/>
    <w:rsid w:val="000D6C61"/>
    <w:rsid w:val="000D6CD8"/>
    <w:rsid w:val="000D6DC6"/>
    <w:rsid w:val="000D70F0"/>
    <w:rsid w:val="000D74C4"/>
    <w:rsid w:val="000D7601"/>
    <w:rsid w:val="000D7677"/>
    <w:rsid w:val="000D7884"/>
    <w:rsid w:val="000D7970"/>
    <w:rsid w:val="000D79B3"/>
    <w:rsid w:val="000D7A45"/>
    <w:rsid w:val="000E03F7"/>
    <w:rsid w:val="000E044A"/>
    <w:rsid w:val="000E0529"/>
    <w:rsid w:val="000E08A3"/>
    <w:rsid w:val="000E094B"/>
    <w:rsid w:val="000E0A12"/>
    <w:rsid w:val="000E0A6F"/>
    <w:rsid w:val="000E0AE0"/>
    <w:rsid w:val="000E0B92"/>
    <w:rsid w:val="000E0CAD"/>
    <w:rsid w:val="000E0D96"/>
    <w:rsid w:val="000E0DB8"/>
    <w:rsid w:val="000E104E"/>
    <w:rsid w:val="000E1749"/>
    <w:rsid w:val="000E1B5C"/>
    <w:rsid w:val="000E1C6B"/>
    <w:rsid w:val="000E1F81"/>
    <w:rsid w:val="000E1FD8"/>
    <w:rsid w:val="000E2130"/>
    <w:rsid w:val="000E2227"/>
    <w:rsid w:val="000E2231"/>
    <w:rsid w:val="000E2722"/>
    <w:rsid w:val="000E273C"/>
    <w:rsid w:val="000E27EA"/>
    <w:rsid w:val="000E2C1C"/>
    <w:rsid w:val="000E37F8"/>
    <w:rsid w:val="000E3A62"/>
    <w:rsid w:val="000E3DB9"/>
    <w:rsid w:val="000E4024"/>
    <w:rsid w:val="000E4229"/>
    <w:rsid w:val="000E4578"/>
    <w:rsid w:val="000E486A"/>
    <w:rsid w:val="000E4E02"/>
    <w:rsid w:val="000E4E15"/>
    <w:rsid w:val="000E52F7"/>
    <w:rsid w:val="000E5391"/>
    <w:rsid w:val="000E5538"/>
    <w:rsid w:val="000E5688"/>
    <w:rsid w:val="000E569D"/>
    <w:rsid w:val="000E5784"/>
    <w:rsid w:val="000E5C2F"/>
    <w:rsid w:val="000E5C37"/>
    <w:rsid w:val="000E5D5D"/>
    <w:rsid w:val="000E60EC"/>
    <w:rsid w:val="000E6105"/>
    <w:rsid w:val="000E6109"/>
    <w:rsid w:val="000E6254"/>
    <w:rsid w:val="000E6344"/>
    <w:rsid w:val="000E64D6"/>
    <w:rsid w:val="000E6692"/>
    <w:rsid w:val="000E669B"/>
    <w:rsid w:val="000E69A0"/>
    <w:rsid w:val="000E6A85"/>
    <w:rsid w:val="000E6B5A"/>
    <w:rsid w:val="000E6C06"/>
    <w:rsid w:val="000E6C72"/>
    <w:rsid w:val="000E6D85"/>
    <w:rsid w:val="000E6DE2"/>
    <w:rsid w:val="000E6DFB"/>
    <w:rsid w:val="000E6E36"/>
    <w:rsid w:val="000E6EA0"/>
    <w:rsid w:val="000E70F2"/>
    <w:rsid w:val="000E71E9"/>
    <w:rsid w:val="000E72EF"/>
    <w:rsid w:val="000E73E8"/>
    <w:rsid w:val="000E74C2"/>
    <w:rsid w:val="000E7579"/>
    <w:rsid w:val="000E79F2"/>
    <w:rsid w:val="000E7DC1"/>
    <w:rsid w:val="000F0115"/>
    <w:rsid w:val="000F018E"/>
    <w:rsid w:val="000F0217"/>
    <w:rsid w:val="000F0338"/>
    <w:rsid w:val="000F0394"/>
    <w:rsid w:val="000F0516"/>
    <w:rsid w:val="000F0592"/>
    <w:rsid w:val="000F061D"/>
    <w:rsid w:val="000F092C"/>
    <w:rsid w:val="000F0B3D"/>
    <w:rsid w:val="000F0C64"/>
    <w:rsid w:val="000F0ED9"/>
    <w:rsid w:val="000F0F5D"/>
    <w:rsid w:val="000F1265"/>
    <w:rsid w:val="000F1380"/>
    <w:rsid w:val="000F14CD"/>
    <w:rsid w:val="000F156F"/>
    <w:rsid w:val="000F18FB"/>
    <w:rsid w:val="000F1AC6"/>
    <w:rsid w:val="000F1BAE"/>
    <w:rsid w:val="000F2269"/>
    <w:rsid w:val="000F2AB2"/>
    <w:rsid w:val="000F2CA9"/>
    <w:rsid w:val="000F2CEF"/>
    <w:rsid w:val="000F314E"/>
    <w:rsid w:val="000F316A"/>
    <w:rsid w:val="000F3564"/>
    <w:rsid w:val="000F386E"/>
    <w:rsid w:val="000F3A32"/>
    <w:rsid w:val="000F3B60"/>
    <w:rsid w:val="000F3BB1"/>
    <w:rsid w:val="000F3E38"/>
    <w:rsid w:val="000F47CD"/>
    <w:rsid w:val="000F4965"/>
    <w:rsid w:val="000F496E"/>
    <w:rsid w:val="000F49C1"/>
    <w:rsid w:val="000F52E5"/>
    <w:rsid w:val="000F5601"/>
    <w:rsid w:val="000F5B97"/>
    <w:rsid w:val="000F5E7F"/>
    <w:rsid w:val="000F6038"/>
    <w:rsid w:val="000F6099"/>
    <w:rsid w:val="000F674D"/>
    <w:rsid w:val="000F6A91"/>
    <w:rsid w:val="000F6B5B"/>
    <w:rsid w:val="000F6C94"/>
    <w:rsid w:val="000F71A9"/>
    <w:rsid w:val="000F73A5"/>
    <w:rsid w:val="000F73C3"/>
    <w:rsid w:val="000F7AFF"/>
    <w:rsid w:val="000F7F15"/>
    <w:rsid w:val="001000E4"/>
    <w:rsid w:val="0010049E"/>
    <w:rsid w:val="00100513"/>
    <w:rsid w:val="0010057D"/>
    <w:rsid w:val="00100954"/>
    <w:rsid w:val="00100A28"/>
    <w:rsid w:val="00100E21"/>
    <w:rsid w:val="0010145C"/>
    <w:rsid w:val="0010150B"/>
    <w:rsid w:val="0010194F"/>
    <w:rsid w:val="00101B34"/>
    <w:rsid w:val="00101B87"/>
    <w:rsid w:val="00101D39"/>
    <w:rsid w:val="00101F73"/>
    <w:rsid w:val="00101FB7"/>
    <w:rsid w:val="0010229B"/>
    <w:rsid w:val="001022B2"/>
    <w:rsid w:val="0010258D"/>
    <w:rsid w:val="001025E5"/>
    <w:rsid w:val="001026DB"/>
    <w:rsid w:val="001027A2"/>
    <w:rsid w:val="001027AF"/>
    <w:rsid w:val="00102BE0"/>
    <w:rsid w:val="00102F91"/>
    <w:rsid w:val="001030A6"/>
    <w:rsid w:val="001032B6"/>
    <w:rsid w:val="001036B4"/>
    <w:rsid w:val="001036D8"/>
    <w:rsid w:val="001036F2"/>
    <w:rsid w:val="00103737"/>
    <w:rsid w:val="00103758"/>
    <w:rsid w:val="001039F7"/>
    <w:rsid w:val="00103BC4"/>
    <w:rsid w:val="00103C5F"/>
    <w:rsid w:val="001040EA"/>
    <w:rsid w:val="001041CC"/>
    <w:rsid w:val="00104216"/>
    <w:rsid w:val="001045F9"/>
    <w:rsid w:val="00104927"/>
    <w:rsid w:val="00104A8C"/>
    <w:rsid w:val="00104CBF"/>
    <w:rsid w:val="00104DF9"/>
    <w:rsid w:val="001051D3"/>
    <w:rsid w:val="00105204"/>
    <w:rsid w:val="0010522D"/>
    <w:rsid w:val="0010541C"/>
    <w:rsid w:val="001054B2"/>
    <w:rsid w:val="00105554"/>
    <w:rsid w:val="00105585"/>
    <w:rsid w:val="001055B1"/>
    <w:rsid w:val="00105810"/>
    <w:rsid w:val="00105AC1"/>
    <w:rsid w:val="00105AF4"/>
    <w:rsid w:val="00105B07"/>
    <w:rsid w:val="00105BB5"/>
    <w:rsid w:val="00105E17"/>
    <w:rsid w:val="00105F5A"/>
    <w:rsid w:val="0010604F"/>
    <w:rsid w:val="00106090"/>
    <w:rsid w:val="00106519"/>
    <w:rsid w:val="00106626"/>
    <w:rsid w:val="00106A01"/>
    <w:rsid w:val="00106A98"/>
    <w:rsid w:val="00106D63"/>
    <w:rsid w:val="00106D64"/>
    <w:rsid w:val="00106E5A"/>
    <w:rsid w:val="0010783D"/>
    <w:rsid w:val="0010786F"/>
    <w:rsid w:val="0010797F"/>
    <w:rsid w:val="00107A95"/>
    <w:rsid w:val="00107AFC"/>
    <w:rsid w:val="00107E61"/>
    <w:rsid w:val="00107EE1"/>
    <w:rsid w:val="00107F13"/>
    <w:rsid w:val="00107F7F"/>
    <w:rsid w:val="00110010"/>
    <w:rsid w:val="00110141"/>
    <w:rsid w:val="001101BD"/>
    <w:rsid w:val="00110252"/>
    <w:rsid w:val="001102B4"/>
    <w:rsid w:val="0011031C"/>
    <w:rsid w:val="00110532"/>
    <w:rsid w:val="00110604"/>
    <w:rsid w:val="0011060B"/>
    <w:rsid w:val="001106B7"/>
    <w:rsid w:val="00110930"/>
    <w:rsid w:val="001109B0"/>
    <w:rsid w:val="00110B8A"/>
    <w:rsid w:val="00110D1E"/>
    <w:rsid w:val="00110D94"/>
    <w:rsid w:val="00110E39"/>
    <w:rsid w:val="00110E8C"/>
    <w:rsid w:val="00111130"/>
    <w:rsid w:val="00111256"/>
    <w:rsid w:val="001113EE"/>
    <w:rsid w:val="001116BF"/>
    <w:rsid w:val="00111C69"/>
    <w:rsid w:val="00111DB5"/>
    <w:rsid w:val="00112062"/>
    <w:rsid w:val="001120F5"/>
    <w:rsid w:val="00112154"/>
    <w:rsid w:val="00112176"/>
    <w:rsid w:val="0011237F"/>
    <w:rsid w:val="00112486"/>
    <w:rsid w:val="00112586"/>
    <w:rsid w:val="001127BC"/>
    <w:rsid w:val="00112A50"/>
    <w:rsid w:val="00112D4C"/>
    <w:rsid w:val="0011327B"/>
    <w:rsid w:val="0011327C"/>
    <w:rsid w:val="001134F3"/>
    <w:rsid w:val="0011427D"/>
    <w:rsid w:val="0011448A"/>
    <w:rsid w:val="00114685"/>
    <w:rsid w:val="00114743"/>
    <w:rsid w:val="00114A22"/>
    <w:rsid w:val="00114BB3"/>
    <w:rsid w:val="00114BEB"/>
    <w:rsid w:val="00114C2B"/>
    <w:rsid w:val="00114CE4"/>
    <w:rsid w:val="00114D69"/>
    <w:rsid w:val="00114F5D"/>
    <w:rsid w:val="00115225"/>
    <w:rsid w:val="0011543D"/>
    <w:rsid w:val="0011584E"/>
    <w:rsid w:val="0011599E"/>
    <w:rsid w:val="00115B5E"/>
    <w:rsid w:val="0011615C"/>
    <w:rsid w:val="00116462"/>
    <w:rsid w:val="00116611"/>
    <w:rsid w:val="0011667B"/>
    <w:rsid w:val="00116733"/>
    <w:rsid w:val="001167B9"/>
    <w:rsid w:val="00116CE6"/>
    <w:rsid w:val="00116CF8"/>
    <w:rsid w:val="00116DB3"/>
    <w:rsid w:val="0011747F"/>
    <w:rsid w:val="001174BE"/>
    <w:rsid w:val="001175E3"/>
    <w:rsid w:val="0011770E"/>
    <w:rsid w:val="00117A1F"/>
    <w:rsid w:val="00117ACC"/>
    <w:rsid w:val="00117B91"/>
    <w:rsid w:val="00117E6F"/>
    <w:rsid w:val="00117F0E"/>
    <w:rsid w:val="001204CB"/>
    <w:rsid w:val="00120658"/>
    <w:rsid w:val="001209AE"/>
    <w:rsid w:val="00120B80"/>
    <w:rsid w:val="00120D67"/>
    <w:rsid w:val="00121358"/>
    <w:rsid w:val="001213B6"/>
    <w:rsid w:val="00121736"/>
    <w:rsid w:val="00121827"/>
    <w:rsid w:val="001218CD"/>
    <w:rsid w:val="00121AEA"/>
    <w:rsid w:val="00121B4D"/>
    <w:rsid w:val="00121DA0"/>
    <w:rsid w:val="0012210D"/>
    <w:rsid w:val="00122157"/>
    <w:rsid w:val="00122255"/>
    <w:rsid w:val="0012231E"/>
    <w:rsid w:val="00122581"/>
    <w:rsid w:val="001226A9"/>
    <w:rsid w:val="001229D3"/>
    <w:rsid w:val="00122D03"/>
    <w:rsid w:val="00122FFB"/>
    <w:rsid w:val="00123315"/>
    <w:rsid w:val="00123328"/>
    <w:rsid w:val="00123507"/>
    <w:rsid w:val="00123710"/>
    <w:rsid w:val="0012388D"/>
    <w:rsid w:val="0012393B"/>
    <w:rsid w:val="00123955"/>
    <w:rsid w:val="00123A6A"/>
    <w:rsid w:val="00123AAA"/>
    <w:rsid w:val="00123B97"/>
    <w:rsid w:val="00123E38"/>
    <w:rsid w:val="00123E77"/>
    <w:rsid w:val="001240A8"/>
    <w:rsid w:val="00124118"/>
    <w:rsid w:val="001243E8"/>
    <w:rsid w:val="001243E9"/>
    <w:rsid w:val="00124BB9"/>
    <w:rsid w:val="00124E34"/>
    <w:rsid w:val="00124FDC"/>
    <w:rsid w:val="00125069"/>
    <w:rsid w:val="001250A5"/>
    <w:rsid w:val="00125182"/>
    <w:rsid w:val="00125345"/>
    <w:rsid w:val="0012541A"/>
    <w:rsid w:val="0012552C"/>
    <w:rsid w:val="00125747"/>
    <w:rsid w:val="00125894"/>
    <w:rsid w:val="00125C37"/>
    <w:rsid w:val="00125DBC"/>
    <w:rsid w:val="00125E55"/>
    <w:rsid w:val="0012601B"/>
    <w:rsid w:val="00126212"/>
    <w:rsid w:val="00126283"/>
    <w:rsid w:val="001263EE"/>
    <w:rsid w:val="0012648A"/>
    <w:rsid w:val="001265CA"/>
    <w:rsid w:val="001266D3"/>
    <w:rsid w:val="00126922"/>
    <w:rsid w:val="00126937"/>
    <w:rsid w:val="00126A8E"/>
    <w:rsid w:val="00126E51"/>
    <w:rsid w:val="001274B7"/>
    <w:rsid w:val="00127622"/>
    <w:rsid w:val="0012786E"/>
    <w:rsid w:val="00127A36"/>
    <w:rsid w:val="00127B0C"/>
    <w:rsid w:val="0013008F"/>
    <w:rsid w:val="00130427"/>
    <w:rsid w:val="001304E9"/>
    <w:rsid w:val="00130564"/>
    <w:rsid w:val="001305A2"/>
    <w:rsid w:val="001306C4"/>
    <w:rsid w:val="00130769"/>
    <w:rsid w:val="00130867"/>
    <w:rsid w:val="001308FC"/>
    <w:rsid w:val="0013096D"/>
    <w:rsid w:val="00130A0F"/>
    <w:rsid w:val="00130DC2"/>
    <w:rsid w:val="00131256"/>
    <w:rsid w:val="00131318"/>
    <w:rsid w:val="00131475"/>
    <w:rsid w:val="00131481"/>
    <w:rsid w:val="001315CC"/>
    <w:rsid w:val="00131ABF"/>
    <w:rsid w:val="00131DFB"/>
    <w:rsid w:val="00131F57"/>
    <w:rsid w:val="001321D5"/>
    <w:rsid w:val="00132310"/>
    <w:rsid w:val="00132543"/>
    <w:rsid w:val="0013281D"/>
    <w:rsid w:val="00132AD3"/>
    <w:rsid w:val="00132C0C"/>
    <w:rsid w:val="0013378C"/>
    <w:rsid w:val="00133803"/>
    <w:rsid w:val="00133853"/>
    <w:rsid w:val="00133C8F"/>
    <w:rsid w:val="00133F23"/>
    <w:rsid w:val="00133FB2"/>
    <w:rsid w:val="00134419"/>
    <w:rsid w:val="0013456A"/>
    <w:rsid w:val="0013478F"/>
    <w:rsid w:val="00134B51"/>
    <w:rsid w:val="00135011"/>
    <w:rsid w:val="001352C0"/>
    <w:rsid w:val="0013535F"/>
    <w:rsid w:val="00135B0E"/>
    <w:rsid w:val="00135DD7"/>
    <w:rsid w:val="0013609E"/>
    <w:rsid w:val="00136652"/>
    <w:rsid w:val="00136718"/>
    <w:rsid w:val="00136A4D"/>
    <w:rsid w:val="00136BB9"/>
    <w:rsid w:val="00136BED"/>
    <w:rsid w:val="00136F79"/>
    <w:rsid w:val="001370C8"/>
    <w:rsid w:val="00137105"/>
    <w:rsid w:val="001371C3"/>
    <w:rsid w:val="001374AA"/>
    <w:rsid w:val="001374E9"/>
    <w:rsid w:val="00137A81"/>
    <w:rsid w:val="00137B8B"/>
    <w:rsid w:val="00137E71"/>
    <w:rsid w:val="00137EC2"/>
    <w:rsid w:val="00137F0F"/>
    <w:rsid w:val="0014071A"/>
    <w:rsid w:val="001407A2"/>
    <w:rsid w:val="00140A68"/>
    <w:rsid w:val="00140AE6"/>
    <w:rsid w:val="00140C38"/>
    <w:rsid w:val="00140CB7"/>
    <w:rsid w:val="00140F82"/>
    <w:rsid w:val="001411DF"/>
    <w:rsid w:val="001412CE"/>
    <w:rsid w:val="0014136B"/>
    <w:rsid w:val="001413CA"/>
    <w:rsid w:val="00141515"/>
    <w:rsid w:val="00141D1F"/>
    <w:rsid w:val="00141E20"/>
    <w:rsid w:val="001422C3"/>
    <w:rsid w:val="00142409"/>
    <w:rsid w:val="00142639"/>
    <w:rsid w:val="0014297E"/>
    <w:rsid w:val="00142993"/>
    <w:rsid w:val="00142BF5"/>
    <w:rsid w:val="00142F8F"/>
    <w:rsid w:val="0014317B"/>
    <w:rsid w:val="001431DD"/>
    <w:rsid w:val="00143300"/>
    <w:rsid w:val="001434D3"/>
    <w:rsid w:val="0014368A"/>
    <w:rsid w:val="00143B90"/>
    <w:rsid w:val="00143BE2"/>
    <w:rsid w:val="00143DF0"/>
    <w:rsid w:val="00143F16"/>
    <w:rsid w:val="001442B4"/>
    <w:rsid w:val="00144612"/>
    <w:rsid w:val="00144875"/>
    <w:rsid w:val="001448FC"/>
    <w:rsid w:val="00144E6D"/>
    <w:rsid w:val="001452BF"/>
    <w:rsid w:val="00145333"/>
    <w:rsid w:val="00145391"/>
    <w:rsid w:val="0014543E"/>
    <w:rsid w:val="0014546E"/>
    <w:rsid w:val="0014547E"/>
    <w:rsid w:val="00145628"/>
    <w:rsid w:val="00145702"/>
    <w:rsid w:val="00145875"/>
    <w:rsid w:val="00145892"/>
    <w:rsid w:val="00145D21"/>
    <w:rsid w:val="001466C0"/>
    <w:rsid w:val="00146798"/>
    <w:rsid w:val="001469FF"/>
    <w:rsid w:val="00146CB5"/>
    <w:rsid w:val="00146D9F"/>
    <w:rsid w:val="00146EA4"/>
    <w:rsid w:val="00146F3C"/>
    <w:rsid w:val="0014700F"/>
    <w:rsid w:val="001472EE"/>
    <w:rsid w:val="00147675"/>
    <w:rsid w:val="00147896"/>
    <w:rsid w:val="00147B54"/>
    <w:rsid w:val="00147B5D"/>
    <w:rsid w:val="00150100"/>
    <w:rsid w:val="00150269"/>
    <w:rsid w:val="0015033A"/>
    <w:rsid w:val="001504F2"/>
    <w:rsid w:val="0015056E"/>
    <w:rsid w:val="00150776"/>
    <w:rsid w:val="00150A0D"/>
    <w:rsid w:val="00150C44"/>
    <w:rsid w:val="00150E68"/>
    <w:rsid w:val="00150EAA"/>
    <w:rsid w:val="0015146D"/>
    <w:rsid w:val="001515A3"/>
    <w:rsid w:val="001515EF"/>
    <w:rsid w:val="00151708"/>
    <w:rsid w:val="0015181A"/>
    <w:rsid w:val="00151A41"/>
    <w:rsid w:val="00151BC8"/>
    <w:rsid w:val="00151D01"/>
    <w:rsid w:val="00151D8C"/>
    <w:rsid w:val="00152085"/>
    <w:rsid w:val="00152330"/>
    <w:rsid w:val="0015247A"/>
    <w:rsid w:val="0015273B"/>
    <w:rsid w:val="0015273C"/>
    <w:rsid w:val="0015283D"/>
    <w:rsid w:val="00152C97"/>
    <w:rsid w:val="00152E3B"/>
    <w:rsid w:val="00152EB3"/>
    <w:rsid w:val="001539B4"/>
    <w:rsid w:val="00153A46"/>
    <w:rsid w:val="00153A8B"/>
    <w:rsid w:val="00153B56"/>
    <w:rsid w:val="00153CFA"/>
    <w:rsid w:val="001544AF"/>
    <w:rsid w:val="0015451A"/>
    <w:rsid w:val="001545B7"/>
    <w:rsid w:val="0015482F"/>
    <w:rsid w:val="0015485A"/>
    <w:rsid w:val="00154A24"/>
    <w:rsid w:val="00154A78"/>
    <w:rsid w:val="00154B46"/>
    <w:rsid w:val="00154CF6"/>
    <w:rsid w:val="00154D80"/>
    <w:rsid w:val="00154EAD"/>
    <w:rsid w:val="00154FF0"/>
    <w:rsid w:val="00155224"/>
    <w:rsid w:val="0015548A"/>
    <w:rsid w:val="00155499"/>
    <w:rsid w:val="001554F1"/>
    <w:rsid w:val="001557B7"/>
    <w:rsid w:val="0015581B"/>
    <w:rsid w:val="001558CB"/>
    <w:rsid w:val="00155C10"/>
    <w:rsid w:val="00156020"/>
    <w:rsid w:val="00156072"/>
    <w:rsid w:val="001560E8"/>
    <w:rsid w:val="0015619D"/>
    <w:rsid w:val="001566FC"/>
    <w:rsid w:val="001568F8"/>
    <w:rsid w:val="00156C46"/>
    <w:rsid w:val="00156D70"/>
    <w:rsid w:val="00156DE9"/>
    <w:rsid w:val="00156EF2"/>
    <w:rsid w:val="00156FF1"/>
    <w:rsid w:val="0015723D"/>
    <w:rsid w:val="00157450"/>
    <w:rsid w:val="001576C5"/>
    <w:rsid w:val="00157BBC"/>
    <w:rsid w:val="0015923B"/>
    <w:rsid w:val="00160302"/>
    <w:rsid w:val="00160418"/>
    <w:rsid w:val="001606E1"/>
    <w:rsid w:val="001606E6"/>
    <w:rsid w:val="00160711"/>
    <w:rsid w:val="00160A7A"/>
    <w:rsid w:val="00160C5A"/>
    <w:rsid w:val="00160C79"/>
    <w:rsid w:val="00160D79"/>
    <w:rsid w:val="00160E1E"/>
    <w:rsid w:val="00161076"/>
    <w:rsid w:val="0016116B"/>
    <w:rsid w:val="001611D1"/>
    <w:rsid w:val="001619AC"/>
    <w:rsid w:val="00161C05"/>
    <w:rsid w:val="00161C42"/>
    <w:rsid w:val="001621C9"/>
    <w:rsid w:val="00162490"/>
    <w:rsid w:val="0016288D"/>
    <w:rsid w:val="00162A07"/>
    <w:rsid w:val="00162B09"/>
    <w:rsid w:val="00162BB6"/>
    <w:rsid w:val="00162D64"/>
    <w:rsid w:val="00162D73"/>
    <w:rsid w:val="00162DE1"/>
    <w:rsid w:val="00162DEF"/>
    <w:rsid w:val="00162FDD"/>
    <w:rsid w:val="00163676"/>
    <w:rsid w:val="0016374A"/>
    <w:rsid w:val="0016378A"/>
    <w:rsid w:val="001637B3"/>
    <w:rsid w:val="001638C5"/>
    <w:rsid w:val="00163AB4"/>
    <w:rsid w:val="00163ADE"/>
    <w:rsid w:val="00163CA4"/>
    <w:rsid w:val="00163E73"/>
    <w:rsid w:val="001642BB"/>
    <w:rsid w:val="001643B5"/>
    <w:rsid w:val="001643F2"/>
    <w:rsid w:val="001645A8"/>
    <w:rsid w:val="001646C1"/>
    <w:rsid w:val="0016477D"/>
    <w:rsid w:val="00164819"/>
    <w:rsid w:val="00164BB0"/>
    <w:rsid w:val="00165363"/>
    <w:rsid w:val="0016556E"/>
    <w:rsid w:val="00165890"/>
    <w:rsid w:val="00165901"/>
    <w:rsid w:val="00165967"/>
    <w:rsid w:val="00165A31"/>
    <w:rsid w:val="00165BB4"/>
    <w:rsid w:val="00165C29"/>
    <w:rsid w:val="001663CD"/>
    <w:rsid w:val="00166406"/>
    <w:rsid w:val="001664AC"/>
    <w:rsid w:val="001669E5"/>
    <w:rsid w:val="00166A59"/>
    <w:rsid w:val="00166AED"/>
    <w:rsid w:val="00166E17"/>
    <w:rsid w:val="00166F9D"/>
    <w:rsid w:val="001672D1"/>
    <w:rsid w:val="0016749A"/>
    <w:rsid w:val="0016752B"/>
    <w:rsid w:val="0016759B"/>
    <w:rsid w:val="00167788"/>
    <w:rsid w:val="0016793D"/>
    <w:rsid w:val="00167970"/>
    <w:rsid w:val="00167C2A"/>
    <w:rsid w:val="00167D17"/>
    <w:rsid w:val="00167F25"/>
    <w:rsid w:val="00170102"/>
    <w:rsid w:val="001703D3"/>
    <w:rsid w:val="00170562"/>
    <w:rsid w:val="0017067E"/>
    <w:rsid w:val="00170903"/>
    <w:rsid w:val="001709F3"/>
    <w:rsid w:val="001713F3"/>
    <w:rsid w:val="00171498"/>
    <w:rsid w:val="00171579"/>
    <w:rsid w:val="0017157E"/>
    <w:rsid w:val="001717AE"/>
    <w:rsid w:val="001720B2"/>
    <w:rsid w:val="001720E8"/>
    <w:rsid w:val="001721E0"/>
    <w:rsid w:val="001728BE"/>
    <w:rsid w:val="001729D5"/>
    <w:rsid w:val="00172DD8"/>
    <w:rsid w:val="00172E5F"/>
    <w:rsid w:val="00172F1E"/>
    <w:rsid w:val="00172F41"/>
    <w:rsid w:val="001732D8"/>
    <w:rsid w:val="001737D4"/>
    <w:rsid w:val="00173ADF"/>
    <w:rsid w:val="00173D75"/>
    <w:rsid w:val="0017420B"/>
    <w:rsid w:val="0017421F"/>
    <w:rsid w:val="001743CC"/>
    <w:rsid w:val="001747BB"/>
    <w:rsid w:val="001748DA"/>
    <w:rsid w:val="00174C60"/>
    <w:rsid w:val="00174E72"/>
    <w:rsid w:val="00174F6B"/>
    <w:rsid w:val="00175025"/>
    <w:rsid w:val="001751A7"/>
    <w:rsid w:val="0017551C"/>
    <w:rsid w:val="0017571F"/>
    <w:rsid w:val="001758F6"/>
    <w:rsid w:val="0017592C"/>
    <w:rsid w:val="001759F8"/>
    <w:rsid w:val="00175C27"/>
    <w:rsid w:val="00175C3B"/>
    <w:rsid w:val="00176103"/>
    <w:rsid w:val="00176291"/>
    <w:rsid w:val="00176486"/>
    <w:rsid w:val="00176C3A"/>
    <w:rsid w:val="00176CC4"/>
    <w:rsid w:val="00177087"/>
    <w:rsid w:val="001770E3"/>
    <w:rsid w:val="001771B1"/>
    <w:rsid w:val="001773AA"/>
    <w:rsid w:val="001775B8"/>
    <w:rsid w:val="00177C17"/>
    <w:rsid w:val="00177C32"/>
    <w:rsid w:val="00177C99"/>
    <w:rsid w:val="001800C7"/>
    <w:rsid w:val="00180502"/>
    <w:rsid w:val="00180789"/>
    <w:rsid w:val="0018097D"/>
    <w:rsid w:val="00180B58"/>
    <w:rsid w:val="00180CF5"/>
    <w:rsid w:val="00180D73"/>
    <w:rsid w:val="00181044"/>
    <w:rsid w:val="0018119B"/>
    <w:rsid w:val="00181697"/>
    <w:rsid w:val="001817F0"/>
    <w:rsid w:val="001818ED"/>
    <w:rsid w:val="00181A63"/>
    <w:rsid w:val="00181BB2"/>
    <w:rsid w:val="00181D29"/>
    <w:rsid w:val="00181D39"/>
    <w:rsid w:val="001820B3"/>
    <w:rsid w:val="001824AA"/>
    <w:rsid w:val="0018286F"/>
    <w:rsid w:val="0018289F"/>
    <w:rsid w:val="00182A36"/>
    <w:rsid w:val="00182B15"/>
    <w:rsid w:val="00182B58"/>
    <w:rsid w:val="00182B6B"/>
    <w:rsid w:val="00182D42"/>
    <w:rsid w:val="00182D6A"/>
    <w:rsid w:val="00183361"/>
    <w:rsid w:val="00183422"/>
    <w:rsid w:val="00183806"/>
    <w:rsid w:val="00183BF4"/>
    <w:rsid w:val="00183C1D"/>
    <w:rsid w:val="00183C54"/>
    <w:rsid w:val="00183D14"/>
    <w:rsid w:val="00183EC0"/>
    <w:rsid w:val="00183F42"/>
    <w:rsid w:val="00183F6A"/>
    <w:rsid w:val="0018405E"/>
    <w:rsid w:val="001841D1"/>
    <w:rsid w:val="00184535"/>
    <w:rsid w:val="001845B1"/>
    <w:rsid w:val="001850A7"/>
    <w:rsid w:val="00185133"/>
    <w:rsid w:val="00185134"/>
    <w:rsid w:val="001852A8"/>
    <w:rsid w:val="001852F4"/>
    <w:rsid w:val="00185453"/>
    <w:rsid w:val="0018575B"/>
    <w:rsid w:val="001857DA"/>
    <w:rsid w:val="00185822"/>
    <w:rsid w:val="00185925"/>
    <w:rsid w:val="00185AD3"/>
    <w:rsid w:val="00185BDE"/>
    <w:rsid w:val="00185BF6"/>
    <w:rsid w:val="00185CB9"/>
    <w:rsid w:val="0018610F"/>
    <w:rsid w:val="00186421"/>
    <w:rsid w:val="0018658E"/>
    <w:rsid w:val="00186766"/>
    <w:rsid w:val="001867D8"/>
    <w:rsid w:val="001869F5"/>
    <w:rsid w:val="00186F83"/>
    <w:rsid w:val="00187007"/>
    <w:rsid w:val="001870F0"/>
    <w:rsid w:val="00187388"/>
    <w:rsid w:val="00187628"/>
    <w:rsid w:val="00187C55"/>
    <w:rsid w:val="00187CE0"/>
    <w:rsid w:val="00190250"/>
    <w:rsid w:val="00190479"/>
    <w:rsid w:val="00190A81"/>
    <w:rsid w:val="00190AB1"/>
    <w:rsid w:val="00190AC9"/>
    <w:rsid w:val="00190BD7"/>
    <w:rsid w:val="00190DDF"/>
    <w:rsid w:val="00190F59"/>
    <w:rsid w:val="00190F7B"/>
    <w:rsid w:val="00191043"/>
    <w:rsid w:val="00191138"/>
    <w:rsid w:val="00191490"/>
    <w:rsid w:val="001914DE"/>
    <w:rsid w:val="001915D1"/>
    <w:rsid w:val="00191A2A"/>
    <w:rsid w:val="00191E1F"/>
    <w:rsid w:val="001923E0"/>
    <w:rsid w:val="001924D7"/>
    <w:rsid w:val="0019274E"/>
    <w:rsid w:val="00192852"/>
    <w:rsid w:val="00192B78"/>
    <w:rsid w:val="00193005"/>
    <w:rsid w:val="0019330C"/>
    <w:rsid w:val="0019335D"/>
    <w:rsid w:val="00193AEA"/>
    <w:rsid w:val="00193B96"/>
    <w:rsid w:val="00193E68"/>
    <w:rsid w:val="00193ECC"/>
    <w:rsid w:val="00193F5A"/>
    <w:rsid w:val="001946D4"/>
    <w:rsid w:val="00194857"/>
    <w:rsid w:val="00194930"/>
    <w:rsid w:val="00194A89"/>
    <w:rsid w:val="00194EA2"/>
    <w:rsid w:val="00194FB2"/>
    <w:rsid w:val="00195044"/>
    <w:rsid w:val="001950B9"/>
    <w:rsid w:val="00195131"/>
    <w:rsid w:val="001954E2"/>
    <w:rsid w:val="00195513"/>
    <w:rsid w:val="00195737"/>
    <w:rsid w:val="001959C1"/>
    <w:rsid w:val="00195E1C"/>
    <w:rsid w:val="00196002"/>
    <w:rsid w:val="00196088"/>
    <w:rsid w:val="001963CF"/>
    <w:rsid w:val="00196543"/>
    <w:rsid w:val="00196928"/>
    <w:rsid w:val="001969BF"/>
    <w:rsid w:val="00196AD0"/>
    <w:rsid w:val="00196BC7"/>
    <w:rsid w:val="00197105"/>
    <w:rsid w:val="0019722D"/>
    <w:rsid w:val="00197348"/>
    <w:rsid w:val="001977D7"/>
    <w:rsid w:val="00197924"/>
    <w:rsid w:val="00197F5C"/>
    <w:rsid w:val="001A00C9"/>
    <w:rsid w:val="001A04DC"/>
    <w:rsid w:val="001A0586"/>
    <w:rsid w:val="001A07E6"/>
    <w:rsid w:val="001A0DF0"/>
    <w:rsid w:val="001A0E14"/>
    <w:rsid w:val="001A0EA8"/>
    <w:rsid w:val="001A0FFB"/>
    <w:rsid w:val="001A102D"/>
    <w:rsid w:val="001A1262"/>
    <w:rsid w:val="001A14D6"/>
    <w:rsid w:val="001A15AC"/>
    <w:rsid w:val="001A1A06"/>
    <w:rsid w:val="001A1AED"/>
    <w:rsid w:val="001A1AFB"/>
    <w:rsid w:val="001A1C3C"/>
    <w:rsid w:val="001A1D05"/>
    <w:rsid w:val="001A1F4D"/>
    <w:rsid w:val="001A20D3"/>
    <w:rsid w:val="001A2148"/>
    <w:rsid w:val="001A22CC"/>
    <w:rsid w:val="001A2475"/>
    <w:rsid w:val="001A2684"/>
    <w:rsid w:val="001A26C9"/>
    <w:rsid w:val="001A27F9"/>
    <w:rsid w:val="001A2849"/>
    <w:rsid w:val="001A2B23"/>
    <w:rsid w:val="001A2B3D"/>
    <w:rsid w:val="001A2F3B"/>
    <w:rsid w:val="001A327F"/>
    <w:rsid w:val="001A3C38"/>
    <w:rsid w:val="001A3C95"/>
    <w:rsid w:val="001A3DC1"/>
    <w:rsid w:val="001A3E12"/>
    <w:rsid w:val="001A3EC1"/>
    <w:rsid w:val="001A425D"/>
    <w:rsid w:val="001A4290"/>
    <w:rsid w:val="001A429A"/>
    <w:rsid w:val="001A42E2"/>
    <w:rsid w:val="001A4339"/>
    <w:rsid w:val="001A43F0"/>
    <w:rsid w:val="001A446D"/>
    <w:rsid w:val="001A47E1"/>
    <w:rsid w:val="001A4891"/>
    <w:rsid w:val="001A49B4"/>
    <w:rsid w:val="001A4BF9"/>
    <w:rsid w:val="001A4D32"/>
    <w:rsid w:val="001A5038"/>
    <w:rsid w:val="001A50D9"/>
    <w:rsid w:val="001A5115"/>
    <w:rsid w:val="001A5399"/>
    <w:rsid w:val="001A53DE"/>
    <w:rsid w:val="001A5427"/>
    <w:rsid w:val="001A5460"/>
    <w:rsid w:val="001A5870"/>
    <w:rsid w:val="001A5DB5"/>
    <w:rsid w:val="001A5F14"/>
    <w:rsid w:val="001A61E6"/>
    <w:rsid w:val="001A63A5"/>
    <w:rsid w:val="001A67BE"/>
    <w:rsid w:val="001A69DB"/>
    <w:rsid w:val="001A6A95"/>
    <w:rsid w:val="001A72E4"/>
    <w:rsid w:val="001A7406"/>
    <w:rsid w:val="001A7668"/>
    <w:rsid w:val="001A7715"/>
    <w:rsid w:val="001A7869"/>
    <w:rsid w:val="001B0243"/>
    <w:rsid w:val="001B030A"/>
    <w:rsid w:val="001B037A"/>
    <w:rsid w:val="001B03E0"/>
    <w:rsid w:val="001B0430"/>
    <w:rsid w:val="001B054F"/>
    <w:rsid w:val="001B059A"/>
    <w:rsid w:val="001B08BD"/>
    <w:rsid w:val="001B0A18"/>
    <w:rsid w:val="001B0DE3"/>
    <w:rsid w:val="001B0F60"/>
    <w:rsid w:val="001B0F80"/>
    <w:rsid w:val="001B0FA1"/>
    <w:rsid w:val="001B10CC"/>
    <w:rsid w:val="001B1191"/>
    <w:rsid w:val="001B144E"/>
    <w:rsid w:val="001B181B"/>
    <w:rsid w:val="001B1916"/>
    <w:rsid w:val="001B1928"/>
    <w:rsid w:val="001B1C71"/>
    <w:rsid w:val="001B1EA7"/>
    <w:rsid w:val="001B1F74"/>
    <w:rsid w:val="001B1FE0"/>
    <w:rsid w:val="001B2236"/>
    <w:rsid w:val="001B22FE"/>
    <w:rsid w:val="001B250D"/>
    <w:rsid w:val="001B2723"/>
    <w:rsid w:val="001B2812"/>
    <w:rsid w:val="001B2AEF"/>
    <w:rsid w:val="001B2C70"/>
    <w:rsid w:val="001B2E49"/>
    <w:rsid w:val="001B2F8D"/>
    <w:rsid w:val="001B32E0"/>
    <w:rsid w:val="001B3331"/>
    <w:rsid w:val="001B333A"/>
    <w:rsid w:val="001B336B"/>
    <w:rsid w:val="001B37F2"/>
    <w:rsid w:val="001B3816"/>
    <w:rsid w:val="001B39AD"/>
    <w:rsid w:val="001B39FE"/>
    <w:rsid w:val="001B3BFE"/>
    <w:rsid w:val="001B3DAA"/>
    <w:rsid w:val="001B3DC6"/>
    <w:rsid w:val="001B4063"/>
    <w:rsid w:val="001B44DA"/>
    <w:rsid w:val="001B47D0"/>
    <w:rsid w:val="001B48B3"/>
    <w:rsid w:val="001B48E6"/>
    <w:rsid w:val="001B4EDB"/>
    <w:rsid w:val="001B4F5E"/>
    <w:rsid w:val="001B5245"/>
    <w:rsid w:val="001B55E3"/>
    <w:rsid w:val="001B5929"/>
    <w:rsid w:val="001B5BF0"/>
    <w:rsid w:val="001B5C4B"/>
    <w:rsid w:val="001B616A"/>
    <w:rsid w:val="001B61C5"/>
    <w:rsid w:val="001B62C8"/>
    <w:rsid w:val="001B6395"/>
    <w:rsid w:val="001B648B"/>
    <w:rsid w:val="001B666B"/>
    <w:rsid w:val="001B6884"/>
    <w:rsid w:val="001B6920"/>
    <w:rsid w:val="001B6A11"/>
    <w:rsid w:val="001B6D5A"/>
    <w:rsid w:val="001B6F84"/>
    <w:rsid w:val="001B6F91"/>
    <w:rsid w:val="001B7D60"/>
    <w:rsid w:val="001C0A0B"/>
    <w:rsid w:val="001C0CCD"/>
    <w:rsid w:val="001C0D18"/>
    <w:rsid w:val="001C0D51"/>
    <w:rsid w:val="001C1A46"/>
    <w:rsid w:val="001C1DA5"/>
    <w:rsid w:val="001C1E84"/>
    <w:rsid w:val="001C21E8"/>
    <w:rsid w:val="001C2683"/>
    <w:rsid w:val="001C2787"/>
    <w:rsid w:val="001C2BC2"/>
    <w:rsid w:val="001C2C6A"/>
    <w:rsid w:val="001C2F40"/>
    <w:rsid w:val="001C30E3"/>
    <w:rsid w:val="001C3247"/>
    <w:rsid w:val="001C349F"/>
    <w:rsid w:val="001C3563"/>
    <w:rsid w:val="001C368D"/>
    <w:rsid w:val="001C37CB"/>
    <w:rsid w:val="001C3991"/>
    <w:rsid w:val="001C3A30"/>
    <w:rsid w:val="001C4260"/>
    <w:rsid w:val="001C44E0"/>
    <w:rsid w:val="001C4CF2"/>
    <w:rsid w:val="001C4E85"/>
    <w:rsid w:val="001C4F18"/>
    <w:rsid w:val="001C4F97"/>
    <w:rsid w:val="001C526E"/>
    <w:rsid w:val="001C54F5"/>
    <w:rsid w:val="001C54F6"/>
    <w:rsid w:val="001C5920"/>
    <w:rsid w:val="001C5BBB"/>
    <w:rsid w:val="001C5D5A"/>
    <w:rsid w:val="001C5EA6"/>
    <w:rsid w:val="001C5EE7"/>
    <w:rsid w:val="001C64E6"/>
    <w:rsid w:val="001C6D28"/>
    <w:rsid w:val="001C6DD3"/>
    <w:rsid w:val="001C6EEF"/>
    <w:rsid w:val="001C71EA"/>
    <w:rsid w:val="001C7207"/>
    <w:rsid w:val="001C72F9"/>
    <w:rsid w:val="001C7331"/>
    <w:rsid w:val="001C74B2"/>
    <w:rsid w:val="001C76F3"/>
    <w:rsid w:val="001C7997"/>
    <w:rsid w:val="001C7C8E"/>
    <w:rsid w:val="001D02A6"/>
    <w:rsid w:val="001D02FA"/>
    <w:rsid w:val="001D03B9"/>
    <w:rsid w:val="001D04BD"/>
    <w:rsid w:val="001D04DF"/>
    <w:rsid w:val="001D06BE"/>
    <w:rsid w:val="001D06C9"/>
    <w:rsid w:val="001D0725"/>
    <w:rsid w:val="001D0A54"/>
    <w:rsid w:val="001D0A7C"/>
    <w:rsid w:val="001D0B2F"/>
    <w:rsid w:val="001D0B82"/>
    <w:rsid w:val="001D0C81"/>
    <w:rsid w:val="001D0F4F"/>
    <w:rsid w:val="001D1410"/>
    <w:rsid w:val="001D17F1"/>
    <w:rsid w:val="001D1946"/>
    <w:rsid w:val="001D19C4"/>
    <w:rsid w:val="001D1BB3"/>
    <w:rsid w:val="001D1BF4"/>
    <w:rsid w:val="001D1EFD"/>
    <w:rsid w:val="001D2454"/>
    <w:rsid w:val="001D2919"/>
    <w:rsid w:val="001D29FE"/>
    <w:rsid w:val="001D2B5F"/>
    <w:rsid w:val="001D2D8A"/>
    <w:rsid w:val="001D2E5F"/>
    <w:rsid w:val="001D300D"/>
    <w:rsid w:val="001D3717"/>
    <w:rsid w:val="001D376C"/>
    <w:rsid w:val="001D387F"/>
    <w:rsid w:val="001D39DF"/>
    <w:rsid w:val="001D39E9"/>
    <w:rsid w:val="001D3BAC"/>
    <w:rsid w:val="001D3C03"/>
    <w:rsid w:val="001D3C62"/>
    <w:rsid w:val="001D3D0A"/>
    <w:rsid w:val="001D3F56"/>
    <w:rsid w:val="001D4264"/>
    <w:rsid w:val="001D4299"/>
    <w:rsid w:val="001D4445"/>
    <w:rsid w:val="001D47D5"/>
    <w:rsid w:val="001D4C75"/>
    <w:rsid w:val="001D4E0D"/>
    <w:rsid w:val="001D4E25"/>
    <w:rsid w:val="001D4EAA"/>
    <w:rsid w:val="001D4F90"/>
    <w:rsid w:val="001D51AD"/>
    <w:rsid w:val="001D51D8"/>
    <w:rsid w:val="001D5468"/>
    <w:rsid w:val="001D5548"/>
    <w:rsid w:val="001D58B0"/>
    <w:rsid w:val="001D5B4E"/>
    <w:rsid w:val="001D5C73"/>
    <w:rsid w:val="001D5C95"/>
    <w:rsid w:val="001D5D1A"/>
    <w:rsid w:val="001D5D98"/>
    <w:rsid w:val="001D5FC5"/>
    <w:rsid w:val="001D6167"/>
    <w:rsid w:val="001D6293"/>
    <w:rsid w:val="001D6312"/>
    <w:rsid w:val="001D65B7"/>
    <w:rsid w:val="001D6753"/>
    <w:rsid w:val="001D679C"/>
    <w:rsid w:val="001D69BD"/>
    <w:rsid w:val="001D6A0B"/>
    <w:rsid w:val="001D6EB8"/>
    <w:rsid w:val="001D70B5"/>
    <w:rsid w:val="001D7221"/>
    <w:rsid w:val="001D72F1"/>
    <w:rsid w:val="001D7689"/>
    <w:rsid w:val="001D77C2"/>
    <w:rsid w:val="001D795A"/>
    <w:rsid w:val="001D7A58"/>
    <w:rsid w:val="001D7B0E"/>
    <w:rsid w:val="001D7CE7"/>
    <w:rsid w:val="001D7FAA"/>
    <w:rsid w:val="001E0031"/>
    <w:rsid w:val="001E03F0"/>
    <w:rsid w:val="001E04B7"/>
    <w:rsid w:val="001E05BF"/>
    <w:rsid w:val="001E07B4"/>
    <w:rsid w:val="001E07DD"/>
    <w:rsid w:val="001E0A69"/>
    <w:rsid w:val="001E0AB0"/>
    <w:rsid w:val="001E0E6A"/>
    <w:rsid w:val="001E0E89"/>
    <w:rsid w:val="001E0E94"/>
    <w:rsid w:val="001E0E9B"/>
    <w:rsid w:val="001E0EE4"/>
    <w:rsid w:val="001E0F51"/>
    <w:rsid w:val="001E1056"/>
    <w:rsid w:val="001E117F"/>
    <w:rsid w:val="001E16D9"/>
    <w:rsid w:val="001E1AD2"/>
    <w:rsid w:val="001E1F47"/>
    <w:rsid w:val="001E22C8"/>
    <w:rsid w:val="001E2521"/>
    <w:rsid w:val="001E258F"/>
    <w:rsid w:val="001E2725"/>
    <w:rsid w:val="001E286B"/>
    <w:rsid w:val="001E28A0"/>
    <w:rsid w:val="001E2A8E"/>
    <w:rsid w:val="001E2AE4"/>
    <w:rsid w:val="001E2C37"/>
    <w:rsid w:val="001E2C9B"/>
    <w:rsid w:val="001E2D7E"/>
    <w:rsid w:val="001E3027"/>
    <w:rsid w:val="001E3287"/>
    <w:rsid w:val="001E372D"/>
    <w:rsid w:val="001E39C4"/>
    <w:rsid w:val="001E3C6F"/>
    <w:rsid w:val="001E3D65"/>
    <w:rsid w:val="001E3D8E"/>
    <w:rsid w:val="001E3F99"/>
    <w:rsid w:val="001E4273"/>
    <w:rsid w:val="001E4636"/>
    <w:rsid w:val="001E465B"/>
    <w:rsid w:val="001E46D9"/>
    <w:rsid w:val="001E4966"/>
    <w:rsid w:val="001E4A92"/>
    <w:rsid w:val="001E4C50"/>
    <w:rsid w:val="001E4F30"/>
    <w:rsid w:val="001E4F37"/>
    <w:rsid w:val="001E4F67"/>
    <w:rsid w:val="001E5170"/>
    <w:rsid w:val="001E52F2"/>
    <w:rsid w:val="001E5BDF"/>
    <w:rsid w:val="001E5D1E"/>
    <w:rsid w:val="001E5E54"/>
    <w:rsid w:val="001E608C"/>
    <w:rsid w:val="001E63EF"/>
    <w:rsid w:val="001E6457"/>
    <w:rsid w:val="001E6B29"/>
    <w:rsid w:val="001E6DBE"/>
    <w:rsid w:val="001E7032"/>
    <w:rsid w:val="001E74F3"/>
    <w:rsid w:val="001E77CA"/>
    <w:rsid w:val="001E78CF"/>
    <w:rsid w:val="001E7B78"/>
    <w:rsid w:val="001E7BB2"/>
    <w:rsid w:val="001E7CF5"/>
    <w:rsid w:val="001E7D70"/>
    <w:rsid w:val="001E7F80"/>
    <w:rsid w:val="001F0018"/>
    <w:rsid w:val="001F001F"/>
    <w:rsid w:val="001F01AD"/>
    <w:rsid w:val="001F069E"/>
    <w:rsid w:val="001F08B2"/>
    <w:rsid w:val="001F0AFC"/>
    <w:rsid w:val="001F0B53"/>
    <w:rsid w:val="001F0D49"/>
    <w:rsid w:val="001F0D8A"/>
    <w:rsid w:val="001F0DE4"/>
    <w:rsid w:val="001F10D1"/>
    <w:rsid w:val="001F1154"/>
    <w:rsid w:val="001F1377"/>
    <w:rsid w:val="001F1A7F"/>
    <w:rsid w:val="001F1B8F"/>
    <w:rsid w:val="001F1D81"/>
    <w:rsid w:val="001F2083"/>
    <w:rsid w:val="001F239C"/>
    <w:rsid w:val="001F23BE"/>
    <w:rsid w:val="001F2558"/>
    <w:rsid w:val="001F265D"/>
    <w:rsid w:val="001F27AD"/>
    <w:rsid w:val="001F2AC0"/>
    <w:rsid w:val="001F2BED"/>
    <w:rsid w:val="001F2D70"/>
    <w:rsid w:val="001F2D85"/>
    <w:rsid w:val="001F304C"/>
    <w:rsid w:val="001F30C6"/>
    <w:rsid w:val="001F31FF"/>
    <w:rsid w:val="001F32D2"/>
    <w:rsid w:val="001F3316"/>
    <w:rsid w:val="001F3355"/>
    <w:rsid w:val="001F3CD6"/>
    <w:rsid w:val="001F3E60"/>
    <w:rsid w:val="001F41EF"/>
    <w:rsid w:val="001F42C8"/>
    <w:rsid w:val="001F42F7"/>
    <w:rsid w:val="001F45B3"/>
    <w:rsid w:val="001F4A02"/>
    <w:rsid w:val="001F4C8B"/>
    <w:rsid w:val="001F4DEC"/>
    <w:rsid w:val="001F5007"/>
    <w:rsid w:val="001F5526"/>
    <w:rsid w:val="001F5671"/>
    <w:rsid w:val="001F58CF"/>
    <w:rsid w:val="001F58DB"/>
    <w:rsid w:val="001F58E1"/>
    <w:rsid w:val="001F59B8"/>
    <w:rsid w:val="001F5A5B"/>
    <w:rsid w:val="001F5BD3"/>
    <w:rsid w:val="001F66F2"/>
    <w:rsid w:val="001F670A"/>
    <w:rsid w:val="001F67C3"/>
    <w:rsid w:val="001F67E1"/>
    <w:rsid w:val="001F68FB"/>
    <w:rsid w:val="001F6DE4"/>
    <w:rsid w:val="001F6EAB"/>
    <w:rsid w:val="001F6EFA"/>
    <w:rsid w:val="001F70F4"/>
    <w:rsid w:val="001F7287"/>
    <w:rsid w:val="001F7747"/>
    <w:rsid w:val="001F7814"/>
    <w:rsid w:val="001F798E"/>
    <w:rsid w:val="001F7DD4"/>
    <w:rsid w:val="0020007F"/>
    <w:rsid w:val="002002F6"/>
    <w:rsid w:val="00200534"/>
    <w:rsid w:val="002007CE"/>
    <w:rsid w:val="0020081B"/>
    <w:rsid w:val="00200AAC"/>
    <w:rsid w:val="00200E18"/>
    <w:rsid w:val="00200E39"/>
    <w:rsid w:val="0020123F"/>
    <w:rsid w:val="00201270"/>
    <w:rsid w:val="002015E1"/>
    <w:rsid w:val="002016F6"/>
    <w:rsid w:val="0020187F"/>
    <w:rsid w:val="0020192E"/>
    <w:rsid w:val="00201BE3"/>
    <w:rsid w:val="00201BFF"/>
    <w:rsid w:val="00201D07"/>
    <w:rsid w:val="00201D95"/>
    <w:rsid w:val="002022C4"/>
    <w:rsid w:val="00202457"/>
    <w:rsid w:val="002027A0"/>
    <w:rsid w:val="002027B3"/>
    <w:rsid w:val="002028AF"/>
    <w:rsid w:val="00202B96"/>
    <w:rsid w:val="00202FCF"/>
    <w:rsid w:val="00203140"/>
    <w:rsid w:val="00203333"/>
    <w:rsid w:val="002033E0"/>
    <w:rsid w:val="0020366D"/>
    <w:rsid w:val="002036CE"/>
    <w:rsid w:val="00203837"/>
    <w:rsid w:val="00203985"/>
    <w:rsid w:val="00203A88"/>
    <w:rsid w:val="00203CF9"/>
    <w:rsid w:val="0020414B"/>
    <w:rsid w:val="00204376"/>
    <w:rsid w:val="002046BE"/>
    <w:rsid w:val="00204717"/>
    <w:rsid w:val="00204981"/>
    <w:rsid w:val="00204AFB"/>
    <w:rsid w:val="00204B03"/>
    <w:rsid w:val="00204D87"/>
    <w:rsid w:val="00205151"/>
    <w:rsid w:val="00205429"/>
    <w:rsid w:val="002055D5"/>
    <w:rsid w:val="002055E6"/>
    <w:rsid w:val="00205691"/>
    <w:rsid w:val="0020575A"/>
    <w:rsid w:val="002057D3"/>
    <w:rsid w:val="00205848"/>
    <w:rsid w:val="0020589B"/>
    <w:rsid w:val="0020589F"/>
    <w:rsid w:val="002058C9"/>
    <w:rsid w:val="002059E0"/>
    <w:rsid w:val="00205B53"/>
    <w:rsid w:val="00205D18"/>
    <w:rsid w:val="00205E43"/>
    <w:rsid w:val="00205E46"/>
    <w:rsid w:val="00205FBC"/>
    <w:rsid w:val="00206321"/>
    <w:rsid w:val="0020646B"/>
    <w:rsid w:val="002066FE"/>
    <w:rsid w:val="002068D1"/>
    <w:rsid w:val="00206FBB"/>
    <w:rsid w:val="00207288"/>
    <w:rsid w:val="0020738A"/>
    <w:rsid w:val="002073BA"/>
    <w:rsid w:val="002076CD"/>
    <w:rsid w:val="00207781"/>
    <w:rsid w:val="00207B15"/>
    <w:rsid w:val="00207D3E"/>
    <w:rsid w:val="00207DDC"/>
    <w:rsid w:val="00207EAF"/>
    <w:rsid w:val="00207EC9"/>
    <w:rsid w:val="00210020"/>
    <w:rsid w:val="0021008A"/>
    <w:rsid w:val="00210220"/>
    <w:rsid w:val="002104BA"/>
    <w:rsid w:val="002107D4"/>
    <w:rsid w:val="00210D15"/>
    <w:rsid w:val="00211045"/>
    <w:rsid w:val="00211143"/>
    <w:rsid w:val="00211211"/>
    <w:rsid w:val="002112E1"/>
    <w:rsid w:val="002119D6"/>
    <w:rsid w:val="00211A35"/>
    <w:rsid w:val="00211A3B"/>
    <w:rsid w:val="00211C5B"/>
    <w:rsid w:val="00211F58"/>
    <w:rsid w:val="002120B7"/>
    <w:rsid w:val="002123FC"/>
    <w:rsid w:val="00212402"/>
    <w:rsid w:val="002125C9"/>
    <w:rsid w:val="00212687"/>
    <w:rsid w:val="002126C3"/>
    <w:rsid w:val="0021291D"/>
    <w:rsid w:val="002129B2"/>
    <w:rsid w:val="00212F56"/>
    <w:rsid w:val="00212F82"/>
    <w:rsid w:val="00213036"/>
    <w:rsid w:val="002130F2"/>
    <w:rsid w:val="002132B8"/>
    <w:rsid w:val="002132C5"/>
    <w:rsid w:val="00213333"/>
    <w:rsid w:val="0021347A"/>
    <w:rsid w:val="0021358D"/>
    <w:rsid w:val="00213615"/>
    <w:rsid w:val="002137D2"/>
    <w:rsid w:val="00213935"/>
    <w:rsid w:val="00213A19"/>
    <w:rsid w:val="00213E22"/>
    <w:rsid w:val="00214079"/>
    <w:rsid w:val="00214238"/>
    <w:rsid w:val="00214281"/>
    <w:rsid w:val="002142ED"/>
    <w:rsid w:val="002144FC"/>
    <w:rsid w:val="002147B2"/>
    <w:rsid w:val="00214B92"/>
    <w:rsid w:val="00214F48"/>
    <w:rsid w:val="00214F91"/>
    <w:rsid w:val="00214F9F"/>
    <w:rsid w:val="0021512D"/>
    <w:rsid w:val="00215166"/>
    <w:rsid w:val="00215467"/>
    <w:rsid w:val="0021561B"/>
    <w:rsid w:val="002156DB"/>
    <w:rsid w:val="00215C72"/>
    <w:rsid w:val="00215ED7"/>
    <w:rsid w:val="002162D1"/>
    <w:rsid w:val="002164D9"/>
    <w:rsid w:val="002168EE"/>
    <w:rsid w:val="00216B25"/>
    <w:rsid w:val="00216C90"/>
    <w:rsid w:val="00216CB0"/>
    <w:rsid w:val="00216CFF"/>
    <w:rsid w:val="00217316"/>
    <w:rsid w:val="00217330"/>
    <w:rsid w:val="00217433"/>
    <w:rsid w:val="00217739"/>
    <w:rsid w:val="00217785"/>
    <w:rsid w:val="0021788C"/>
    <w:rsid w:val="00217AD3"/>
    <w:rsid w:val="00217C1E"/>
    <w:rsid w:val="00217EF1"/>
    <w:rsid w:val="00217F53"/>
    <w:rsid w:val="0022032F"/>
    <w:rsid w:val="002204F8"/>
    <w:rsid w:val="00220536"/>
    <w:rsid w:val="00220670"/>
    <w:rsid w:val="00220688"/>
    <w:rsid w:val="002206AA"/>
    <w:rsid w:val="002208DA"/>
    <w:rsid w:val="002209AD"/>
    <w:rsid w:val="00220A0A"/>
    <w:rsid w:val="00220BC8"/>
    <w:rsid w:val="00220D48"/>
    <w:rsid w:val="00220DDC"/>
    <w:rsid w:val="00221069"/>
    <w:rsid w:val="00221289"/>
    <w:rsid w:val="00221419"/>
    <w:rsid w:val="00221615"/>
    <w:rsid w:val="0022198F"/>
    <w:rsid w:val="00221A3C"/>
    <w:rsid w:val="00221BF8"/>
    <w:rsid w:val="00221D40"/>
    <w:rsid w:val="00221EFF"/>
    <w:rsid w:val="00222020"/>
    <w:rsid w:val="002220D2"/>
    <w:rsid w:val="002220F7"/>
    <w:rsid w:val="0022222A"/>
    <w:rsid w:val="0022277D"/>
    <w:rsid w:val="00222842"/>
    <w:rsid w:val="00222A19"/>
    <w:rsid w:val="00222D1A"/>
    <w:rsid w:val="00222EE3"/>
    <w:rsid w:val="00222F95"/>
    <w:rsid w:val="002230B8"/>
    <w:rsid w:val="0022313B"/>
    <w:rsid w:val="00223309"/>
    <w:rsid w:val="00223721"/>
    <w:rsid w:val="00223AE0"/>
    <w:rsid w:val="00223AEB"/>
    <w:rsid w:val="00223DF3"/>
    <w:rsid w:val="00223EFD"/>
    <w:rsid w:val="00224103"/>
    <w:rsid w:val="0022411F"/>
    <w:rsid w:val="00224187"/>
    <w:rsid w:val="002243E5"/>
    <w:rsid w:val="00224490"/>
    <w:rsid w:val="002246D0"/>
    <w:rsid w:val="00224AC5"/>
    <w:rsid w:val="00224D27"/>
    <w:rsid w:val="00224FA0"/>
    <w:rsid w:val="00224FF4"/>
    <w:rsid w:val="0022508D"/>
    <w:rsid w:val="002251BE"/>
    <w:rsid w:val="0022523D"/>
    <w:rsid w:val="002252E7"/>
    <w:rsid w:val="00225328"/>
    <w:rsid w:val="00225440"/>
    <w:rsid w:val="00225624"/>
    <w:rsid w:val="0022567D"/>
    <w:rsid w:val="00225694"/>
    <w:rsid w:val="00225799"/>
    <w:rsid w:val="0022580C"/>
    <w:rsid w:val="00226448"/>
    <w:rsid w:val="0022647E"/>
    <w:rsid w:val="002267DE"/>
    <w:rsid w:val="00226C3D"/>
    <w:rsid w:val="00226DBA"/>
    <w:rsid w:val="00227072"/>
    <w:rsid w:val="00227082"/>
    <w:rsid w:val="0022717A"/>
    <w:rsid w:val="002271ED"/>
    <w:rsid w:val="0022721B"/>
    <w:rsid w:val="002272CA"/>
    <w:rsid w:val="002273B2"/>
    <w:rsid w:val="002273B7"/>
    <w:rsid w:val="00227622"/>
    <w:rsid w:val="0022767F"/>
    <w:rsid w:val="00227C91"/>
    <w:rsid w:val="00227E53"/>
    <w:rsid w:val="00227E7F"/>
    <w:rsid w:val="00227F1E"/>
    <w:rsid w:val="00227FC0"/>
    <w:rsid w:val="00227FCB"/>
    <w:rsid w:val="0023067E"/>
    <w:rsid w:val="00230BE6"/>
    <w:rsid w:val="00230CAB"/>
    <w:rsid w:val="00230F57"/>
    <w:rsid w:val="0023102F"/>
    <w:rsid w:val="0023136B"/>
    <w:rsid w:val="00231885"/>
    <w:rsid w:val="00231941"/>
    <w:rsid w:val="00231AF9"/>
    <w:rsid w:val="00231BCB"/>
    <w:rsid w:val="002320F0"/>
    <w:rsid w:val="002321AA"/>
    <w:rsid w:val="002326B4"/>
    <w:rsid w:val="002328DD"/>
    <w:rsid w:val="00232A37"/>
    <w:rsid w:val="00232C45"/>
    <w:rsid w:val="0023322E"/>
    <w:rsid w:val="00233240"/>
    <w:rsid w:val="0023344C"/>
    <w:rsid w:val="002334F4"/>
    <w:rsid w:val="002335D9"/>
    <w:rsid w:val="00233606"/>
    <w:rsid w:val="0023395C"/>
    <w:rsid w:val="00233AFE"/>
    <w:rsid w:val="00233EE1"/>
    <w:rsid w:val="002340EE"/>
    <w:rsid w:val="00234296"/>
    <w:rsid w:val="002342CE"/>
    <w:rsid w:val="00234301"/>
    <w:rsid w:val="00234A97"/>
    <w:rsid w:val="002350E4"/>
    <w:rsid w:val="0023529F"/>
    <w:rsid w:val="00235437"/>
    <w:rsid w:val="002359CE"/>
    <w:rsid w:val="00235A85"/>
    <w:rsid w:val="00235BA9"/>
    <w:rsid w:val="0023600E"/>
    <w:rsid w:val="0023600F"/>
    <w:rsid w:val="002364BE"/>
    <w:rsid w:val="002365D3"/>
    <w:rsid w:val="002367CE"/>
    <w:rsid w:val="002368CB"/>
    <w:rsid w:val="00236AF0"/>
    <w:rsid w:val="00236B1A"/>
    <w:rsid w:val="00237021"/>
    <w:rsid w:val="002372C7"/>
    <w:rsid w:val="00237306"/>
    <w:rsid w:val="0023735C"/>
    <w:rsid w:val="002376E8"/>
    <w:rsid w:val="00237836"/>
    <w:rsid w:val="0023793B"/>
    <w:rsid w:val="0023799F"/>
    <w:rsid w:val="00237B92"/>
    <w:rsid w:val="00237BB6"/>
    <w:rsid w:val="00237BC5"/>
    <w:rsid w:val="00237D23"/>
    <w:rsid w:val="00237FD3"/>
    <w:rsid w:val="002403CD"/>
    <w:rsid w:val="00240426"/>
    <w:rsid w:val="0024076D"/>
    <w:rsid w:val="00240931"/>
    <w:rsid w:val="002409D4"/>
    <w:rsid w:val="00240C1B"/>
    <w:rsid w:val="00240E45"/>
    <w:rsid w:val="00240ECE"/>
    <w:rsid w:val="00240F90"/>
    <w:rsid w:val="00240FFD"/>
    <w:rsid w:val="00241138"/>
    <w:rsid w:val="002412CA"/>
    <w:rsid w:val="0024139A"/>
    <w:rsid w:val="002413C8"/>
    <w:rsid w:val="002417FB"/>
    <w:rsid w:val="00241877"/>
    <w:rsid w:val="002418B3"/>
    <w:rsid w:val="00241C07"/>
    <w:rsid w:val="00241D60"/>
    <w:rsid w:val="00241DEE"/>
    <w:rsid w:val="00241F39"/>
    <w:rsid w:val="00241FC2"/>
    <w:rsid w:val="002420CC"/>
    <w:rsid w:val="00242189"/>
    <w:rsid w:val="00242713"/>
    <w:rsid w:val="0024274F"/>
    <w:rsid w:val="0024289E"/>
    <w:rsid w:val="002428E0"/>
    <w:rsid w:val="002429C3"/>
    <w:rsid w:val="00242AC8"/>
    <w:rsid w:val="00242BA8"/>
    <w:rsid w:val="00242C9E"/>
    <w:rsid w:val="00243372"/>
    <w:rsid w:val="002439F6"/>
    <w:rsid w:val="00243B0F"/>
    <w:rsid w:val="00243B81"/>
    <w:rsid w:val="00243D46"/>
    <w:rsid w:val="002441B3"/>
    <w:rsid w:val="00244226"/>
    <w:rsid w:val="002443AC"/>
    <w:rsid w:val="00244422"/>
    <w:rsid w:val="00244425"/>
    <w:rsid w:val="002444F9"/>
    <w:rsid w:val="00244587"/>
    <w:rsid w:val="002448A0"/>
    <w:rsid w:val="00244A6D"/>
    <w:rsid w:val="00244B8D"/>
    <w:rsid w:val="00244BFB"/>
    <w:rsid w:val="00244F57"/>
    <w:rsid w:val="00244FFC"/>
    <w:rsid w:val="0024553B"/>
    <w:rsid w:val="0024571C"/>
    <w:rsid w:val="00245784"/>
    <w:rsid w:val="002459AF"/>
    <w:rsid w:val="002463CD"/>
    <w:rsid w:val="00246566"/>
    <w:rsid w:val="00246581"/>
    <w:rsid w:val="0024660C"/>
    <w:rsid w:val="002466D5"/>
    <w:rsid w:val="00246741"/>
    <w:rsid w:val="00246A84"/>
    <w:rsid w:val="00246C87"/>
    <w:rsid w:val="00246E8E"/>
    <w:rsid w:val="002470D6"/>
    <w:rsid w:val="00247404"/>
    <w:rsid w:val="00247572"/>
    <w:rsid w:val="00247622"/>
    <w:rsid w:val="00247C5B"/>
    <w:rsid w:val="00247C8F"/>
    <w:rsid w:val="00247D7F"/>
    <w:rsid w:val="00247FDD"/>
    <w:rsid w:val="0025003D"/>
    <w:rsid w:val="00250054"/>
    <w:rsid w:val="00250136"/>
    <w:rsid w:val="002501CE"/>
    <w:rsid w:val="00250313"/>
    <w:rsid w:val="00250601"/>
    <w:rsid w:val="00250757"/>
    <w:rsid w:val="0025078F"/>
    <w:rsid w:val="002507E7"/>
    <w:rsid w:val="0025089A"/>
    <w:rsid w:val="00250976"/>
    <w:rsid w:val="00250A91"/>
    <w:rsid w:val="00250CF3"/>
    <w:rsid w:val="00250DB9"/>
    <w:rsid w:val="00250E7F"/>
    <w:rsid w:val="00250F09"/>
    <w:rsid w:val="0025136A"/>
    <w:rsid w:val="00251565"/>
    <w:rsid w:val="0025161B"/>
    <w:rsid w:val="002517FB"/>
    <w:rsid w:val="0025183F"/>
    <w:rsid w:val="00251909"/>
    <w:rsid w:val="00251B3C"/>
    <w:rsid w:val="00251C48"/>
    <w:rsid w:val="00251D76"/>
    <w:rsid w:val="00251ED5"/>
    <w:rsid w:val="00251F63"/>
    <w:rsid w:val="00251F72"/>
    <w:rsid w:val="0025254A"/>
    <w:rsid w:val="002529D4"/>
    <w:rsid w:val="00252A6A"/>
    <w:rsid w:val="00252C60"/>
    <w:rsid w:val="00252CAE"/>
    <w:rsid w:val="00252CB6"/>
    <w:rsid w:val="00252D4A"/>
    <w:rsid w:val="00252DE9"/>
    <w:rsid w:val="00252F71"/>
    <w:rsid w:val="002530D5"/>
    <w:rsid w:val="002535F9"/>
    <w:rsid w:val="002537B5"/>
    <w:rsid w:val="0025384B"/>
    <w:rsid w:val="0025386B"/>
    <w:rsid w:val="002538EF"/>
    <w:rsid w:val="00253A30"/>
    <w:rsid w:val="00253CD0"/>
    <w:rsid w:val="002540EE"/>
    <w:rsid w:val="00254194"/>
    <w:rsid w:val="0025522C"/>
    <w:rsid w:val="0025523C"/>
    <w:rsid w:val="00255351"/>
    <w:rsid w:val="00255479"/>
    <w:rsid w:val="0025551E"/>
    <w:rsid w:val="00255674"/>
    <w:rsid w:val="00255715"/>
    <w:rsid w:val="00255888"/>
    <w:rsid w:val="002558D5"/>
    <w:rsid w:val="00255BE5"/>
    <w:rsid w:val="00256165"/>
    <w:rsid w:val="002561A6"/>
    <w:rsid w:val="00256544"/>
    <w:rsid w:val="0025672C"/>
    <w:rsid w:val="0025677B"/>
    <w:rsid w:val="00256AE3"/>
    <w:rsid w:val="00256CFD"/>
    <w:rsid w:val="00257044"/>
    <w:rsid w:val="00257048"/>
    <w:rsid w:val="002571E8"/>
    <w:rsid w:val="002572B5"/>
    <w:rsid w:val="002572D4"/>
    <w:rsid w:val="00257541"/>
    <w:rsid w:val="002575BC"/>
    <w:rsid w:val="00257758"/>
    <w:rsid w:val="002577D2"/>
    <w:rsid w:val="002578C3"/>
    <w:rsid w:val="00257975"/>
    <w:rsid w:val="002579A0"/>
    <w:rsid w:val="00257A97"/>
    <w:rsid w:val="00257B26"/>
    <w:rsid w:val="00257F64"/>
    <w:rsid w:val="00260103"/>
    <w:rsid w:val="00260198"/>
    <w:rsid w:val="00260317"/>
    <w:rsid w:val="00260332"/>
    <w:rsid w:val="002605C8"/>
    <w:rsid w:val="00260608"/>
    <w:rsid w:val="00260610"/>
    <w:rsid w:val="00260B68"/>
    <w:rsid w:val="00260BE7"/>
    <w:rsid w:val="00260D52"/>
    <w:rsid w:val="00260E81"/>
    <w:rsid w:val="0026115E"/>
    <w:rsid w:val="0026184C"/>
    <w:rsid w:val="00261B40"/>
    <w:rsid w:val="00261BDB"/>
    <w:rsid w:val="00261CD5"/>
    <w:rsid w:val="0026206B"/>
    <w:rsid w:val="002621C6"/>
    <w:rsid w:val="0026282A"/>
    <w:rsid w:val="00262892"/>
    <w:rsid w:val="002629D9"/>
    <w:rsid w:val="00262A3A"/>
    <w:rsid w:val="00262BEB"/>
    <w:rsid w:val="00262BF4"/>
    <w:rsid w:val="00262E19"/>
    <w:rsid w:val="0026315C"/>
    <w:rsid w:val="0026324D"/>
    <w:rsid w:val="002632F1"/>
    <w:rsid w:val="00263498"/>
    <w:rsid w:val="002635E6"/>
    <w:rsid w:val="00263700"/>
    <w:rsid w:val="00263842"/>
    <w:rsid w:val="00263A8D"/>
    <w:rsid w:val="00263A9A"/>
    <w:rsid w:val="00263BC4"/>
    <w:rsid w:val="00263BD2"/>
    <w:rsid w:val="0026417E"/>
    <w:rsid w:val="00264379"/>
    <w:rsid w:val="00264469"/>
    <w:rsid w:val="00264F47"/>
    <w:rsid w:val="0026511E"/>
    <w:rsid w:val="002651B0"/>
    <w:rsid w:val="002653AF"/>
    <w:rsid w:val="00265527"/>
    <w:rsid w:val="0026586C"/>
    <w:rsid w:val="00265C39"/>
    <w:rsid w:val="0026617E"/>
    <w:rsid w:val="002661BE"/>
    <w:rsid w:val="002662D2"/>
    <w:rsid w:val="0026671A"/>
    <w:rsid w:val="002667E4"/>
    <w:rsid w:val="00266902"/>
    <w:rsid w:val="0026698C"/>
    <w:rsid w:val="00266B3A"/>
    <w:rsid w:val="00266C46"/>
    <w:rsid w:val="00266D72"/>
    <w:rsid w:val="00266EB5"/>
    <w:rsid w:val="002673E2"/>
    <w:rsid w:val="00267604"/>
    <w:rsid w:val="002676D5"/>
    <w:rsid w:val="00267734"/>
    <w:rsid w:val="00267749"/>
    <w:rsid w:val="0026796D"/>
    <w:rsid w:val="00267ACC"/>
    <w:rsid w:val="00267C67"/>
    <w:rsid w:val="00267C70"/>
    <w:rsid w:val="00267FB5"/>
    <w:rsid w:val="002700E8"/>
    <w:rsid w:val="00270297"/>
    <w:rsid w:val="00270386"/>
    <w:rsid w:val="00270482"/>
    <w:rsid w:val="002709CA"/>
    <w:rsid w:val="00270CA9"/>
    <w:rsid w:val="00270CE3"/>
    <w:rsid w:val="002710A8"/>
    <w:rsid w:val="0027112A"/>
    <w:rsid w:val="002711D4"/>
    <w:rsid w:val="002712BF"/>
    <w:rsid w:val="0027136A"/>
    <w:rsid w:val="002713E6"/>
    <w:rsid w:val="00271499"/>
    <w:rsid w:val="002719FA"/>
    <w:rsid w:val="00271A2F"/>
    <w:rsid w:val="00271CB9"/>
    <w:rsid w:val="00271D1F"/>
    <w:rsid w:val="00271F79"/>
    <w:rsid w:val="00272086"/>
    <w:rsid w:val="002720E7"/>
    <w:rsid w:val="002721E9"/>
    <w:rsid w:val="002724DA"/>
    <w:rsid w:val="00272563"/>
    <w:rsid w:val="00272629"/>
    <w:rsid w:val="002726F7"/>
    <w:rsid w:val="002727BB"/>
    <w:rsid w:val="002728E7"/>
    <w:rsid w:val="00272995"/>
    <w:rsid w:val="00272A5A"/>
    <w:rsid w:val="00272F6C"/>
    <w:rsid w:val="00273099"/>
    <w:rsid w:val="002730F7"/>
    <w:rsid w:val="002732B0"/>
    <w:rsid w:val="0027341B"/>
    <w:rsid w:val="002734B8"/>
    <w:rsid w:val="00273892"/>
    <w:rsid w:val="00273968"/>
    <w:rsid w:val="00273BB6"/>
    <w:rsid w:val="0027400C"/>
    <w:rsid w:val="00274076"/>
    <w:rsid w:val="0027419E"/>
    <w:rsid w:val="0027427A"/>
    <w:rsid w:val="0027461F"/>
    <w:rsid w:val="002746AD"/>
    <w:rsid w:val="00274A94"/>
    <w:rsid w:val="00274E9B"/>
    <w:rsid w:val="002751D1"/>
    <w:rsid w:val="002751F7"/>
    <w:rsid w:val="00275354"/>
    <w:rsid w:val="0027552A"/>
    <w:rsid w:val="00275644"/>
    <w:rsid w:val="00275932"/>
    <w:rsid w:val="0027595A"/>
    <w:rsid w:val="00275B9D"/>
    <w:rsid w:val="00275CDA"/>
    <w:rsid w:val="00276073"/>
    <w:rsid w:val="002761C5"/>
    <w:rsid w:val="002761DD"/>
    <w:rsid w:val="00276213"/>
    <w:rsid w:val="0027628F"/>
    <w:rsid w:val="00276387"/>
    <w:rsid w:val="00276B33"/>
    <w:rsid w:val="00277342"/>
    <w:rsid w:val="00277404"/>
    <w:rsid w:val="00277882"/>
    <w:rsid w:val="00277E09"/>
    <w:rsid w:val="00277E6E"/>
    <w:rsid w:val="00280199"/>
    <w:rsid w:val="0028030F"/>
    <w:rsid w:val="002803F1"/>
    <w:rsid w:val="002806D7"/>
    <w:rsid w:val="00280969"/>
    <w:rsid w:val="0028096D"/>
    <w:rsid w:val="00280B4C"/>
    <w:rsid w:val="00280C00"/>
    <w:rsid w:val="00280D51"/>
    <w:rsid w:val="00280D9F"/>
    <w:rsid w:val="00280F67"/>
    <w:rsid w:val="0028100A"/>
    <w:rsid w:val="0028122A"/>
    <w:rsid w:val="002814DB"/>
    <w:rsid w:val="00281572"/>
    <w:rsid w:val="00281674"/>
    <w:rsid w:val="00281B13"/>
    <w:rsid w:val="00281E9E"/>
    <w:rsid w:val="0028214D"/>
    <w:rsid w:val="00282175"/>
    <w:rsid w:val="002821F8"/>
    <w:rsid w:val="00282306"/>
    <w:rsid w:val="00282889"/>
    <w:rsid w:val="00282998"/>
    <w:rsid w:val="002832AC"/>
    <w:rsid w:val="00283346"/>
    <w:rsid w:val="00283715"/>
    <w:rsid w:val="002837D2"/>
    <w:rsid w:val="002838F1"/>
    <w:rsid w:val="00283FEB"/>
    <w:rsid w:val="002840BE"/>
    <w:rsid w:val="0028414E"/>
    <w:rsid w:val="002841E9"/>
    <w:rsid w:val="002843B7"/>
    <w:rsid w:val="002844C4"/>
    <w:rsid w:val="002844E8"/>
    <w:rsid w:val="002845E8"/>
    <w:rsid w:val="002848F4"/>
    <w:rsid w:val="00284DE5"/>
    <w:rsid w:val="00284E41"/>
    <w:rsid w:val="00284F51"/>
    <w:rsid w:val="002850D2"/>
    <w:rsid w:val="002852CA"/>
    <w:rsid w:val="00285612"/>
    <w:rsid w:val="00285793"/>
    <w:rsid w:val="00285923"/>
    <w:rsid w:val="00285A03"/>
    <w:rsid w:val="00285AE5"/>
    <w:rsid w:val="00285C6B"/>
    <w:rsid w:val="00285F31"/>
    <w:rsid w:val="002860D9"/>
    <w:rsid w:val="0028621E"/>
    <w:rsid w:val="00286430"/>
    <w:rsid w:val="00286463"/>
    <w:rsid w:val="00286485"/>
    <w:rsid w:val="00286734"/>
    <w:rsid w:val="002867C6"/>
    <w:rsid w:val="00286CEA"/>
    <w:rsid w:val="00287243"/>
    <w:rsid w:val="0028757D"/>
    <w:rsid w:val="0028759D"/>
    <w:rsid w:val="002878DB"/>
    <w:rsid w:val="00287B2B"/>
    <w:rsid w:val="00287D9F"/>
    <w:rsid w:val="00287EA8"/>
    <w:rsid w:val="00290345"/>
    <w:rsid w:val="0029048D"/>
    <w:rsid w:val="0029060C"/>
    <w:rsid w:val="002906E6"/>
    <w:rsid w:val="0029073D"/>
    <w:rsid w:val="00290780"/>
    <w:rsid w:val="00290827"/>
    <w:rsid w:val="002908CB"/>
    <w:rsid w:val="002908EA"/>
    <w:rsid w:val="0029093A"/>
    <w:rsid w:val="00290A02"/>
    <w:rsid w:val="00290C7B"/>
    <w:rsid w:val="00290FCA"/>
    <w:rsid w:val="00291130"/>
    <w:rsid w:val="002913D1"/>
    <w:rsid w:val="0029146D"/>
    <w:rsid w:val="00291729"/>
    <w:rsid w:val="00291C18"/>
    <w:rsid w:val="00291E4C"/>
    <w:rsid w:val="00291ED0"/>
    <w:rsid w:val="002921A1"/>
    <w:rsid w:val="0029256A"/>
    <w:rsid w:val="00292656"/>
    <w:rsid w:val="0029269B"/>
    <w:rsid w:val="002926F8"/>
    <w:rsid w:val="002927B3"/>
    <w:rsid w:val="002927B5"/>
    <w:rsid w:val="00292A44"/>
    <w:rsid w:val="00292CA2"/>
    <w:rsid w:val="00292E2A"/>
    <w:rsid w:val="00293130"/>
    <w:rsid w:val="002931BA"/>
    <w:rsid w:val="002934D1"/>
    <w:rsid w:val="00293829"/>
    <w:rsid w:val="00293931"/>
    <w:rsid w:val="00293C02"/>
    <w:rsid w:val="00293C08"/>
    <w:rsid w:val="00293CD9"/>
    <w:rsid w:val="00294462"/>
    <w:rsid w:val="00294473"/>
    <w:rsid w:val="00294772"/>
    <w:rsid w:val="0029484A"/>
    <w:rsid w:val="00294A91"/>
    <w:rsid w:val="00294BD3"/>
    <w:rsid w:val="00294CBB"/>
    <w:rsid w:val="00294E33"/>
    <w:rsid w:val="00294EA1"/>
    <w:rsid w:val="00295102"/>
    <w:rsid w:val="00295157"/>
    <w:rsid w:val="00295230"/>
    <w:rsid w:val="002954FD"/>
    <w:rsid w:val="002956EB"/>
    <w:rsid w:val="002958A6"/>
    <w:rsid w:val="002959D8"/>
    <w:rsid w:val="00295C9C"/>
    <w:rsid w:val="00295FE6"/>
    <w:rsid w:val="0029614C"/>
    <w:rsid w:val="002961D9"/>
    <w:rsid w:val="002964A5"/>
    <w:rsid w:val="002964AA"/>
    <w:rsid w:val="002964BD"/>
    <w:rsid w:val="002966B5"/>
    <w:rsid w:val="00296987"/>
    <w:rsid w:val="00296A81"/>
    <w:rsid w:val="00296B2D"/>
    <w:rsid w:val="00296C3D"/>
    <w:rsid w:val="00296CF2"/>
    <w:rsid w:val="00296D30"/>
    <w:rsid w:val="00296F12"/>
    <w:rsid w:val="0029757B"/>
    <w:rsid w:val="002979C1"/>
    <w:rsid w:val="00297AF4"/>
    <w:rsid w:val="00297AFF"/>
    <w:rsid w:val="00297C54"/>
    <w:rsid w:val="00297D89"/>
    <w:rsid w:val="00297E5C"/>
    <w:rsid w:val="00297F0B"/>
    <w:rsid w:val="002A01C3"/>
    <w:rsid w:val="002A02D8"/>
    <w:rsid w:val="002A057E"/>
    <w:rsid w:val="002A0744"/>
    <w:rsid w:val="002A07C2"/>
    <w:rsid w:val="002A0911"/>
    <w:rsid w:val="002A0D2A"/>
    <w:rsid w:val="002A0ED0"/>
    <w:rsid w:val="002A107B"/>
    <w:rsid w:val="002A11C4"/>
    <w:rsid w:val="002A1599"/>
    <w:rsid w:val="002A1841"/>
    <w:rsid w:val="002A1A04"/>
    <w:rsid w:val="002A1AF0"/>
    <w:rsid w:val="002A1B04"/>
    <w:rsid w:val="002A1B8D"/>
    <w:rsid w:val="002A1C03"/>
    <w:rsid w:val="002A1F03"/>
    <w:rsid w:val="002A1FC7"/>
    <w:rsid w:val="002A247A"/>
    <w:rsid w:val="002A24A9"/>
    <w:rsid w:val="002A2793"/>
    <w:rsid w:val="002A28D2"/>
    <w:rsid w:val="002A2D05"/>
    <w:rsid w:val="002A2F98"/>
    <w:rsid w:val="002A3070"/>
    <w:rsid w:val="002A30B4"/>
    <w:rsid w:val="002A30C9"/>
    <w:rsid w:val="002A314C"/>
    <w:rsid w:val="002A3411"/>
    <w:rsid w:val="002A3507"/>
    <w:rsid w:val="002A365E"/>
    <w:rsid w:val="002A3677"/>
    <w:rsid w:val="002A36A6"/>
    <w:rsid w:val="002A39E1"/>
    <w:rsid w:val="002A3AF2"/>
    <w:rsid w:val="002A3C3D"/>
    <w:rsid w:val="002A3DDC"/>
    <w:rsid w:val="002A3F3A"/>
    <w:rsid w:val="002A3FE8"/>
    <w:rsid w:val="002A40A0"/>
    <w:rsid w:val="002A420B"/>
    <w:rsid w:val="002A4294"/>
    <w:rsid w:val="002A4C69"/>
    <w:rsid w:val="002A4D5B"/>
    <w:rsid w:val="002A4DB5"/>
    <w:rsid w:val="002A4DC7"/>
    <w:rsid w:val="002A4E87"/>
    <w:rsid w:val="002A4F80"/>
    <w:rsid w:val="002A52AC"/>
    <w:rsid w:val="002A52F7"/>
    <w:rsid w:val="002A5420"/>
    <w:rsid w:val="002A5A57"/>
    <w:rsid w:val="002A5ACA"/>
    <w:rsid w:val="002A5B3D"/>
    <w:rsid w:val="002A5D17"/>
    <w:rsid w:val="002A5E93"/>
    <w:rsid w:val="002A5FE9"/>
    <w:rsid w:val="002A61DA"/>
    <w:rsid w:val="002A61FF"/>
    <w:rsid w:val="002A6423"/>
    <w:rsid w:val="002A645E"/>
    <w:rsid w:val="002A653A"/>
    <w:rsid w:val="002A6578"/>
    <w:rsid w:val="002A69E9"/>
    <w:rsid w:val="002A6C29"/>
    <w:rsid w:val="002A6DF9"/>
    <w:rsid w:val="002A6EE3"/>
    <w:rsid w:val="002A7231"/>
    <w:rsid w:val="002A7243"/>
    <w:rsid w:val="002A73AD"/>
    <w:rsid w:val="002A7762"/>
    <w:rsid w:val="002A7803"/>
    <w:rsid w:val="002A7A10"/>
    <w:rsid w:val="002A7CDA"/>
    <w:rsid w:val="002A7FD4"/>
    <w:rsid w:val="002B0416"/>
    <w:rsid w:val="002B057F"/>
    <w:rsid w:val="002B062C"/>
    <w:rsid w:val="002B097E"/>
    <w:rsid w:val="002B10D9"/>
    <w:rsid w:val="002B11A4"/>
    <w:rsid w:val="002B120F"/>
    <w:rsid w:val="002B14B9"/>
    <w:rsid w:val="002B17B1"/>
    <w:rsid w:val="002B17E3"/>
    <w:rsid w:val="002B1A09"/>
    <w:rsid w:val="002B1B40"/>
    <w:rsid w:val="002B1CE4"/>
    <w:rsid w:val="002B1D96"/>
    <w:rsid w:val="002B1DDC"/>
    <w:rsid w:val="002B20CE"/>
    <w:rsid w:val="002B21DD"/>
    <w:rsid w:val="002B221C"/>
    <w:rsid w:val="002B2247"/>
    <w:rsid w:val="002B23EF"/>
    <w:rsid w:val="002B2535"/>
    <w:rsid w:val="002B28B4"/>
    <w:rsid w:val="002B2C26"/>
    <w:rsid w:val="002B2D51"/>
    <w:rsid w:val="002B2E74"/>
    <w:rsid w:val="002B2F3B"/>
    <w:rsid w:val="002B3306"/>
    <w:rsid w:val="002B35BB"/>
    <w:rsid w:val="002B379D"/>
    <w:rsid w:val="002B3A4F"/>
    <w:rsid w:val="002B3ADA"/>
    <w:rsid w:val="002B3AE6"/>
    <w:rsid w:val="002B3C1B"/>
    <w:rsid w:val="002B3F3D"/>
    <w:rsid w:val="002B4228"/>
    <w:rsid w:val="002B42FF"/>
    <w:rsid w:val="002B4441"/>
    <w:rsid w:val="002B48EE"/>
    <w:rsid w:val="002B49DC"/>
    <w:rsid w:val="002B4A09"/>
    <w:rsid w:val="002B4A87"/>
    <w:rsid w:val="002B4C2F"/>
    <w:rsid w:val="002B4E72"/>
    <w:rsid w:val="002B4F4E"/>
    <w:rsid w:val="002B4F7D"/>
    <w:rsid w:val="002B5195"/>
    <w:rsid w:val="002B5583"/>
    <w:rsid w:val="002B582A"/>
    <w:rsid w:val="002B58A2"/>
    <w:rsid w:val="002B5A9B"/>
    <w:rsid w:val="002B5CAE"/>
    <w:rsid w:val="002B5FC5"/>
    <w:rsid w:val="002B6141"/>
    <w:rsid w:val="002B61BC"/>
    <w:rsid w:val="002B6372"/>
    <w:rsid w:val="002B6377"/>
    <w:rsid w:val="002B640B"/>
    <w:rsid w:val="002B67C8"/>
    <w:rsid w:val="002B69E7"/>
    <w:rsid w:val="002B6AD7"/>
    <w:rsid w:val="002B6EEC"/>
    <w:rsid w:val="002B7056"/>
    <w:rsid w:val="002B70DF"/>
    <w:rsid w:val="002B7142"/>
    <w:rsid w:val="002B7621"/>
    <w:rsid w:val="002B779C"/>
    <w:rsid w:val="002B77A0"/>
    <w:rsid w:val="002B78A6"/>
    <w:rsid w:val="002B791E"/>
    <w:rsid w:val="002B7C68"/>
    <w:rsid w:val="002B7D54"/>
    <w:rsid w:val="002B7F50"/>
    <w:rsid w:val="002B7F74"/>
    <w:rsid w:val="002C0174"/>
    <w:rsid w:val="002C049B"/>
    <w:rsid w:val="002C08D4"/>
    <w:rsid w:val="002C096E"/>
    <w:rsid w:val="002C09C6"/>
    <w:rsid w:val="002C09CA"/>
    <w:rsid w:val="002C09DD"/>
    <w:rsid w:val="002C09F6"/>
    <w:rsid w:val="002C0B8D"/>
    <w:rsid w:val="002C0C85"/>
    <w:rsid w:val="002C110D"/>
    <w:rsid w:val="002C1266"/>
    <w:rsid w:val="002C1629"/>
    <w:rsid w:val="002C169E"/>
    <w:rsid w:val="002C16B2"/>
    <w:rsid w:val="002C1718"/>
    <w:rsid w:val="002C1827"/>
    <w:rsid w:val="002C19DB"/>
    <w:rsid w:val="002C1B5A"/>
    <w:rsid w:val="002C1CA1"/>
    <w:rsid w:val="002C1D91"/>
    <w:rsid w:val="002C1DE9"/>
    <w:rsid w:val="002C1F2E"/>
    <w:rsid w:val="002C20A0"/>
    <w:rsid w:val="002C21C5"/>
    <w:rsid w:val="002C25DB"/>
    <w:rsid w:val="002C276A"/>
    <w:rsid w:val="002C2D68"/>
    <w:rsid w:val="002C2FA4"/>
    <w:rsid w:val="002C30A5"/>
    <w:rsid w:val="002C3284"/>
    <w:rsid w:val="002C34B4"/>
    <w:rsid w:val="002C366D"/>
    <w:rsid w:val="002C370C"/>
    <w:rsid w:val="002C372D"/>
    <w:rsid w:val="002C380A"/>
    <w:rsid w:val="002C3D0A"/>
    <w:rsid w:val="002C409B"/>
    <w:rsid w:val="002C42F8"/>
    <w:rsid w:val="002C4351"/>
    <w:rsid w:val="002C44FE"/>
    <w:rsid w:val="002C4598"/>
    <w:rsid w:val="002C459A"/>
    <w:rsid w:val="002C4701"/>
    <w:rsid w:val="002C4808"/>
    <w:rsid w:val="002C4D90"/>
    <w:rsid w:val="002C4F32"/>
    <w:rsid w:val="002C50DA"/>
    <w:rsid w:val="002C514B"/>
    <w:rsid w:val="002C53B7"/>
    <w:rsid w:val="002C57DE"/>
    <w:rsid w:val="002C58B0"/>
    <w:rsid w:val="002C5C20"/>
    <w:rsid w:val="002C5C8B"/>
    <w:rsid w:val="002C5CBC"/>
    <w:rsid w:val="002C62B8"/>
    <w:rsid w:val="002C64A2"/>
    <w:rsid w:val="002C64D5"/>
    <w:rsid w:val="002C6964"/>
    <w:rsid w:val="002C6AA9"/>
    <w:rsid w:val="002C6D79"/>
    <w:rsid w:val="002C6D7C"/>
    <w:rsid w:val="002C6FD8"/>
    <w:rsid w:val="002C766B"/>
    <w:rsid w:val="002C78B6"/>
    <w:rsid w:val="002C7A3E"/>
    <w:rsid w:val="002C7A6B"/>
    <w:rsid w:val="002C7D61"/>
    <w:rsid w:val="002C7F9C"/>
    <w:rsid w:val="002D0534"/>
    <w:rsid w:val="002D0700"/>
    <w:rsid w:val="002D076E"/>
    <w:rsid w:val="002D08CB"/>
    <w:rsid w:val="002D0974"/>
    <w:rsid w:val="002D0D3D"/>
    <w:rsid w:val="002D0F63"/>
    <w:rsid w:val="002D1218"/>
    <w:rsid w:val="002D13EA"/>
    <w:rsid w:val="002D159B"/>
    <w:rsid w:val="002D1668"/>
    <w:rsid w:val="002D194A"/>
    <w:rsid w:val="002D1ED9"/>
    <w:rsid w:val="002D20C9"/>
    <w:rsid w:val="002D212D"/>
    <w:rsid w:val="002D24B9"/>
    <w:rsid w:val="002D29D7"/>
    <w:rsid w:val="002D2C55"/>
    <w:rsid w:val="002D31B4"/>
    <w:rsid w:val="002D31ED"/>
    <w:rsid w:val="002D3AB2"/>
    <w:rsid w:val="002D3B6D"/>
    <w:rsid w:val="002D3C0F"/>
    <w:rsid w:val="002D3DB7"/>
    <w:rsid w:val="002D41FF"/>
    <w:rsid w:val="002D435E"/>
    <w:rsid w:val="002D459F"/>
    <w:rsid w:val="002D45BF"/>
    <w:rsid w:val="002D4859"/>
    <w:rsid w:val="002D4A6F"/>
    <w:rsid w:val="002D4D32"/>
    <w:rsid w:val="002D4DF8"/>
    <w:rsid w:val="002D4F1E"/>
    <w:rsid w:val="002D4FB1"/>
    <w:rsid w:val="002D4FE3"/>
    <w:rsid w:val="002D5394"/>
    <w:rsid w:val="002D54A3"/>
    <w:rsid w:val="002D5AC8"/>
    <w:rsid w:val="002D5B95"/>
    <w:rsid w:val="002D5CC0"/>
    <w:rsid w:val="002D5D57"/>
    <w:rsid w:val="002D5E01"/>
    <w:rsid w:val="002D625C"/>
    <w:rsid w:val="002D62F9"/>
    <w:rsid w:val="002D6455"/>
    <w:rsid w:val="002D6589"/>
    <w:rsid w:val="002D67C8"/>
    <w:rsid w:val="002D6A19"/>
    <w:rsid w:val="002D6A39"/>
    <w:rsid w:val="002D6C69"/>
    <w:rsid w:val="002D6CF6"/>
    <w:rsid w:val="002D6FEB"/>
    <w:rsid w:val="002D7034"/>
    <w:rsid w:val="002D7172"/>
    <w:rsid w:val="002D72AA"/>
    <w:rsid w:val="002D74F2"/>
    <w:rsid w:val="002D7778"/>
    <w:rsid w:val="002D79E5"/>
    <w:rsid w:val="002D7A99"/>
    <w:rsid w:val="002E07EB"/>
    <w:rsid w:val="002E0A46"/>
    <w:rsid w:val="002E0BF4"/>
    <w:rsid w:val="002E0C2D"/>
    <w:rsid w:val="002E0C6E"/>
    <w:rsid w:val="002E0D0D"/>
    <w:rsid w:val="002E0E50"/>
    <w:rsid w:val="002E102E"/>
    <w:rsid w:val="002E104F"/>
    <w:rsid w:val="002E12BB"/>
    <w:rsid w:val="002E1997"/>
    <w:rsid w:val="002E1C99"/>
    <w:rsid w:val="002E1E4C"/>
    <w:rsid w:val="002E1ED3"/>
    <w:rsid w:val="002E1EE7"/>
    <w:rsid w:val="002E20BC"/>
    <w:rsid w:val="002E2198"/>
    <w:rsid w:val="002E245C"/>
    <w:rsid w:val="002E2496"/>
    <w:rsid w:val="002E24B7"/>
    <w:rsid w:val="002E284E"/>
    <w:rsid w:val="002E295E"/>
    <w:rsid w:val="002E2A17"/>
    <w:rsid w:val="002E2C62"/>
    <w:rsid w:val="002E2E4A"/>
    <w:rsid w:val="002E2ECD"/>
    <w:rsid w:val="002E30BB"/>
    <w:rsid w:val="002E33C4"/>
    <w:rsid w:val="002E359F"/>
    <w:rsid w:val="002E360F"/>
    <w:rsid w:val="002E3715"/>
    <w:rsid w:val="002E3A93"/>
    <w:rsid w:val="002E3E9A"/>
    <w:rsid w:val="002E3F94"/>
    <w:rsid w:val="002E3FBF"/>
    <w:rsid w:val="002E4546"/>
    <w:rsid w:val="002E454F"/>
    <w:rsid w:val="002E455A"/>
    <w:rsid w:val="002E4781"/>
    <w:rsid w:val="002E47DA"/>
    <w:rsid w:val="002E4A8C"/>
    <w:rsid w:val="002E4B7B"/>
    <w:rsid w:val="002E4D3E"/>
    <w:rsid w:val="002E4DC0"/>
    <w:rsid w:val="002E4DCE"/>
    <w:rsid w:val="002E4E80"/>
    <w:rsid w:val="002E4FF9"/>
    <w:rsid w:val="002E5000"/>
    <w:rsid w:val="002E5037"/>
    <w:rsid w:val="002E518A"/>
    <w:rsid w:val="002E5501"/>
    <w:rsid w:val="002E57D7"/>
    <w:rsid w:val="002E5E27"/>
    <w:rsid w:val="002E619D"/>
    <w:rsid w:val="002E623D"/>
    <w:rsid w:val="002E632C"/>
    <w:rsid w:val="002E67D0"/>
    <w:rsid w:val="002E690C"/>
    <w:rsid w:val="002E695C"/>
    <w:rsid w:val="002E69E6"/>
    <w:rsid w:val="002E6DD9"/>
    <w:rsid w:val="002E6F7F"/>
    <w:rsid w:val="002E7148"/>
    <w:rsid w:val="002E750F"/>
    <w:rsid w:val="002E789C"/>
    <w:rsid w:val="002E797B"/>
    <w:rsid w:val="002E7A87"/>
    <w:rsid w:val="002F009D"/>
    <w:rsid w:val="002F00A1"/>
    <w:rsid w:val="002F0144"/>
    <w:rsid w:val="002F0160"/>
    <w:rsid w:val="002F0258"/>
    <w:rsid w:val="002F0371"/>
    <w:rsid w:val="002F06AD"/>
    <w:rsid w:val="002F07C4"/>
    <w:rsid w:val="002F082E"/>
    <w:rsid w:val="002F091C"/>
    <w:rsid w:val="002F09E9"/>
    <w:rsid w:val="002F0A12"/>
    <w:rsid w:val="002F0B76"/>
    <w:rsid w:val="002F0BC9"/>
    <w:rsid w:val="002F0F3A"/>
    <w:rsid w:val="002F10F1"/>
    <w:rsid w:val="002F176E"/>
    <w:rsid w:val="002F1857"/>
    <w:rsid w:val="002F1C94"/>
    <w:rsid w:val="002F1FD9"/>
    <w:rsid w:val="002F2284"/>
    <w:rsid w:val="002F235A"/>
    <w:rsid w:val="002F2905"/>
    <w:rsid w:val="002F2C9B"/>
    <w:rsid w:val="002F2D3E"/>
    <w:rsid w:val="002F2EFA"/>
    <w:rsid w:val="002F31BF"/>
    <w:rsid w:val="002F3517"/>
    <w:rsid w:val="002F3EB1"/>
    <w:rsid w:val="002F3FF1"/>
    <w:rsid w:val="002F443D"/>
    <w:rsid w:val="002F44D0"/>
    <w:rsid w:val="002F47C1"/>
    <w:rsid w:val="002F482B"/>
    <w:rsid w:val="002F48BE"/>
    <w:rsid w:val="002F4FF6"/>
    <w:rsid w:val="002F56DB"/>
    <w:rsid w:val="002F5C24"/>
    <w:rsid w:val="002F5DC6"/>
    <w:rsid w:val="002F5F8A"/>
    <w:rsid w:val="002F5FC6"/>
    <w:rsid w:val="002F60E6"/>
    <w:rsid w:val="002F619C"/>
    <w:rsid w:val="002F6446"/>
    <w:rsid w:val="002F670C"/>
    <w:rsid w:val="002F67E3"/>
    <w:rsid w:val="002F6D03"/>
    <w:rsid w:val="002F6EAF"/>
    <w:rsid w:val="002F72AA"/>
    <w:rsid w:val="002F72AE"/>
    <w:rsid w:val="002F7322"/>
    <w:rsid w:val="002F7386"/>
    <w:rsid w:val="002F77A0"/>
    <w:rsid w:val="002F7ACC"/>
    <w:rsid w:val="002F7FBD"/>
    <w:rsid w:val="003000FC"/>
    <w:rsid w:val="003002A9"/>
    <w:rsid w:val="003003A7"/>
    <w:rsid w:val="00300425"/>
    <w:rsid w:val="0030045E"/>
    <w:rsid w:val="00300842"/>
    <w:rsid w:val="003008B6"/>
    <w:rsid w:val="0030094B"/>
    <w:rsid w:val="00300CD5"/>
    <w:rsid w:val="003012E1"/>
    <w:rsid w:val="003013FB"/>
    <w:rsid w:val="00301484"/>
    <w:rsid w:val="00301887"/>
    <w:rsid w:val="00301A0D"/>
    <w:rsid w:val="00301E6C"/>
    <w:rsid w:val="0030214E"/>
    <w:rsid w:val="0030236F"/>
    <w:rsid w:val="00302745"/>
    <w:rsid w:val="00302DAB"/>
    <w:rsid w:val="00303151"/>
    <w:rsid w:val="00303179"/>
    <w:rsid w:val="003035B1"/>
    <w:rsid w:val="00303618"/>
    <w:rsid w:val="0030361E"/>
    <w:rsid w:val="00303835"/>
    <w:rsid w:val="00303B65"/>
    <w:rsid w:val="00303D84"/>
    <w:rsid w:val="00303E26"/>
    <w:rsid w:val="00303FA5"/>
    <w:rsid w:val="003041C0"/>
    <w:rsid w:val="00304621"/>
    <w:rsid w:val="003046EB"/>
    <w:rsid w:val="00304712"/>
    <w:rsid w:val="003047F9"/>
    <w:rsid w:val="0030493D"/>
    <w:rsid w:val="003049C3"/>
    <w:rsid w:val="00304B35"/>
    <w:rsid w:val="00304C06"/>
    <w:rsid w:val="00304F47"/>
    <w:rsid w:val="0030506F"/>
    <w:rsid w:val="0030514D"/>
    <w:rsid w:val="003051BD"/>
    <w:rsid w:val="00305D9E"/>
    <w:rsid w:val="00305FD1"/>
    <w:rsid w:val="003061B1"/>
    <w:rsid w:val="00306662"/>
    <w:rsid w:val="003067A3"/>
    <w:rsid w:val="00306914"/>
    <w:rsid w:val="00306EC3"/>
    <w:rsid w:val="00306FDF"/>
    <w:rsid w:val="0030713D"/>
    <w:rsid w:val="00307368"/>
    <w:rsid w:val="00307507"/>
    <w:rsid w:val="003079B5"/>
    <w:rsid w:val="00307ECB"/>
    <w:rsid w:val="0031004C"/>
    <w:rsid w:val="00310368"/>
    <w:rsid w:val="0031052F"/>
    <w:rsid w:val="00310A5D"/>
    <w:rsid w:val="00310AB0"/>
    <w:rsid w:val="00310C0D"/>
    <w:rsid w:val="00310CE2"/>
    <w:rsid w:val="0031121C"/>
    <w:rsid w:val="0031140A"/>
    <w:rsid w:val="0031147D"/>
    <w:rsid w:val="003117F5"/>
    <w:rsid w:val="00311AB0"/>
    <w:rsid w:val="00311C6E"/>
    <w:rsid w:val="00311F20"/>
    <w:rsid w:val="003124E0"/>
    <w:rsid w:val="00312655"/>
    <w:rsid w:val="00312B58"/>
    <w:rsid w:val="00312BA4"/>
    <w:rsid w:val="00312DCA"/>
    <w:rsid w:val="00312FFD"/>
    <w:rsid w:val="0031301C"/>
    <w:rsid w:val="003131AE"/>
    <w:rsid w:val="003132C6"/>
    <w:rsid w:val="003138A2"/>
    <w:rsid w:val="00313EFC"/>
    <w:rsid w:val="00313F41"/>
    <w:rsid w:val="00313FD7"/>
    <w:rsid w:val="0031412F"/>
    <w:rsid w:val="00314515"/>
    <w:rsid w:val="0031462A"/>
    <w:rsid w:val="003147C9"/>
    <w:rsid w:val="003149D4"/>
    <w:rsid w:val="00314D4A"/>
    <w:rsid w:val="0031517C"/>
    <w:rsid w:val="003151A9"/>
    <w:rsid w:val="00315459"/>
    <w:rsid w:val="0031575D"/>
    <w:rsid w:val="003158E3"/>
    <w:rsid w:val="00315B37"/>
    <w:rsid w:val="00315E67"/>
    <w:rsid w:val="00315EF2"/>
    <w:rsid w:val="00315F2E"/>
    <w:rsid w:val="003162AD"/>
    <w:rsid w:val="00316460"/>
    <w:rsid w:val="003166A2"/>
    <w:rsid w:val="0031697B"/>
    <w:rsid w:val="00316B42"/>
    <w:rsid w:val="00317043"/>
    <w:rsid w:val="003170D8"/>
    <w:rsid w:val="003171C2"/>
    <w:rsid w:val="00317509"/>
    <w:rsid w:val="003175C1"/>
    <w:rsid w:val="0031760E"/>
    <w:rsid w:val="00317963"/>
    <w:rsid w:val="00317A9F"/>
    <w:rsid w:val="00317C50"/>
    <w:rsid w:val="00317D51"/>
    <w:rsid w:val="00317F30"/>
    <w:rsid w:val="00320365"/>
    <w:rsid w:val="0032064E"/>
    <w:rsid w:val="00320850"/>
    <w:rsid w:val="00320D33"/>
    <w:rsid w:val="003210D1"/>
    <w:rsid w:val="003211A2"/>
    <w:rsid w:val="0032145E"/>
    <w:rsid w:val="003217FA"/>
    <w:rsid w:val="003219AE"/>
    <w:rsid w:val="00321F21"/>
    <w:rsid w:val="00322113"/>
    <w:rsid w:val="00322392"/>
    <w:rsid w:val="00322411"/>
    <w:rsid w:val="0032283A"/>
    <w:rsid w:val="003229E3"/>
    <w:rsid w:val="00322A1A"/>
    <w:rsid w:val="00322A41"/>
    <w:rsid w:val="00322C3B"/>
    <w:rsid w:val="00322C44"/>
    <w:rsid w:val="00322F06"/>
    <w:rsid w:val="00323124"/>
    <w:rsid w:val="00323181"/>
    <w:rsid w:val="00323292"/>
    <w:rsid w:val="00323398"/>
    <w:rsid w:val="00323759"/>
    <w:rsid w:val="00323ABC"/>
    <w:rsid w:val="00323D2A"/>
    <w:rsid w:val="00323EEE"/>
    <w:rsid w:val="00323FA3"/>
    <w:rsid w:val="0032411A"/>
    <w:rsid w:val="0032416B"/>
    <w:rsid w:val="00324207"/>
    <w:rsid w:val="00324262"/>
    <w:rsid w:val="00324314"/>
    <w:rsid w:val="003244C0"/>
    <w:rsid w:val="003248D1"/>
    <w:rsid w:val="00324929"/>
    <w:rsid w:val="00324946"/>
    <w:rsid w:val="00324C92"/>
    <w:rsid w:val="00324E57"/>
    <w:rsid w:val="00324EB3"/>
    <w:rsid w:val="00325391"/>
    <w:rsid w:val="00325419"/>
    <w:rsid w:val="003254FB"/>
    <w:rsid w:val="003255B6"/>
    <w:rsid w:val="00325B50"/>
    <w:rsid w:val="00325B7D"/>
    <w:rsid w:val="00325BB2"/>
    <w:rsid w:val="00325CBA"/>
    <w:rsid w:val="00325D67"/>
    <w:rsid w:val="00325E06"/>
    <w:rsid w:val="00325EDA"/>
    <w:rsid w:val="00325EEF"/>
    <w:rsid w:val="00325F07"/>
    <w:rsid w:val="00325F09"/>
    <w:rsid w:val="00326257"/>
    <w:rsid w:val="00326331"/>
    <w:rsid w:val="003263C6"/>
    <w:rsid w:val="003268A5"/>
    <w:rsid w:val="00326DE7"/>
    <w:rsid w:val="00326FF1"/>
    <w:rsid w:val="00327728"/>
    <w:rsid w:val="003277D8"/>
    <w:rsid w:val="0032781B"/>
    <w:rsid w:val="003278B6"/>
    <w:rsid w:val="003278B8"/>
    <w:rsid w:val="003278F6"/>
    <w:rsid w:val="00327C27"/>
    <w:rsid w:val="00327E27"/>
    <w:rsid w:val="00327FBD"/>
    <w:rsid w:val="0033004C"/>
    <w:rsid w:val="003300A0"/>
    <w:rsid w:val="003305CA"/>
    <w:rsid w:val="00330A1F"/>
    <w:rsid w:val="00330A4F"/>
    <w:rsid w:val="00330A67"/>
    <w:rsid w:val="00330ADE"/>
    <w:rsid w:val="00330AF2"/>
    <w:rsid w:val="00330D3D"/>
    <w:rsid w:val="00330D8E"/>
    <w:rsid w:val="00330EF2"/>
    <w:rsid w:val="00331028"/>
    <w:rsid w:val="003311AB"/>
    <w:rsid w:val="00331291"/>
    <w:rsid w:val="00331451"/>
    <w:rsid w:val="0033152D"/>
    <w:rsid w:val="003316FF"/>
    <w:rsid w:val="00331847"/>
    <w:rsid w:val="0033185B"/>
    <w:rsid w:val="00331C47"/>
    <w:rsid w:val="00332039"/>
    <w:rsid w:val="003323AC"/>
    <w:rsid w:val="0033258A"/>
    <w:rsid w:val="003327BD"/>
    <w:rsid w:val="00332B50"/>
    <w:rsid w:val="00332C0D"/>
    <w:rsid w:val="00332D4E"/>
    <w:rsid w:val="00332D64"/>
    <w:rsid w:val="00332EA0"/>
    <w:rsid w:val="003331DE"/>
    <w:rsid w:val="003332B6"/>
    <w:rsid w:val="003332C1"/>
    <w:rsid w:val="003334C8"/>
    <w:rsid w:val="003336A3"/>
    <w:rsid w:val="00333798"/>
    <w:rsid w:val="00333B19"/>
    <w:rsid w:val="00333DBD"/>
    <w:rsid w:val="00333E48"/>
    <w:rsid w:val="00333F10"/>
    <w:rsid w:val="00333F39"/>
    <w:rsid w:val="00334113"/>
    <w:rsid w:val="003341B1"/>
    <w:rsid w:val="00334302"/>
    <w:rsid w:val="0033436F"/>
    <w:rsid w:val="00334499"/>
    <w:rsid w:val="003344F2"/>
    <w:rsid w:val="00334852"/>
    <w:rsid w:val="00334882"/>
    <w:rsid w:val="00334ACE"/>
    <w:rsid w:val="00334BE0"/>
    <w:rsid w:val="00334CF9"/>
    <w:rsid w:val="00334DC7"/>
    <w:rsid w:val="00335108"/>
    <w:rsid w:val="00335347"/>
    <w:rsid w:val="00335524"/>
    <w:rsid w:val="0033559A"/>
    <w:rsid w:val="003356E3"/>
    <w:rsid w:val="003358E8"/>
    <w:rsid w:val="0033596A"/>
    <w:rsid w:val="00335A57"/>
    <w:rsid w:val="00335A63"/>
    <w:rsid w:val="00335FCE"/>
    <w:rsid w:val="0033604A"/>
    <w:rsid w:val="0033627D"/>
    <w:rsid w:val="00336408"/>
    <w:rsid w:val="00336760"/>
    <w:rsid w:val="00337209"/>
    <w:rsid w:val="00337398"/>
    <w:rsid w:val="003376DF"/>
    <w:rsid w:val="00337859"/>
    <w:rsid w:val="00337AFC"/>
    <w:rsid w:val="00337BDD"/>
    <w:rsid w:val="00337CBF"/>
    <w:rsid w:val="0033FCF7"/>
    <w:rsid w:val="00340DA5"/>
    <w:rsid w:val="0034122E"/>
    <w:rsid w:val="003418B1"/>
    <w:rsid w:val="00341A5C"/>
    <w:rsid w:val="00341F20"/>
    <w:rsid w:val="00341F23"/>
    <w:rsid w:val="00341F75"/>
    <w:rsid w:val="00342067"/>
    <w:rsid w:val="0034219A"/>
    <w:rsid w:val="00342243"/>
    <w:rsid w:val="00342AC3"/>
    <w:rsid w:val="00342B08"/>
    <w:rsid w:val="00342DDF"/>
    <w:rsid w:val="00342E3C"/>
    <w:rsid w:val="00342E52"/>
    <w:rsid w:val="00342F79"/>
    <w:rsid w:val="00343064"/>
    <w:rsid w:val="00343693"/>
    <w:rsid w:val="00343D54"/>
    <w:rsid w:val="00344138"/>
    <w:rsid w:val="003441B9"/>
    <w:rsid w:val="003441D7"/>
    <w:rsid w:val="003445DA"/>
    <w:rsid w:val="003446F3"/>
    <w:rsid w:val="003448EE"/>
    <w:rsid w:val="0034494C"/>
    <w:rsid w:val="00344C0C"/>
    <w:rsid w:val="00344CFD"/>
    <w:rsid w:val="00344F2C"/>
    <w:rsid w:val="003454F3"/>
    <w:rsid w:val="0034573C"/>
    <w:rsid w:val="0034578C"/>
    <w:rsid w:val="00345CE6"/>
    <w:rsid w:val="00345DE6"/>
    <w:rsid w:val="00346136"/>
    <w:rsid w:val="003464EC"/>
    <w:rsid w:val="00346B76"/>
    <w:rsid w:val="00346B7F"/>
    <w:rsid w:val="00346F35"/>
    <w:rsid w:val="00347230"/>
    <w:rsid w:val="00347550"/>
    <w:rsid w:val="003475E7"/>
    <w:rsid w:val="0034794F"/>
    <w:rsid w:val="00347973"/>
    <w:rsid w:val="00347D03"/>
    <w:rsid w:val="003500EF"/>
    <w:rsid w:val="00350309"/>
    <w:rsid w:val="00350492"/>
    <w:rsid w:val="0035055D"/>
    <w:rsid w:val="0035056D"/>
    <w:rsid w:val="003507D1"/>
    <w:rsid w:val="00350ADF"/>
    <w:rsid w:val="00350B9B"/>
    <w:rsid w:val="00350CBD"/>
    <w:rsid w:val="00350CC8"/>
    <w:rsid w:val="00350DAF"/>
    <w:rsid w:val="00350E82"/>
    <w:rsid w:val="00350F08"/>
    <w:rsid w:val="00351058"/>
    <w:rsid w:val="0035145E"/>
    <w:rsid w:val="003514C2"/>
    <w:rsid w:val="00351532"/>
    <w:rsid w:val="0035157E"/>
    <w:rsid w:val="0035174F"/>
    <w:rsid w:val="0035192F"/>
    <w:rsid w:val="00351AB4"/>
    <w:rsid w:val="00351BC3"/>
    <w:rsid w:val="00351DA7"/>
    <w:rsid w:val="00351E7E"/>
    <w:rsid w:val="00351F6A"/>
    <w:rsid w:val="00352306"/>
    <w:rsid w:val="00352307"/>
    <w:rsid w:val="00352682"/>
    <w:rsid w:val="003527DB"/>
    <w:rsid w:val="00352D0B"/>
    <w:rsid w:val="00352D18"/>
    <w:rsid w:val="00352DA4"/>
    <w:rsid w:val="00352DF5"/>
    <w:rsid w:val="00352FB9"/>
    <w:rsid w:val="00353127"/>
    <w:rsid w:val="003532A2"/>
    <w:rsid w:val="003538E2"/>
    <w:rsid w:val="003538F6"/>
    <w:rsid w:val="00354377"/>
    <w:rsid w:val="0035447E"/>
    <w:rsid w:val="00354A29"/>
    <w:rsid w:val="00354D43"/>
    <w:rsid w:val="00354E1A"/>
    <w:rsid w:val="00354F14"/>
    <w:rsid w:val="00354F7C"/>
    <w:rsid w:val="00355AAA"/>
    <w:rsid w:val="00355B5D"/>
    <w:rsid w:val="00355BCB"/>
    <w:rsid w:val="00355C46"/>
    <w:rsid w:val="00355D5C"/>
    <w:rsid w:val="00355E60"/>
    <w:rsid w:val="00355EAC"/>
    <w:rsid w:val="003566A0"/>
    <w:rsid w:val="003566E7"/>
    <w:rsid w:val="00356833"/>
    <w:rsid w:val="003568D7"/>
    <w:rsid w:val="00356A0E"/>
    <w:rsid w:val="00356E0A"/>
    <w:rsid w:val="00356E85"/>
    <w:rsid w:val="00357024"/>
    <w:rsid w:val="00357164"/>
    <w:rsid w:val="00357199"/>
    <w:rsid w:val="00357428"/>
    <w:rsid w:val="003575AF"/>
    <w:rsid w:val="00357626"/>
    <w:rsid w:val="003577A4"/>
    <w:rsid w:val="00357836"/>
    <w:rsid w:val="0035789A"/>
    <w:rsid w:val="00357C89"/>
    <w:rsid w:val="00357D93"/>
    <w:rsid w:val="00357E79"/>
    <w:rsid w:val="00357F93"/>
    <w:rsid w:val="00360504"/>
    <w:rsid w:val="00360E53"/>
    <w:rsid w:val="00360F1F"/>
    <w:rsid w:val="0036149A"/>
    <w:rsid w:val="00361529"/>
    <w:rsid w:val="0036185A"/>
    <w:rsid w:val="003618DD"/>
    <w:rsid w:val="00361AE4"/>
    <w:rsid w:val="00361FFE"/>
    <w:rsid w:val="00362175"/>
    <w:rsid w:val="003621FD"/>
    <w:rsid w:val="003622EC"/>
    <w:rsid w:val="00362611"/>
    <w:rsid w:val="00362740"/>
    <w:rsid w:val="003629E9"/>
    <w:rsid w:val="00362DBE"/>
    <w:rsid w:val="00362F66"/>
    <w:rsid w:val="003630C7"/>
    <w:rsid w:val="00363568"/>
    <w:rsid w:val="003635EA"/>
    <w:rsid w:val="0036363A"/>
    <w:rsid w:val="003636DC"/>
    <w:rsid w:val="00363CC4"/>
    <w:rsid w:val="00363E7F"/>
    <w:rsid w:val="003640C4"/>
    <w:rsid w:val="00364165"/>
    <w:rsid w:val="003641A9"/>
    <w:rsid w:val="0036423F"/>
    <w:rsid w:val="0036440F"/>
    <w:rsid w:val="00364ADD"/>
    <w:rsid w:val="00364DE6"/>
    <w:rsid w:val="00364F8A"/>
    <w:rsid w:val="0036544B"/>
    <w:rsid w:val="00365A32"/>
    <w:rsid w:val="00365B29"/>
    <w:rsid w:val="00365B7D"/>
    <w:rsid w:val="00365BBB"/>
    <w:rsid w:val="00365C8E"/>
    <w:rsid w:val="00365DAF"/>
    <w:rsid w:val="00365DCC"/>
    <w:rsid w:val="00366125"/>
    <w:rsid w:val="003662FF"/>
    <w:rsid w:val="003663AC"/>
    <w:rsid w:val="00366A07"/>
    <w:rsid w:val="00366BFC"/>
    <w:rsid w:val="00366D54"/>
    <w:rsid w:val="00366DE8"/>
    <w:rsid w:val="00366F7E"/>
    <w:rsid w:val="003671E3"/>
    <w:rsid w:val="00367390"/>
    <w:rsid w:val="003673CB"/>
    <w:rsid w:val="0036749B"/>
    <w:rsid w:val="00367553"/>
    <w:rsid w:val="00367848"/>
    <w:rsid w:val="0036794C"/>
    <w:rsid w:val="00367C18"/>
    <w:rsid w:val="00367DFA"/>
    <w:rsid w:val="00367F70"/>
    <w:rsid w:val="003702A2"/>
    <w:rsid w:val="003703D3"/>
    <w:rsid w:val="003706FC"/>
    <w:rsid w:val="00370791"/>
    <w:rsid w:val="00370A14"/>
    <w:rsid w:val="00370F50"/>
    <w:rsid w:val="00371038"/>
    <w:rsid w:val="003715B6"/>
    <w:rsid w:val="003715C0"/>
    <w:rsid w:val="00371633"/>
    <w:rsid w:val="003716AD"/>
    <w:rsid w:val="003718AB"/>
    <w:rsid w:val="00371AA8"/>
    <w:rsid w:val="00371E19"/>
    <w:rsid w:val="0037209E"/>
    <w:rsid w:val="00372212"/>
    <w:rsid w:val="00372381"/>
    <w:rsid w:val="003725F9"/>
    <w:rsid w:val="00372844"/>
    <w:rsid w:val="00372C6B"/>
    <w:rsid w:val="00372D86"/>
    <w:rsid w:val="00372F31"/>
    <w:rsid w:val="003730A8"/>
    <w:rsid w:val="00374047"/>
    <w:rsid w:val="003745E5"/>
    <w:rsid w:val="00374639"/>
    <w:rsid w:val="00374663"/>
    <w:rsid w:val="0037474F"/>
    <w:rsid w:val="00374886"/>
    <w:rsid w:val="003749D6"/>
    <w:rsid w:val="00374E8D"/>
    <w:rsid w:val="00374F02"/>
    <w:rsid w:val="00375246"/>
    <w:rsid w:val="00375388"/>
    <w:rsid w:val="003755C1"/>
    <w:rsid w:val="0037574D"/>
    <w:rsid w:val="00375775"/>
    <w:rsid w:val="00375940"/>
    <w:rsid w:val="00375963"/>
    <w:rsid w:val="00375AF7"/>
    <w:rsid w:val="00375C24"/>
    <w:rsid w:val="00375F13"/>
    <w:rsid w:val="00375FC6"/>
    <w:rsid w:val="003760DF"/>
    <w:rsid w:val="0037613A"/>
    <w:rsid w:val="00376178"/>
    <w:rsid w:val="00376274"/>
    <w:rsid w:val="003763AF"/>
    <w:rsid w:val="003765BB"/>
    <w:rsid w:val="0037684C"/>
    <w:rsid w:val="003769F6"/>
    <w:rsid w:val="00376AC3"/>
    <w:rsid w:val="00376FE5"/>
    <w:rsid w:val="003771FD"/>
    <w:rsid w:val="003773EB"/>
    <w:rsid w:val="003774AA"/>
    <w:rsid w:val="00377652"/>
    <w:rsid w:val="0037783E"/>
    <w:rsid w:val="003779AA"/>
    <w:rsid w:val="00377B9B"/>
    <w:rsid w:val="00377C55"/>
    <w:rsid w:val="00377C6F"/>
    <w:rsid w:val="00380343"/>
    <w:rsid w:val="00380456"/>
    <w:rsid w:val="00380595"/>
    <w:rsid w:val="003806A6"/>
    <w:rsid w:val="00380756"/>
    <w:rsid w:val="0038085F"/>
    <w:rsid w:val="00380A6A"/>
    <w:rsid w:val="00380AB7"/>
    <w:rsid w:val="00380AC5"/>
    <w:rsid w:val="00380D65"/>
    <w:rsid w:val="00380EC5"/>
    <w:rsid w:val="00381593"/>
    <w:rsid w:val="003815C4"/>
    <w:rsid w:val="00381657"/>
    <w:rsid w:val="00381703"/>
    <w:rsid w:val="003817A9"/>
    <w:rsid w:val="0038196F"/>
    <w:rsid w:val="00381A6B"/>
    <w:rsid w:val="00381B0A"/>
    <w:rsid w:val="00381C78"/>
    <w:rsid w:val="00381FE5"/>
    <w:rsid w:val="0038237F"/>
    <w:rsid w:val="00382504"/>
    <w:rsid w:val="00382AE7"/>
    <w:rsid w:val="00382DBF"/>
    <w:rsid w:val="0038349B"/>
    <w:rsid w:val="003834AD"/>
    <w:rsid w:val="00383711"/>
    <w:rsid w:val="003839BD"/>
    <w:rsid w:val="00383AC1"/>
    <w:rsid w:val="00384088"/>
    <w:rsid w:val="00384214"/>
    <w:rsid w:val="00384875"/>
    <w:rsid w:val="00384A3D"/>
    <w:rsid w:val="00384A4F"/>
    <w:rsid w:val="00384D24"/>
    <w:rsid w:val="00384DFC"/>
    <w:rsid w:val="00384E9B"/>
    <w:rsid w:val="00384F1B"/>
    <w:rsid w:val="003850BF"/>
    <w:rsid w:val="0038512C"/>
    <w:rsid w:val="003852B0"/>
    <w:rsid w:val="003855E0"/>
    <w:rsid w:val="00385894"/>
    <w:rsid w:val="003858E7"/>
    <w:rsid w:val="0038597D"/>
    <w:rsid w:val="00385CB2"/>
    <w:rsid w:val="00385CBD"/>
    <w:rsid w:val="00385D98"/>
    <w:rsid w:val="00385E9C"/>
    <w:rsid w:val="00385FA1"/>
    <w:rsid w:val="00386380"/>
    <w:rsid w:val="003865B0"/>
    <w:rsid w:val="003866C9"/>
    <w:rsid w:val="003868BA"/>
    <w:rsid w:val="0038708A"/>
    <w:rsid w:val="00387164"/>
    <w:rsid w:val="0038738C"/>
    <w:rsid w:val="003873F5"/>
    <w:rsid w:val="003900F2"/>
    <w:rsid w:val="0039014F"/>
    <w:rsid w:val="0039019C"/>
    <w:rsid w:val="00390315"/>
    <w:rsid w:val="0039086F"/>
    <w:rsid w:val="00390AF0"/>
    <w:rsid w:val="00390D05"/>
    <w:rsid w:val="00390DD0"/>
    <w:rsid w:val="00390FA1"/>
    <w:rsid w:val="0039105F"/>
    <w:rsid w:val="003912AB"/>
    <w:rsid w:val="003914EB"/>
    <w:rsid w:val="00391567"/>
    <w:rsid w:val="003916C3"/>
    <w:rsid w:val="00391BDE"/>
    <w:rsid w:val="00391C2B"/>
    <w:rsid w:val="00391E61"/>
    <w:rsid w:val="003926CD"/>
    <w:rsid w:val="003929EC"/>
    <w:rsid w:val="00392B9F"/>
    <w:rsid w:val="00392BB1"/>
    <w:rsid w:val="00392DAC"/>
    <w:rsid w:val="00392E19"/>
    <w:rsid w:val="00392E65"/>
    <w:rsid w:val="003931FA"/>
    <w:rsid w:val="0039346F"/>
    <w:rsid w:val="0039420D"/>
    <w:rsid w:val="00394366"/>
    <w:rsid w:val="003943C2"/>
    <w:rsid w:val="00394B00"/>
    <w:rsid w:val="00394D5F"/>
    <w:rsid w:val="00394DB3"/>
    <w:rsid w:val="00394F65"/>
    <w:rsid w:val="00394F92"/>
    <w:rsid w:val="00394FBF"/>
    <w:rsid w:val="00395B20"/>
    <w:rsid w:val="00395BE2"/>
    <w:rsid w:val="00395CB1"/>
    <w:rsid w:val="00395E18"/>
    <w:rsid w:val="00395FB7"/>
    <w:rsid w:val="00396218"/>
    <w:rsid w:val="0039623B"/>
    <w:rsid w:val="00396459"/>
    <w:rsid w:val="003964E0"/>
    <w:rsid w:val="003965CB"/>
    <w:rsid w:val="00396958"/>
    <w:rsid w:val="003969D0"/>
    <w:rsid w:val="00396B6A"/>
    <w:rsid w:val="00396FAC"/>
    <w:rsid w:val="0039702F"/>
    <w:rsid w:val="00397066"/>
    <w:rsid w:val="00397280"/>
    <w:rsid w:val="003972A3"/>
    <w:rsid w:val="00397399"/>
    <w:rsid w:val="0039754D"/>
    <w:rsid w:val="00397C70"/>
    <w:rsid w:val="00397FE3"/>
    <w:rsid w:val="003A028C"/>
    <w:rsid w:val="003A05AA"/>
    <w:rsid w:val="003A06B3"/>
    <w:rsid w:val="003A06F0"/>
    <w:rsid w:val="003A0703"/>
    <w:rsid w:val="003A087A"/>
    <w:rsid w:val="003A0C2D"/>
    <w:rsid w:val="003A0E0C"/>
    <w:rsid w:val="003A0E8D"/>
    <w:rsid w:val="003A11C9"/>
    <w:rsid w:val="003A1270"/>
    <w:rsid w:val="003A1355"/>
    <w:rsid w:val="003A15D7"/>
    <w:rsid w:val="003A1721"/>
    <w:rsid w:val="003A173D"/>
    <w:rsid w:val="003A17E8"/>
    <w:rsid w:val="003A19DE"/>
    <w:rsid w:val="003A1ACF"/>
    <w:rsid w:val="003A1EC8"/>
    <w:rsid w:val="003A200C"/>
    <w:rsid w:val="003A22DF"/>
    <w:rsid w:val="003A26EC"/>
    <w:rsid w:val="003A2731"/>
    <w:rsid w:val="003A298D"/>
    <w:rsid w:val="003A2B0A"/>
    <w:rsid w:val="003A2B37"/>
    <w:rsid w:val="003A2BB2"/>
    <w:rsid w:val="003A2DBF"/>
    <w:rsid w:val="003A2FA6"/>
    <w:rsid w:val="003A30F8"/>
    <w:rsid w:val="003A3444"/>
    <w:rsid w:val="003A38E6"/>
    <w:rsid w:val="003A3C33"/>
    <w:rsid w:val="003A3E93"/>
    <w:rsid w:val="003A3F20"/>
    <w:rsid w:val="003A3F8B"/>
    <w:rsid w:val="003A40B8"/>
    <w:rsid w:val="003A42ED"/>
    <w:rsid w:val="003A445E"/>
    <w:rsid w:val="003A4686"/>
    <w:rsid w:val="003A4BB5"/>
    <w:rsid w:val="003A4DEF"/>
    <w:rsid w:val="003A506A"/>
    <w:rsid w:val="003A50E9"/>
    <w:rsid w:val="003A5338"/>
    <w:rsid w:val="003A5494"/>
    <w:rsid w:val="003A553B"/>
    <w:rsid w:val="003A55E8"/>
    <w:rsid w:val="003A576C"/>
    <w:rsid w:val="003A5B86"/>
    <w:rsid w:val="003A5B96"/>
    <w:rsid w:val="003A5BA9"/>
    <w:rsid w:val="003A5D66"/>
    <w:rsid w:val="003A5DB5"/>
    <w:rsid w:val="003A631F"/>
    <w:rsid w:val="003A6451"/>
    <w:rsid w:val="003A6511"/>
    <w:rsid w:val="003A66E8"/>
    <w:rsid w:val="003A67FF"/>
    <w:rsid w:val="003A68AB"/>
    <w:rsid w:val="003A6C20"/>
    <w:rsid w:val="003A6CC4"/>
    <w:rsid w:val="003A6DA7"/>
    <w:rsid w:val="003A6F4E"/>
    <w:rsid w:val="003A73B4"/>
    <w:rsid w:val="003A78E2"/>
    <w:rsid w:val="003A7BE7"/>
    <w:rsid w:val="003A7E28"/>
    <w:rsid w:val="003A7EA3"/>
    <w:rsid w:val="003B00F7"/>
    <w:rsid w:val="003B0340"/>
    <w:rsid w:val="003B034D"/>
    <w:rsid w:val="003B0449"/>
    <w:rsid w:val="003B06E2"/>
    <w:rsid w:val="003B07E6"/>
    <w:rsid w:val="003B09CA"/>
    <w:rsid w:val="003B0D45"/>
    <w:rsid w:val="003B0F42"/>
    <w:rsid w:val="003B133F"/>
    <w:rsid w:val="003B13C3"/>
    <w:rsid w:val="003B14FE"/>
    <w:rsid w:val="003B19D7"/>
    <w:rsid w:val="003B1F52"/>
    <w:rsid w:val="003B2865"/>
    <w:rsid w:val="003B28A9"/>
    <w:rsid w:val="003B2993"/>
    <w:rsid w:val="003B29F6"/>
    <w:rsid w:val="003B300C"/>
    <w:rsid w:val="003B304C"/>
    <w:rsid w:val="003B3138"/>
    <w:rsid w:val="003B31E2"/>
    <w:rsid w:val="003B33FF"/>
    <w:rsid w:val="003B348C"/>
    <w:rsid w:val="003B35E1"/>
    <w:rsid w:val="003B3668"/>
    <w:rsid w:val="003B3D6D"/>
    <w:rsid w:val="003B3FF0"/>
    <w:rsid w:val="003B4109"/>
    <w:rsid w:val="003B4675"/>
    <w:rsid w:val="003B467A"/>
    <w:rsid w:val="003B46F7"/>
    <w:rsid w:val="003B48C2"/>
    <w:rsid w:val="003B4BDB"/>
    <w:rsid w:val="003B4C52"/>
    <w:rsid w:val="003B4F81"/>
    <w:rsid w:val="003B507A"/>
    <w:rsid w:val="003B51F5"/>
    <w:rsid w:val="003B5920"/>
    <w:rsid w:val="003B59AE"/>
    <w:rsid w:val="003B59B9"/>
    <w:rsid w:val="003B5D92"/>
    <w:rsid w:val="003B68A2"/>
    <w:rsid w:val="003B6EF7"/>
    <w:rsid w:val="003B6FF3"/>
    <w:rsid w:val="003B7158"/>
    <w:rsid w:val="003B71AF"/>
    <w:rsid w:val="003B746F"/>
    <w:rsid w:val="003B74E0"/>
    <w:rsid w:val="003B78C0"/>
    <w:rsid w:val="003B7B1D"/>
    <w:rsid w:val="003B7C45"/>
    <w:rsid w:val="003B7CED"/>
    <w:rsid w:val="003B7FB3"/>
    <w:rsid w:val="003C00DE"/>
    <w:rsid w:val="003C0524"/>
    <w:rsid w:val="003C056A"/>
    <w:rsid w:val="003C05BD"/>
    <w:rsid w:val="003C067B"/>
    <w:rsid w:val="003C06AD"/>
    <w:rsid w:val="003C0788"/>
    <w:rsid w:val="003C082A"/>
    <w:rsid w:val="003C0CEB"/>
    <w:rsid w:val="003C100C"/>
    <w:rsid w:val="003C11B3"/>
    <w:rsid w:val="003C1526"/>
    <w:rsid w:val="003C17F6"/>
    <w:rsid w:val="003C1859"/>
    <w:rsid w:val="003C1B2C"/>
    <w:rsid w:val="003C1E6B"/>
    <w:rsid w:val="003C1FE4"/>
    <w:rsid w:val="003C1FF1"/>
    <w:rsid w:val="003C2207"/>
    <w:rsid w:val="003C2827"/>
    <w:rsid w:val="003C28FD"/>
    <w:rsid w:val="003C2B0F"/>
    <w:rsid w:val="003C2BA8"/>
    <w:rsid w:val="003C36E1"/>
    <w:rsid w:val="003C36F5"/>
    <w:rsid w:val="003C378E"/>
    <w:rsid w:val="003C3844"/>
    <w:rsid w:val="003C386F"/>
    <w:rsid w:val="003C38E9"/>
    <w:rsid w:val="003C3CAF"/>
    <w:rsid w:val="003C4521"/>
    <w:rsid w:val="003C456D"/>
    <w:rsid w:val="003C4592"/>
    <w:rsid w:val="003C47AF"/>
    <w:rsid w:val="003C4CFE"/>
    <w:rsid w:val="003C4D3A"/>
    <w:rsid w:val="003C4D92"/>
    <w:rsid w:val="003C525D"/>
    <w:rsid w:val="003C537F"/>
    <w:rsid w:val="003C5739"/>
    <w:rsid w:val="003C5762"/>
    <w:rsid w:val="003C59AC"/>
    <w:rsid w:val="003C5A6C"/>
    <w:rsid w:val="003C5BE5"/>
    <w:rsid w:val="003C5C8B"/>
    <w:rsid w:val="003C5CE8"/>
    <w:rsid w:val="003C5DA2"/>
    <w:rsid w:val="003C6221"/>
    <w:rsid w:val="003C62C7"/>
    <w:rsid w:val="003C63C7"/>
    <w:rsid w:val="003C6466"/>
    <w:rsid w:val="003C6588"/>
    <w:rsid w:val="003C69D1"/>
    <w:rsid w:val="003C6D70"/>
    <w:rsid w:val="003C711C"/>
    <w:rsid w:val="003C7193"/>
    <w:rsid w:val="003C737C"/>
    <w:rsid w:val="003C754F"/>
    <w:rsid w:val="003C7909"/>
    <w:rsid w:val="003C7AD4"/>
    <w:rsid w:val="003C7B70"/>
    <w:rsid w:val="003C7FC1"/>
    <w:rsid w:val="003D0B46"/>
    <w:rsid w:val="003D0CB0"/>
    <w:rsid w:val="003D0D96"/>
    <w:rsid w:val="003D0D9B"/>
    <w:rsid w:val="003D0F2F"/>
    <w:rsid w:val="003D1057"/>
    <w:rsid w:val="003D1091"/>
    <w:rsid w:val="003D1355"/>
    <w:rsid w:val="003D1362"/>
    <w:rsid w:val="003D1417"/>
    <w:rsid w:val="003D14DC"/>
    <w:rsid w:val="003D1583"/>
    <w:rsid w:val="003D15C4"/>
    <w:rsid w:val="003D1AB3"/>
    <w:rsid w:val="003D1FA9"/>
    <w:rsid w:val="003D207B"/>
    <w:rsid w:val="003D249B"/>
    <w:rsid w:val="003D24E3"/>
    <w:rsid w:val="003D2DC2"/>
    <w:rsid w:val="003D2E46"/>
    <w:rsid w:val="003D2F29"/>
    <w:rsid w:val="003D31B6"/>
    <w:rsid w:val="003D32F8"/>
    <w:rsid w:val="003D343A"/>
    <w:rsid w:val="003D35BB"/>
    <w:rsid w:val="003D3728"/>
    <w:rsid w:val="003D383B"/>
    <w:rsid w:val="003D3AC2"/>
    <w:rsid w:val="003D3D5C"/>
    <w:rsid w:val="003D4178"/>
    <w:rsid w:val="003D4267"/>
    <w:rsid w:val="003D42F6"/>
    <w:rsid w:val="003D45D4"/>
    <w:rsid w:val="003D45E0"/>
    <w:rsid w:val="003D48B1"/>
    <w:rsid w:val="003D49B9"/>
    <w:rsid w:val="003D4AAB"/>
    <w:rsid w:val="003D4D7F"/>
    <w:rsid w:val="003D4D94"/>
    <w:rsid w:val="003D50A9"/>
    <w:rsid w:val="003D514E"/>
    <w:rsid w:val="003D5737"/>
    <w:rsid w:val="003D576B"/>
    <w:rsid w:val="003D58B3"/>
    <w:rsid w:val="003D58CD"/>
    <w:rsid w:val="003D5A07"/>
    <w:rsid w:val="003D5BA9"/>
    <w:rsid w:val="003D5D58"/>
    <w:rsid w:val="003D600F"/>
    <w:rsid w:val="003D6295"/>
    <w:rsid w:val="003D681C"/>
    <w:rsid w:val="003D697A"/>
    <w:rsid w:val="003D6A0D"/>
    <w:rsid w:val="003D6C1A"/>
    <w:rsid w:val="003D7029"/>
    <w:rsid w:val="003D70E6"/>
    <w:rsid w:val="003D711B"/>
    <w:rsid w:val="003D7178"/>
    <w:rsid w:val="003D75F3"/>
    <w:rsid w:val="003D7B0A"/>
    <w:rsid w:val="003D7C1D"/>
    <w:rsid w:val="003D7D17"/>
    <w:rsid w:val="003D7F50"/>
    <w:rsid w:val="003E006B"/>
    <w:rsid w:val="003E017D"/>
    <w:rsid w:val="003E0280"/>
    <w:rsid w:val="003E0316"/>
    <w:rsid w:val="003E0819"/>
    <w:rsid w:val="003E0BD3"/>
    <w:rsid w:val="003E0EF4"/>
    <w:rsid w:val="003E10E4"/>
    <w:rsid w:val="003E13B2"/>
    <w:rsid w:val="003E16D7"/>
    <w:rsid w:val="003E186C"/>
    <w:rsid w:val="003E18A1"/>
    <w:rsid w:val="003E18B2"/>
    <w:rsid w:val="003E1964"/>
    <w:rsid w:val="003E1AF4"/>
    <w:rsid w:val="003E1D77"/>
    <w:rsid w:val="003E20A9"/>
    <w:rsid w:val="003E24EC"/>
    <w:rsid w:val="003E25BD"/>
    <w:rsid w:val="003E262C"/>
    <w:rsid w:val="003E2658"/>
    <w:rsid w:val="003E2690"/>
    <w:rsid w:val="003E26D7"/>
    <w:rsid w:val="003E26E5"/>
    <w:rsid w:val="003E2739"/>
    <w:rsid w:val="003E2BEF"/>
    <w:rsid w:val="003E2D48"/>
    <w:rsid w:val="003E2E31"/>
    <w:rsid w:val="003E2EAA"/>
    <w:rsid w:val="003E2F77"/>
    <w:rsid w:val="003E33A0"/>
    <w:rsid w:val="003E37DF"/>
    <w:rsid w:val="003E3D4B"/>
    <w:rsid w:val="003E3DF8"/>
    <w:rsid w:val="003E4007"/>
    <w:rsid w:val="003E40DC"/>
    <w:rsid w:val="003E4313"/>
    <w:rsid w:val="003E4437"/>
    <w:rsid w:val="003E4528"/>
    <w:rsid w:val="003E4670"/>
    <w:rsid w:val="003E47B0"/>
    <w:rsid w:val="003E499C"/>
    <w:rsid w:val="003E4B5C"/>
    <w:rsid w:val="003E4CC9"/>
    <w:rsid w:val="003E4CD6"/>
    <w:rsid w:val="003E4CF5"/>
    <w:rsid w:val="003E4D69"/>
    <w:rsid w:val="003E4F11"/>
    <w:rsid w:val="003E5254"/>
    <w:rsid w:val="003E53AF"/>
    <w:rsid w:val="003E5403"/>
    <w:rsid w:val="003E58FB"/>
    <w:rsid w:val="003E59BA"/>
    <w:rsid w:val="003E5B74"/>
    <w:rsid w:val="003E5E67"/>
    <w:rsid w:val="003E6371"/>
    <w:rsid w:val="003E63D2"/>
    <w:rsid w:val="003E657C"/>
    <w:rsid w:val="003E6D43"/>
    <w:rsid w:val="003E6D54"/>
    <w:rsid w:val="003E6E07"/>
    <w:rsid w:val="003E6F21"/>
    <w:rsid w:val="003E707B"/>
    <w:rsid w:val="003E709F"/>
    <w:rsid w:val="003E7107"/>
    <w:rsid w:val="003E7594"/>
    <w:rsid w:val="003E762D"/>
    <w:rsid w:val="003E799D"/>
    <w:rsid w:val="003E7A2D"/>
    <w:rsid w:val="003E7AD9"/>
    <w:rsid w:val="003E7BA3"/>
    <w:rsid w:val="003E7C19"/>
    <w:rsid w:val="003E7EF5"/>
    <w:rsid w:val="003F0098"/>
    <w:rsid w:val="003F04A1"/>
    <w:rsid w:val="003F06EB"/>
    <w:rsid w:val="003F0A28"/>
    <w:rsid w:val="003F0ED4"/>
    <w:rsid w:val="003F125D"/>
    <w:rsid w:val="003F1324"/>
    <w:rsid w:val="003F1413"/>
    <w:rsid w:val="003F15CA"/>
    <w:rsid w:val="003F1896"/>
    <w:rsid w:val="003F1E66"/>
    <w:rsid w:val="003F2163"/>
    <w:rsid w:val="003F21A5"/>
    <w:rsid w:val="003F2203"/>
    <w:rsid w:val="003F2323"/>
    <w:rsid w:val="003F23C9"/>
    <w:rsid w:val="003F27A4"/>
    <w:rsid w:val="003F27ED"/>
    <w:rsid w:val="003F29BA"/>
    <w:rsid w:val="003F29E1"/>
    <w:rsid w:val="003F2C60"/>
    <w:rsid w:val="003F2D5F"/>
    <w:rsid w:val="003F2D8F"/>
    <w:rsid w:val="003F30FA"/>
    <w:rsid w:val="003F3287"/>
    <w:rsid w:val="003F32D2"/>
    <w:rsid w:val="003F33CC"/>
    <w:rsid w:val="003F3511"/>
    <w:rsid w:val="003F3833"/>
    <w:rsid w:val="003F397D"/>
    <w:rsid w:val="003F39AB"/>
    <w:rsid w:val="003F3AE0"/>
    <w:rsid w:val="003F426F"/>
    <w:rsid w:val="003F4634"/>
    <w:rsid w:val="003F491B"/>
    <w:rsid w:val="003F4E05"/>
    <w:rsid w:val="003F4E3A"/>
    <w:rsid w:val="003F52D1"/>
    <w:rsid w:val="003F538E"/>
    <w:rsid w:val="003F5414"/>
    <w:rsid w:val="003F55D2"/>
    <w:rsid w:val="003F57B1"/>
    <w:rsid w:val="003F57E4"/>
    <w:rsid w:val="003F5809"/>
    <w:rsid w:val="003F587D"/>
    <w:rsid w:val="003F5DDE"/>
    <w:rsid w:val="003F611C"/>
    <w:rsid w:val="003F63CD"/>
    <w:rsid w:val="003F668A"/>
    <w:rsid w:val="003F673C"/>
    <w:rsid w:val="003F6977"/>
    <w:rsid w:val="003F6A75"/>
    <w:rsid w:val="003F6B24"/>
    <w:rsid w:val="003F6B45"/>
    <w:rsid w:val="003F6FFC"/>
    <w:rsid w:val="003F71DD"/>
    <w:rsid w:val="003F7282"/>
    <w:rsid w:val="003F7433"/>
    <w:rsid w:val="003F7527"/>
    <w:rsid w:val="003F7721"/>
    <w:rsid w:val="003F77C2"/>
    <w:rsid w:val="003F7B21"/>
    <w:rsid w:val="003F7BA8"/>
    <w:rsid w:val="003F7BE1"/>
    <w:rsid w:val="003F7DEA"/>
    <w:rsid w:val="003F7FC4"/>
    <w:rsid w:val="004003F5"/>
    <w:rsid w:val="0040052A"/>
    <w:rsid w:val="00400A0E"/>
    <w:rsid w:val="00400BDB"/>
    <w:rsid w:val="00400C92"/>
    <w:rsid w:val="00400E8E"/>
    <w:rsid w:val="0040115A"/>
    <w:rsid w:val="00401349"/>
    <w:rsid w:val="00401380"/>
    <w:rsid w:val="00401477"/>
    <w:rsid w:val="0040149D"/>
    <w:rsid w:val="00401903"/>
    <w:rsid w:val="00401A2A"/>
    <w:rsid w:val="00402006"/>
    <w:rsid w:val="0040223D"/>
    <w:rsid w:val="00402789"/>
    <w:rsid w:val="0040295B"/>
    <w:rsid w:val="00402A62"/>
    <w:rsid w:val="00402EF0"/>
    <w:rsid w:val="00402F5C"/>
    <w:rsid w:val="00402FA6"/>
    <w:rsid w:val="00402FF8"/>
    <w:rsid w:val="0040304B"/>
    <w:rsid w:val="00403074"/>
    <w:rsid w:val="004030D0"/>
    <w:rsid w:val="00403435"/>
    <w:rsid w:val="00403486"/>
    <w:rsid w:val="00403A9C"/>
    <w:rsid w:val="00403CD8"/>
    <w:rsid w:val="00403DA8"/>
    <w:rsid w:val="00403DEF"/>
    <w:rsid w:val="00403E57"/>
    <w:rsid w:val="0040405C"/>
    <w:rsid w:val="00404078"/>
    <w:rsid w:val="00404105"/>
    <w:rsid w:val="0040433A"/>
    <w:rsid w:val="004043F6"/>
    <w:rsid w:val="0040492C"/>
    <w:rsid w:val="0040498D"/>
    <w:rsid w:val="00404C71"/>
    <w:rsid w:val="00404CF9"/>
    <w:rsid w:val="00404DBA"/>
    <w:rsid w:val="00404E0A"/>
    <w:rsid w:val="00404EFE"/>
    <w:rsid w:val="00404F95"/>
    <w:rsid w:val="004054BA"/>
    <w:rsid w:val="004055E7"/>
    <w:rsid w:val="00405886"/>
    <w:rsid w:val="004058B4"/>
    <w:rsid w:val="00405948"/>
    <w:rsid w:val="00405B54"/>
    <w:rsid w:val="00406485"/>
    <w:rsid w:val="004065D8"/>
    <w:rsid w:val="00406603"/>
    <w:rsid w:val="00406C2E"/>
    <w:rsid w:val="00406D0E"/>
    <w:rsid w:val="00406EB0"/>
    <w:rsid w:val="004070F5"/>
    <w:rsid w:val="004071C0"/>
    <w:rsid w:val="00407422"/>
    <w:rsid w:val="0040759D"/>
    <w:rsid w:val="00407685"/>
    <w:rsid w:val="00407AB7"/>
    <w:rsid w:val="00407E14"/>
    <w:rsid w:val="004102CC"/>
    <w:rsid w:val="00410314"/>
    <w:rsid w:val="004103C5"/>
    <w:rsid w:val="00410491"/>
    <w:rsid w:val="004104DB"/>
    <w:rsid w:val="00410780"/>
    <w:rsid w:val="004108CD"/>
    <w:rsid w:val="00410960"/>
    <w:rsid w:val="00410A6C"/>
    <w:rsid w:val="00410BAF"/>
    <w:rsid w:val="00410BBE"/>
    <w:rsid w:val="00410DF2"/>
    <w:rsid w:val="00410E95"/>
    <w:rsid w:val="00410FD9"/>
    <w:rsid w:val="004110FD"/>
    <w:rsid w:val="004113D3"/>
    <w:rsid w:val="004115C4"/>
    <w:rsid w:val="004119F3"/>
    <w:rsid w:val="00411B76"/>
    <w:rsid w:val="00412336"/>
    <w:rsid w:val="0041238F"/>
    <w:rsid w:val="00412447"/>
    <w:rsid w:val="004127E4"/>
    <w:rsid w:val="00412BFC"/>
    <w:rsid w:val="00412CBA"/>
    <w:rsid w:val="00412D2D"/>
    <w:rsid w:val="00412DA0"/>
    <w:rsid w:val="00412DBF"/>
    <w:rsid w:val="00412DE1"/>
    <w:rsid w:val="004134C0"/>
    <w:rsid w:val="004137BF"/>
    <w:rsid w:val="00413837"/>
    <w:rsid w:val="00413968"/>
    <w:rsid w:val="00413C21"/>
    <w:rsid w:val="00413C3B"/>
    <w:rsid w:val="00413E23"/>
    <w:rsid w:val="00413ED5"/>
    <w:rsid w:val="00414106"/>
    <w:rsid w:val="00414125"/>
    <w:rsid w:val="004141DF"/>
    <w:rsid w:val="00414427"/>
    <w:rsid w:val="00414575"/>
    <w:rsid w:val="00414E0C"/>
    <w:rsid w:val="0041504A"/>
    <w:rsid w:val="004154F9"/>
    <w:rsid w:val="00415597"/>
    <w:rsid w:val="00415885"/>
    <w:rsid w:val="00415938"/>
    <w:rsid w:val="00415939"/>
    <w:rsid w:val="00415ABC"/>
    <w:rsid w:val="00415F9B"/>
    <w:rsid w:val="00415FDF"/>
    <w:rsid w:val="00415FFC"/>
    <w:rsid w:val="004162AA"/>
    <w:rsid w:val="004163F0"/>
    <w:rsid w:val="00416641"/>
    <w:rsid w:val="00416839"/>
    <w:rsid w:val="00416892"/>
    <w:rsid w:val="00416B2C"/>
    <w:rsid w:val="00416B42"/>
    <w:rsid w:val="00416C3E"/>
    <w:rsid w:val="00417026"/>
    <w:rsid w:val="004171A7"/>
    <w:rsid w:val="004172C3"/>
    <w:rsid w:val="00417616"/>
    <w:rsid w:val="004176D7"/>
    <w:rsid w:val="00417A0D"/>
    <w:rsid w:val="00417D5E"/>
    <w:rsid w:val="00417E47"/>
    <w:rsid w:val="00417F08"/>
    <w:rsid w:val="004204E4"/>
    <w:rsid w:val="00420540"/>
    <w:rsid w:val="00420732"/>
    <w:rsid w:val="00420A83"/>
    <w:rsid w:val="00420ABE"/>
    <w:rsid w:val="00421048"/>
    <w:rsid w:val="004212EB"/>
    <w:rsid w:val="004213D1"/>
    <w:rsid w:val="00421472"/>
    <w:rsid w:val="0042159F"/>
    <w:rsid w:val="004220F4"/>
    <w:rsid w:val="00422266"/>
    <w:rsid w:val="004226DF"/>
    <w:rsid w:val="004228D8"/>
    <w:rsid w:val="004228ED"/>
    <w:rsid w:val="00422962"/>
    <w:rsid w:val="004229E0"/>
    <w:rsid w:val="00422A9D"/>
    <w:rsid w:val="00422DA1"/>
    <w:rsid w:val="00423064"/>
    <w:rsid w:val="004230B5"/>
    <w:rsid w:val="0042316E"/>
    <w:rsid w:val="0042317A"/>
    <w:rsid w:val="0042340D"/>
    <w:rsid w:val="004234F9"/>
    <w:rsid w:val="004236EC"/>
    <w:rsid w:val="00423885"/>
    <w:rsid w:val="00423E9B"/>
    <w:rsid w:val="00423F52"/>
    <w:rsid w:val="004240C2"/>
    <w:rsid w:val="00424270"/>
    <w:rsid w:val="0042427E"/>
    <w:rsid w:val="00424694"/>
    <w:rsid w:val="00424B0C"/>
    <w:rsid w:val="00424B1C"/>
    <w:rsid w:val="00424BEE"/>
    <w:rsid w:val="00424C7F"/>
    <w:rsid w:val="00425013"/>
    <w:rsid w:val="00425151"/>
    <w:rsid w:val="00425471"/>
    <w:rsid w:val="004258E6"/>
    <w:rsid w:val="00425CE7"/>
    <w:rsid w:val="00425DAA"/>
    <w:rsid w:val="00425DF5"/>
    <w:rsid w:val="00425F8B"/>
    <w:rsid w:val="00426463"/>
    <w:rsid w:val="0042653B"/>
    <w:rsid w:val="0042661E"/>
    <w:rsid w:val="0042677E"/>
    <w:rsid w:val="00426C81"/>
    <w:rsid w:val="00426CBE"/>
    <w:rsid w:val="00426E21"/>
    <w:rsid w:val="00426F37"/>
    <w:rsid w:val="00426F3E"/>
    <w:rsid w:val="00426FEC"/>
    <w:rsid w:val="004273F0"/>
    <w:rsid w:val="00427464"/>
    <w:rsid w:val="00427519"/>
    <w:rsid w:val="0042764D"/>
    <w:rsid w:val="00427759"/>
    <w:rsid w:val="00427767"/>
    <w:rsid w:val="00427A5C"/>
    <w:rsid w:val="00427F24"/>
    <w:rsid w:val="00430566"/>
    <w:rsid w:val="00430581"/>
    <w:rsid w:val="0043064C"/>
    <w:rsid w:val="00430880"/>
    <w:rsid w:val="0043094F"/>
    <w:rsid w:val="00430B35"/>
    <w:rsid w:val="00430EF1"/>
    <w:rsid w:val="00431343"/>
    <w:rsid w:val="00431786"/>
    <w:rsid w:val="0043194D"/>
    <w:rsid w:val="00431976"/>
    <w:rsid w:val="00431A7C"/>
    <w:rsid w:val="00431B8E"/>
    <w:rsid w:val="00431D30"/>
    <w:rsid w:val="00431D80"/>
    <w:rsid w:val="0043210D"/>
    <w:rsid w:val="004322CD"/>
    <w:rsid w:val="004323EA"/>
    <w:rsid w:val="004323FC"/>
    <w:rsid w:val="00432418"/>
    <w:rsid w:val="004326A1"/>
    <w:rsid w:val="00432A2C"/>
    <w:rsid w:val="00432A9C"/>
    <w:rsid w:val="00432AD5"/>
    <w:rsid w:val="00432C88"/>
    <w:rsid w:val="00432D0C"/>
    <w:rsid w:val="00432DF9"/>
    <w:rsid w:val="00432DFE"/>
    <w:rsid w:val="00432E93"/>
    <w:rsid w:val="00432EB6"/>
    <w:rsid w:val="00433501"/>
    <w:rsid w:val="004336F8"/>
    <w:rsid w:val="004336F9"/>
    <w:rsid w:val="0043371F"/>
    <w:rsid w:val="0043394D"/>
    <w:rsid w:val="004339B5"/>
    <w:rsid w:val="00433AA2"/>
    <w:rsid w:val="00433BFE"/>
    <w:rsid w:val="00433CC5"/>
    <w:rsid w:val="00434159"/>
    <w:rsid w:val="004341DC"/>
    <w:rsid w:val="00434445"/>
    <w:rsid w:val="004344F9"/>
    <w:rsid w:val="00434588"/>
    <w:rsid w:val="004346BE"/>
    <w:rsid w:val="0043472C"/>
    <w:rsid w:val="00434762"/>
    <w:rsid w:val="00434889"/>
    <w:rsid w:val="00434928"/>
    <w:rsid w:val="004349FD"/>
    <w:rsid w:val="00434AB3"/>
    <w:rsid w:val="00434DBE"/>
    <w:rsid w:val="00434E6C"/>
    <w:rsid w:val="00435075"/>
    <w:rsid w:val="004351C4"/>
    <w:rsid w:val="004352CD"/>
    <w:rsid w:val="0043553A"/>
    <w:rsid w:val="004355F9"/>
    <w:rsid w:val="00435835"/>
    <w:rsid w:val="004358D1"/>
    <w:rsid w:val="00435922"/>
    <w:rsid w:val="00435C4F"/>
    <w:rsid w:val="00436025"/>
    <w:rsid w:val="00436041"/>
    <w:rsid w:val="004360BA"/>
    <w:rsid w:val="004360D5"/>
    <w:rsid w:val="00436187"/>
    <w:rsid w:val="004362E1"/>
    <w:rsid w:val="004367F1"/>
    <w:rsid w:val="004367FE"/>
    <w:rsid w:val="004369F2"/>
    <w:rsid w:val="00436D60"/>
    <w:rsid w:val="00436E1B"/>
    <w:rsid w:val="004374CB"/>
    <w:rsid w:val="00437500"/>
    <w:rsid w:val="0043753B"/>
    <w:rsid w:val="00437A20"/>
    <w:rsid w:val="00437DA6"/>
    <w:rsid w:val="00437DFD"/>
    <w:rsid w:val="004400F8"/>
    <w:rsid w:val="004401F3"/>
    <w:rsid w:val="00440263"/>
    <w:rsid w:val="0044050C"/>
    <w:rsid w:val="00440936"/>
    <w:rsid w:val="004409BD"/>
    <w:rsid w:val="00440B5B"/>
    <w:rsid w:val="00440FD0"/>
    <w:rsid w:val="00441175"/>
    <w:rsid w:val="00441240"/>
    <w:rsid w:val="0044136D"/>
    <w:rsid w:val="004413A5"/>
    <w:rsid w:val="004418EC"/>
    <w:rsid w:val="00441BB4"/>
    <w:rsid w:val="00441DEE"/>
    <w:rsid w:val="00442194"/>
    <w:rsid w:val="004423D2"/>
    <w:rsid w:val="00442534"/>
    <w:rsid w:val="0044268C"/>
    <w:rsid w:val="004426B2"/>
    <w:rsid w:val="004427D0"/>
    <w:rsid w:val="00442878"/>
    <w:rsid w:val="0044295E"/>
    <w:rsid w:val="00442B45"/>
    <w:rsid w:val="00442D1A"/>
    <w:rsid w:val="00443062"/>
    <w:rsid w:val="0044331F"/>
    <w:rsid w:val="00443381"/>
    <w:rsid w:val="0044350B"/>
    <w:rsid w:val="00443674"/>
    <w:rsid w:val="00443943"/>
    <w:rsid w:val="00443AA6"/>
    <w:rsid w:val="00443DAE"/>
    <w:rsid w:val="00443DE4"/>
    <w:rsid w:val="004440A8"/>
    <w:rsid w:val="004442CF"/>
    <w:rsid w:val="00444314"/>
    <w:rsid w:val="0044453F"/>
    <w:rsid w:val="00444596"/>
    <w:rsid w:val="0044490D"/>
    <w:rsid w:val="00444A20"/>
    <w:rsid w:val="00444BD2"/>
    <w:rsid w:val="00445497"/>
    <w:rsid w:val="00445803"/>
    <w:rsid w:val="00445AF2"/>
    <w:rsid w:val="00445C85"/>
    <w:rsid w:val="00445D86"/>
    <w:rsid w:val="00445F39"/>
    <w:rsid w:val="004460AD"/>
    <w:rsid w:val="0044648F"/>
    <w:rsid w:val="004464F9"/>
    <w:rsid w:val="00446857"/>
    <w:rsid w:val="004469AC"/>
    <w:rsid w:val="00446B2B"/>
    <w:rsid w:val="00446DF9"/>
    <w:rsid w:val="00446E53"/>
    <w:rsid w:val="004472B4"/>
    <w:rsid w:val="00447606"/>
    <w:rsid w:val="004476CC"/>
    <w:rsid w:val="00447B9D"/>
    <w:rsid w:val="00447D78"/>
    <w:rsid w:val="00450102"/>
    <w:rsid w:val="004501CC"/>
    <w:rsid w:val="0045044F"/>
    <w:rsid w:val="004508C4"/>
    <w:rsid w:val="00450B43"/>
    <w:rsid w:val="00450E44"/>
    <w:rsid w:val="0045145C"/>
    <w:rsid w:val="00451981"/>
    <w:rsid w:val="00451C74"/>
    <w:rsid w:val="00451FF9"/>
    <w:rsid w:val="004521FE"/>
    <w:rsid w:val="00452638"/>
    <w:rsid w:val="0045275E"/>
    <w:rsid w:val="00452996"/>
    <w:rsid w:val="00452BEE"/>
    <w:rsid w:val="00453367"/>
    <w:rsid w:val="00453439"/>
    <w:rsid w:val="004534C9"/>
    <w:rsid w:val="0045360A"/>
    <w:rsid w:val="0045375B"/>
    <w:rsid w:val="00453764"/>
    <w:rsid w:val="00453894"/>
    <w:rsid w:val="00453B51"/>
    <w:rsid w:val="00453BBE"/>
    <w:rsid w:val="00453CB8"/>
    <w:rsid w:val="00453D68"/>
    <w:rsid w:val="00453ED0"/>
    <w:rsid w:val="00453FEF"/>
    <w:rsid w:val="004542AE"/>
    <w:rsid w:val="00454367"/>
    <w:rsid w:val="004543D5"/>
    <w:rsid w:val="004544B4"/>
    <w:rsid w:val="00454769"/>
    <w:rsid w:val="0045479D"/>
    <w:rsid w:val="004548A4"/>
    <w:rsid w:val="004548CF"/>
    <w:rsid w:val="00454CA1"/>
    <w:rsid w:val="0045508A"/>
    <w:rsid w:val="00455162"/>
    <w:rsid w:val="00455175"/>
    <w:rsid w:val="0045547E"/>
    <w:rsid w:val="0045553A"/>
    <w:rsid w:val="0045557C"/>
    <w:rsid w:val="00455A4D"/>
    <w:rsid w:val="00455A8D"/>
    <w:rsid w:val="00455BE2"/>
    <w:rsid w:val="00455C16"/>
    <w:rsid w:val="00455F14"/>
    <w:rsid w:val="00456276"/>
    <w:rsid w:val="00456289"/>
    <w:rsid w:val="004562B2"/>
    <w:rsid w:val="004563BB"/>
    <w:rsid w:val="00456714"/>
    <w:rsid w:val="00456874"/>
    <w:rsid w:val="004568CE"/>
    <w:rsid w:val="004569A3"/>
    <w:rsid w:val="004569ED"/>
    <w:rsid w:val="00456B71"/>
    <w:rsid w:val="00457242"/>
    <w:rsid w:val="0045731B"/>
    <w:rsid w:val="00457332"/>
    <w:rsid w:val="00457438"/>
    <w:rsid w:val="0045743E"/>
    <w:rsid w:val="0045746A"/>
    <w:rsid w:val="004575B2"/>
    <w:rsid w:val="004578D1"/>
    <w:rsid w:val="00457B4B"/>
    <w:rsid w:val="00457BE2"/>
    <w:rsid w:val="00460069"/>
    <w:rsid w:val="00460106"/>
    <w:rsid w:val="00460202"/>
    <w:rsid w:val="00460487"/>
    <w:rsid w:val="004605BA"/>
    <w:rsid w:val="00460822"/>
    <w:rsid w:val="00460925"/>
    <w:rsid w:val="00460D76"/>
    <w:rsid w:val="00461132"/>
    <w:rsid w:val="004611F9"/>
    <w:rsid w:val="004618BA"/>
    <w:rsid w:val="00461B3F"/>
    <w:rsid w:val="00461E4C"/>
    <w:rsid w:val="00461E4E"/>
    <w:rsid w:val="00461E9A"/>
    <w:rsid w:val="00461F80"/>
    <w:rsid w:val="0046209D"/>
    <w:rsid w:val="004623BA"/>
    <w:rsid w:val="00462670"/>
    <w:rsid w:val="004627EE"/>
    <w:rsid w:val="00462CB6"/>
    <w:rsid w:val="00462F72"/>
    <w:rsid w:val="00462FA2"/>
    <w:rsid w:val="00462FC0"/>
    <w:rsid w:val="0046302D"/>
    <w:rsid w:val="00463121"/>
    <w:rsid w:val="004634A1"/>
    <w:rsid w:val="00463524"/>
    <w:rsid w:val="00463907"/>
    <w:rsid w:val="00463947"/>
    <w:rsid w:val="0046394B"/>
    <w:rsid w:val="00463983"/>
    <w:rsid w:val="00463A3C"/>
    <w:rsid w:val="00463D56"/>
    <w:rsid w:val="0046413D"/>
    <w:rsid w:val="0046429E"/>
    <w:rsid w:val="0046441B"/>
    <w:rsid w:val="004645DF"/>
    <w:rsid w:val="00464685"/>
    <w:rsid w:val="00464797"/>
    <w:rsid w:val="00464A67"/>
    <w:rsid w:val="00464ABD"/>
    <w:rsid w:val="00464E3C"/>
    <w:rsid w:val="00465278"/>
    <w:rsid w:val="00465302"/>
    <w:rsid w:val="00465342"/>
    <w:rsid w:val="004653E6"/>
    <w:rsid w:val="00465407"/>
    <w:rsid w:val="004654A0"/>
    <w:rsid w:val="004654DE"/>
    <w:rsid w:val="00465544"/>
    <w:rsid w:val="004656AE"/>
    <w:rsid w:val="00465875"/>
    <w:rsid w:val="00465952"/>
    <w:rsid w:val="00465A76"/>
    <w:rsid w:val="00465E91"/>
    <w:rsid w:val="00466161"/>
    <w:rsid w:val="004665B4"/>
    <w:rsid w:val="004665D7"/>
    <w:rsid w:val="00466811"/>
    <w:rsid w:val="00466E82"/>
    <w:rsid w:val="00467184"/>
    <w:rsid w:val="00467513"/>
    <w:rsid w:val="0046753D"/>
    <w:rsid w:val="00467A10"/>
    <w:rsid w:val="00467B65"/>
    <w:rsid w:val="00467B8B"/>
    <w:rsid w:val="00467C1A"/>
    <w:rsid w:val="00467E5E"/>
    <w:rsid w:val="00470009"/>
    <w:rsid w:val="00470324"/>
    <w:rsid w:val="004703EE"/>
    <w:rsid w:val="00470560"/>
    <w:rsid w:val="00470A96"/>
    <w:rsid w:val="00470B45"/>
    <w:rsid w:val="00470CDC"/>
    <w:rsid w:val="00470E8B"/>
    <w:rsid w:val="00471127"/>
    <w:rsid w:val="004712B3"/>
    <w:rsid w:val="004712B8"/>
    <w:rsid w:val="00471473"/>
    <w:rsid w:val="004714D8"/>
    <w:rsid w:val="0047165D"/>
    <w:rsid w:val="00471853"/>
    <w:rsid w:val="00471CAD"/>
    <w:rsid w:val="00472366"/>
    <w:rsid w:val="004726AB"/>
    <w:rsid w:val="00472A85"/>
    <w:rsid w:val="00472B13"/>
    <w:rsid w:val="00472BF2"/>
    <w:rsid w:val="00472D78"/>
    <w:rsid w:val="00472E40"/>
    <w:rsid w:val="0047315E"/>
    <w:rsid w:val="004732D2"/>
    <w:rsid w:val="004733A2"/>
    <w:rsid w:val="0047348E"/>
    <w:rsid w:val="00473538"/>
    <w:rsid w:val="00473A81"/>
    <w:rsid w:val="00473D64"/>
    <w:rsid w:val="00473DC2"/>
    <w:rsid w:val="00473F25"/>
    <w:rsid w:val="00474178"/>
    <w:rsid w:val="0047438D"/>
    <w:rsid w:val="004744CA"/>
    <w:rsid w:val="0047489E"/>
    <w:rsid w:val="0047498F"/>
    <w:rsid w:val="00474AF5"/>
    <w:rsid w:val="00474C52"/>
    <w:rsid w:val="00474D0A"/>
    <w:rsid w:val="00474F43"/>
    <w:rsid w:val="00475067"/>
    <w:rsid w:val="0047520A"/>
    <w:rsid w:val="004753EE"/>
    <w:rsid w:val="0047554E"/>
    <w:rsid w:val="0047558D"/>
    <w:rsid w:val="004756BA"/>
    <w:rsid w:val="004758BC"/>
    <w:rsid w:val="0047591F"/>
    <w:rsid w:val="00475B90"/>
    <w:rsid w:val="00475CB3"/>
    <w:rsid w:val="00475E8A"/>
    <w:rsid w:val="004764FD"/>
    <w:rsid w:val="00476683"/>
    <w:rsid w:val="0047677F"/>
    <w:rsid w:val="0047679D"/>
    <w:rsid w:val="00476811"/>
    <w:rsid w:val="00476A5D"/>
    <w:rsid w:val="00476AB9"/>
    <w:rsid w:val="00476B81"/>
    <w:rsid w:val="00476DC7"/>
    <w:rsid w:val="00476E25"/>
    <w:rsid w:val="004770BF"/>
    <w:rsid w:val="0047719C"/>
    <w:rsid w:val="004773D6"/>
    <w:rsid w:val="0047767C"/>
    <w:rsid w:val="004778F9"/>
    <w:rsid w:val="00477A03"/>
    <w:rsid w:val="00477A82"/>
    <w:rsid w:val="00477B54"/>
    <w:rsid w:val="00477B7F"/>
    <w:rsid w:val="00477C59"/>
    <w:rsid w:val="00480115"/>
    <w:rsid w:val="0048063B"/>
    <w:rsid w:val="00480930"/>
    <w:rsid w:val="00480EB4"/>
    <w:rsid w:val="0048119A"/>
    <w:rsid w:val="004811A2"/>
    <w:rsid w:val="00481418"/>
    <w:rsid w:val="00481847"/>
    <w:rsid w:val="004819C1"/>
    <w:rsid w:val="00481CA1"/>
    <w:rsid w:val="00481D78"/>
    <w:rsid w:val="0048218F"/>
    <w:rsid w:val="0048233F"/>
    <w:rsid w:val="00482447"/>
    <w:rsid w:val="0048252A"/>
    <w:rsid w:val="004827A6"/>
    <w:rsid w:val="00482892"/>
    <w:rsid w:val="00482AF8"/>
    <w:rsid w:val="00482CD7"/>
    <w:rsid w:val="00482DD8"/>
    <w:rsid w:val="00482E82"/>
    <w:rsid w:val="00482F90"/>
    <w:rsid w:val="004830E7"/>
    <w:rsid w:val="004835EF"/>
    <w:rsid w:val="004835F4"/>
    <w:rsid w:val="004836BB"/>
    <w:rsid w:val="0048374D"/>
    <w:rsid w:val="00483A0A"/>
    <w:rsid w:val="00483A60"/>
    <w:rsid w:val="00483C2F"/>
    <w:rsid w:val="00483EAD"/>
    <w:rsid w:val="00483EB0"/>
    <w:rsid w:val="00484200"/>
    <w:rsid w:val="00484275"/>
    <w:rsid w:val="00484478"/>
    <w:rsid w:val="0048450E"/>
    <w:rsid w:val="0048468C"/>
    <w:rsid w:val="00484A34"/>
    <w:rsid w:val="00484ACF"/>
    <w:rsid w:val="00484DE7"/>
    <w:rsid w:val="00484EE2"/>
    <w:rsid w:val="00485192"/>
    <w:rsid w:val="004852B0"/>
    <w:rsid w:val="00485363"/>
    <w:rsid w:val="00485BE7"/>
    <w:rsid w:val="00485C13"/>
    <w:rsid w:val="00485C71"/>
    <w:rsid w:val="0048618B"/>
    <w:rsid w:val="004863F3"/>
    <w:rsid w:val="00486784"/>
    <w:rsid w:val="004869AD"/>
    <w:rsid w:val="00486AE2"/>
    <w:rsid w:val="00486BEA"/>
    <w:rsid w:val="00486DA3"/>
    <w:rsid w:val="00486F41"/>
    <w:rsid w:val="00486FAE"/>
    <w:rsid w:val="00487086"/>
    <w:rsid w:val="004870B5"/>
    <w:rsid w:val="00487120"/>
    <w:rsid w:val="00487461"/>
    <w:rsid w:val="00487562"/>
    <w:rsid w:val="0048756D"/>
    <w:rsid w:val="004876E1"/>
    <w:rsid w:val="00487900"/>
    <w:rsid w:val="0048790F"/>
    <w:rsid w:val="004879DD"/>
    <w:rsid w:val="00487B68"/>
    <w:rsid w:val="00487B89"/>
    <w:rsid w:val="00487C49"/>
    <w:rsid w:val="00487D1B"/>
    <w:rsid w:val="00487DFB"/>
    <w:rsid w:val="00487E75"/>
    <w:rsid w:val="004907BE"/>
    <w:rsid w:val="0049098B"/>
    <w:rsid w:val="00490A68"/>
    <w:rsid w:val="00490A88"/>
    <w:rsid w:val="00490AF6"/>
    <w:rsid w:val="00490B84"/>
    <w:rsid w:val="00490C08"/>
    <w:rsid w:val="00490D8C"/>
    <w:rsid w:val="00490DF2"/>
    <w:rsid w:val="0049175D"/>
    <w:rsid w:val="00491B73"/>
    <w:rsid w:val="00491CCD"/>
    <w:rsid w:val="004921DB"/>
    <w:rsid w:val="00492390"/>
    <w:rsid w:val="004924E6"/>
    <w:rsid w:val="00492699"/>
    <w:rsid w:val="004926A3"/>
    <w:rsid w:val="00492730"/>
    <w:rsid w:val="00492758"/>
    <w:rsid w:val="0049285E"/>
    <w:rsid w:val="00492D18"/>
    <w:rsid w:val="00492E32"/>
    <w:rsid w:val="00492EC2"/>
    <w:rsid w:val="00493107"/>
    <w:rsid w:val="00493178"/>
    <w:rsid w:val="00493735"/>
    <w:rsid w:val="00493924"/>
    <w:rsid w:val="00493A42"/>
    <w:rsid w:val="00493A5A"/>
    <w:rsid w:val="00493B62"/>
    <w:rsid w:val="00493CAC"/>
    <w:rsid w:val="004940A6"/>
    <w:rsid w:val="004943A1"/>
    <w:rsid w:val="004945C2"/>
    <w:rsid w:val="00494616"/>
    <w:rsid w:val="00494996"/>
    <w:rsid w:val="00494C9A"/>
    <w:rsid w:val="00494E12"/>
    <w:rsid w:val="00495273"/>
    <w:rsid w:val="00495485"/>
    <w:rsid w:val="004957DB"/>
    <w:rsid w:val="004958F5"/>
    <w:rsid w:val="00495A7B"/>
    <w:rsid w:val="00495B07"/>
    <w:rsid w:val="00495D50"/>
    <w:rsid w:val="00495DE8"/>
    <w:rsid w:val="004960F5"/>
    <w:rsid w:val="0049620C"/>
    <w:rsid w:val="00496513"/>
    <w:rsid w:val="00496515"/>
    <w:rsid w:val="004968C1"/>
    <w:rsid w:val="0049698A"/>
    <w:rsid w:val="0049699A"/>
    <w:rsid w:val="004969FC"/>
    <w:rsid w:val="00496A8A"/>
    <w:rsid w:val="00496AE7"/>
    <w:rsid w:val="00496D6E"/>
    <w:rsid w:val="00496DDC"/>
    <w:rsid w:val="00496F0E"/>
    <w:rsid w:val="00497074"/>
    <w:rsid w:val="0049713A"/>
    <w:rsid w:val="00497194"/>
    <w:rsid w:val="0049719C"/>
    <w:rsid w:val="004971D2"/>
    <w:rsid w:val="00497404"/>
    <w:rsid w:val="00497690"/>
    <w:rsid w:val="00497723"/>
    <w:rsid w:val="00497D33"/>
    <w:rsid w:val="00497D9E"/>
    <w:rsid w:val="00497DD5"/>
    <w:rsid w:val="00497ECF"/>
    <w:rsid w:val="004A0189"/>
    <w:rsid w:val="004A0513"/>
    <w:rsid w:val="004A0791"/>
    <w:rsid w:val="004A07A9"/>
    <w:rsid w:val="004A09A2"/>
    <w:rsid w:val="004A0BDB"/>
    <w:rsid w:val="004A0E02"/>
    <w:rsid w:val="004A0E98"/>
    <w:rsid w:val="004A0EA1"/>
    <w:rsid w:val="004A0FD8"/>
    <w:rsid w:val="004A1162"/>
    <w:rsid w:val="004A1764"/>
    <w:rsid w:val="004A1928"/>
    <w:rsid w:val="004A1A1E"/>
    <w:rsid w:val="004A1C08"/>
    <w:rsid w:val="004A1D10"/>
    <w:rsid w:val="004A1ECB"/>
    <w:rsid w:val="004A2295"/>
    <w:rsid w:val="004A22A0"/>
    <w:rsid w:val="004A292E"/>
    <w:rsid w:val="004A294B"/>
    <w:rsid w:val="004A29A7"/>
    <w:rsid w:val="004A2A44"/>
    <w:rsid w:val="004A2CBE"/>
    <w:rsid w:val="004A2CDF"/>
    <w:rsid w:val="004A2EAC"/>
    <w:rsid w:val="004A300F"/>
    <w:rsid w:val="004A3081"/>
    <w:rsid w:val="004A3979"/>
    <w:rsid w:val="004A3AA6"/>
    <w:rsid w:val="004A3D58"/>
    <w:rsid w:val="004A3E38"/>
    <w:rsid w:val="004A3FBC"/>
    <w:rsid w:val="004A40AB"/>
    <w:rsid w:val="004A441E"/>
    <w:rsid w:val="004A4437"/>
    <w:rsid w:val="004A45B1"/>
    <w:rsid w:val="004A483C"/>
    <w:rsid w:val="004A4856"/>
    <w:rsid w:val="004A4A6C"/>
    <w:rsid w:val="004A4C72"/>
    <w:rsid w:val="004A4D7F"/>
    <w:rsid w:val="004A4D96"/>
    <w:rsid w:val="004A4D9C"/>
    <w:rsid w:val="004A52AB"/>
    <w:rsid w:val="004A543C"/>
    <w:rsid w:val="004A5ABA"/>
    <w:rsid w:val="004A5D50"/>
    <w:rsid w:val="004A5F13"/>
    <w:rsid w:val="004A5F64"/>
    <w:rsid w:val="004A62F7"/>
    <w:rsid w:val="004A65A5"/>
    <w:rsid w:val="004A6705"/>
    <w:rsid w:val="004A68F6"/>
    <w:rsid w:val="004A69B3"/>
    <w:rsid w:val="004A6A16"/>
    <w:rsid w:val="004A6A2C"/>
    <w:rsid w:val="004A6ABF"/>
    <w:rsid w:val="004A6B50"/>
    <w:rsid w:val="004A6C67"/>
    <w:rsid w:val="004A6DEC"/>
    <w:rsid w:val="004A6E00"/>
    <w:rsid w:val="004A7033"/>
    <w:rsid w:val="004A70A2"/>
    <w:rsid w:val="004A73B7"/>
    <w:rsid w:val="004A75C6"/>
    <w:rsid w:val="004A77D1"/>
    <w:rsid w:val="004A7934"/>
    <w:rsid w:val="004A7CBA"/>
    <w:rsid w:val="004B012D"/>
    <w:rsid w:val="004B03A6"/>
    <w:rsid w:val="004B03C8"/>
    <w:rsid w:val="004B051F"/>
    <w:rsid w:val="004B0790"/>
    <w:rsid w:val="004B079C"/>
    <w:rsid w:val="004B07CD"/>
    <w:rsid w:val="004B08A4"/>
    <w:rsid w:val="004B0A9A"/>
    <w:rsid w:val="004B0B3B"/>
    <w:rsid w:val="004B0CF4"/>
    <w:rsid w:val="004B10EA"/>
    <w:rsid w:val="004B10F9"/>
    <w:rsid w:val="004B1475"/>
    <w:rsid w:val="004B16D7"/>
    <w:rsid w:val="004B1738"/>
    <w:rsid w:val="004B1778"/>
    <w:rsid w:val="004B177D"/>
    <w:rsid w:val="004B1C23"/>
    <w:rsid w:val="004B1E44"/>
    <w:rsid w:val="004B20C5"/>
    <w:rsid w:val="004B215D"/>
    <w:rsid w:val="004B2685"/>
    <w:rsid w:val="004B277D"/>
    <w:rsid w:val="004B27BC"/>
    <w:rsid w:val="004B288E"/>
    <w:rsid w:val="004B2A84"/>
    <w:rsid w:val="004B2B63"/>
    <w:rsid w:val="004B2E54"/>
    <w:rsid w:val="004B3085"/>
    <w:rsid w:val="004B30EA"/>
    <w:rsid w:val="004B3526"/>
    <w:rsid w:val="004B3A5F"/>
    <w:rsid w:val="004B3AAC"/>
    <w:rsid w:val="004B3ED5"/>
    <w:rsid w:val="004B42B8"/>
    <w:rsid w:val="004B432B"/>
    <w:rsid w:val="004B44AB"/>
    <w:rsid w:val="004B4546"/>
    <w:rsid w:val="004B4816"/>
    <w:rsid w:val="004B4896"/>
    <w:rsid w:val="004B4DE0"/>
    <w:rsid w:val="004B4EB0"/>
    <w:rsid w:val="004B521C"/>
    <w:rsid w:val="004B5457"/>
    <w:rsid w:val="004B564E"/>
    <w:rsid w:val="004B591E"/>
    <w:rsid w:val="004B597E"/>
    <w:rsid w:val="004B5B9D"/>
    <w:rsid w:val="004B5F8E"/>
    <w:rsid w:val="004B604A"/>
    <w:rsid w:val="004B610D"/>
    <w:rsid w:val="004B6239"/>
    <w:rsid w:val="004B624D"/>
    <w:rsid w:val="004B626C"/>
    <w:rsid w:val="004B62B8"/>
    <w:rsid w:val="004B62CA"/>
    <w:rsid w:val="004B6469"/>
    <w:rsid w:val="004B6559"/>
    <w:rsid w:val="004B6702"/>
    <w:rsid w:val="004B6A49"/>
    <w:rsid w:val="004B6AD1"/>
    <w:rsid w:val="004B6D2F"/>
    <w:rsid w:val="004B6D7F"/>
    <w:rsid w:val="004B7139"/>
    <w:rsid w:val="004B7252"/>
    <w:rsid w:val="004B7394"/>
    <w:rsid w:val="004B75FF"/>
    <w:rsid w:val="004B7938"/>
    <w:rsid w:val="004B7BCB"/>
    <w:rsid w:val="004B7E5C"/>
    <w:rsid w:val="004C00ED"/>
    <w:rsid w:val="004C019D"/>
    <w:rsid w:val="004C0721"/>
    <w:rsid w:val="004C0AA3"/>
    <w:rsid w:val="004C102B"/>
    <w:rsid w:val="004C122F"/>
    <w:rsid w:val="004C13A9"/>
    <w:rsid w:val="004C1A0B"/>
    <w:rsid w:val="004C1C5D"/>
    <w:rsid w:val="004C1C7A"/>
    <w:rsid w:val="004C1CF2"/>
    <w:rsid w:val="004C1D7F"/>
    <w:rsid w:val="004C22AA"/>
    <w:rsid w:val="004C2483"/>
    <w:rsid w:val="004C26BC"/>
    <w:rsid w:val="004C292F"/>
    <w:rsid w:val="004C2A27"/>
    <w:rsid w:val="004C2ACC"/>
    <w:rsid w:val="004C2B5C"/>
    <w:rsid w:val="004C3436"/>
    <w:rsid w:val="004C368D"/>
    <w:rsid w:val="004C3740"/>
    <w:rsid w:val="004C37EE"/>
    <w:rsid w:val="004C3D77"/>
    <w:rsid w:val="004C4130"/>
    <w:rsid w:val="004C4440"/>
    <w:rsid w:val="004C4A06"/>
    <w:rsid w:val="004C4ABC"/>
    <w:rsid w:val="004C5104"/>
    <w:rsid w:val="004C5254"/>
    <w:rsid w:val="004C53FD"/>
    <w:rsid w:val="004C5773"/>
    <w:rsid w:val="004C596B"/>
    <w:rsid w:val="004C5A17"/>
    <w:rsid w:val="004C5E81"/>
    <w:rsid w:val="004C5F55"/>
    <w:rsid w:val="004C659A"/>
    <w:rsid w:val="004C68AA"/>
    <w:rsid w:val="004C6B38"/>
    <w:rsid w:val="004C6B4E"/>
    <w:rsid w:val="004C6B6D"/>
    <w:rsid w:val="004C6D62"/>
    <w:rsid w:val="004C6DA3"/>
    <w:rsid w:val="004C6E24"/>
    <w:rsid w:val="004C6E27"/>
    <w:rsid w:val="004C742B"/>
    <w:rsid w:val="004C7434"/>
    <w:rsid w:val="004C75CD"/>
    <w:rsid w:val="004C76FC"/>
    <w:rsid w:val="004C7C00"/>
    <w:rsid w:val="004C7E3C"/>
    <w:rsid w:val="004C7E59"/>
    <w:rsid w:val="004D00F1"/>
    <w:rsid w:val="004D01B3"/>
    <w:rsid w:val="004D0321"/>
    <w:rsid w:val="004D04F9"/>
    <w:rsid w:val="004D051F"/>
    <w:rsid w:val="004D059E"/>
    <w:rsid w:val="004D06AF"/>
    <w:rsid w:val="004D070A"/>
    <w:rsid w:val="004D0723"/>
    <w:rsid w:val="004D0B3E"/>
    <w:rsid w:val="004D0C88"/>
    <w:rsid w:val="004D0ED9"/>
    <w:rsid w:val="004D0EDA"/>
    <w:rsid w:val="004D0FE7"/>
    <w:rsid w:val="004D12E4"/>
    <w:rsid w:val="004D1488"/>
    <w:rsid w:val="004D16C2"/>
    <w:rsid w:val="004D16D2"/>
    <w:rsid w:val="004D19CE"/>
    <w:rsid w:val="004D1A2F"/>
    <w:rsid w:val="004D1B78"/>
    <w:rsid w:val="004D1C01"/>
    <w:rsid w:val="004D1EB4"/>
    <w:rsid w:val="004D22A6"/>
    <w:rsid w:val="004D2301"/>
    <w:rsid w:val="004D25BA"/>
    <w:rsid w:val="004D299D"/>
    <w:rsid w:val="004D29B2"/>
    <w:rsid w:val="004D2D4E"/>
    <w:rsid w:val="004D3264"/>
    <w:rsid w:val="004D328E"/>
    <w:rsid w:val="004D3294"/>
    <w:rsid w:val="004D34A3"/>
    <w:rsid w:val="004D354A"/>
    <w:rsid w:val="004D3751"/>
    <w:rsid w:val="004D376A"/>
    <w:rsid w:val="004D468B"/>
    <w:rsid w:val="004D4834"/>
    <w:rsid w:val="004D496E"/>
    <w:rsid w:val="004D4A19"/>
    <w:rsid w:val="004D4AE1"/>
    <w:rsid w:val="004D4CB4"/>
    <w:rsid w:val="004D4D63"/>
    <w:rsid w:val="004D4D86"/>
    <w:rsid w:val="004D5191"/>
    <w:rsid w:val="004D5837"/>
    <w:rsid w:val="004D5E1B"/>
    <w:rsid w:val="004D6000"/>
    <w:rsid w:val="004D607E"/>
    <w:rsid w:val="004D6111"/>
    <w:rsid w:val="004D612D"/>
    <w:rsid w:val="004D6270"/>
    <w:rsid w:val="004D6332"/>
    <w:rsid w:val="004D6B97"/>
    <w:rsid w:val="004D6E1C"/>
    <w:rsid w:val="004D6FE8"/>
    <w:rsid w:val="004D7047"/>
    <w:rsid w:val="004D7184"/>
    <w:rsid w:val="004D72FC"/>
    <w:rsid w:val="004D751A"/>
    <w:rsid w:val="004D751D"/>
    <w:rsid w:val="004D7673"/>
    <w:rsid w:val="004D77CE"/>
    <w:rsid w:val="004D7A12"/>
    <w:rsid w:val="004D7CAA"/>
    <w:rsid w:val="004E0254"/>
    <w:rsid w:val="004E0312"/>
    <w:rsid w:val="004E054E"/>
    <w:rsid w:val="004E0559"/>
    <w:rsid w:val="004E05E9"/>
    <w:rsid w:val="004E067D"/>
    <w:rsid w:val="004E06D0"/>
    <w:rsid w:val="004E0A00"/>
    <w:rsid w:val="004E0B16"/>
    <w:rsid w:val="004E0C67"/>
    <w:rsid w:val="004E0F97"/>
    <w:rsid w:val="004E10F1"/>
    <w:rsid w:val="004E11BD"/>
    <w:rsid w:val="004E1272"/>
    <w:rsid w:val="004E1443"/>
    <w:rsid w:val="004E169A"/>
    <w:rsid w:val="004E16B3"/>
    <w:rsid w:val="004E16F5"/>
    <w:rsid w:val="004E18F4"/>
    <w:rsid w:val="004E1911"/>
    <w:rsid w:val="004E1CE4"/>
    <w:rsid w:val="004E1DDC"/>
    <w:rsid w:val="004E212E"/>
    <w:rsid w:val="004E2197"/>
    <w:rsid w:val="004E22F0"/>
    <w:rsid w:val="004E25EE"/>
    <w:rsid w:val="004E2CAA"/>
    <w:rsid w:val="004E2CC4"/>
    <w:rsid w:val="004E2E6D"/>
    <w:rsid w:val="004E2F4D"/>
    <w:rsid w:val="004E2F6C"/>
    <w:rsid w:val="004E2FD9"/>
    <w:rsid w:val="004E3054"/>
    <w:rsid w:val="004E30E0"/>
    <w:rsid w:val="004E316F"/>
    <w:rsid w:val="004E325A"/>
    <w:rsid w:val="004E337B"/>
    <w:rsid w:val="004E33F6"/>
    <w:rsid w:val="004E35C5"/>
    <w:rsid w:val="004E3717"/>
    <w:rsid w:val="004E37B9"/>
    <w:rsid w:val="004E3BA9"/>
    <w:rsid w:val="004E3C7B"/>
    <w:rsid w:val="004E3C87"/>
    <w:rsid w:val="004E3DBC"/>
    <w:rsid w:val="004E3E50"/>
    <w:rsid w:val="004E3EF9"/>
    <w:rsid w:val="004E3F8E"/>
    <w:rsid w:val="004E42FF"/>
    <w:rsid w:val="004E44CF"/>
    <w:rsid w:val="004E49F6"/>
    <w:rsid w:val="004E4D3D"/>
    <w:rsid w:val="004E5392"/>
    <w:rsid w:val="004E5579"/>
    <w:rsid w:val="004E5A37"/>
    <w:rsid w:val="004E5B02"/>
    <w:rsid w:val="004E5B7D"/>
    <w:rsid w:val="004E5BC3"/>
    <w:rsid w:val="004E5D8A"/>
    <w:rsid w:val="004E5DBC"/>
    <w:rsid w:val="004E648A"/>
    <w:rsid w:val="004E65D9"/>
    <w:rsid w:val="004E6A2B"/>
    <w:rsid w:val="004E6B3A"/>
    <w:rsid w:val="004E6BE4"/>
    <w:rsid w:val="004E70B5"/>
    <w:rsid w:val="004E72AA"/>
    <w:rsid w:val="004E74E7"/>
    <w:rsid w:val="004E780F"/>
    <w:rsid w:val="004E7A92"/>
    <w:rsid w:val="004E7EEE"/>
    <w:rsid w:val="004E7FDB"/>
    <w:rsid w:val="004E80B8"/>
    <w:rsid w:val="004F0103"/>
    <w:rsid w:val="004F01A4"/>
    <w:rsid w:val="004F0351"/>
    <w:rsid w:val="004F08D3"/>
    <w:rsid w:val="004F0A2E"/>
    <w:rsid w:val="004F0DB0"/>
    <w:rsid w:val="004F0EBD"/>
    <w:rsid w:val="004F0EC7"/>
    <w:rsid w:val="004F0FB6"/>
    <w:rsid w:val="004F14C0"/>
    <w:rsid w:val="004F1906"/>
    <w:rsid w:val="004F1B75"/>
    <w:rsid w:val="004F1C1F"/>
    <w:rsid w:val="004F200D"/>
    <w:rsid w:val="004F2099"/>
    <w:rsid w:val="004F2238"/>
    <w:rsid w:val="004F24C7"/>
    <w:rsid w:val="004F2697"/>
    <w:rsid w:val="004F287C"/>
    <w:rsid w:val="004F2935"/>
    <w:rsid w:val="004F2A8F"/>
    <w:rsid w:val="004F2AD8"/>
    <w:rsid w:val="004F2B69"/>
    <w:rsid w:val="004F2D02"/>
    <w:rsid w:val="004F2FB5"/>
    <w:rsid w:val="004F300E"/>
    <w:rsid w:val="004F323D"/>
    <w:rsid w:val="004F32F6"/>
    <w:rsid w:val="004F36AE"/>
    <w:rsid w:val="004F377E"/>
    <w:rsid w:val="004F3884"/>
    <w:rsid w:val="004F3A4F"/>
    <w:rsid w:val="004F3B92"/>
    <w:rsid w:val="004F3C0F"/>
    <w:rsid w:val="004F3ECA"/>
    <w:rsid w:val="004F3FCD"/>
    <w:rsid w:val="004F4025"/>
    <w:rsid w:val="004F4266"/>
    <w:rsid w:val="004F4322"/>
    <w:rsid w:val="004F4818"/>
    <w:rsid w:val="004F49D4"/>
    <w:rsid w:val="004F4BF4"/>
    <w:rsid w:val="004F4CE8"/>
    <w:rsid w:val="004F4E23"/>
    <w:rsid w:val="004F5269"/>
    <w:rsid w:val="004F530F"/>
    <w:rsid w:val="004F548F"/>
    <w:rsid w:val="004F5960"/>
    <w:rsid w:val="004F5B79"/>
    <w:rsid w:val="004F5DCA"/>
    <w:rsid w:val="004F5E23"/>
    <w:rsid w:val="004F6447"/>
    <w:rsid w:val="004F65F5"/>
    <w:rsid w:val="004F6A97"/>
    <w:rsid w:val="004F6AAA"/>
    <w:rsid w:val="004F6ACC"/>
    <w:rsid w:val="004F6B48"/>
    <w:rsid w:val="004F6C75"/>
    <w:rsid w:val="004F6D41"/>
    <w:rsid w:val="004F6D53"/>
    <w:rsid w:val="004F6DC8"/>
    <w:rsid w:val="004F6F0B"/>
    <w:rsid w:val="004F70E3"/>
    <w:rsid w:val="004F70EF"/>
    <w:rsid w:val="004F71CD"/>
    <w:rsid w:val="004F748E"/>
    <w:rsid w:val="004F7B56"/>
    <w:rsid w:val="004F7CEB"/>
    <w:rsid w:val="004F7D75"/>
    <w:rsid w:val="0050011E"/>
    <w:rsid w:val="00500261"/>
    <w:rsid w:val="0050029F"/>
    <w:rsid w:val="005002D7"/>
    <w:rsid w:val="0050038C"/>
    <w:rsid w:val="0050045A"/>
    <w:rsid w:val="00500982"/>
    <w:rsid w:val="005009D4"/>
    <w:rsid w:val="00500BC3"/>
    <w:rsid w:val="00500FC4"/>
    <w:rsid w:val="0050102B"/>
    <w:rsid w:val="00501573"/>
    <w:rsid w:val="00501902"/>
    <w:rsid w:val="00501B77"/>
    <w:rsid w:val="00501C36"/>
    <w:rsid w:val="00501F65"/>
    <w:rsid w:val="00502380"/>
    <w:rsid w:val="00502817"/>
    <w:rsid w:val="00502857"/>
    <w:rsid w:val="00502B1A"/>
    <w:rsid w:val="00502E8D"/>
    <w:rsid w:val="00503105"/>
    <w:rsid w:val="005031E4"/>
    <w:rsid w:val="005032E6"/>
    <w:rsid w:val="005034E2"/>
    <w:rsid w:val="00503A59"/>
    <w:rsid w:val="00503A8F"/>
    <w:rsid w:val="00503AC8"/>
    <w:rsid w:val="00503B2E"/>
    <w:rsid w:val="00503DE0"/>
    <w:rsid w:val="00503E4F"/>
    <w:rsid w:val="0050410C"/>
    <w:rsid w:val="00504165"/>
    <w:rsid w:val="00504660"/>
    <w:rsid w:val="00504790"/>
    <w:rsid w:val="0050492A"/>
    <w:rsid w:val="00504A91"/>
    <w:rsid w:val="00504ABC"/>
    <w:rsid w:val="00504B03"/>
    <w:rsid w:val="00504B1A"/>
    <w:rsid w:val="00504E5B"/>
    <w:rsid w:val="00504ED7"/>
    <w:rsid w:val="00504F1A"/>
    <w:rsid w:val="0050531D"/>
    <w:rsid w:val="00505429"/>
    <w:rsid w:val="005058C5"/>
    <w:rsid w:val="00505D16"/>
    <w:rsid w:val="005060CC"/>
    <w:rsid w:val="00506190"/>
    <w:rsid w:val="00506195"/>
    <w:rsid w:val="005061BE"/>
    <w:rsid w:val="005061F0"/>
    <w:rsid w:val="00506501"/>
    <w:rsid w:val="00506521"/>
    <w:rsid w:val="00506698"/>
    <w:rsid w:val="005068E7"/>
    <w:rsid w:val="005069C6"/>
    <w:rsid w:val="00506D49"/>
    <w:rsid w:val="00506E30"/>
    <w:rsid w:val="00506F6C"/>
    <w:rsid w:val="00507047"/>
    <w:rsid w:val="00507108"/>
    <w:rsid w:val="00507379"/>
    <w:rsid w:val="00507567"/>
    <w:rsid w:val="005075B1"/>
    <w:rsid w:val="0050763A"/>
    <w:rsid w:val="005077F0"/>
    <w:rsid w:val="0050781B"/>
    <w:rsid w:val="005079CC"/>
    <w:rsid w:val="005079DA"/>
    <w:rsid w:val="005079FB"/>
    <w:rsid w:val="00507A94"/>
    <w:rsid w:val="00507D24"/>
    <w:rsid w:val="00507D3A"/>
    <w:rsid w:val="00507E4F"/>
    <w:rsid w:val="00510049"/>
    <w:rsid w:val="00510238"/>
    <w:rsid w:val="00510251"/>
    <w:rsid w:val="00510298"/>
    <w:rsid w:val="00510628"/>
    <w:rsid w:val="005109B1"/>
    <w:rsid w:val="00510B0A"/>
    <w:rsid w:val="00510B5A"/>
    <w:rsid w:val="00510E55"/>
    <w:rsid w:val="00510EF7"/>
    <w:rsid w:val="00510FC1"/>
    <w:rsid w:val="005110FB"/>
    <w:rsid w:val="0051117E"/>
    <w:rsid w:val="0051133F"/>
    <w:rsid w:val="0051142D"/>
    <w:rsid w:val="00511571"/>
    <w:rsid w:val="00511739"/>
    <w:rsid w:val="00511765"/>
    <w:rsid w:val="00511794"/>
    <w:rsid w:val="00511884"/>
    <w:rsid w:val="00511996"/>
    <w:rsid w:val="00511AB6"/>
    <w:rsid w:val="00511B61"/>
    <w:rsid w:val="00511BA9"/>
    <w:rsid w:val="00511CE4"/>
    <w:rsid w:val="005120B7"/>
    <w:rsid w:val="00512252"/>
    <w:rsid w:val="005122FA"/>
    <w:rsid w:val="0051236D"/>
    <w:rsid w:val="00512445"/>
    <w:rsid w:val="005126E4"/>
    <w:rsid w:val="00512719"/>
    <w:rsid w:val="00512747"/>
    <w:rsid w:val="00512785"/>
    <w:rsid w:val="0051281C"/>
    <w:rsid w:val="005128E6"/>
    <w:rsid w:val="00512AB7"/>
    <w:rsid w:val="00512D1C"/>
    <w:rsid w:val="00512D6A"/>
    <w:rsid w:val="00513462"/>
    <w:rsid w:val="00513754"/>
    <w:rsid w:val="00513816"/>
    <w:rsid w:val="005138EF"/>
    <w:rsid w:val="00513A96"/>
    <w:rsid w:val="00513CBE"/>
    <w:rsid w:val="00513D37"/>
    <w:rsid w:val="0051404C"/>
    <w:rsid w:val="00514256"/>
    <w:rsid w:val="005143E7"/>
    <w:rsid w:val="005144AA"/>
    <w:rsid w:val="005144CD"/>
    <w:rsid w:val="0051485D"/>
    <w:rsid w:val="00514901"/>
    <w:rsid w:val="005149CF"/>
    <w:rsid w:val="00514BDC"/>
    <w:rsid w:val="00515171"/>
    <w:rsid w:val="005151EE"/>
    <w:rsid w:val="005152C3"/>
    <w:rsid w:val="005156C5"/>
    <w:rsid w:val="00516245"/>
    <w:rsid w:val="005162A5"/>
    <w:rsid w:val="005163FA"/>
    <w:rsid w:val="00516523"/>
    <w:rsid w:val="0051653A"/>
    <w:rsid w:val="00516625"/>
    <w:rsid w:val="005166DC"/>
    <w:rsid w:val="005167DB"/>
    <w:rsid w:val="00516DBC"/>
    <w:rsid w:val="00516DCA"/>
    <w:rsid w:val="0051704D"/>
    <w:rsid w:val="0051776C"/>
    <w:rsid w:val="00517AD2"/>
    <w:rsid w:val="00517CD0"/>
    <w:rsid w:val="00517D2B"/>
    <w:rsid w:val="00517E56"/>
    <w:rsid w:val="00517E86"/>
    <w:rsid w:val="00520074"/>
    <w:rsid w:val="005205E5"/>
    <w:rsid w:val="0052066D"/>
    <w:rsid w:val="005208AC"/>
    <w:rsid w:val="00520A3D"/>
    <w:rsid w:val="00520A8D"/>
    <w:rsid w:val="00520BA8"/>
    <w:rsid w:val="00520E14"/>
    <w:rsid w:val="00520FEA"/>
    <w:rsid w:val="005213B7"/>
    <w:rsid w:val="005216A3"/>
    <w:rsid w:val="00521709"/>
    <w:rsid w:val="00521805"/>
    <w:rsid w:val="005218D1"/>
    <w:rsid w:val="00521ECF"/>
    <w:rsid w:val="005220B7"/>
    <w:rsid w:val="00522240"/>
    <w:rsid w:val="00522288"/>
    <w:rsid w:val="00522605"/>
    <w:rsid w:val="00522A2F"/>
    <w:rsid w:val="00522AF6"/>
    <w:rsid w:val="00522CB6"/>
    <w:rsid w:val="00522E22"/>
    <w:rsid w:val="005230D3"/>
    <w:rsid w:val="00523204"/>
    <w:rsid w:val="00523465"/>
    <w:rsid w:val="0052358B"/>
    <w:rsid w:val="00523769"/>
    <w:rsid w:val="00523819"/>
    <w:rsid w:val="00523A0D"/>
    <w:rsid w:val="00523B1B"/>
    <w:rsid w:val="00523B6A"/>
    <w:rsid w:val="00523C4D"/>
    <w:rsid w:val="00523F4D"/>
    <w:rsid w:val="00523FF2"/>
    <w:rsid w:val="005241C3"/>
    <w:rsid w:val="0052422C"/>
    <w:rsid w:val="0052450E"/>
    <w:rsid w:val="0052462C"/>
    <w:rsid w:val="005247B9"/>
    <w:rsid w:val="005247BA"/>
    <w:rsid w:val="00524A4A"/>
    <w:rsid w:val="00524B8B"/>
    <w:rsid w:val="0052543B"/>
    <w:rsid w:val="00525695"/>
    <w:rsid w:val="00525749"/>
    <w:rsid w:val="0052590E"/>
    <w:rsid w:val="00525A73"/>
    <w:rsid w:val="00525C5F"/>
    <w:rsid w:val="00525C9B"/>
    <w:rsid w:val="00526142"/>
    <w:rsid w:val="005263F2"/>
    <w:rsid w:val="0052641F"/>
    <w:rsid w:val="00526492"/>
    <w:rsid w:val="005264E6"/>
    <w:rsid w:val="00526AA0"/>
    <w:rsid w:val="00526AF3"/>
    <w:rsid w:val="00526B2C"/>
    <w:rsid w:val="00526CFB"/>
    <w:rsid w:val="00526F6A"/>
    <w:rsid w:val="00527061"/>
    <w:rsid w:val="0052709B"/>
    <w:rsid w:val="00527191"/>
    <w:rsid w:val="005272FB"/>
    <w:rsid w:val="00527559"/>
    <w:rsid w:val="005277CF"/>
    <w:rsid w:val="00527943"/>
    <w:rsid w:val="00527BD0"/>
    <w:rsid w:val="00527C1F"/>
    <w:rsid w:val="00527E04"/>
    <w:rsid w:val="00527E40"/>
    <w:rsid w:val="0053064F"/>
    <w:rsid w:val="005306F0"/>
    <w:rsid w:val="00530705"/>
    <w:rsid w:val="00530C00"/>
    <w:rsid w:val="00530E6C"/>
    <w:rsid w:val="005310DB"/>
    <w:rsid w:val="0053143F"/>
    <w:rsid w:val="0053156C"/>
    <w:rsid w:val="00531573"/>
    <w:rsid w:val="00531776"/>
    <w:rsid w:val="00531861"/>
    <w:rsid w:val="005319BE"/>
    <w:rsid w:val="00531CDF"/>
    <w:rsid w:val="00531E97"/>
    <w:rsid w:val="00531F68"/>
    <w:rsid w:val="005320FB"/>
    <w:rsid w:val="0053214A"/>
    <w:rsid w:val="0053246A"/>
    <w:rsid w:val="00532631"/>
    <w:rsid w:val="00532783"/>
    <w:rsid w:val="00532A8E"/>
    <w:rsid w:val="00532AD3"/>
    <w:rsid w:val="00532B04"/>
    <w:rsid w:val="00532B6D"/>
    <w:rsid w:val="00532B7E"/>
    <w:rsid w:val="00532D09"/>
    <w:rsid w:val="00532D2B"/>
    <w:rsid w:val="0053339B"/>
    <w:rsid w:val="00533474"/>
    <w:rsid w:val="005334E9"/>
    <w:rsid w:val="005336CF"/>
    <w:rsid w:val="00533872"/>
    <w:rsid w:val="00533C7F"/>
    <w:rsid w:val="00533DE7"/>
    <w:rsid w:val="00533EC5"/>
    <w:rsid w:val="00534066"/>
    <w:rsid w:val="005342BA"/>
    <w:rsid w:val="0053450D"/>
    <w:rsid w:val="005345DD"/>
    <w:rsid w:val="00534704"/>
    <w:rsid w:val="005348E8"/>
    <w:rsid w:val="00534DF3"/>
    <w:rsid w:val="00534F2B"/>
    <w:rsid w:val="00535170"/>
    <w:rsid w:val="005352CD"/>
    <w:rsid w:val="00535435"/>
    <w:rsid w:val="00535620"/>
    <w:rsid w:val="005356EF"/>
    <w:rsid w:val="00535807"/>
    <w:rsid w:val="0053590C"/>
    <w:rsid w:val="00535991"/>
    <w:rsid w:val="005359F4"/>
    <w:rsid w:val="005364E5"/>
    <w:rsid w:val="00536520"/>
    <w:rsid w:val="00536838"/>
    <w:rsid w:val="00536B64"/>
    <w:rsid w:val="00536DFD"/>
    <w:rsid w:val="005370BE"/>
    <w:rsid w:val="00537356"/>
    <w:rsid w:val="00537895"/>
    <w:rsid w:val="00537C16"/>
    <w:rsid w:val="00537D50"/>
    <w:rsid w:val="00537E05"/>
    <w:rsid w:val="005400ED"/>
    <w:rsid w:val="0054014C"/>
    <w:rsid w:val="0054056C"/>
    <w:rsid w:val="005405D0"/>
    <w:rsid w:val="0054072F"/>
    <w:rsid w:val="0054088C"/>
    <w:rsid w:val="005408DC"/>
    <w:rsid w:val="005408F2"/>
    <w:rsid w:val="00540A48"/>
    <w:rsid w:val="00540C50"/>
    <w:rsid w:val="00540D45"/>
    <w:rsid w:val="00540DB5"/>
    <w:rsid w:val="00540E31"/>
    <w:rsid w:val="00541141"/>
    <w:rsid w:val="005412AD"/>
    <w:rsid w:val="0054162E"/>
    <w:rsid w:val="00541D04"/>
    <w:rsid w:val="00541E53"/>
    <w:rsid w:val="005420F1"/>
    <w:rsid w:val="00542337"/>
    <w:rsid w:val="00542691"/>
    <w:rsid w:val="00542796"/>
    <w:rsid w:val="0054288C"/>
    <w:rsid w:val="00542A64"/>
    <w:rsid w:val="00542B31"/>
    <w:rsid w:val="00542C15"/>
    <w:rsid w:val="00542CCB"/>
    <w:rsid w:val="00542EA6"/>
    <w:rsid w:val="00542EE0"/>
    <w:rsid w:val="0054324B"/>
    <w:rsid w:val="00543948"/>
    <w:rsid w:val="005439F6"/>
    <w:rsid w:val="00543E9C"/>
    <w:rsid w:val="00543EFE"/>
    <w:rsid w:val="005440D5"/>
    <w:rsid w:val="00544101"/>
    <w:rsid w:val="005447F6"/>
    <w:rsid w:val="00544A50"/>
    <w:rsid w:val="00544C0C"/>
    <w:rsid w:val="00544ED6"/>
    <w:rsid w:val="005452BF"/>
    <w:rsid w:val="005453F9"/>
    <w:rsid w:val="005454B1"/>
    <w:rsid w:val="00545684"/>
    <w:rsid w:val="00545851"/>
    <w:rsid w:val="00545967"/>
    <w:rsid w:val="005461A0"/>
    <w:rsid w:val="005461B0"/>
    <w:rsid w:val="0054647E"/>
    <w:rsid w:val="00546506"/>
    <w:rsid w:val="00546760"/>
    <w:rsid w:val="00546881"/>
    <w:rsid w:val="0054695F"/>
    <w:rsid w:val="00546C9E"/>
    <w:rsid w:val="00546DCF"/>
    <w:rsid w:val="00546EF8"/>
    <w:rsid w:val="00546F5C"/>
    <w:rsid w:val="005470ED"/>
    <w:rsid w:val="00547111"/>
    <w:rsid w:val="005471AE"/>
    <w:rsid w:val="005472BB"/>
    <w:rsid w:val="00547439"/>
    <w:rsid w:val="00547635"/>
    <w:rsid w:val="00547837"/>
    <w:rsid w:val="005478FC"/>
    <w:rsid w:val="00547D50"/>
    <w:rsid w:val="00547E1F"/>
    <w:rsid w:val="00547F05"/>
    <w:rsid w:val="00550A43"/>
    <w:rsid w:val="00550F05"/>
    <w:rsid w:val="00550F33"/>
    <w:rsid w:val="00551081"/>
    <w:rsid w:val="005510E8"/>
    <w:rsid w:val="005511D6"/>
    <w:rsid w:val="0055128E"/>
    <w:rsid w:val="00551317"/>
    <w:rsid w:val="0055138E"/>
    <w:rsid w:val="005519E8"/>
    <w:rsid w:val="00551B20"/>
    <w:rsid w:val="00551BA9"/>
    <w:rsid w:val="00551BBF"/>
    <w:rsid w:val="00551EA9"/>
    <w:rsid w:val="00551F50"/>
    <w:rsid w:val="00552422"/>
    <w:rsid w:val="00552463"/>
    <w:rsid w:val="005525F2"/>
    <w:rsid w:val="005527CD"/>
    <w:rsid w:val="005529D9"/>
    <w:rsid w:val="00552C4F"/>
    <w:rsid w:val="00552D4F"/>
    <w:rsid w:val="00552E59"/>
    <w:rsid w:val="00553008"/>
    <w:rsid w:val="0055305A"/>
    <w:rsid w:val="00553438"/>
    <w:rsid w:val="005534A3"/>
    <w:rsid w:val="005535D3"/>
    <w:rsid w:val="00553846"/>
    <w:rsid w:val="0055389B"/>
    <w:rsid w:val="005538BA"/>
    <w:rsid w:val="00553CDA"/>
    <w:rsid w:val="00553DA5"/>
    <w:rsid w:val="00553DBB"/>
    <w:rsid w:val="00553EC2"/>
    <w:rsid w:val="00553F9D"/>
    <w:rsid w:val="005541D8"/>
    <w:rsid w:val="005546BF"/>
    <w:rsid w:val="00554959"/>
    <w:rsid w:val="00554CE5"/>
    <w:rsid w:val="00554D35"/>
    <w:rsid w:val="00554E8E"/>
    <w:rsid w:val="0055513D"/>
    <w:rsid w:val="00555650"/>
    <w:rsid w:val="005557C5"/>
    <w:rsid w:val="005558D3"/>
    <w:rsid w:val="00555B18"/>
    <w:rsid w:val="00555D13"/>
    <w:rsid w:val="00555E72"/>
    <w:rsid w:val="00556171"/>
    <w:rsid w:val="0055642A"/>
    <w:rsid w:val="00556748"/>
    <w:rsid w:val="005567CE"/>
    <w:rsid w:val="00556928"/>
    <w:rsid w:val="00556A67"/>
    <w:rsid w:val="00556B0E"/>
    <w:rsid w:val="00556B29"/>
    <w:rsid w:val="00556C35"/>
    <w:rsid w:val="00556EB8"/>
    <w:rsid w:val="00556EC2"/>
    <w:rsid w:val="00556FA2"/>
    <w:rsid w:val="00557298"/>
    <w:rsid w:val="0055742F"/>
    <w:rsid w:val="00557555"/>
    <w:rsid w:val="005575C2"/>
    <w:rsid w:val="00557759"/>
    <w:rsid w:val="005578A8"/>
    <w:rsid w:val="00557D78"/>
    <w:rsid w:val="00557E12"/>
    <w:rsid w:val="0056005F"/>
    <w:rsid w:val="00560657"/>
    <w:rsid w:val="00560A73"/>
    <w:rsid w:val="00560AC9"/>
    <w:rsid w:val="00560BF2"/>
    <w:rsid w:val="00560C44"/>
    <w:rsid w:val="00560E13"/>
    <w:rsid w:val="00560E37"/>
    <w:rsid w:val="00560EE3"/>
    <w:rsid w:val="00561154"/>
    <w:rsid w:val="00561173"/>
    <w:rsid w:val="005611A5"/>
    <w:rsid w:val="00561D5D"/>
    <w:rsid w:val="00561F5C"/>
    <w:rsid w:val="00562048"/>
    <w:rsid w:val="0056205F"/>
    <w:rsid w:val="00562272"/>
    <w:rsid w:val="00562484"/>
    <w:rsid w:val="005627DA"/>
    <w:rsid w:val="00562B45"/>
    <w:rsid w:val="005630FE"/>
    <w:rsid w:val="00563291"/>
    <w:rsid w:val="005638F4"/>
    <w:rsid w:val="00563925"/>
    <w:rsid w:val="00563A4B"/>
    <w:rsid w:val="00564000"/>
    <w:rsid w:val="005641DE"/>
    <w:rsid w:val="005644C5"/>
    <w:rsid w:val="005649E8"/>
    <w:rsid w:val="00564ABF"/>
    <w:rsid w:val="0056509E"/>
    <w:rsid w:val="005650A8"/>
    <w:rsid w:val="00565100"/>
    <w:rsid w:val="0056523A"/>
    <w:rsid w:val="00565703"/>
    <w:rsid w:val="00565CF9"/>
    <w:rsid w:val="00565FCA"/>
    <w:rsid w:val="00566016"/>
    <w:rsid w:val="005661A2"/>
    <w:rsid w:val="005662A2"/>
    <w:rsid w:val="0056630D"/>
    <w:rsid w:val="005663A5"/>
    <w:rsid w:val="005663EA"/>
    <w:rsid w:val="0056673D"/>
    <w:rsid w:val="00566899"/>
    <w:rsid w:val="0056699E"/>
    <w:rsid w:val="00566A45"/>
    <w:rsid w:val="00566FBD"/>
    <w:rsid w:val="00566FEB"/>
    <w:rsid w:val="0056720E"/>
    <w:rsid w:val="005672D4"/>
    <w:rsid w:val="00567566"/>
    <w:rsid w:val="00567661"/>
    <w:rsid w:val="00567931"/>
    <w:rsid w:val="00567A38"/>
    <w:rsid w:val="00567A61"/>
    <w:rsid w:val="00567A99"/>
    <w:rsid w:val="00567AC1"/>
    <w:rsid w:val="00567B7A"/>
    <w:rsid w:val="0057021C"/>
    <w:rsid w:val="00570267"/>
    <w:rsid w:val="00570384"/>
    <w:rsid w:val="005703C6"/>
    <w:rsid w:val="00570650"/>
    <w:rsid w:val="005707BE"/>
    <w:rsid w:val="00570A97"/>
    <w:rsid w:val="00570C5B"/>
    <w:rsid w:val="00570D3F"/>
    <w:rsid w:val="005710DA"/>
    <w:rsid w:val="00571342"/>
    <w:rsid w:val="00571687"/>
    <w:rsid w:val="00571725"/>
    <w:rsid w:val="00571827"/>
    <w:rsid w:val="00571892"/>
    <w:rsid w:val="00571B51"/>
    <w:rsid w:val="00571FD3"/>
    <w:rsid w:val="00572290"/>
    <w:rsid w:val="00572381"/>
    <w:rsid w:val="005723CA"/>
    <w:rsid w:val="005723FA"/>
    <w:rsid w:val="0057244C"/>
    <w:rsid w:val="00572470"/>
    <w:rsid w:val="0057253B"/>
    <w:rsid w:val="00572556"/>
    <w:rsid w:val="00572654"/>
    <w:rsid w:val="0057266B"/>
    <w:rsid w:val="00572AFD"/>
    <w:rsid w:val="00572CE0"/>
    <w:rsid w:val="00572E08"/>
    <w:rsid w:val="00572E3E"/>
    <w:rsid w:val="00573180"/>
    <w:rsid w:val="005732AF"/>
    <w:rsid w:val="0057339A"/>
    <w:rsid w:val="00573598"/>
    <w:rsid w:val="00573AFD"/>
    <w:rsid w:val="00573BFD"/>
    <w:rsid w:val="00573CEC"/>
    <w:rsid w:val="005740E6"/>
    <w:rsid w:val="0057410E"/>
    <w:rsid w:val="00574384"/>
    <w:rsid w:val="00574404"/>
    <w:rsid w:val="00574466"/>
    <w:rsid w:val="0057454B"/>
    <w:rsid w:val="00574A60"/>
    <w:rsid w:val="00574C90"/>
    <w:rsid w:val="00574E8F"/>
    <w:rsid w:val="00574EFD"/>
    <w:rsid w:val="00575485"/>
    <w:rsid w:val="00575528"/>
    <w:rsid w:val="00575565"/>
    <w:rsid w:val="005755C5"/>
    <w:rsid w:val="005755F7"/>
    <w:rsid w:val="005756C4"/>
    <w:rsid w:val="00575B48"/>
    <w:rsid w:val="00575D06"/>
    <w:rsid w:val="00575E3F"/>
    <w:rsid w:val="005762A5"/>
    <w:rsid w:val="0057637D"/>
    <w:rsid w:val="0057675E"/>
    <w:rsid w:val="00576AE1"/>
    <w:rsid w:val="00576C29"/>
    <w:rsid w:val="0057781B"/>
    <w:rsid w:val="00577849"/>
    <w:rsid w:val="005778C9"/>
    <w:rsid w:val="00577BD2"/>
    <w:rsid w:val="00577C2E"/>
    <w:rsid w:val="00577C81"/>
    <w:rsid w:val="005803C7"/>
    <w:rsid w:val="005803DD"/>
    <w:rsid w:val="00580435"/>
    <w:rsid w:val="00580568"/>
    <w:rsid w:val="0058062C"/>
    <w:rsid w:val="00580C36"/>
    <w:rsid w:val="00580C56"/>
    <w:rsid w:val="00580CB4"/>
    <w:rsid w:val="00580CB6"/>
    <w:rsid w:val="00580D69"/>
    <w:rsid w:val="00580DFD"/>
    <w:rsid w:val="0058130A"/>
    <w:rsid w:val="005813FD"/>
    <w:rsid w:val="0058165A"/>
    <w:rsid w:val="00581873"/>
    <w:rsid w:val="005819DB"/>
    <w:rsid w:val="00581D24"/>
    <w:rsid w:val="00581D51"/>
    <w:rsid w:val="00581D9D"/>
    <w:rsid w:val="00581FAC"/>
    <w:rsid w:val="005820D1"/>
    <w:rsid w:val="005823FC"/>
    <w:rsid w:val="005826E1"/>
    <w:rsid w:val="00582729"/>
    <w:rsid w:val="0058279A"/>
    <w:rsid w:val="005829C0"/>
    <w:rsid w:val="00582D6C"/>
    <w:rsid w:val="00583392"/>
    <w:rsid w:val="005834E9"/>
    <w:rsid w:val="005838B7"/>
    <w:rsid w:val="00583963"/>
    <w:rsid w:val="00583B82"/>
    <w:rsid w:val="00583CEE"/>
    <w:rsid w:val="00583E05"/>
    <w:rsid w:val="00583FE3"/>
    <w:rsid w:val="00584226"/>
    <w:rsid w:val="005843ED"/>
    <w:rsid w:val="00584492"/>
    <w:rsid w:val="005845E9"/>
    <w:rsid w:val="005847D8"/>
    <w:rsid w:val="00584987"/>
    <w:rsid w:val="00584C2A"/>
    <w:rsid w:val="00584F92"/>
    <w:rsid w:val="00585065"/>
    <w:rsid w:val="00585450"/>
    <w:rsid w:val="005854EA"/>
    <w:rsid w:val="0058550E"/>
    <w:rsid w:val="005855DD"/>
    <w:rsid w:val="00585F42"/>
    <w:rsid w:val="00585FEF"/>
    <w:rsid w:val="005864BD"/>
    <w:rsid w:val="005864D9"/>
    <w:rsid w:val="00586A0E"/>
    <w:rsid w:val="00586CE7"/>
    <w:rsid w:val="00586D5F"/>
    <w:rsid w:val="00586DD5"/>
    <w:rsid w:val="00586EAF"/>
    <w:rsid w:val="00586EEF"/>
    <w:rsid w:val="005870B0"/>
    <w:rsid w:val="00587515"/>
    <w:rsid w:val="00587739"/>
    <w:rsid w:val="0058784C"/>
    <w:rsid w:val="00587924"/>
    <w:rsid w:val="00587C45"/>
    <w:rsid w:val="00587DA4"/>
    <w:rsid w:val="00587E0F"/>
    <w:rsid w:val="00590107"/>
    <w:rsid w:val="0059024D"/>
    <w:rsid w:val="005903BE"/>
    <w:rsid w:val="0059055E"/>
    <w:rsid w:val="005907C9"/>
    <w:rsid w:val="00590816"/>
    <w:rsid w:val="005908B7"/>
    <w:rsid w:val="00590AE2"/>
    <w:rsid w:val="00590B38"/>
    <w:rsid w:val="00590F18"/>
    <w:rsid w:val="00591067"/>
    <w:rsid w:val="0059163F"/>
    <w:rsid w:val="00591686"/>
    <w:rsid w:val="00591A55"/>
    <w:rsid w:val="00591ABE"/>
    <w:rsid w:val="00591E9B"/>
    <w:rsid w:val="0059205A"/>
    <w:rsid w:val="005920D1"/>
    <w:rsid w:val="0059221B"/>
    <w:rsid w:val="0059227B"/>
    <w:rsid w:val="0059249B"/>
    <w:rsid w:val="00592661"/>
    <w:rsid w:val="00592674"/>
    <w:rsid w:val="0059291A"/>
    <w:rsid w:val="005929DB"/>
    <w:rsid w:val="00592A3E"/>
    <w:rsid w:val="00592A67"/>
    <w:rsid w:val="00592B7A"/>
    <w:rsid w:val="00592D87"/>
    <w:rsid w:val="005933B0"/>
    <w:rsid w:val="00593424"/>
    <w:rsid w:val="005939E0"/>
    <w:rsid w:val="00593A91"/>
    <w:rsid w:val="00593BCE"/>
    <w:rsid w:val="00593F0B"/>
    <w:rsid w:val="005942A6"/>
    <w:rsid w:val="00594671"/>
    <w:rsid w:val="00594810"/>
    <w:rsid w:val="00594A51"/>
    <w:rsid w:val="00594A5B"/>
    <w:rsid w:val="00594AB3"/>
    <w:rsid w:val="00594C73"/>
    <w:rsid w:val="00595031"/>
    <w:rsid w:val="005950E3"/>
    <w:rsid w:val="005950E6"/>
    <w:rsid w:val="00595115"/>
    <w:rsid w:val="005951BE"/>
    <w:rsid w:val="005951F1"/>
    <w:rsid w:val="00595618"/>
    <w:rsid w:val="00595624"/>
    <w:rsid w:val="00595656"/>
    <w:rsid w:val="00595709"/>
    <w:rsid w:val="0059592A"/>
    <w:rsid w:val="005959C6"/>
    <w:rsid w:val="00595A13"/>
    <w:rsid w:val="00596449"/>
    <w:rsid w:val="00596C62"/>
    <w:rsid w:val="00596C8B"/>
    <w:rsid w:val="005970A4"/>
    <w:rsid w:val="005974A9"/>
    <w:rsid w:val="005975AC"/>
    <w:rsid w:val="00597686"/>
    <w:rsid w:val="00597A1F"/>
    <w:rsid w:val="00597A55"/>
    <w:rsid w:val="00597AD3"/>
    <w:rsid w:val="00597C51"/>
    <w:rsid w:val="00597CAD"/>
    <w:rsid w:val="00597D36"/>
    <w:rsid w:val="00597D3F"/>
    <w:rsid w:val="00597F74"/>
    <w:rsid w:val="005A00AC"/>
    <w:rsid w:val="005A00B2"/>
    <w:rsid w:val="005A017A"/>
    <w:rsid w:val="005A0528"/>
    <w:rsid w:val="005A0991"/>
    <w:rsid w:val="005A0A8D"/>
    <w:rsid w:val="005A0A9F"/>
    <w:rsid w:val="005A0AFF"/>
    <w:rsid w:val="005A11FF"/>
    <w:rsid w:val="005A1B9D"/>
    <w:rsid w:val="005A1E65"/>
    <w:rsid w:val="005A1E86"/>
    <w:rsid w:val="005A21C7"/>
    <w:rsid w:val="005A23C4"/>
    <w:rsid w:val="005A25B7"/>
    <w:rsid w:val="005A26B3"/>
    <w:rsid w:val="005A2901"/>
    <w:rsid w:val="005A29A6"/>
    <w:rsid w:val="005A29DE"/>
    <w:rsid w:val="005A29F8"/>
    <w:rsid w:val="005A2A30"/>
    <w:rsid w:val="005A2C5D"/>
    <w:rsid w:val="005A2E31"/>
    <w:rsid w:val="005A2F28"/>
    <w:rsid w:val="005A31DD"/>
    <w:rsid w:val="005A327C"/>
    <w:rsid w:val="005A3490"/>
    <w:rsid w:val="005A360B"/>
    <w:rsid w:val="005A364E"/>
    <w:rsid w:val="005A3662"/>
    <w:rsid w:val="005A405C"/>
    <w:rsid w:val="005A4063"/>
    <w:rsid w:val="005A4273"/>
    <w:rsid w:val="005A44FB"/>
    <w:rsid w:val="005A459E"/>
    <w:rsid w:val="005A45F2"/>
    <w:rsid w:val="005A4667"/>
    <w:rsid w:val="005A4692"/>
    <w:rsid w:val="005A46D6"/>
    <w:rsid w:val="005A46F6"/>
    <w:rsid w:val="005A474B"/>
    <w:rsid w:val="005A481E"/>
    <w:rsid w:val="005A488B"/>
    <w:rsid w:val="005A4909"/>
    <w:rsid w:val="005A4A3B"/>
    <w:rsid w:val="005A4A99"/>
    <w:rsid w:val="005A4BBB"/>
    <w:rsid w:val="005A4CCD"/>
    <w:rsid w:val="005A4E03"/>
    <w:rsid w:val="005A515E"/>
    <w:rsid w:val="005A53C8"/>
    <w:rsid w:val="005A54CC"/>
    <w:rsid w:val="005A552E"/>
    <w:rsid w:val="005A5710"/>
    <w:rsid w:val="005A5727"/>
    <w:rsid w:val="005A5C65"/>
    <w:rsid w:val="005A5CE7"/>
    <w:rsid w:val="005A60E1"/>
    <w:rsid w:val="005A6236"/>
    <w:rsid w:val="005A6292"/>
    <w:rsid w:val="005A638A"/>
    <w:rsid w:val="005A64A4"/>
    <w:rsid w:val="005A6548"/>
    <w:rsid w:val="005A6646"/>
    <w:rsid w:val="005A6909"/>
    <w:rsid w:val="005A69E0"/>
    <w:rsid w:val="005A6B0D"/>
    <w:rsid w:val="005A6C10"/>
    <w:rsid w:val="005A6E0D"/>
    <w:rsid w:val="005A6E21"/>
    <w:rsid w:val="005A70B5"/>
    <w:rsid w:val="005A72AF"/>
    <w:rsid w:val="005A7315"/>
    <w:rsid w:val="005A73F9"/>
    <w:rsid w:val="005A7464"/>
    <w:rsid w:val="005A74C3"/>
    <w:rsid w:val="005A7BF9"/>
    <w:rsid w:val="005A7C31"/>
    <w:rsid w:val="005A7D34"/>
    <w:rsid w:val="005A7D45"/>
    <w:rsid w:val="005A7DCA"/>
    <w:rsid w:val="005B0265"/>
    <w:rsid w:val="005B04C8"/>
    <w:rsid w:val="005B07B3"/>
    <w:rsid w:val="005B0827"/>
    <w:rsid w:val="005B0B89"/>
    <w:rsid w:val="005B0C6C"/>
    <w:rsid w:val="005B1080"/>
    <w:rsid w:val="005B126C"/>
    <w:rsid w:val="005B1395"/>
    <w:rsid w:val="005B13C7"/>
    <w:rsid w:val="005B14A2"/>
    <w:rsid w:val="005B16D3"/>
    <w:rsid w:val="005B18D8"/>
    <w:rsid w:val="005B1C09"/>
    <w:rsid w:val="005B1CF3"/>
    <w:rsid w:val="005B1D4C"/>
    <w:rsid w:val="005B1D54"/>
    <w:rsid w:val="005B218E"/>
    <w:rsid w:val="005B24B5"/>
    <w:rsid w:val="005B2687"/>
    <w:rsid w:val="005B2798"/>
    <w:rsid w:val="005B2B04"/>
    <w:rsid w:val="005B2B18"/>
    <w:rsid w:val="005B2D90"/>
    <w:rsid w:val="005B3534"/>
    <w:rsid w:val="005B353E"/>
    <w:rsid w:val="005B3778"/>
    <w:rsid w:val="005B3835"/>
    <w:rsid w:val="005B38FA"/>
    <w:rsid w:val="005B3944"/>
    <w:rsid w:val="005B3960"/>
    <w:rsid w:val="005B3B86"/>
    <w:rsid w:val="005B3BE2"/>
    <w:rsid w:val="005B3C2C"/>
    <w:rsid w:val="005B3E27"/>
    <w:rsid w:val="005B3EFA"/>
    <w:rsid w:val="005B3FA1"/>
    <w:rsid w:val="005B4430"/>
    <w:rsid w:val="005B4514"/>
    <w:rsid w:val="005B469E"/>
    <w:rsid w:val="005B4A9A"/>
    <w:rsid w:val="005B4D9A"/>
    <w:rsid w:val="005B4DDE"/>
    <w:rsid w:val="005B4F41"/>
    <w:rsid w:val="005B52DE"/>
    <w:rsid w:val="005B52E7"/>
    <w:rsid w:val="005B52EC"/>
    <w:rsid w:val="005B5413"/>
    <w:rsid w:val="005B57CB"/>
    <w:rsid w:val="005B5800"/>
    <w:rsid w:val="005B587A"/>
    <w:rsid w:val="005B5B32"/>
    <w:rsid w:val="005B5D4C"/>
    <w:rsid w:val="005B5EDD"/>
    <w:rsid w:val="005B6055"/>
    <w:rsid w:val="005B6190"/>
    <w:rsid w:val="005B620E"/>
    <w:rsid w:val="005B63E8"/>
    <w:rsid w:val="005B6667"/>
    <w:rsid w:val="005B66AD"/>
    <w:rsid w:val="005B6980"/>
    <w:rsid w:val="005B6E2B"/>
    <w:rsid w:val="005B6E50"/>
    <w:rsid w:val="005B7390"/>
    <w:rsid w:val="005B7618"/>
    <w:rsid w:val="005B7750"/>
    <w:rsid w:val="005B7751"/>
    <w:rsid w:val="005B7BD3"/>
    <w:rsid w:val="005B7E24"/>
    <w:rsid w:val="005B7ECE"/>
    <w:rsid w:val="005C01A8"/>
    <w:rsid w:val="005C0593"/>
    <w:rsid w:val="005C0AD7"/>
    <w:rsid w:val="005C0DF2"/>
    <w:rsid w:val="005C0E37"/>
    <w:rsid w:val="005C13AA"/>
    <w:rsid w:val="005C170E"/>
    <w:rsid w:val="005C17A2"/>
    <w:rsid w:val="005C19AB"/>
    <w:rsid w:val="005C1BC2"/>
    <w:rsid w:val="005C1D16"/>
    <w:rsid w:val="005C1FD7"/>
    <w:rsid w:val="005C2202"/>
    <w:rsid w:val="005C22F9"/>
    <w:rsid w:val="005C2517"/>
    <w:rsid w:val="005C2ABD"/>
    <w:rsid w:val="005C2C66"/>
    <w:rsid w:val="005C33A4"/>
    <w:rsid w:val="005C350F"/>
    <w:rsid w:val="005C3767"/>
    <w:rsid w:val="005C3BA8"/>
    <w:rsid w:val="005C3F1A"/>
    <w:rsid w:val="005C44F6"/>
    <w:rsid w:val="005C47BE"/>
    <w:rsid w:val="005C4F60"/>
    <w:rsid w:val="005C5002"/>
    <w:rsid w:val="005C526C"/>
    <w:rsid w:val="005C5273"/>
    <w:rsid w:val="005C537B"/>
    <w:rsid w:val="005C53E7"/>
    <w:rsid w:val="005C56B3"/>
    <w:rsid w:val="005C5933"/>
    <w:rsid w:val="005C5943"/>
    <w:rsid w:val="005C597E"/>
    <w:rsid w:val="005C5B26"/>
    <w:rsid w:val="005C5D87"/>
    <w:rsid w:val="005C605B"/>
    <w:rsid w:val="005C617A"/>
    <w:rsid w:val="005C65C4"/>
    <w:rsid w:val="005C671D"/>
    <w:rsid w:val="005C69E2"/>
    <w:rsid w:val="005C6BC3"/>
    <w:rsid w:val="005C6FB7"/>
    <w:rsid w:val="005C7508"/>
    <w:rsid w:val="005C7563"/>
    <w:rsid w:val="005C775D"/>
    <w:rsid w:val="005C7CA4"/>
    <w:rsid w:val="005C7E9C"/>
    <w:rsid w:val="005D000E"/>
    <w:rsid w:val="005D0241"/>
    <w:rsid w:val="005D0377"/>
    <w:rsid w:val="005D0728"/>
    <w:rsid w:val="005D0776"/>
    <w:rsid w:val="005D095B"/>
    <w:rsid w:val="005D0984"/>
    <w:rsid w:val="005D1104"/>
    <w:rsid w:val="005D1106"/>
    <w:rsid w:val="005D132D"/>
    <w:rsid w:val="005D1378"/>
    <w:rsid w:val="005D13C2"/>
    <w:rsid w:val="005D1457"/>
    <w:rsid w:val="005D14CE"/>
    <w:rsid w:val="005D151E"/>
    <w:rsid w:val="005D1527"/>
    <w:rsid w:val="005D155B"/>
    <w:rsid w:val="005D18A2"/>
    <w:rsid w:val="005D1E5E"/>
    <w:rsid w:val="005D1F1C"/>
    <w:rsid w:val="005D22BA"/>
    <w:rsid w:val="005D2546"/>
    <w:rsid w:val="005D2834"/>
    <w:rsid w:val="005D2972"/>
    <w:rsid w:val="005D2A8F"/>
    <w:rsid w:val="005D2A9A"/>
    <w:rsid w:val="005D2CCD"/>
    <w:rsid w:val="005D2E99"/>
    <w:rsid w:val="005D2EDC"/>
    <w:rsid w:val="005D2F57"/>
    <w:rsid w:val="005D3086"/>
    <w:rsid w:val="005D3240"/>
    <w:rsid w:val="005D34AC"/>
    <w:rsid w:val="005D3532"/>
    <w:rsid w:val="005D39A6"/>
    <w:rsid w:val="005D3B81"/>
    <w:rsid w:val="005D3BAD"/>
    <w:rsid w:val="005D3C66"/>
    <w:rsid w:val="005D4007"/>
    <w:rsid w:val="005D4016"/>
    <w:rsid w:val="005D407C"/>
    <w:rsid w:val="005D4082"/>
    <w:rsid w:val="005D42D5"/>
    <w:rsid w:val="005D4399"/>
    <w:rsid w:val="005D4596"/>
    <w:rsid w:val="005D46F0"/>
    <w:rsid w:val="005D485A"/>
    <w:rsid w:val="005D4862"/>
    <w:rsid w:val="005D4C6C"/>
    <w:rsid w:val="005D4CA6"/>
    <w:rsid w:val="005D4D04"/>
    <w:rsid w:val="005D4FA5"/>
    <w:rsid w:val="005D504F"/>
    <w:rsid w:val="005D5294"/>
    <w:rsid w:val="005D52A3"/>
    <w:rsid w:val="005D52C9"/>
    <w:rsid w:val="005D57D8"/>
    <w:rsid w:val="005D5991"/>
    <w:rsid w:val="005D5A1D"/>
    <w:rsid w:val="005D6040"/>
    <w:rsid w:val="005D63C4"/>
    <w:rsid w:val="005D68EE"/>
    <w:rsid w:val="005D6AFD"/>
    <w:rsid w:val="005D6D16"/>
    <w:rsid w:val="005D6F89"/>
    <w:rsid w:val="005D6FDF"/>
    <w:rsid w:val="005D7688"/>
    <w:rsid w:val="005D7699"/>
    <w:rsid w:val="005D77FC"/>
    <w:rsid w:val="005D7AE6"/>
    <w:rsid w:val="005D7BC8"/>
    <w:rsid w:val="005D7F78"/>
    <w:rsid w:val="005E006D"/>
    <w:rsid w:val="005E0183"/>
    <w:rsid w:val="005E043D"/>
    <w:rsid w:val="005E0484"/>
    <w:rsid w:val="005E064C"/>
    <w:rsid w:val="005E06A5"/>
    <w:rsid w:val="005E0B87"/>
    <w:rsid w:val="005E0C4E"/>
    <w:rsid w:val="005E0DF0"/>
    <w:rsid w:val="005E0E41"/>
    <w:rsid w:val="005E0EF8"/>
    <w:rsid w:val="005E0F7A"/>
    <w:rsid w:val="005E1177"/>
    <w:rsid w:val="005E1436"/>
    <w:rsid w:val="005E1638"/>
    <w:rsid w:val="005E1643"/>
    <w:rsid w:val="005E172D"/>
    <w:rsid w:val="005E1A38"/>
    <w:rsid w:val="005E1C30"/>
    <w:rsid w:val="005E1D80"/>
    <w:rsid w:val="005E1E7C"/>
    <w:rsid w:val="005E1EFA"/>
    <w:rsid w:val="005E20CF"/>
    <w:rsid w:val="005E218F"/>
    <w:rsid w:val="005E235A"/>
    <w:rsid w:val="005E2725"/>
    <w:rsid w:val="005E2B0D"/>
    <w:rsid w:val="005E2B61"/>
    <w:rsid w:val="005E2E1C"/>
    <w:rsid w:val="005E33E6"/>
    <w:rsid w:val="005E3521"/>
    <w:rsid w:val="005E379C"/>
    <w:rsid w:val="005E3890"/>
    <w:rsid w:val="005E397E"/>
    <w:rsid w:val="005E3AB2"/>
    <w:rsid w:val="005E3BDA"/>
    <w:rsid w:val="005E3F1A"/>
    <w:rsid w:val="005E408A"/>
    <w:rsid w:val="005E40D5"/>
    <w:rsid w:val="005E41F7"/>
    <w:rsid w:val="005E433D"/>
    <w:rsid w:val="005E43BA"/>
    <w:rsid w:val="005E483C"/>
    <w:rsid w:val="005E495A"/>
    <w:rsid w:val="005E4C39"/>
    <w:rsid w:val="005E4C8A"/>
    <w:rsid w:val="005E4C8E"/>
    <w:rsid w:val="005E504D"/>
    <w:rsid w:val="005E5747"/>
    <w:rsid w:val="005E578D"/>
    <w:rsid w:val="005E5C09"/>
    <w:rsid w:val="005E5D40"/>
    <w:rsid w:val="005E609C"/>
    <w:rsid w:val="005E61E4"/>
    <w:rsid w:val="005E63DA"/>
    <w:rsid w:val="005E64F5"/>
    <w:rsid w:val="005E674E"/>
    <w:rsid w:val="005E6A4D"/>
    <w:rsid w:val="005E6A67"/>
    <w:rsid w:val="005E6AD8"/>
    <w:rsid w:val="005E6DD5"/>
    <w:rsid w:val="005E6E94"/>
    <w:rsid w:val="005E701A"/>
    <w:rsid w:val="005E7105"/>
    <w:rsid w:val="005E7563"/>
    <w:rsid w:val="005E7BDA"/>
    <w:rsid w:val="005E7CA9"/>
    <w:rsid w:val="005E7D7B"/>
    <w:rsid w:val="005F0872"/>
    <w:rsid w:val="005F0BEB"/>
    <w:rsid w:val="005F0C60"/>
    <w:rsid w:val="005F0CE5"/>
    <w:rsid w:val="005F0FBC"/>
    <w:rsid w:val="005F122C"/>
    <w:rsid w:val="005F12C1"/>
    <w:rsid w:val="005F13A3"/>
    <w:rsid w:val="005F15E8"/>
    <w:rsid w:val="005F166A"/>
    <w:rsid w:val="005F16E3"/>
    <w:rsid w:val="005F16F2"/>
    <w:rsid w:val="005F1AF3"/>
    <w:rsid w:val="005F1F7B"/>
    <w:rsid w:val="005F20B7"/>
    <w:rsid w:val="005F26DF"/>
    <w:rsid w:val="005F2945"/>
    <w:rsid w:val="005F29B0"/>
    <w:rsid w:val="005F2A72"/>
    <w:rsid w:val="005F2A82"/>
    <w:rsid w:val="005F2AC2"/>
    <w:rsid w:val="005F2B1C"/>
    <w:rsid w:val="005F3352"/>
    <w:rsid w:val="005F3418"/>
    <w:rsid w:val="005F3586"/>
    <w:rsid w:val="005F391E"/>
    <w:rsid w:val="005F3C75"/>
    <w:rsid w:val="005F3EC0"/>
    <w:rsid w:val="005F3F58"/>
    <w:rsid w:val="005F436C"/>
    <w:rsid w:val="005F4483"/>
    <w:rsid w:val="005F4665"/>
    <w:rsid w:val="005F4697"/>
    <w:rsid w:val="005F4728"/>
    <w:rsid w:val="005F48F0"/>
    <w:rsid w:val="005F4DA3"/>
    <w:rsid w:val="005F50FA"/>
    <w:rsid w:val="005F53F8"/>
    <w:rsid w:val="005F540B"/>
    <w:rsid w:val="005F562F"/>
    <w:rsid w:val="005F587B"/>
    <w:rsid w:val="005F5B04"/>
    <w:rsid w:val="005F5C17"/>
    <w:rsid w:val="005F5E9F"/>
    <w:rsid w:val="005F6041"/>
    <w:rsid w:val="005F6091"/>
    <w:rsid w:val="005F60F8"/>
    <w:rsid w:val="005F614A"/>
    <w:rsid w:val="005F6A91"/>
    <w:rsid w:val="005F6DFA"/>
    <w:rsid w:val="005F6EAA"/>
    <w:rsid w:val="005F711E"/>
    <w:rsid w:val="005F713D"/>
    <w:rsid w:val="005F7170"/>
    <w:rsid w:val="005F71D7"/>
    <w:rsid w:val="005F763C"/>
    <w:rsid w:val="005F7F27"/>
    <w:rsid w:val="0060023B"/>
    <w:rsid w:val="00600271"/>
    <w:rsid w:val="00600704"/>
    <w:rsid w:val="0060078B"/>
    <w:rsid w:val="00600A90"/>
    <w:rsid w:val="00600BCD"/>
    <w:rsid w:val="006010A8"/>
    <w:rsid w:val="0060137B"/>
    <w:rsid w:val="00601396"/>
    <w:rsid w:val="00601B58"/>
    <w:rsid w:val="00601CE7"/>
    <w:rsid w:val="00601D2D"/>
    <w:rsid w:val="006021ED"/>
    <w:rsid w:val="00602362"/>
    <w:rsid w:val="006023E6"/>
    <w:rsid w:val="006024A0"/>
    <w:rsid w:val="00602A93"/>
    <w:rsid w:val="00602AA3"/>
    <w:rsid w:val="00602ABC"/>
    <w:rsid w:val="00602D6B"/>
    <w:rsid w:val="00602EC8"/>
    <w:rsid w:val="00603208"/>
    <w:rsid w:val="00603863"/>
    <w:rsid w:val="00603932"/>
    <w:rsid w:val="00603AA2"/>
    <w:rsid w:val="00603F1C"/>
    <w:rsid w:val="00603F95"/>
    <w:rsid w:val="00603FAC"/>
    <w:rsid w:val="0060407D"/>
    <w:rsid w:val="00604777"/>
    <w:rsid w:val="00604865"/>
    <w:rsid w:val="00604893"/>
    <w:rsid w:val="00604E54"/>
    <w:rsid w:val="00604F9B"/>
    <w:rsid w:val="00605530"/>
    <w:rsid w:val="006059BE"/>
    <w:rsid w:val="00605FD4"/>
    <w:rsid w:val="006060EF"/>
    <w:rsid w:val="00606219"/>
    <w:rsid w:val="00606274"/>
    <w:rsid w:val="00606894"/>
    <w:rsid w:val="006068A9"/>
    <w:rsid w:val="00606D1D"/>
    <w:rsid w:val="00606D58"/>
    <w:rsid w:val="00606DD1"/>
    <w:rsid w:val="00606FA2"/>
    <w:rsid w:val="00606FF0"/>
    <w:rsid w:val="006071B9"/>
    <w:rsid w:val="006074B9"/>
    <w:rsid w:val="006075A7"/>
    <w:rsid w:val="0060777B"/>
    <w:rsid w:val="006079CA"/>
    <w:rsid w:val="00607D96"/>
    <w:rsid w:val="006100C2"/>
    <w:rsid w:val="00610293"/>
    <w:rsid w:val="0061030D"/>
    <w:rsid w:val="0061040E"/>
    <w:rsid w:val="00610642"/>
    <w:rsid w:val="006107A3"/>
    <w:rsid w:val="006109CD"/>
    <w:rsid w:val="00610EB2"/>
    <w:rsid w:val="00610FC3"/>
    <w:rsid w:val="00611042"/>
    <w:rsid w:val="0061127D"/>
    <w:rsid w:val="00611367"/>
    <w:rsid w:val="00611A9B"/>
    <w:rsid w:val="00611CAB"/>
    <w:rsid w:val="00611CFB"/>
    <w:rsid w:val="00611F05"/>
    <w:rsid w:val="00611F87"/>
    <w:rsid w:val="00612012"/>
    <w:rsid w:val="006120B1"/>
    <w:rsid w:val="006121FC"/>
    <w:rsid w:val="00612651"/>
    <w:rsid w:val="00612769"/>
    <w:rsid w:val="00612883"/>
    <w:rsid w:val="006128A7"/>
    <w:rsid w:val="0061291B"/>
    <w:rsid w:val="00612A4C"/>
    <w:rsid w:val="00612ACE"/>
    <w:rsid w:val="00612C03"/>
    <w:rsid w:val="00612C43"/>
    <w:rsid w:val="00612C79"/>
    <w:rsid w:val="00612C89"/>
    <w:rsid w:val="00613033"/>
    <w:rsid w:val="00613091"/>
    <w:rsid w:val="006132AD"/>
    <w:rsid w:val="00613332"/>
    <w:rsid w:val="00613867"/>
    <w:rsid w:val="00613BB4"/>
    <w:rsid w:val="00613CD4"/>
    <w:rsid w:val="00613E05"/>
    <w:rsid w:val="00613E2B"/>
    <w:rsid w:val="00613E3D"/>
    <w:rsid w:val="006144D9"/>
    <w:rsid w:val="006148F2"/>
    <w:rsid w:val="00614C17"/>
    <w:rsid w:val="00614CAA"/>
    <w:rsid w:val="00614CAD"/>
    <w:rsid w:val="006150BC"/>
    <w:rsid w:val="00615AE9"/>
    <w:rsid w:val="00615EB4"/>
    <w:rsid w:val="00616128"/>
    <w:rsid w:val="0061645F"/>
    <w:rsid w:val="0061651F"/>
    <w:rsid w:val="00616781"/>
    <w:rsid w:val="006168D3"/>
    <w:rsid w:val="00616EFE"/>
    <w:rsid w:val="006170DB"/>
    <w:rsid w:val="006171B0"/>
    <w:rsid w:val="00617355"/>
    <w:rsid w:val="00617488"/>
    <w:rsid w:val="006175E7"/>
    <w:rsid w:val="006175EA"/>
    <w:rsid w:val="00617633"/>
    <w:rsid w:val="006176AA"/>
    <w:rsid w:val="006176E8"/>
    <w:rsid w:val="00617B4C"/>
    <w:rsid w:val="00617E58"/>
    <w:rsid w:val="00617F83"/>
    <w:rsid w:val="0062006B"/>
    <w:rsid w:val="00620139"/>
    <w:rsid w:val="0062037E"/>
    <w:rsid w:val="006208DD"/>
    <w:rsid w:val="00620A50"/>
    <w:rsid w:val="00620ACB"/>
    <w:rsid w:val="00620C34"/>
    <w:rsid w:val="0062112D"/>
    <w:rsid w:val="006212E6"/>
    <w:rsid w:val="0062137C"/>
    <w:rsid w:val="006219EA"/>
    <w:rsid w:val="00621BD9"/>
    <w:rsid w:val="00621C66"/>
    <w:rsid w:val="00621D31"/>
    <w:rsid w:val="00622280"/>
    <w:rsid w:val="006223DF"/>
    <w:rsid w:val="0062290A"/>
    <w:rsid w:val="00622BE5"/>
    <w:rsid w:val="00623355"/>
    <w:rsid w:val="00623463"/>
    <w:rsid w:val="006234B2"/>
    <w:rsid w:val="006234BB"/>
    <w:rsid w:val="00623A1C"/>
    <w:rsid w:val="00624AF1"/>
    <w:rsid w:val="00624F8E"/>
    <w:rsid w:val="00625208"/>
    <w:rsid w:val="00625256"/>
    <w:rsid w:val="00625590"/>
    <w:rsid w:val="0062564C"/>
    <w:rsid w:val="006259E2"/>
    <w:rsid w:val="00625AB8"/>
    <w:rsid w:val="00625AF8"/>
    <w:rsid w:val="00625AFA"/>
    <w:rsid w:val="00625B57"/>
    <w:rsid w:val="00625E60"/>
    <w:rsid w:val="00625E7F"/>
    <w:rsid w:val="00625FBC"/>
    <w:rsid w:val="00626567"/>
    <w:rsid w:val="0062680C"/>
    <w:rsid w:val="0062691F"/>
    <w:rsid w:val="00626CDA"/>
    <w:rsid w:val="00626E32"/>
    <w:rsid w:val="00626EFA"/>
    <w:rsid w:val="006270EB"/>
    <w:rsid w:val="006273BD"/>
    <w:rsid w:val="006274F1"/>
    <w:rsid w:val="0062774F"/>
    <w:rsid w:val="0062775F"/>
    <w:rsid w:val="00627898"/>
    <w:rsid w:val="00627BE4"/>
    <w:rsid w:val="006304F2"/>
    <w:rsid w:val="0063056E"/>
    <w:rsid w:val="00630983"/>
    <w:rsid w:val="00630B4B"/>
    <w:rsid w:val="00630BDD"/>
    <w:rsid w:val="00630DF5"/>
    <w:rsid w:val="00630FA7"/>
    <w:rsid w:val="00631028"/>
    <w:rsid w:val="00631143"/>
    <w:rsid w:val="00631211"/>
    <w:rsid w:val="0063132D"/>
    <w:rsid w:val="0063140D"/>
    <w:rsid w:val="00631663"/>
    <w:rsid w:val="0063180E"/>
    <w:rsid w:val="0063183E"/>
    <w:rsid w:val="00631C11"/>
    <w:rsid w:val="006320F5"/>
    <w:rsid w:val="00632177"/>
    <w:rsid w:val="0063245B"/>
    <w:rsid w:val="00632538"/>
    <w:rsid w:val="0063280D"/>
    <w:rsid w:val="006329F0"/>
    <w:rsid w:val="00632B7D"/>
    <w:rsid w:val="006330F8"/>
    <w:rsid w:val="0063330F"/>
    <w:rsid w:val="0063387D"/>
    <w:rsid w:val="00633D7A"/>
    <w:rsid w:val="00633FEF"/>
    <w:rsid w:val="006343D5"/>
    <w:rsid w:val="006344EC"/>
    <w:rsid w:val="00634668"/>
    <w:rsid w:val="00634A7E"/>
    <w:rsid w:val="00634AB6"/>
    <w:rsid w:val="00634D46"/>
    <w:rsid w:val="00634D5D"/>
    <w:rsid w:val="00634EE4"/>
    <w:rsid w:val="00634F24"/>
    <w:rsid w:val="00635146"/>
    <w:rsid w:val="006356D3"/>
    <w:rsid w:val="00636152"/>
    <w:rsid w:val="006367D7"/>
    <w:rsid w:val="006368C1"/>
    <w:rsid w:val="006368EC"/>
    <w:rsid w:val="0063695A"/>
    <w:rsid w:val="00636B67"/>
    <w:rsid w:val="0063742A"/>
    <w:rsid w:val="00637540"/>
    <w:rsid w:val="00637686"/>
    <w:rsid w:val="0063785F"/>
    <w:rsid w:val="006379C2"/>
    <w:rsid w:val="00637A95"/>
    <w:rsid w:val="00637B53"/>
    <w:rsid w:val="00637BC7"/>
    <w:rsid w:val="00637BD2"/>
    <w:rsid w:val="00637C48"/>
    <w:rsid w:val="00637D04"/>
    <w:rsid w:val="00637EF1"/>
    <w:rsid w:val="00637F73"/>
    <w:rsid w:val="00637FBD"/>
    <w:rsid w:val="00637FCA"/>
    <w:rsid w:val="0064005C"/>
    <w:rsid w:val="00640533"/>
    <w:rsid w:val="006406AB"/>
    <w:rsid w:val="006407CC"/>
    <w:rsid w:val="00640C69"/>
    <w:rsid w:val="00640C7A"/>
    <w:rsid w:val="00640CE0"/>
    <w:rsid w:val="00640F4C"/>
    <w:rsid w:val="00640FD4"/>
    <w:rsid w:val="00641199"/>
    <w:rsid w:val="006411A1"/>
    <w:rsid w:val="006411BE"/>
    <w:rsid w:val="006415BE"/>
    <w:rsid w:val="006417CF"/>
    <w:rsid w:val="00641843"/>
    <w:rsid w:val="00641874"/>
    <w:rsid w:val="00641B0E"/>
    <w:rsid w:val="00641D3F"/>
    <w:rsid w:val="00641D7F"/>
    <w:rsid w:val="00641EB6"/>
    <w:rsid w:val="0064219F"/>
    <w:rsid w:val="006422C2"/>
    <w:rsid w:val="006423A0"/>
    <w:rsid w:val="006424CC"/>
    <w:rsid w:val="0064256F"/>
    <w:rsid w:val="00642631"/>
    <w:rsid w:val="00642718"/>
    <w:rsid w:val="006427E8"/>
    <w:rsid w:val="00642EA8"/>
    <w:rsid w:val="00642F65"/>
    <w:rsid w:val="00643261"/>
    <w:rsid w:val="00643573"/>
    <w:rsid w:val="0064393E"/>
    <w:rsid w:val="00643CB2"/>
    <w:rsid w:val="00643E24"/>
    <w:rsid w:val="00643E89"/>
    <w:rsid w:val="006440DD"/>
    <w:rsid w:val="00644258"/>
    <w:rsid w:val="006444FF"/>
    <w:rsid w:val="00644586"/>
    <w:rsid w:val="006446C1"/>
    <w:rsid w:val="00644941"/>
    <w:rsid w:val="00644B31"/>
    <w:rsid w:val="00644CB7"/>
    <w:rsid w:val="00644EA1"/>
    <w:rsid w:val="00645131"/>
    <w:rsid w:val="006452AD"/>
    <w:rsid w:val="006452C8"/>
    <w:rsid w:val="00645346"/>
    <w:rsid w:val="00645460"/>
    <w:rsid w:val="006455A3"/>
    <w:rsid w:val="00645826"/>
    <w:rsid w:val="00645860"/>
    <w:rsid w:val="00645981"/>
    <w:rsid w:val="00645C41"/>
    <w:rsid w:val="00645FC4"/>
    <w:rsid w:val="00646140"/>
    <w:rsid w:val="006461C5"/>
    <w:rsid w:val="00646269"/>
    <w:rsid w:val="00646300"/>
    <w:rsid w:val="0064677C"/>
    <w:rsid w:val="00646DE2"/>
    <w:rsid w:val="00646F2D"/>
    <w:rsid w:val="00647510"/>
    <w:rsid w:val="006477B6"/>
    <w:rsid w:val="0064792A"/>
    <w:rsid w:val="00647E98"/>
    <w:rsid w:val="00647FA9"/>
    <w:rsid w:val="00650219"/>
    <w:rsid w:val="00650E83"/>
    <w:rsid w:val="0065117B"/>
    <w:rsid w:val="0065135C"/>
    <w:rsid w:val="006513F8"/>
    <w:rsid w:val="006514E4"/>
    <w:rsid w:val="006519D6"/>
    <w:rsid w:val="00651D15"/>
    <w:rsid w:val="006522CF"/>
    <w:rsid w:val="00652440"/>
    <w:rsid w:val="006524D7"/>
    <w:rsid w:val="00652675"/>
    <w:rsid w:val="00652C3A"/>
    <w:rsid w:val="00652D36"/>
    <w:rsid w:val="00652D8A"/>
    <w:rsid w:val="00652D90"/>
    <w:rsid w:val="00652DA6"/>
    <w:rsid w:val="00652E5E"/>
    <w:rsid w:val="00652F13"/>
    <w:rsid w:val="00653388"/>
    <w:rsid w:val="006533D1"/>
    <w:rsid w:val="006538EA"/>
    <w:rsid w:val="00653956"/>
    <w:rsid w:val="00653DC5"/>
    <w:rsid w:val="00653E0B"/>
    <w:rsid w:val="00653E1F"/>
    <w:rsid w:val="00653ECE"/>
    <w:rsid w:val="00654307"/>
    <w:rsid w:val="006546BA"/>
    <w:rsid w:val="00654705"/>
    <w:rsid w:val="006548F5"/>
    <w:rsid w:val="00654C01"/>
    <w:rsid w:val="00654C2B"/>
    <w:rsid w:val="00654D10"/>
    <w:rsid w:val="00654E0D"/>
    <w:rsid w:val="00654F87"/>
    <w:rsid w:val="0065511E"/>
    <w:rsid w:val="00655240"/>
    <w:rsid w:val="006555B1"/>
    <w:rsid w:val="00655650"/>
    <w:rsid w:val="0065569F"/>
    <w:rsid w:val="00655731"/>
    <w:rsid w:val="006558CA"/>
    <w:rsid w:val="00655AD0"/>
    <w:rsid w:val="00655DA3"/>
    <w:rsid w:val="00655E02"/>
    <w:rsid w:val="00655E6D"/>
    <w:rsid w:val="00655FED"/>
    <w:rsid w:val="0065616E"/>
    <w:rsid w:val="006563B9"/>
    <w:rsid w:val="0065684E"/>
    <w:rsid w:val="006569E1"/>
    <w:rsid w:val="00656A20"/>
    <w:rsid w:val="00656DB5"/>
    <w:rsid w:val="00656E11"/>
    <w:rsid w:val="00656EB1"/>
    <w:rsid w:val="006573D0"/>
    <w:rsid w:val="00657598"/>
    <w:rsid w:val="0065765C"/>
    <w:rsid w:val="00660044"/>
    <w:rsid w:val="00660200"/>
    <w:rsid w:val="006602A7"/>
    <w:rsid w:val="006605DF"/>
    <w:rsid w:val="006607E3"/>
    <w:rsid w:val="006608B5"/>
    <w:rsid w:val="006609A6"/>
    <w:rsid w:val="00660A7E"/>
    <w:rsid w:val="00660AF4"/>
    <w:rsid w:val="0066145C"/>
    <w:rsid w:val="00661617"/>
    <w:rsid w:val="006617FC"/>
    <w:rsid w:val="006618BD"/>
    <w:rsid w:val="00661955"/>
    <w:rsid w:val="006619BD"/>
    <w:rsid w:val="006619D1"/>
    <w:rsid w:val="006619F3"/>
    <w:rsid w:val="00661D83"/>
    <w:rsid w:val="00662048"/>
    <w:rsid w:val="0066208B"/>
    <w:rsid w:val="006620ED"/>
    <w:rsid w:val="0066234F"/>
    <w:rsid w:val="006623E5"/>
    <w:rsid w:val="0066277D"/>
    <w:rsid w:val="00662848"/>
    <w:rsid w:val="0066291C"/>
    <w:rsid w:val="00662940"/>
    <w:rsid w:val="006629ED"/>
    <w:rsid w:val="00662A09"/>
    <w:rsid w:val="00662EF9"/>
    <w:rsid w:val="00662F2F"/>
    <w:rsid w:val="00663159"/>
    <w:rsid w:val="00663632"/>
    <w:rsid w:val="006638CA"/>
    <w:rsid w:val="00663B7A"/>
    <w:rsid w:val="00663BED"/>
    <w:rsid w:val="00663C6A"/>
    <w:rsid w:val="00663D77"/>
    <w:rsid w:val="00664045"/>
    <w:rsid w:val="006649BA"/>
    <w:rsid w:val="00664A2A"/>
    <w:rsid w:val="00664D9C"/>
    <w:rsid w:val="00664DC2"/>
    <w:rsid w:val="00664DE5"/>
    <w:rsid w:val="00665521"/>
    <w:rsid w:val="00665816"/>
    <w:rsid w:val="00665A94"/>
    <w:rsid w:val="00665B14"/>
    <w:rsid w:val="00665DB5"/>
    <w:rsid w:val="00665E03"/>
    <w:rsid w:val="00665F0D"/>
    <w:rsid w:val="00665FD9"/>
    <w:rsid w:val="00666038"/>
    <w:rsid w:val="00666182"/>
    <w:rsid w:val="006663B6"/>
    <w:rsid w:val="00666414"/>
    <w:rsid w:val="00666461"/>
    <w:rsid w:val="00666990"/>
    <w:rsid w:val="0066740F"/>
    <w:rsid w:val="0066785F"/>
    <w:rsid w:val="00667904"/>
    <w:rsid w:val="00667B0C"/>
    <w:rsid w:val="00667BD7"/>
    <w:rsid w:val="00667F95"/>
    <w:rsid w:val="00667FBF"/>
    <w:rsid w:val="006706C5"/>
    <w:rsid w:val="00670723"/>
    <w:rsid w:val="00670ED7"/>
    <w:rsid w:val="00670F36"/>
    <w:rsid w:val="00671036"/>
    <w:rsid w:val="00671162"/>
    <w:rsid w:val="00671422"/>
    <w:rsid w:val="006714B8"/>
    <w:rsid w:val="006714F0"/>
    <w:rsid w:val="0067179E"/>
    <w:rsid w:val="0067211F"/>
    <w:rsid w:val="00672129"/>
    <w:rsid w:val="0067221B"/>
    <w:rsid w:val="006723DD"/>
    <w:rsid w:val="00672547"/>
    <w:rsid w:val="006726DC"/>
    <w:rsid w:val="00672721"/>
    <w:rsid w:val="0067284C"/>
    <w:rsid w:val="00672A5B"/>
    <w:rsid w:val="00672BA8"/>
    <w:rsid w:val="00672DCD"/>
    <w:rsid w:val="0067373C"/>
    <w:rsid w:val="00673822"/>
    <w:rsid w:val="00673A4E"/>
    <w:rsid w:val="00673A55"/>
    <w:rsid w:val="00673C47"/>
    <w:rsid w:val="00673DC2"/>
    <w:rsid w:val="00673E02"/>
    <w:rsid w:val="00673F26"/>
    <w:rsid w:val="00674244"/>
    <w:rsid w:val="006744C0"/>
    <w:rsid w:val="00674525"/>
    <w:rsid w:val="0067472E"/>
    <w:rsid w:val="006749BE"/>
    <w:rsid w:val="00674B63"/>
    <w:rsid w:val="00674CF5"/>
    <w:rsid w:val="00674CF7"/>
    <w:rsid w:val="00674D08"/>
    <w:rsid w:val="0067504D"/>
    <w:rsid w:val="00675514"/>
    <w:rsid w:val="0067589F"/>
    <w:rsid w:val="0067595F"/>
    <w:rsid w:val="00675A97"/>
    <w:rsid w:val="00675CA7"/>
    <w:rsid w:val="00675F80"/>
    <w:rsid w:val="006760CA"/>
    <w:rsid w:val="0067612A"/>
    <w:rsid w:val="00676AB9"/>
    <w:rsid w:val="00676AEF"/>
    <w:rsid w:val="00676B8E"/>
    <w:rsid w:val="00676BD8"/>
    <w:rsid w:val="0067700A"/>
    <w:rsid w:val="0067705C"/>
    <w:rsid w:val="0067706B"/>
    <w:rsid w:val="00677733"/>
    <w:rsid w:val="006778FB"/>
    <w:rsid w:val="00677C1F"/>
    <w:rsid w:val="00677E58"/>
    <w:rsid w:val="0068021F"/>
    <w:rsid w:val="00680264"/>
    <w:rsid w:val="00680280"/>
    <w:rsid w:val="0068060A"/>
    <w:rsid w:val="00680730"/>
    <w:rsid w:val="00680806"/>
    <w:rsid w:val="0068081C"/>
    <w:rsid w:val="00680975"/>
    <w:rsid w:val="00680A6D"/>
    <w:rsid w:val="00680B95"/>
    <w:rsid w:val="00680CFC"/>
    <w:rsid w:val="0068102A"/>
    <w:rsid w:val="006810A9"/>
    <w:rsid w:val="00681146"/>
    <w:rsid w:val="0068136B"/>
    <w:rsid w:val="00681AD5"/>
    <w:rsid w:val="00681F48"/>
    <w:rsid w:val="0068219C"/>
    <w:rsid w:val="006821E4"/>
    <w:rsid w:val="0068231F"/>
    <w:rsid w:val="0068235B"/>
    <w:rsid w:val="006823B5"/>
    <w:rsid w:val="0068264C"/>
    <w:rsid w:val="00682696"/>
    <w:rsid w:val="0068277E"/>
    <w:rsid w:val="00682C17"/>
    <w:rsid w:val="00682FCC"/>
    <w:rsid w:val="006830EE"/>
    <w:rsid w:val="00683154"/>
    <w:rsid w:val="006836A8"/>
    <w:rsid w:val="0068373E"/>
    <w:rsid w:val="0068382F"/>
    <w:rsid w:val="00683901"/>
    <w:rsid w:val="00683B77"/>
    <w:rsid w:val="00683D37"/>
    <w:rsid w:val="00684328"/>
    <w:rsid w:val="00684413"/>
    <w:rsid w:val="006845DC"/>
    <w:rsid w:val="0068473C"/>
    <w:rsid w:val="00684778"/>
    <w:rsid w:val="0068488E"/>
    <w:rsid w:val="006848FD"/>
    <w:rsid w:val="00684D79"/>
    <w:rsid w:val="006852F0"/>
    <w:rsid w:val="0068582E"/>
    <w:rsid w:val="0068589A"/>
    <w:rsid w:val="006859AC"/>
    <w:rsid w:val="00685C1F"/>
    <w:rsid w:val="00686049"/>
    <w:rsid w:val="006861AC"/>
    <w:rsid w:val="0068621A"/>
    <w:rsid w:val="00686252"/>
    <w:rsid w:val="00686D70"/>
    <w:rsid w:val="00686E55"/>
    <w:rsid w:val="00686F03"/>
    <w:rsid w:val="00686F86"/>
    <w:rsid w:val="00686FA1"/>
    <w:rsid w:val="00686FCF"/>
    <w:rsid w:val="00687273"/>
    <w:rsid w:val="00687580"/>
    <w:rsid w:val="00687683"/>
    <w:rsid w:val="0068779E"/>
    <w:rsid w:val="00687A99"/>
    <w:rsid w:val="00687B6B"/>
    <w:rsid w:val="00687B9C"/>
    <w:rsid w:val="00687C54"/>
    <w:rsid w:val="00687F77"/>
    <w:rsid w:val="00690085"/>
    <w:rsid w:val="006900E1"/>
    <w:rsid w:val="00690248"/>
    <w:rsid w:val="006905D2"/>
    <w:rsid w:val="00690978"/>
    <w:rsid w:val="00690B59"/>
    <w:rsid w:val="00690BB5"/>
    <w:rsid w:val="00690C5E"/>
    <w:rsid w:val="006910B0"/>
    <w:rsid w:val="00691158"/>
    <w:rsid w:val="00691312"/>
    <w:rsid w:val="00691AE8"/>
    <w:rsid w:val="00691BCC"/>
    <w:rsid w:val="00691CF7"/>
    <w:rsid w:val="00691E16"/>
    <w:rsid w:val="00691E39"/>
    <w:rsid w:val="00691EFF"/>
    <w:rsid w:val="00691F2B"/>
    <w:rsid w:val="0069206F"/>
    <w:rsid w:val="0069216E"/>
    <w:rsid w:val="00692382"/>
    <w:rsid w:val="006923BE"/>
    <w:rsid w:val="00692796"/>
    <w:rsid w:val="00692AE3"/>
    <w:rsid w:val="00692E30"/>
    <w:rsid w:val="006935C8"/>
    <w:rsid w:val="006937DB"/>
    <w:rsid w:val="00693A8F"/>
    <w:rsid w:val="00693D14"/>
    <w:rsid w:val="00693D2E"/>
    <w:rsid w:val="00693D7D"/>
    <w:rsid w:val="00693EEF"/>
    <w:rsid w:val="006942B2"/>
    <w:rsid w:val="006943AD"/>
    <w:rsid w:val="0069449F"/>
    <w:rsid w:val="006948F7"/>
    <w:rsid w:val="00694DAA"/>
    <w:rsid w:val="00694DD1"/>
    <w:rsid w:val="0069555F"/>
    <w:rsid w:val="00695592"/>
    <w:rsid w:val="006958E5"/>
    <w:rsid w:val="006959E0"/>
    <w:rsid w:val="00696220"/>
    <w:rsid w:val="0069646F"/>
    <w:rsid w:val="006965BC"/>
    <w:rsid w:val="0069666F"/>
    <w:rsid w:val="0069672E"/>
    <w:rsid w:val="00696BA3"/>
    <w:rsid w:val="00696C43"/>
    <w:rsid w:val="0069719B"/>
    <w:rsid w:val="006971C2"/>
    <w:rsid w:val="00697691"/>
    <w:rsid w:val="00697837"/>
    <w:rsid w:val="00697880"/>
    <w:rsid w:val="0069794C"/>
    <w:rsid w:val="00697973"/>
    <w:rsid w:val="00697CCD"/>
    <w:rsid w:val="00697CFA"/>
    <w:rsid w:val="00697E4B"/>
    <w:rsid w:val="00697FE7"/>
    <w:rsid w:val="006A03E4"/>
    <w:rsid w:val="006A0525"/>
    <w:rsid w:val="006A06B8"/>
    <w:rsid w:val="006A06EE"/>
    <w:rsid w:val="006A074D"/>
    <w:rsid w:val="006A07EC"/>
    <w:rsid w:val="006A07FF"/>
    <w:rsid w:val="006A0AB3"/>
    <w:rsid w:val="006A0CEA"/>
    <w:rsid w:val="006A0DC5"/>
    <w:rsid w:val="006A0FDE"/>
    <w:rsid w:val="006A0FF1"/>
    <w:rsid w:val="006A1331"/>
    <w:rsid w:val="006A17FA"/>
    <w:rsid w:val="006A1DB4"/>
    <w:rsid w:val="006A2632"/>
    <w:rsid w:val="006A28D4"/>
    <w:rsid w:val="006A2A16"/>
    <w:rsid w:val="006A2A1C"/>
    <w:rsid w:val="006A3020"/>
    <w:rsid w:val="006A30DB"/>
    <w:rsid w:val="006A346C"/>
    <w:rsid w:val="006A3B27"/>
    <w:rsid w:val="006A3E35"/>
    <w:rsid w:val="006A3EF9"/>
    <w:rsid w:val="006A4152"/>
    <w:rsid w:val="006A4254"/>
    <w:rsid w:val="006A444D"/>
    <w:rsid w:val="006A44A8"/>
    <w:rsid w:val="006A4862"/>
    <w:rsid w:val="006A497A"/>
    <w:rsid w:val="006A4C63"/>
    <w:rsid w:val="006A4E57"/>
    <w:rsid w:val="006A507F"/>
    <w:rsid w:val="006A50B2"/>
    <w:rsid w:val="006A52CC"/>
    <w:rsid w:val="006A559D"/>
    <w:rsid w:val="006A56B6"/>
    <w:rsid w:val="006A56F7"/>
    <w:rsid w:val="006A581D"/>
    <w:rsid w:val="006A5902"/>
    <w:rsid w:val="006A5A76"/>
    <w:rsid w:val="006A5AFC"/>
    <w:rsid w:val="006A5E94"/>
    <w:rsid w:val="006A6182"/>
    <w:rsid w:val="006A6317"/>
    <w:rsid w:val="006A6573"/>
    <w:rsid w:val="006A66A2"/>
    <w:rsid w:val="006A66AE"/>
    <w:rsid w:val="006A6A34"/>
    <w:rsid w:val="006A6B2E"/>
    <w:rsid w:val="006A6B3E"/>
    <w:rsid w:val="006A6C5B"/>
    <w:rsid w:val="006A6DE6"/>
    <w:rsid w:val="006A6E66"/>
    <w:rsid w:val="006A703E"/>
    <w:rsid w:val="006A7278"/>
    <w:rsid w:val="006A743A"/>
    <w:rsid w:val="006A7470"/>
    <w:rsid w:val="006A748F"/>
    <w:rsid w:val="006A75A3"/>
    <w:rsid w:val="006A75CE"/>
    <w:rsid w:val="006A765C"/>
    <w:rsid w:val="006A76DA"/>
    <w:rsid w:val="006A77F1"/>
    <w:rsid w:val="006A781A"/>
    <w:rsid w:val="006A7955"/>
    <w:rsid w:val="006A7A05"/>
    <w:rsid w:val="006A7C66"/>
    <w:rsid w:val="006A7E75"/>
    <w:rsid w:val="006B000B"/>
    <w:rsid w:val="006B0034"/>
    <w:rsid w:val="006B0077"/>
    <w:rsid w:val="006B0485"/>
    <w:rsid w:val="006B0646"/>
    <w:rsid w:val="006B0830"/>
    <w:rsid w:val="006B09B8"/>
    <w:rsid w:val="006B09FF"/>
    <w:rsid w:val="006B0B1C"/>
    <w:rsid w:val="006B0C72"/>
    <w:rsid w:val="006B0CE1"/>
    <w:rsid w:val="006B0CF3"/>
    <w:rsid w:val="006B0CF5"/>
    <w:rsid w:val="006B0CFC"/>
    <w:rsid w:val="006B11AC"/>
    <w:rsid w:val="006B15C1"/>
    <w:rsid w:val="006B16B5"/>
    <w:rsid w:val="006B16FE"/>
    <w:rsid w:val="006B18FE"/>
    <w:rsid w:val="006B19DD"/>
    <w:rsid w:val="006B1AB9"/>
    <w:rsid w:val="006B1BE8"/>
    <w:rsid w:val="006B1FBB"/>
    <w:rsid w:val="006B222D"/>
    <w:rsid w:val="006B2331"/>
    <w:rsid w:val="006B26E9"/>
    <w:rsid w:val="006B286E"/>
    <w:rsid w:val="006B287A"/>
    <w:rsid w:val="006B2BFE"/>
    <w:rsid w:val="006B2C72"/>
    <w:rsid w:val="006B2DD2"/>
    <w:rsid w:val="006B2E7A"/>
    <w:rsid w:val="006B2F12"/>
    <w:rsid w:val="006B30AC"/>
    <w:rsid w:val="006B31D2"/>
    <w:rsid w:val="006B3526"/>
    <w:rsid w:val="006B3633"/>
    <w:rsid w:val="006B3A6A"/>
    <w:rsid w:val="006B3A87"/>
    <w:rsid w:val="006B3C4D"/>
    <w:rsid w:val="006B3CF8"/>
    <w:rsid w:val="006B3D86"/>
    <w:rsid w:val="006B48A6"/>
    <w:rsid w:val="006B494E"/>
    <w:rsid w:val="006B4B4F"/>
    <w:rsid w:val="006B4BCE"/>
    <w:rsid w:val="006B4C49"/>
    <w:rsid w:val="006B4D46"/>
    <w:rsid w:val="006B4E2C"/>
    <w:rsid w:val="006B5261"/>
    <w:rsid w:val="006B5354"/>
    <w:rsid w:val="006B549B"/>
    <w:rsid w:val="006B5B1F"/>
    <w:rsid w:val="006B5B2D"/>
    <w:rsid w:val="006B5F27"/>
    <w:rsid w:val="006B69B7"/>
    <w:rsid w:val="006B6A0A"/>
    <w:rsid w:val="006B6B3F"/>
    <w:rsid w:val="006B6FAA"/>
    <w:rsid w:val="006B7337"/>
    <w:rsid w:val="006B7526"/>
    <w:rsid w:val="006B7723"/>
    <w:rsid w:val="006B7932"/>
    <w:rsid w:val="006B79AB"/>
    <w:rsid w:val="006B79E0"/>
    <w:rsid w:val="006B7A13"/>
    <w:rsid w:val="006B7A88"/>
    <w:rsid w:val="006B7F30"/>
    <w:rsid w:val="006C002C"/>
    <w:rsid w:val="006C0B7C"/>
    <w:rsid w:val="006C0E43"/>
    <w:rsid w:val="006C0F7F"/>
    <w:rsid w:val="006C131E"/>
    <w:rsid w:val="006C1666"/>
    <w:rsid w:val="006C194E"/>
    <w:rsid w:val="006C1B68"/>
    <w:rsid w:val="006C1CD7"/>
    <w:rsid w:val="006C1EAE"/>
    <w:rsid w:val="006C1F70"/>
    <w:rsid w:val="006C22C5"/>
    <w:rsid w:val="006C28CC"/>
    <w:rsid w:val="006C2933"/>
    <w:rsid w:val="006C2E70"/>
    <w:rsid w:val="006C2EC5"/>
    <w:rsid w:val="006C315F"/>
    <w:rsid w:val="006C319B"/>
    <w:rsid w:val="006C32F1"/>
    <w:rsid w:val="006C3399"/>
    <w:rsid w:val="006C3690"/>
    <w:rsid w:val="006C380B"/>
    <w:rsid w:val="006C39C4"/>
    <w:rsid w:val="006C3F6E"/>
    <w:rsid w:val="006C4054"/>
    <w:rsid w:val="006C405A"/>
    <w:rsid w:val="006C40D4"/>
    <w:rsid w:val="006C4144"/>
    <w:rsid w:val="006C4299"/>
    <w:rsid w:val="006C459C"/>
    <w:rsid w:val="006C46D9"/>
    <w:rsid w:val="006C4AD5"/>
    <w:rsid w:val="006C4ADC"/>
    <w:rsid w:val="006C4C0B"/>
    <w:rsid w:val="006C4C74"/>
    <w:rsid w:val="006C4E05"/>
    <w:rsid w:val="006C50E1"/>
    <w:rsid w:val="006C51B7"/>
    <w:rsid w:val="006C5213"/>
    <w:rsid w:val="006C5531"/>
    <w:rsid w:val="006C5592"/>
    <w:rsid w:val="006C59A0"/>
    <w:rsid w:val="006C5AFA"/>
    <w:rsid w:val="006C6023"/>
    <w:rsid w:val="006C6119"/>
    <w:rsid w:val="006C64DE"/>
    <w:rsid w:val="006C654E"/>
    <w:rsid w:val="006C658B"/>
    <w:rsid w:val="006C6708"/>
    <w:rsid w:val="006C6916"/>
    <w:rsid w:val="006C699F"/>
    <w:rsid w:val="006C7008"/>
    <w:rsid w:val="006C73C8"/>
    <w:rsid w:val="006C7470"/>
    <w:rsid w:val="006C7552"/>
    <w:rsid w:val="006C7A88"/>
    <w:rsid w:val="006C7A92"/>
    <w:rsid w:val="006C7BCD"/>
    <w:rsid w:val="006C7D29"/>
    <w:rsid w:val="006C7D3C"/>
    <w:rsid w:val="006C7DAC"/>
    <w:rsid w:val="006C7FAF"/>
    <w:rsid w:val="006D00BD"/>
    <w:rsid w:val="006D0215"/>
    <w:rsid w:val="006D0360"/>
    <w:rsid w:val="006D04A1"/>
    <w:rsid w:val="006D05E5"/>
    <w:rsid w:val="006D06C1"/>
    <w:rsid w:val="006D08C6"/>
    <w:rsid w:val="006D0D06"/>
    <w:rsid w:val="006D0E5A"/>
    <w:rsid w:val="006D11D1"/>
    <w:rsid w:val="006D120D"/>
    <w:rsid w:val="006D1377"/>
    <w:rsid w:val="006D16AD"/>
    <w:rsid w:val="006D18A3"/>
    <w:rsid w:val="006D19A1"/>
    <w:rsid w:val="006D1A8F"/>
    <w:rsid w:val="006D1A99"/>
    <w:rsid w:val="006D1AE4"/>
    <w:rsid w:val="006D1B68"/>
    <w:rsid w:val="006D229B"/>
    <w:rsid w:val="006D22A1"/>
    <w:rsid w:val="006D22FC"/>
    <w:rsid w:val="006D2382"/>
    <w:rsid w:val="006D2511"/>
    <w:rsid w:val="006D2919"/>
    <w:rsid w:val="006D2A21"/>
    <w:rsid w:val="006D2C9E"/>
    <w:rsid w:val="006D2F3F"/>
    <w:rsid w:val="006D3085"/>
    <w:rsid w:val="006D314B"/>
    <w:rsid w:val="006D37B4"/>
    <w:rsid w:val="006D3952"/>
    <w:rsid w:val="006D3A9D"/>
    <w:rsid w:val="006D3B54"/>
    <w:rsid w:val="006D3BF8"/>
    <w:rsid w:val="006D3FC9"/>
    <w:rsid w:val="006D4103"/>
    <w:rsid w:val="006D416A"/>
    <w:rsid w:val="006D4213"/>
    <w:rsid w:val="006D43C0"/>
    <w:rsid w:val="006D43ED"/>
    <w:rsid w:val="006D441F"/>
    <w:rsid w:val="006D4586"/>
    <w:rsid w:val="006D46BB"/>
    <w:rsid w:val="006D47E4"/>
    <w:rsid w:val="006D4A20"/>
    <w:rsid w:val="006D4A42"/>
    <w:rsid w:val="006D4C73"/>
    <w:rsid w:val="006D4CB5"/>
    <w:rsid w:val="006D5078"/>
    <w:rsid w:val="006D5165"/>
    <w:rsid w:val="006D51B7"/>
    <w:rsid w:val="006D59A5"/>
    <w:rsid w:val="006D5B06"/>
    <w:rsid w:val="006D5BFB"/>
    <w:rsid w:val="006D62D9"/>
    <w:rsid w:val="006D62FD"/>
    <w:rsid w:val="006D6344"/>
    <w:rsid w:val="006D655D"/>
    <w:rsid w:val="006D682A"/>
    <w:rsid w:val="006D68CE"/>
    <w:rsid w:val="006D6A5D"/>
    <w:rsid w:val="006D6B1B"/>
    <w:rsid w:val="006D6CBC"/>
    <w:rsid w:val="006D704C"/>
    <w:rsid w:val="006D7109"/>
    <w:rsid w:val="006D724E"/>
    <w:rsid w:val="006D743E"/>
    <w:rsid w:val="006D7519"/>
    <w:rsid w:val="006D775D"/>
    <w:rsid w:val="006D7842"/>
    <w:rsid w:val="006D7A3B"/>
    <w:rsid w:val="006D7ADF"/>
    <w:rsid w:val="006D7D02"/>
    <w:rsid w:val="006D7D23"/>
    <w:rsid w:val="006D7F26"/>
    <w:rsid w:val="006E024B"/>
    <w:rsid w:val="006E0393"/>
    <w:rsid w:val="006E0659"/>
    <w:rsid w:val="006E07FB"/>
    <w:rsid w:val="006E0B59"/>
    <w:rsid w:val="006E0D48"/>
    <w:rsid w:val="006E0EF5"/>
    <w:rsid w:val="006E1031"/>
    <w:rsid w:val="006E10EE"/>
    <w:rsid w:val="006E17E2"/>
    <w:rsid w:val="006E18B0"/>
    <w:rsid w:val="006E1C30"/>
    <w:rsid w:val="006E1CA5"/>
    <w:rsid w:val="006E1D72"/>
    <w:rsid w:val="006E1EBC"/>
    <w:rsid w:val="006E1FC1"/>
    <w:rsid w:val="006E236D"/>
    <w:rsid w:val="006E2428"/>
    <w:rsid w:val="006E2483"/>
    <w:rsid w:val="006E24F3"/>
    <w:rsid w:val="006E2697"/>
    <w:rsid w:val="006E26EB"/>
    <w:rsid w:val="006E2A10"/>
    <w:rsid w:val="006E2A1B"/>
    <w:rsid w:val="006E2CE2"/>
    <w:rsid w:val="006E3366"/>
    <w:rsid w:val="006E346A"/>
    <w:rsid w:val="006E37DD"/>
    <w:rsid w:val="006E39C2"/>
    <w:rsid w:val="006E3BE9"/>
    <w:rsid w:val="006E3C55"/>
    <w:rsid w:val="006E3DCC"/>
    <w:rsid w:val="006E40A6"/>
    <w:rsid w:val="006E43CA"/>
    <w:rsid w:val="006E4691"/>
    <w:rsid w:val="006E4736"/>
    <w:rsid w:val="006E47BF"/>
    <w:rsid w:val="006E49FE"/>
    <w:rsid w:val="006E4A71"/>
    <w:rsid w:val="006E4B15"/>
    <w:rsid w:val="006E4C76"/>
    <w:rsid w:val="006E4C77"/>
    <w:rsid w:val="006E4CBC"/>
    <w:rsid w:val="006E4DE2"/>
    <w:rsid w:val="006E541C"/>
    <w:rsid w:val="006E551A"/>
    <w:rsid w:val="006E5586"/>
    <w:rsid w:val="006E5875"/>
    <w:rsid w:val="006E5B37"/>
    <w:rsid w:val="006E5B5F"/>
    <w:rsid w:val="006E5ED2"/>
    <w:rsid w:val="006E63A6"/>
    <w:rsid w:val="006E6473"/>
    <w:rsid w:val="006E6B31"/>
    <w:rsid w:val="006E6BDA"/>
    <w:rsid w:val="006E7190"/>
    <w:rsid w:val="006E7343"/>
    <w:rsid w:val="006E753A"/>
    <w:rsid w:val="006E7653"/>
    <w:rsid w:val="006F0095"/>
    <w:rsid w:val="006F01B6"/>
    <w:rsid w:val="006F0242"/>
    <w:rsid w:val="006F027E"/>
    <w:rsid w:val="006F02C0"/>
    <w:rsid w:val="006F051C"/>
    <w:rsid w:val="006F068B"/>
    <w:rsid w:val="006F06DA"/>
    <w:rsid w:val="006F0815"/>
    <w:rsid w:val="006F0D42"/>
    <w:rsid w:val="006F0DB1"/>
    <w:rsid w:val="006F116A"/>
    <w:rsid w:val="006F1410"/>
    <w:rsid w:val="006F171F"/>
    <w:rsid w:val="006F17A7"/>
    <w:rsid w:val="006F1877"/>
    <w:rsid w:val="006F1894"/>
    <w:rsid w:val="006F1966"/>
    <w:rsid w:val="006F1B31"/>
    <w:rsid w:val="006F1F48"/>
    <w:rsid w:val="006F226D"/>
    <w:rsid w:val="006F2473"/>
    <w:rsid w:val="006F24B9"/>
    <w:rsid w:val="006F269E"/>
    <w:rsid w:val="006F29AD"/>
    <w:rsid w:val="006F2B99"/>
    <w:rsid w:val="006F2BDF"/>
    <w:rsid w:val="006F2CB1"/>
    <w:rsid w:val="006F2F5C"/>
    <w:rsid w:val="006F2F8F"/>
    <w:rsid w:val="006F2FA1"/>
    <w:rsid w:val="006F34D8"/>
    <w:rsid w:val="006F3542"/>
    <w:rsid w:val="006F37DE"/>
    <w:rsid w:val="006F39B2"/>
    <w:rsid w:val="006F3B6A"/>
    <w:rsid w:val="006F3E62"/>
    <w:rsid w:val="006F3E8C"/>
    <w:rsid w:val="006F4191"/>
    <w:rsid w:val="006F41AA"/>
    <w:rsid w:val="006F41C9"/>
    <w:rsid w:val="006F41E8"/>
    <w:rsid w:val="006F425C"/>
    <w:rsid w:val="006F4491"/>
    <w:rsid w:val="006F47D5"/>
    <w:rsid w:val="006F49AD"/>
    <w:rsid w:val="006F49DA"/>
    <w:rsid w:val="006F4AEB"/>
    <w:rsid w:val="006F4B7A"/>
    <w:rsid w:val="006F4B90"/>
    <w:rsid w:val="006F50C7"/>
    <w:rsid w:val="006F5268"/>
    <w:rsid w:val="006F57E5"/>
    <w:rsid w:val="006F5862"/>
    <w:rsid w:val="006F5A63"/>
    <w:rsid w:val="006F5D8D"/>
    <w:rsid w:val="006F5DC3"/>
    <w:rsid w:val="006F5E3F"/>
    <w:rsid w:val="006F613C"/>
    <w:rsid w:val="006F6694"/>
    <w:rsid w:val="006F66FE"/>
    <w:rsid w:val="006F6922"/>
    <w:rsid w:val="006F6FCB"/>
    <w:rsid w:val="006F70C7"/>
    <w:rsid w:val="006F720F"/>
    <w:rsid w:val="006F7428"/>
    <w:rsid w:val="006F78FD"/>
    <w:rsid w:val="006F7BD4"/>
    <w:rsid w:val="006F7C87"/>
    <w:rsid w:val="006F7D98"/>
    <w:rsid w:val="006F7E0A"/>
    <w:rsid w:val="006F7F7A"/>
    <w:rsid w:val="007002A3"/>
    <w:rsid w:val="007003DA"/>
    <w:rsid w:val="007008EE"/>
    <w:rsid w:val="00700908"/>
    <w:rsid w:val="00700AA5"/>
    <w:rsid w:val="00700C3E"/>
    <w:rsid w:val="00700C74"/>
    <w:rsid w:val="00700F92"/>
    <w:rsid w:val="00701311"/>
    <w:rsid w:val="0070141A"/>
    <w:rsid w:val="007016E8"/>
    <w:rsid w:val="007017CC"/>
    <w:rsid w:val="007019AD"/>
    <w:rsid w:val="00701C51"/>
    <w:rsid w:val="00701DAC"/>
    <w:rsid w:val="007020D9"/>
    <w:rsid w:val="00702A7B"/>
    <w:rsid w:val="00702B86"/>
    <w:rsid w:val="00702ECC"/>
    <w:rsid w:val="00702F52"/>
    <w:rsid w:val="007030B2"/>
    <w:rsid w:val="0070360C"/>
    <w:rsid w:val="0070378E"/>
    <w:rsid w:val="007037B7"/>
    <w:rsid w:val="00703FB7"/>
    <w:rsid w:val="00704159"/>
    <w:rsid w:val="007044C1"/>
    <w:rsid w:val="007045D1"/>
    <w:rsid w:val="00704655"/>
    <w:rsid w:val="007046BD"/>
    <w:rsid w:val="00704D0B"/>
    <w:rsid w:val="00704DF1"/>
    <w:rsid w:val="007051B9"/>
    <w:rsid w:val="007051F9"/>
    <w:rsid w:val="007055DD"/>
    <w:rsid w:val="00705635"/>
    <w:rsid w:val="00705798"/>
    <w:rsid w:val="0070585D"/>
    <w:rsid w:val="007058AD"/>
    <w:rsid w:val="00705BAE"/>
    <w:rsid w:val="00705D7E"/>
    <w:rsid w:val="00705FAD"/>
    <w:rsid w:val="00705FB4"/>
    <w:rsid w:val="007061B2"/>
    <w:rsid w:val="00706361"/>
    <w:rsid w:val="0070645B"/>
    <w:rsid w:val="00706490"/>
    <w:rsid w:val="0070652D"/>
    <w:rsid w:val="00706626"/>
    <w:rsid w:val="007066C1"/>
    <w:rsid w:val="00706AC3"/>
    <w:rsid w:val="00706DBD"/>
    <w:rsid w:val="0070713F"/>
    <w:rsid w:val="007071E8"/>
    <w:rsid w:val="007074B8"/>
    <w:rsid w:val="0070762E"/>
    <w:rsid w:val="00707A1C"/>
    <w:rsid w:val="00707A8B"/>
    <w:rsid w:val="00707AD6"/>
    <w:rsid w:val="00707CB2"/>
    <w:rsid w:val="00707DC6"/>
    <w:rsid w:val="00707E3B"/>
    <w:rsid w:val="00707E7D"/>
    <w:rsid w:val="0071018B"/>
    <w:rsid w:val="0071022A"/>
    <w:rsid w:val="0071027C"/>
    <w:rsid w:val="0071060C"/>
    <w:rsid w:val="00710767"/>
    <w:rsid w:val="00710A13"/>
    <w:rsid w:val="00710A67"/>
    <w:rsid w:val="00710AF7"/>
    <w:rsid w:val="007113D5"/>
    <w:rsid w:val="0071155B"/>
    <w:rsid w:val="00711734"/>
    <w:rsid w:val="00711932"/>
    <w:rsid w:val="00711A69"/>
    <w:rsid w:val="00711B52"/>
    <w:rsid w:val="007122C2"/>
    <w:rsid w:val="00712506"/>
    <w:rsid w:val="00712E34"/>
    <w:rsid w:val="0071316A"/>
    <w:rsid w:val="007133F7"/>
    <w:rsid w:val="00713474"/>
    <w:rsid w:val="007134C3"/>
    <w:rsid w:val="00713816"/>
    <w:rsid w:val="007139B4"/>
    <w:rsid w:val="00713C15"/>
    <w:rsid w:val="00713C88"/>
    <w:rsid w:val="00713CB9"/>
    <w:rsid w:val="007142F0"/>
    <w:rsid w:val="00714336"/>
    <w:rsid w:val="00714379"/>
    <w:rsid w:val="00714825"/>
    <w:rsid w:val="007148CE"/>
    <w:rsid w:val="00714925"/>
    <w:rsid w:val="00714AE0"/>
    <w:rsid w:val="00714B9D"/>
    <w:rsid w:val="00714C93"/>
    <w:rsid w:val="00714DAF"/>
    <w:rsid w:val="00714F2A"/>
    <w:rsid w:val="0071523B"/>
    <w:rsid w:val="007156EE"/>
    <w:rsid w:val="00715791"/>
    <w:rsid w:val="007158BA"/>
    <w:rsid w:val="00715DF5"/>
    <w:rsid w:val="00715EDB"/>
    <w:rsid w:val="0071636C"/>
    <w:rsid w:val="00716374"/>
    <w:rsid w:val="007165FF"/>
    <w:rsid w:val="00716932"/>
    <w:rsid w:val="007169FC"/>
    <w:rsid w:val="00716A19"/>
    <w:rsid w:val="00716B28"/>
    <w:rsid w:val="00716C8E"/>
    <w:rsid w:val="00716CD9"/>
    <w:rsid w:val="00716D0B"/>
    <w:rsid w:val="00716F03"/>
    <w:rsid w:val="00717115"/>
    <w:rsid w:val="00717672"/>
    <w:rsid w:val="00717A4F"/>
    <w:rsid w:val="00717CFA"/>
    <w:rsid w:val="0072000F"/>
    <w:rsid w:val="0072027A"/>
    <w:rsid w:val="0072045B"/>
    <w:rsid w:val="0072068E"/>
    <w:rsid w:val="0072095A"/>
    <w:rsid w:val="00720EB8"/>
    <w:rsid w:val="00720FB3"/>
    <w:rsid w:val="0072106B"/>
    <w:rsid w:val="00721674"/>
    <w:rsid w:val="00721842"/>
    <w:rsid w:val="0072195A"/>
    <w:rsid w:val="007219DA"/>
    <w:rsid w:val="007219DF"/>
    <w:rsid w:val="00721A11"/>
    <w:rsid w:val="00721A2D"/>
    <w:rsid w:val="00721A6E"/>
    <w:rsid w:val="00721BF5"/>
    <w:rsid w:val="00721E0E"/>
    <w:rsid w:val="007221D8"/>
    <w:rsid w:val="00722407"/>
    <w:rsid w:val="0072243B"/>
    <w:rsid w:val="0072250F"/>
    <w:rsid w:val="0072292B"/>
    <w:rsid w:val="007229E1"/>
    <w:rsid w:val="00723104"/>
    <w:rsid w:val="0072352C"/>
    <w:rsid w:val="007236B0"/>
    <w:rsid w:val="0072394A"/>
    <w:rsid w:val="00723B0E"/>
    <w:rsid w:val="00723BFC"/>
    <w:rsid w:val="00723C29"/>
    <w:rsid w:val="00723F7C"/>
    <w:rsid w:val="007241F8"/>
    <w:rsid w:val="0072434E"/>
    <w:rsid w:val="00724443"/>
    <w:rsid w:val="007245F1"/>
    <w:rsid w:val="00724BFF"/>
    <w:rsid w:val="00724D57"/>
    <w:rsid w:val="00724D87"/>
    <w:rsid w:val="00724EAB"/>
    <w:rsid w:val="00724FB6"/>
    <w:rsid w:val="00724FBB"/>
    <w:rsid w:val="0072533C"/>
    <w:rsid w:val="00725487"/>
    <w:rsid w:val="007256D4"/>
    <w:rsid w:val="007258FF"/>
    <w:rsid w:val="00725DCE"/>
    <w:rsid w:val="00725F9F"/>
    <w:rsid w:val="00725FD6"/>
    <w:rsid w:val="007267B3"/>
    <w:rsid w:val="00726932"/>
    <w:rsid w:val="00726A2B"/>
    <w:rsid w:val="00726B05"/>
    <w:rsid w:val="00726D0E"/>
    <w:rsid w:val="00726D9D"/>
    <w:rsid w:val="007271E6"/>
    <w:rsid w:val="007272C0"/>
    <w:rsid w:val="0072735C"/>
    <w:rsid w:val="007275B0"/>
    <w:rsid w:val="007277C9"/>
    <w:rsid w:val="00727A3C"/>
    <w:rsid w:val="00727DBC"/>
    <w:rsid w:val="00727EE6"/>
    <w:rsid w:val="00727F65"/>
    <w:rsid w:val="0073004F"/>
    <w:rsid w:val="00730101"/>
    <w:rsid w:val="007304E9"/>
    <w:rsid w:val="007307CB"/>
    <w:rsid w:val="00730890"/>
    <w:rsid w:val="0073089E"/>
    <w:rsid w:val="007308E9"/>
    <w:rsid w:val="00730BFD"/>
    <w:rsid w:val="00730CF2"/>
    <w:rsid w:val="007313AA"/>
    <w:rsid w:val="00731493"/>
    <w:rsid w:val="00731567"/>
    <w:rsid w:val="00731966"/>
    <w:rsid w:val="00731D1C"/>
    <w:rsid w:val="0073217A"/>
    <w:rsid w:val="00732494"/>
    <w:rsid w:val="0073274E"/>
    <w:rsid w:val="00732D90"/>
    <w:rsid w:val="00732DA7"/>
    <w:rsid w:val="00732E14"/>
    <w:rsid w:val="00732EDE"/>
    <w:rsid w:val="007331CF"/>
    <w:rsid w:val="00733217"/>
    <w:rsid w:val="0073369C"/>
    <w:rsid w:val="007338C5"/>
    <w:rsid w:val="00733DC4"/>
    <w:rsid w:val="007343D4"/>
    <w:rsid w:val="00734558"/>
    <w:rsid w:val="0073457B"/>
    <w:rsid w:val="0073467C"/>
    <w:rsid w:val="007347A7"/>
    <w:rsid w:val="00734A3B"/>
    <w:rsid w:val="00734C09"/>
    <w:rsid w:val="0073504A"/>
    <w:rsid w:val="00735296"/>
    <w:rsid w:val="007354A1"/>
    <w:rsid w:val="007354A5"/>
    <w:rsid w:val="00735958"/>
    <w:rsid w:val="00735D74"/>
    <w:rsid w:val="00735E77"/>
    <w:rsid w:val="00735F42"/>
    <w:rsid w:val="00736172"/>
    <w:rsid w:val="007361A3"/>
    <w:rsid w:val="00736275"/>
    <w:rsid w:val="00736BB0"/>
    <w:rsid w:val="007373B9"/>
    <w:rsid w:val="00737552"/>
    <w:rsid w:val="007378C2"/>
    <w:rsid w:val="00737943"/>
    <w:rsid w:val="00737ABB"/>
    <w:rsid w:val="00737C03"/>
    <w:rsid w:val="00737C89"/>
    <w:rsid w:val="00737FF9"/>
    <w:rsid w:val="0074042A"/>
    <w:rsid w:val="007405EF"/>
    <w:rsid w:val="007407DB"/>
    <w:rsid w:val="00740B2F"/>
    <w:rsid w:val="00740B5C"/>
    <w:rsid w:val="00740BA1"/>
    <w:rsid w:val="00740BFC"/>
    <w:rsid w:val="00740DE3"/>
    <w:rsid w:val="00740E61"/>
    <w:rsid w:val="0074100F"/>
    <w:rsid w:val="00741035"/>
    <w:rsid w:val="007410C6"/>
    <w:rsid w:val="00741170"/>
    <w:rsid w:val="0074132F"/>
    <w:rsid w:val="007414F2"/>
    <w:rsid w:val="007417B9"/>
    <w:rsid w:val="00741947"/>
    <w:rsid w:val="0074194B"/>
    <w:rsid w:val="00741A37"/>
    <w:rsid w:val="00741C28"/>
    <w:rsid w:val="00741DD7"/>
    <w:rsid w:val="00742047"/>
    <w:rsid w:val="0074233B"/>
    <w:rsid w:val="007423F6"/>
    <w:rsid w:val="00742467"/>
    <w:rsid w:val="007424D5"/>
    <w:rsid w:val="0074253A"/>
    <w:rsid w:val="007425A9"/>
    <w:rsid w:val="00742CC2"/>
    <w:rsid w:val="00742F49"/>
    <w:rsid w:val="00743300"/>
    <w:rsid w:val="00743366"/>
    <w:rsid w:val="0074368F"/>
    <w:rsid w:val="007439D7"/>
    <w:rsid w:val="007444CD"/>
    <w:rsid w:val="00744CA1"/>
    <w:rsid w:val="00744CD1"/>
    <w:rsid w:val="007453E0"/>
    <w:rsid w:val="0074557B"/>
    <w:rsid w:val="007455BA"/>
    <w:rsid w:val="007457C3"/>
    <w:rsid w:val="007457FA"/>
    <w:rsid w:val="0074595D"/>
    <w:rsid w:val="00745A2C"/>
    <w:rsid w:val="00746071"/>
    <w:rsid w:val="0074611A"/>
    <w:rsid w:val="0074633C"/>
    <w:rsid w:val="007466C1"/>
    <w:rsid w:val="00746888"/>
    <w:rsid w:val="00746C97"/>
    <w:rsid w:val="00746FDC"/>
    <w:rsid w:val="007470CA"/>
    <w:rsid w:val="0074737A"/>
    <w:rsid w:val="0074749A"/>
    <w:rsid w:val="007478E3"/>
    <w:rsid w:val="007479E7"/>
    <w:rsid w:val="00747B83"/>
    <w:rsid w:val="00747D78"/>
    <w:rsid w:val="00747DC7"/>
    <w:rsid w:val="00747F1D"/>
    <w:rsid w:val="0075045A"/>
    <w:rsid w:val="0075048E"/>
    <w:rsid w:val="00750545"/>
    <w:rsid w:val="007506B5"/>
    <w:rsid w:val="00750BFC"/>
    <w:rsid w:val="00750E55"/>
    <w:rsid w:val="00750E6B"/>
    <w:rsid w:val="007510A0"/>
    <w:rsid w:val="007512AF"/>
    <w:rsid w:val="007513E7"/>
    <w:rsid w:val="007514D6"/>
    <w:rsid w:val="007516FE"/>
    <w:rsid w:val="0075174C"/>
    <w:rsid w:val="00751851"/>
    <w:rsid w:val="00751986"/>
    <w:rsid w:val="0075199B"/>
    <w:rsid w:val="007519A9"/>
    <w:rsid w:val="00751F1E"/>
    <w:rsid w:val="00752033"/>
    <w:rsid w:val="0075204A"/>
    <w:rsid w:val="007521C3"/>
    <w:rsid w:val="00752564"/>
    <w:rsid w:val="00752631"/>
    <w:rsid w:val="00752808"/>
    <w:rsid w:val="00752947"/>
    <w:rsid w:val="00752B88"/>
    <w:rsid w:val="00752B8B"/>
    <w:rsid w:val="00752C30"/>
    <w:rsid w:val="00752CB4"/>
    <w:rsid w:val="00752FCF"/>
    <w:rsid w:val="007530B9"/>
    <w:rsid w:val="0075356A"/>
    <w:rsid w:val="0075361F"/>
    <w:rsid w:val="00753774"/>
    <w:rsid w:val="00753914"/>
    <w:rsid w:val="0075418C"/>
    <w:rsid w:val="00754276"/>
    <w:rsid w:val="00754977"/>
    <w:rsid w:val="007549CA"/>
    <w:rsid w:val="00754A95"/>
    <w:rsid w:val="00754D3D"/>
    <w:rsid w:val="00754F5E"/>
    <w:rsid w:val="0075516B"/>
    <w:rsid w:val="007551AA"/>
    <w:rsid w:val="00755248"/>
    <w:rsid w:val="0075580B"/>
    <w:rsid w:val="00755873"/>
    <w:rsid w:val="00755A22"/>
    <w:rsid w:val="00755C2B"/>
    <w:rsid w:val="00755C6D"/>
    <w:rsid w:val="00755D65"/>
    <w:rsid w:val="00756323"/>
    <w:rsid w:val="0075680E"/>
    <w:rsid w:val="00756864"/>
    <w:rsid w:val="00756B94"/>
    <w:rsid w:val="00756C25"/>
    <w:rsid w:val="00756CE3"/>
    <w:rsid w:val="00756F58"/>
    <w:rsid w:val="0075701B"/>
    <w:rsid w:val="007571FA"/>
    <w:rsid w:val="007573ED"/>
    <w:rsid w:val="007574A5"/>
    <w:rsid w:val="007575BF"/>
    <w:rsid w:val="007578FD"/>
    <w:rsid w:val="00757AFC"/>
    <w:rsid w:val="00757DF8"/>
    <w:rsid w:val="007600F3"/>
    <w:rsid w:val="00760246"/>
    <w:rsid w:val="0076038F"/>
    <w:rsid w:val="0076062F"/>
    <w:rsid w:val="00760700"/>
    <w:rsid w:val="0076082C"/>
    <w:rsid w:val="00760861"/>
    <w:rsid w:val="0076092C"/>
    <w:rsid w:val="00760F70"/>
    <w:rsid w:val="007614AB"/>
    <w:rsid w:val="00761952"/>
    <w:rsid w:val="00761994"/>
    <w:rsid w:val="00761ACA"/>
    <w:rsid w:val="00761CBA"/>
    <w:rsid w:val="00762043"/>
    <w:rsid w:val="007623C7"/>
    <w:rsid w:val="0076252E"/>
    <w:rsid w:val="0076260C"/>
    <w:rsid w:val="00762709"/>
    <w:rsid w:val="00762A30"/>
    <w:rsid w:val="00762ACF"/>
    <w:rsid w:val="00762AFB"/>
    <w:rsid w:val="00762B25"/>
    <w:rsid w:val="00762D32"/>
    <w:rsid w:val="007630A4"/>
    <w:rsid w:val="007631F1"/>
    <w:rsid w:val="00763849"/>
    <w:rsid w:val="00763B9C"/>
    <w:rsid w:val="00763DAD"/>
    <w:rsid w:val="00763F51"/>
    <w:rsid w:val="0076404E"/>
    <w:rsid w:val="00764099"/>
    <w:rsid w:val="00764122"/>
    <w:rsid w:val="007644B8"/>
    <w:rsid w:val="00764892"/>
    <w:rsid w:val="007648E9"/>
    <w:rsid w:val="00764A1C"/>
    <w:rsid w:val="00764C5A"/>
    <w:rsid w:val="00764DF9"/>
    <w:rsid w:val="00764F1C"/>
    <w:rsid w:val="007651BA"/>
    <w:rsid w:val="00765259"/>
    <w:rsid w:val="00765515"/>
    <w:rsid w:val="00765738"/>
    <w:rsid w:val="007657E6"/>
    <w:rsid w:val="0076599F"/>
    <w:rsid w:val="00765DF5"/>
    <w:rsid w:val="007660AB"/>
    <w:rsid w:val="0076611B"/>
    <w:rsid w:val="007663AD"/>
    <w:rsid w:val="007663CD"/>
    <w:rsid w:val="007663F0"/>
    <w:rsid w:val="0076648B"/>
    <w:rsid w:val="007664D1"/>
    <w:rsid w:val="007664F0"/>
    <w:rsid w:val="007665BB"/>
    <w:rsid w:val="00766904"/>
    <w:rsid w:val="00766BB8"/>
    <w:rsid w:val="00766C01"/>
    <w:rsid w:val="00766C1D"/>
    <w:rsid w:val="00766F38"/>
    <w:rsid w:val="007671EA"/>
    <w:rsid w:val="007671F8"/>
    <w:rsid w:val="007673CC"/>
    <w:rsid w:val="007674E8"/>
    <w:rsid w:val="00767BD9"/>
    <w:rsid w:val="0077015F"/>
    <w:rsid w:val="00770333"/>
    <w:rsid w:val="00770509"/>
    <w:rsid w:val="00770721"/>
    <w:rsid w:val="00770B25"/>
    <w:rsid w:val="00770C87"/>
    <w:rsid w:val="00770E4C"/>
    <w:rsid w:val="00770FA2"/>
    <w:rsid w:val="00771090"/>
    <w:rsid w:val="0077122C"/>
    <w:rsid w:val="00771300"/>
    <w:rsid w:val="007714F7"/>
    <w:rsid w:val="0077152B"/>
    <w:rsid w:val="00771665"/>
    <w:rsid w:val="007717BD"/>
    <w:rsid w:val="00772187"/>
    <w:rsid w:val="007721DE"/>
    <w:rsid w:val="007721F6"/>
    <w:rsid w:val="00772541"/>
    <w:rsid w:val="007725B8"/>
    <w:rsid w:val="007727F1"/>
    <w:rsid w:val="00772B39"/>
    <w:rsid w:val="00772D57"/>
    <w:rsid w:val="00772E2D"/>
    <w:rsid w:val="00773208"/>
    <w:rsid w:val="00773280"/>
    <w:rsid w:val="0077331B"/>
    <w:rsid w:val="00773415"/>
    <w:rsid w:val="00773AE1"/>
    <w:rsid w:val="00773D43"/>
    <w:rsid w:val="00773D7A"/>
    <w:rsid w:val="00773EE2"/>
    <w:rsid w:val="00773EF7"/>
    <w:rsid w:val="00774387"/>
    <w:rsid w:val="007743FC"/>
    <w:rsid w:val="0077444F"/>
    <w:rsid w:val="00774613"/>
    <w:rsid w:val="007746DF"/>
    <w:rsid w:val="0077470F"/>
    <w:rsid w:val="0077493C"/>
    <w:rsid w:val="00774E9B"/>
    <w:rsid w:val="0077507C"/>
    <w:rsid w:val="00775083"/>
    <w:rsid w:val="0077519A"/>
    <w:rsid w:val="007751C8"/>
    <w:rsid w:val="007755F9"/>
    <w:rsid w:val="007756A8"/>
    <w:rsid w:val="007757AE"/>
    <w:rsid w:val="0077599D"/>
    <w:rsid w:val="00775A6D"/>
    <w:rsid w:val="00775B6C"/>
    <w:rsid w:val="00775FB5"/>
    <w:rsid w:val="007762A6"/>
    <w:rsid w:val="007762CB"/>
    <w:rsid w:val="0077637E"/>
    <w:rsid w:val="00776385"/>
    <w:rsid w:val="007769FF"/>
    <w:rsid w:val="00776A4A"/>
    <w:rsid w:val="00776B3F"/>
    <w:rsid w:val="00776D22"/>
    <w:rsid w:val="00776DD8"/>
    <w:rsid w:val="00776E64"/>
    <w:rsid w:val="0077706A"/>
    <w:rsid w:val="00777503"/>
    <w:rsid w:val="00777D2B"/>
    <w:rsid w:val="00777D8B"/>
    <w:rsid w:val="00777E9D"/>
    <w:rsid w:val="00780080"/>
    <w:rsid w:val="0078026A"/>
    <w:rsid w:val="00780295"/>
    <w:rsid w:val="0078040B"/>
    <w:rsid w:val="00780471"/>
    <w:rsid w:val="00780573"/>
    <w:rsid w:val="007805DE"/>
    <w:rsid w:val="0078070B"/>
    <w:rsid w:val="007809BA"/>
    <w:rsid w:val="00780A66"/>
    <w:rsid w:val="00780AA9"/>
    <w:rsid w:val="00781092"/>
    <w:rsid w:val="007810FD"/>
    <w:rsid w:val="00781109"/>
    <w:rsid w:val="007811DD"/>
    <w:rsid w:val="00781294"/>
    <w:rsid w:val="0078135F"/>
    <w:rsid w:val="0078159F"/>
    <w:rsid w:val="00781809"/>
    <w:rsid w:val="0078196E"/>
    <w:rsid w:val="00781A09"/>
    <w:rsid w:val="00781B2B"/>
    <w:rsid w:val="00781B32"/>
    <w:rsid w:val="00781B3F"/>
    <w:rsid w:val="00781BB7"/>
    <w:rsid w:val="00781EC3"/>
    <w:rsid w:val="007821F3"/>
    <w:rsid w:val="00782258"/>
    <w:rsid w:val="00782389"/>
    <w:rsid w:val="0078279B"/>
    <w:rsid w:val="0078297F"/>
    <w:rsid w:val="00782A1B"/>
    <w:rsid w:val="00782AFE"/>
    <w:rsid w:val="00782C0D"/>
    <w:rsid w:val="00782F15"/>
    <w:rsid w:val="00782F45"/>
    <w:rsid w:val="0078315F"/>
    <w:rsid w:val="0078318D"/>
    <w:rsid w:val="00783330"/>
    <w:rsid w:val="00783666"/>
    <w:rsid w:val="0078396B"/>
    <w:rsid w:val="00783DB7"/>
    <w:rsid w:val="00783DF0"/>
    <w:rsid w:val="00783E9C"/>
    <w:rsid w:val="00783FB5"/>
    <w:rsid w:val="0078499F"/>
    <w:rsid w:val="00784A23"/>
    <w:rsid w:val="00784B6A"/>
    <w:rsid w:val="00784BE5"/>
    <w:rsid w:val="00784C82"/>
    <w:rsid w:val="00785068"/>
    <w:rsid w:val="00785087"/>
    <w:rsid w:val="007851EE"/>
    <w:rsid w:val="007851EF"/>
    <w:rsid w:val="0078588E"/>
    <w:rsid w:val="00785EA6"/>
    <w:rsid w:val="00785FCD"/>
    <w:rsid w:val="00786040"/>
    <w:rsid w:val="007861E1"/>
    <w:rsid w:val="00786412"/>
    <w:rsid w:val="0078645E"/>
    <w:rsid w:val="007865ED"/>
    <w:rsid w:val="007866C0"/>
    <w:rsid w:val="00786783"/>
    <w:rsid w:val="007868BE"/>
    <w:rsid w:val="0078693A"/>
    <w:rsid w:val="00786A8F"/>
    <w:rsid w:val="00786AA5"/>
    <w:rsid w:val="00786AAC"/>
    <w:rsid w:val="00786CF3"/>
    <w:rsid w:val="00786F58"/>
    <w:rsid w:val="00786FA2"/>
    <w:rsid w:val="0078771E"/>
    <w:rsid w:val="00787830"/>
    <w:rsid w:val="007878F9"/>
    <w:rsid w:val="00787949"/>
    <w:rsid w:val="00787972"/>
    <w:rsid w:val="00787B04"/>
    <w:rsid w:val="00787F17"/>
    <w:rsid w:val="00790017"/>
    <w:rsid w:val="00790259"/>
    <w:rsid w:val="00790285"/>
    <w:rsid w:val="00790376"/>
    <w:rsid w:val="007903BA"/>
    <w:rsid w:val="0079067B"/>
    <w:rsid w:val="00790693"/>
    <w:rsid w:val="007908C1"/>
    <w:rsid w:val="00791386"/>
    <w:rsid w:val="00791447"/>
    <w:rsid w:val="00791472"/>
    <w:rsid w:val="00791557"/>
    <w:rsid w:val="00791637"/>
    <w:rsid w:val="00791B93"/>
    <w:rsid w:val="00791C85"/>
    <w:rsid w:val="00791DD1"/>
    <w:rsid w:val="00792105"/>
    <w:rsid w:val="0079226F"/>
    <w:rsid w:val="00792293"/>
    <w:rsid w:val="00792319"/>
    <w:rsid w:val="00792749"/>
    <w:rsid w:val="00792BA0"/>
    <w:rsid w:val="00792BF3"/>
    <w:rsid w:val="00792F80"/>
    <w:rsid w:val="00793007"/>
    <w:rsid w:val="007930EC"/>
    <w:rsid w:val="00793171"/>
    <w:rsid w:val="007931EF"/>
    <w:rsid w:val="00793888"/>
    <w:rsid w:val="00793914"/>
    <w:rsid w:val="00793A6E"/>
    <w:rsid w:val="00793C66"/>
    <w:rsid w:val="00793DFA"/>
    <w:rsid w:val="007942E5"/>
    <w:rsid w:val="00794850"/>
    <w:rsid w:val="007949F3"/>
    <w:rsid w:val="00794A0D"/>
    <w:rsid w:val="00794ADC"/>
    <w:rsid w:val="00794C6D"/>
    <w:rsid w:val="00794D6B"/>
    <w:rsid w:val="00794E14"/>
    <w:rsid w:val="00794EF2"/>
    <w:rsid w:val="00794F90"/>
    <w:rsid w:val="007951C3"/>
    <w:rsid w:val="00795691"/>
    <w:rsid w:val="00795ADA"/>
    <w:rsid w:val="00795B6A"/>
    <w:rsid w:val="00795FC7"/>
    <w:rsid w:val="00795FE5"/>
    <w:rsid w:val="00795FEA"/>
    <w:rsid w:val="00795FF1"/>
    <w:rsid w:val="00796379"/>
    <w:rsid w:val="00796657"/>
    <w:rsid w:val="007969D8"/>
    <w:rsid w:val="00796C6D"/>
    <w:rsid w:val="00796DCF"/>
    <w:rsid w:val="00796F62"/>
    <w:rsid w:val="007970F9"/>
    <w:rsid w:val="00797112"/>
    <w:rsid w:val="007973EF"/>
    <w:rsid w:val="00797672"/>
    <w:rsid w:val="007976F5"/>
    <w:rsid w:val="00797798"/>
    <w:rsid w:val="007977B7"/>
    <w:rsid w:val="007977BC"/>
    <w:rsid w:val="007978B5"/>
    <w:rsid w:val="0079ED0C"/>
    <w:rsid w:val="007A0054"/>
    <w:rsid w:val="007A02DA"/>
    <w:rsid w:val="007A03FF"/>
    <w:rsid w:val="007A0902"/>
    <w:rsid w:val="007A098C"/>
    <w:rsid w:val="007A0AB7"/>
    <w:rsid w:val="007A0AED"/>
    <w:rsid w:val="007A0E60"/>
    <w:rsid w:val="007A0F17"/>
    <w:rsid w:val="007A1170"/>
    <w:rsid w:val="007A1A25"/>
    <w:rsid w:val="007A1A38"/>
    <w:rsid w:val="007A1ACA"/>
    <w:rsid w:val="007A1DF0"/>
    <w:rsid w:val="007A225D"/>
    <w:rsid w:val="007A23A0"/>
    <w:rsid w:val="007A294A"/>
    <w:rsid w:val="007A2973"/>
    <w:rsid w:val="007A2A17"/>
    <w:rsid w:val="007A2E2D"/>
    <w:rsid w:val="007A3074"/>
    <w:rsid w:val="007A3256"/>
    <w:rsid w:val="007A32A0"/>
    <w:rsid w:val="007A338F"/>
    <w:rsid w:val="007A362D"/>
    <w:rsid w:val="007A3A79"/>
    <w:rsid w:val="007A3B26"/>
    <w:rsid w:val="007A3BF8"/>
    <w:rsid w:val="007A3C75"/>
    <w:rsid w:val="007A3E43"/>
    <w:rsid w:val="007A3F63"/>
    <w:rsid w:val="007A403F"/>
    <w:rsid w:val="007A40A4"/>
    <w:rsid w:val="007A415B"/>
    <w:rsid w:val="007A41A9"/>
    <w:rsid w:val="007A4383"/>
    <w:rsid w:val="007A4567"/>
    <w:rsid w:val="007A4664"/>
    <w:rsid w:val="007A4AB5"/>
    <w:rsid w:val="007A4AEB"/>
    <w:rsid w:val="007A4BFD"/>
    <w:rsid w:val="007A4C8E"/>
    <w:rsid w:val="007A4D44"/>
    <w:rsid w:val="007A5790"/>
    <w:rsid w:val="007A5805"/>
    <w:rsid w:val="007A5807"/>
    <w:rsid w:val="007A5FB2"/>
    <w:rsid w:val="007A5FDB"/>
    <w:rsid w:val="007A66B8"/>
    <w:rsid w:val="007A6980"/>
    <w:rsid w:val="007A6AEC"/>
    <w:rsid w:val="007A6D90"/>
    <w:rsid w:val="007A7124"/>
    <w:rsid w:val="007A725C"/>
    <w:rsid w:val="007A7263"/>
    <w:rsid w:val="007A728A"/>
    <w:rsid w:val="007A7516"/>
    <w:rsid w:val="007A764B"/>
    <w:rsid w:val="007A781C"/>
    <w:rsid w:val="007A78B8"/>
    <w:rsid w:val="007A7B00"/>
    <w:rsid w:val="007B010F"/>
    <w:rsid w:val="007B037A"/>
    <w:rsid w:val="007B038B"/>
    <w:rsid w:val="007B04D4"/>
    <w:rsid w:val="007B0529"/>
    <w:rsid w:val="007B0765"/>
    <w:rsid w:val="007B091E"/>
    <w:rsid w:val="007B09C1"/>
    <w:rsid w:val="007B09F7"/>
    <w:rsid w:val="007B0BCA"/>
    <w:rsid w:val="007B0E53"/>
    <w:rsid w:val="007B0EE8"/>
    <w:rsid w:val="007B0F34"/>
    <w:rsid w:val="007B1143"/>
    <w:rsid w:val="007B1186"/>
    <w:rsid w:val="007B11B2"/>
    <w:rsid w:val="007B1215"/>
    <w:rsid w:val="007B1573"/>
    <w:rsid w:val="007B1930"/>
    <w:rsid w:val="007B19F0"/>
    <w:rsid w:val="007B1A2F"/>
    <w:rsid w:val="007B1BEC"/>
    <w:rsid w:val="007B1EB8"/>
    <w:rsid w:val="007B1F8C"/>
    <w:rsid w:val="007B2019"/>
    <w:rsid w:val="007B213C"/>
    <w:rsid w:val="007B215B"/>
    <w:rsid w:val="007B25B6"/>
    <w:rsid w:val="007B25EC"/>
    <w:rsid w:val="007B263A"/>
    <w:rsid w:val="007B2664"/>
    <w:rsid w:val="007B275D"/>
    <w:rsid w:val="007B2898"/>
    <w:rsid w:val="007B29D1"/>
    <w:rsid w:val="007B2AAB"/>
    <w:rsid w:val="007B2BC3"/>
    <w:rsid w:val="007B2D40"/>
    <w:rsid w:val="007B2E49"/>
    <w:rsid w:val="007B2EF5"/>
    <w:rsid w:val="007B2EFD"/>
    <w:rsid w:val="007B2EFF"/>
    <w:rsid w:val="007B3220"/>
    <w:rsid w:val="007B3250"/>
    <w:rsid w:val="007B32F9"/>
    <w:rsid w:val="007B3781"/>
    <w:rsid w:val="007B381F"/>
    <w:rsid w:val="007B3D31"/>
    <w:rsid w:val="007B3D6F"/>
    <w:rsid w:val="007B4411"/>
    <w:rsid w:val="007B445D"/>
    <w:rsid w:val="007B49FF"/>
    <w:rsid w:val="007B4A58"/>
    <w:rsid w:val="007B4D20"/>
    <w:rsid w:val="007B52A7"/>
    <w:rsid w:val="007B5431"/>
    <w:rsid w:val="007B54D1"/>
    <w:rsid w:val="007B59DF"/>
    <w:rsid w:val="007B5C72"/>
    <w:rsid w:val="007B5D67"/>
    <w:rsid w:val="007B5FB5"/>
    <w:rsid w:val="007B641F"/>
    <w:rsid w:val="007B6D69"/>
    <w:rsid w:val="007B6DBC"/>
    <w:rsid w:val="007B6DF4"/>
    <w:rsid w:val="007B702B"/>
    <w:rsid w:val="007B730F"/>
    <w:rsid w:val="007B73CB"/>
    <w:rsid w:val="007B7402"/>
    <w:rsid w:val="007B7419"/>
    <w:rsid w:val="007B7478"/>
    <w:rsid w:val="007B7836"/>
    <w:rsid w:val="007B7A9E"/>
    <w:rsid w:val="007B7B75"/>
    <w:rsid w:val="007B7E85"/>
    <w:rsid w:val="007B7EF7"/>
    <w:rsid w:val="007C00E7"/>
    <w:rsid w:val="007C00FA"/>
    <w:rsid w:val="007C01C7"/>
    <w:rsid w:val="007C028D"/>
    <w:rsid w:val="007C07E6"/>
    <w:rsid w:val="007C0D4F"/>
    <w:rsid w:val="007C0E07"/>
    <w:rsid w:val="007C0E39"/>
    <w:rsid w:val="007C1305"/>
    <w:rsid w:val="007C132B"/>
    <w:rsid w:val="007C16BF"/>
    <w:rsid w:val="007C17E9"/>
    <w:rsid w:val="007C18E4"/>
    <w:rsid w:val="007C1907"/>
    <w:rsid w:val="007C19E2"/>
    <w:rsid w:val="007C1A94"/>
    <w:rsid w:val="007C1B48"/>
    <w:rsid w:val="007C1D58"/>
    <w:rsid w:val="007C1DE3"/>
    <w:rsid w:val="007C1E18"/>
    <w:rsid w:val="007C2219"/>
    <w:rsid w:val="007C2306"/>
    <w:rsid w:val="007C24CD"/>
    <w:rsid w:val="007C257D"/>
    <w:rsid w:val="007C277E"/>
    <w:rsid w:val="007C2895"/>
    <w:rsid w:val="007C2B61"/>
    <w:rsid w:val="007C2C86"/>
    <w:rsid w:val="007C2D6F"/>
    <w:rsid w:val="007C3062"/>
    <w:rsid w:val="007C31A9"/>
    <w:rsid w:val="007C3313"/>
    <w:rsid w:val="007C3461"/>
    <w:rsid w:val="007C351E"/>
    <w:rsid w:val="007C3580"/>
    <w:rsid w:val="007C3591"/>
    <w:rsid w:val="007C3723"/>
    <w:rsid w:val="007C38E8"/>
    <w:rsid w:val="007C3DBB"/>
    <w:rsid w:val="007C4065"/>
    <w:rsid w:val="007C4078"/>
    <w:rsid w:val="007C41AE"/>
    <w:rsid w:val="007C4252"/>
    <w:rsid w:val="007C432A"/>
    <w:rsid w:val="007C467C"/>
    <w:rsid w:val="007C4929"/>
    <w:rsid w:val="007C4CDA"/>
    <w:rsid w:val="007C4D2A"/>
    <w:rsid w:val="007C50FD"/>
    <w:rsid w:val="007C556D"/>
    <w:rsid w:val="007C5AD4"/>
    <w:rsid w:val="007C5AEB"/>
    <w:rsid w:val="007C5B5B"/>
    <w:rsid w:val="007C5B77"/>
    <w:rsid w:val="007C5BA0"/>
    <w:rsid w:val="007C5CDE"/>
    <w:rsid w:val="007C5E11"/>
    <w:rsid w:val="007C6081"/>
    <w:rsid w:val="007C60C3"/>
    <w:rsid w:val="007C61F2"/>
    <w:rsid w:val="007C6AF4"/>
    <w:rsid w:val="007C6B70"/>
    <w:rsid w:val="007C6D66"/>
    <w:rsid w:val="007C6E19"/>
    <w:rsid w:val="007C6E34"/>
    <w:rsid w:val="007C6E7B"/>
    <w:rsid w:val="007C714D"/>
    <w:rsid w:val="007C71E2"/>
    <w:rsid w:val="007C7303"/>
    <w:rsid w:val="007C7319"/>
    <w:rsid w:val="007C7579"/>
    <w:rsid w:val="007C7756"/>
    <w:rsid w:val="007C7AAD"/>
    <w:rsid w:val="007C7AB9"/>
    <w:rsid w:val="007C7B2F"/>
    <w:rsid w:val="007C7B55"/>
    <w:rsid w:val="007C7C6D"/>
    <w:rsid w:val="007C7CFE"/>
    <w:rsid w:val="007C7F6D"/>
    <w:rsid w:val="007D029C"/>
    <w:rsid w:val="007D042D"/>
    <w:rsid w:val="007D0474"/>
    <w:rsid w:val="007D0482"/>
    <w:rsid w:val="007D081E"/>
    <w:rsid w:val="007D0A80"/>
    <w:rsid w:val="007D0AB7"/>
    <w:rsid w:val="007D0ACC"/>
    <w:rsid w:val="007D0C6F"/>
    <w:rsid w:val="007D0EEF"/>
    <w:rsid w:val="007D13E4"/>
    <w:rsid w:val="007D1408"/>
    <w:rsid w:val="007D1816"/>
    <w:rsid w:val="007D19D6"/>
    <w:rsid w:val="007D1DA0"/>
    <w:rsid w:val="007D1E5A"/>
    <w:rsid w:val="007D1E6C"/>
    <w:rsid w:val="007D1F03"/>
    <w:rsid w:val="007D213E"/>
    <w:rsid w:val="007D221B"/>
    <w:rsid w:val="007D2295"/>
    <w:rsid w:val="007D2309"/>
    <w:rsid w:val="007D25FC"/>
    <w:rsid w:val="007D2739"/>
    <w:rsid w:val="007D2771"/>
    <w:rsid w:val="007D2B6A"/>
    <w:rsid w:val="007D2C0A"/>
    <w:rsid w:val="007D2CFB"/>
    <w:rsid w:val="007D30A9"/>
    <w:rsid w:val="007D3137"/>
    <w:rsid w:val="007D31EE"/>
    <w:rsid w:val="007D331B"/>
    <w:rsid w:val="007D3491"/>
    <w:rsid w:val="007D3556"/>
    <w:rsid w:val="007D36D8"/>
    <w:rsid w:val="007D3D49"/>
    <w:rsid w:val="007D40BE"/>
    <w:rsid w:val="007D40E3"/>
    <w:rsid w:val="007D4553"/>
    <w:rsid w:val="007D45F6"/>
    <w:rsid w:val="007D48FA"/>
    <w:rsid w:val="007D4955"/>
    <w:rsid w:val="007D4C10"/>
    <w:rsid w:val="007D5044"/>
    <w:rsid w:val="007D5830"/>
    <w:rsid w:val="007D5914"/>
    <w:rsid w:val="007D5918"/>
    <w:rsid w:val="007D5B84"/>
    <w:rsid w:val="007D5F70"/>
    <w:rsid w:val="007D6378"/>
    <w:rsid w:val="007D644B"/>
    <w:rsid w:val="007D68DA"/>
    <w:rsid w:val="007D6930"/>
    <w:rsid w:val="007D6FED"/>
    <w:rsid w:val="007D713C"/>
    <w:rsid w:val="007D73A9"/>
    <w:rsid w:val="007D75E1"/>
    <w:rsid w:val="007D7740"/>
    <w:rsid w:val="007D7967"/>
    <w:rsid w:val="007D7B2D"/>
    <w:rsid w:val="007D7BC4"/>
    <w:rsid w:val="007D7C15"/>
    <w:rsid w:val="007D7EDA"/>
    <w:rsid w:val="007E019E"/>
    <w:rsid w:val="007E029C"/>
    <w:rsid w:val="007E0315"/>
    <w:rsid w:val="007E03CE"/>
    <w:rsid w:val="007E05EA"/>
    <w:rsid w:val="007E06B5"/>
    <w:rsid w:val="007E093D"/>
    <w:rsid w:val="007E09B3"/>
    <w:rsid w:val="007E0B3E"/>
    <w:rsid w:val="007E10F4"/>
    <w:rsid w:val="007E1435"/>
    <w:rsid w:val="007E158C"/>
    <w:rsid w:val="007E158D"/>
    <w:rsid w:val="007E1635"/>
    <w:rsid w:val="007E1695"/>
    <w:rsid w:val="007E1703"/>
    <w:rsid w:val="007E177C"/>
    <w:rsid w:val="007E19E0"/>
    <w:rsid w:val="007E1A74"/>
    <w:rsid w:val="007E1B02"/>
    <w:rsid w:val="007E1BFB"/>
    <w:rsid w:val="007E1D3B"/>
    <w:rsid w:val="007E2476"/>
    <w:rsid w:val="007E2673"/>
    <w:rsid w:val="007E26BB"/>
    <w:rsid w:val="007E2E1E"/>
    <w:rsid w:val="007E2F99"/>
    <w:rsid w:val="007E3139"/>
    <w:rsid w:val="007E3446"/>
    <w:rsid w:val="007E3702"/>
    <w:rsid w:val="007E3952"/>
    <w:rsid w:val="007E3A3F"/>
    <w:rsid w:val="007E3AD8"/>
    <w:rsid w:val="007E3FFF"/>
    <w:rsid w:val="007E400E"/>
    <w:rsid w:val="007E417C"/>
    <w:rsid w:val="007E42F7"/>
    <w:rsid w:val="007E43B0"/>
    <w:rsid w:val="007E48E6"/>
    <w:rsid w:val="007E494D"/>
    <w:rsid w:val="007E49E8"/>
    <w:rsid w:val="007E4A0A"/>
    <w:rsid w:val="007E4AF7"/>
    <w:rsid w:val="007E4BE5"/>
    <w:rsid w:val="007E4D27"/>
    <w:rsid w:val="007E4DEE"/>
    <w:rsid w:val="007E4DF3"/>
    <w:rsid w:val="007E5142"/>
    <w:rsid w:val="007E5195"/>
    <w:rsid w:val="007E5264"/>
    <w:rsid w:val="007E54B3"/>
    <w:rsid w:val="007E55D8"/>
    <w:rsid w:val="007E5806"/>
    <w:rsid w:val="007E5822"/>
    <w:rsid w:val="007E5925"/>
    <w:rsid w:val="007E5A39"/>
    <w:rsid w:val="007E5A60"/>
    <w:rsid w:val="007E5B03"/>
    <w:rsid w:val="007E5E9E"/>
    <w:rsid w:val="007E606A"/>
    <w:rsid w:val="007E60B7"/>
    <w:rsid w:val="007E60E6"/>
    <w:rsid w:val="007E62F8"/>
    <w:rsid w:val="007E633B"/>
    <w:rsid w:val="007E638F"/>
    <w:rsid w:val="007E661B"/>
    <w:rsid w:val="007E68DF"/>
    <w:rsid w:val="007E696F"/>
    <w:rsid w:val="007E69A4"/>
    <w:rsid w:val="007E6A85"/>
    <w:rsid w:val="007E6D43"/>
    <w:rsid w:val="007E6D4A"/>
    <w:rsid w:val="007E7308"/>
    <w:rsid w:val="007E7434"/>
    <w:rsid w:val="007E788A"/>
    <w:rsid w:val="007E7B47"/>
    <w:rsid w:val="007E7B99"/>
    <w:rsid w:val="007E7BA0"/>
    <w:rsid w:val="007F0208"/>
    <w:rsid w:val="007F02B1"/>
    <w:rsid w:val="007F03C7"/>
    <w:rsid w:val="007F0538"/>
    <w:rsid w:val="007F079C"/>
    <w:rsid w:val="007F07FE"/>
    <w:rsid w:val="007F093C"/>
    <w:rsid w:val="007F0B6C"/>
    <w:rsid w:val="007F0DC4"/>
    <w:rsid w:val="007F1054"/>
    <w:rsid w:val="007F105B"/>
    <w:rsid w:val="007F1678"/>
    <w:rsid w:val="007F1706"/>
    <w:rsid w:val="007F178B"/>
    <w:rsid w:val="007F1849"/>
    <w:rsid w:val="007F1993"/>
    <w:rsid w:val="007F1D75"/>
    <w:rsid w:val="007F1EF3"/>
    <w:rsid w:val="007F23CE"/>
    <w:rsid w:val="007F25B6"/>
    <w:rsid w:val="007F271C"/>
    <w:rsid w:val="007F2799"/>
    <w:rsid w:val="007F2D7A"/>
    <w:rsid w:val="007F3012"/>
    <w:rsid w:val="007F3019"/>
    <w:rsid w:val="007F3045"/>
    <w:rsid w:val="007F30A1"/>
    <w:rsid w:val="007F37D9"/>
    <w:rsid w:val="007F3D1A"/>
    <w:rsid w:val="007F3D4D"/>
    <w:rsid w:val="007F3D8E"/>
    <w:rsid w:val="007F3EF7"/>
    <w:rsid w:val="007F4151"/>
    <w:rsid w:val="007F46E4"/>
    <w:rsid w:val="007F47A4"/>
    <w:rsid w:val="007F4829"/>
    <w:rsid w:val="007F4846"/>
    <w:rsid w:val="007F4958"/>
    <w:rsid w:val="007F4C72"/>
    <w:rsid w:val="007F4CED"/>
    <w:rsid w:val="007F505E"/>
    <w:rsid w:val="007F52AA"/>
    <w:rsid w:val="007F535B"/>
    <w:rsid w:val="007F5472"/>
    <w:rsid w:val="007F564C"/>
    <w:rsid w:val="007F570E"/>
    <w:rsid w:val="007F597C"/>
    <w:rsid w:val="007F5B42"/>
    <w:rsid w:val="007F5B68"/>
    <w:rsid w:val="007F6225"/>
    <w:rsid w:val="007F63FA"/>
    <w:rsid w:val="007F6728"/>
    <w:rsid w:val="007F68C4"/>
    <w:rsid w:val="007F69D1"/>
    <w:rsid w:val="007F6CC1"/>
    <w:rsid w:val="007F6F84"/>
    <w:rsid w:val="007F7162"/>
    <w:rsid w:val="007F72FB"/>
    <w:rsid w:val="007F736F"/>
    <w:rsid w:val="007F7737"/>
    <w:rsid w:val="007F7991"/>
    <w:rsid w:val="007F7AE9"/>
    <w:rsid w:val="007F7B7F"/>
    <w:rsid w:val="007F7BD9"/>
    <w:rsid w:val="007F7DCC"/>
    <w:rsid w:val="00800168"/>
    <w:rsid w:val="008001CF"/>
    <w:rsid w:val="008001F9"/>
    <w:rsid w:val="00800568"/>
    <w:rsid w:val="00800578"/>
    <w:rsid w:val="008005EA"/>
    <w:rsid w:val="008005F0"/>
    <w:rsid w:val="00800652"/>
    <w:rsid w:val="008007FE"/>
    <w:rsid w:val="00800942"/>
    <w:rsid w:val="00800ABF"/>
    <w:rsid w:val="00800AFB"/>
    <w:rsid w:val="00800D2A"/>
    <w:rsid w:val="00800EB4"/>
    <w:rsid w:val="0080127D"/>
    <w:rsid w:val="0080169A"/>
    <w:rsid w:val="0080178E"/>
    <w:rsid w:val="008017A4"/>
    <w:rsid w:val="00801936"/>
    <w:rsid w:val="00801CD2"/>
    <w:rsid w:val="00801E12"/>
    <w:rsid w:val="00801F58"/>
    <w:rsid w:val="008022F2"/>
    <w:rsid w:val="0080246A"/>
    <w:rsid w:val="00802567"/>
    <w:rsid w:val="008025CB"/>
    <w:rsid w:val="008027DC"/>
    <w:rsid w:val="008027DE"/>
    <w:rsid w:val="00802853"/>
    <w:rsid w:val="008029C4"/>
    <w:rsid w:val="00802E67"/>
    <w:rsid w:val="00802F04"/>
    <w:rsid w:val="00802F1B"/>
    <w:rsid w:val="00802F27"/>
    <w:rsid w:val="00803519"/>
    <w:rsid w:val="008036A4"/>
    <w:rsid w:val="008036B0"/>
    <w:rsid w:val="0080399B"/>
    <w:rsid w:val="00803AF2"/>
    <w:rsid w:val="00803B36"/>
    <w:rsid w:val="00803B76"/>
    <w:rsid w:val="00803E6B"/>
    <w:rsid w:val="00803EB5"/>
    <w:rsid w:val="0080408D"/>
    <w:rsid w:val="008042FE"/>
    <w:rsid w:val="00804641"/>
    <w:rsid w:val="00804729"/>
    <w:rsid w:val="00804F3F"/>
    <w:rsid w:val="008052D6"/>
    <w:rsid w:val="008053A8"/>
    <w:rsid w:val="008053C7"/>
    <w:rsid w:val="008055B6"/>
    <w:rsid w:val="008059AC"/>
    <w:rsid w:val="00805A4E"/>
    <w:rsid w:val="00805D51"/>
    <w:rsid w:val="00805F58"/>
    <w:rsid w:val="00805F6A"/>
    <w:rsid w:val="0080658D"/>
    <w:rsid w:val="00806614"/>
    <w:rsid w:val="00806667"/>
    <w:rsid w:val="00806690"/>
    <w:rsid w:val="008066DA"/>
    <w:rsid w:val="00806781"/>
    <w:rsid w:val="00806853"/>
    <w:rsid w:val="008068D6"/>
    <w:rsid w:val="0080694C"/>
    <w:rsid w:val="00806A3A"/>
    <w:rsid w:val="00806DA5"/>
    <w:rsid w:val="00806ED9"/>
    <w:rsid w:val="00806FF4"/>
    <w:rsid w:val="008074A2"/>
    <w:rsid w:val="00807922"/>
    <w:rsid w:val="00807C5D"/>
    <w:rsid w:val="00807C8A"/>
    <w:rsid w:val="00810273"/>
    <w:rsid w:val="00810A79"/>
    <w:rsid w:val="00810AAA"/>
    <w:rsid w:val="00810D89"/>
    <w:rsid w:val="00810FC4"/>
    <w:rsid w:val="0081108F"/>
    <w:rsid w:val="0081157D"/>
    <w:rsid w:val="00811AE8"/>
    <w:rsid w:val="00811B35"/>
    <w:rsid w:val="00811C2E"/>
    <w:rsid w:val="00811D34"/>
    <w:rsid w:val="00812283"/>
    <w:rsid w:val="008124E7"/>
    <w:rsid w:val="0081252E"/>
    <w:rsid w:val="0081268B"/>
    <w:rsid w:val="0081299F"/>
    <w:rsid w:val="00812BDA"/>
    <w:rsid w:val="00812C50"/>
    <w:rsid w:val="00812CF2"/>
    <w:rsid w:val="00812FF0"/>
    <w:rsid w:val="0081306B"/>
    <w:rsid w:val="008131F7"/>
    <w:rsid w:val="008133B4"/>
    <w:rsid w:val="00813538"/>
    <w:rsid w:val="00813700"/>
    <w:rsid w:val="00813A5A"/>
    <w:rsid w:val="00813A62"/>
    <w:rsid w:val="00813B07"/>
    <w:rsid w:val="00813BB4"/>
    <w:rsid w:val="00813D37"/>
    <w:rsid w:val="0081400B"/>
    <w:rsid w:val="008141D1"/>
    <w:rsid w:val="0081445C"/>
    <w:rsid w:val="00814882"/>
    <w:rsid w:val="008148D3"/>
    <w:rsid w:val="0081492F"/>
    <w:rsid w:val="00814AC0"/>
    <w:rsid w:val="00814B4A"/>
    <w:rsid w:val="00814D6B"/>
    <w:rsid w:val="008152BF"/>
    <w:rsid w:val="00815343"/>
    <w:rsid w:val="0081550A"/>
    <w:rsid w:val="00815696"/>
    <w:rsid w:val="008157C2"/>
    <w:rsid w:val="008159CB"/>
    <w:rsid w:val="008162B2"/>
    <w:rsid w:val="008163B2"/>
    <w:rsid w:val="0081642E"/>
    <w:rsid w:val="0081654E"/>
    <w:rsid w:val="008168A5"/>
    <w:rsid w:val="00816A3D"/>
    <w:rsid w:val="00816AC8"/>
    <w:rsid w:val="00816AF3"/>
    <w:rsid w:val="00816B49"/>
    <w:rsid w:val="00816BB3"/>
    <w:rsid w:val="008171E5"/>
    <w:rsid w:val="00817492"/>
    <w:rsid w:val="008174CB"/>
    <w:rsid w:val="008179C4"/>
    <w:rsid w:val="00817BF2"/>
    <w:rsid w:val="00817EFF"/>
    <w:rsid w:val="00817F50"/>
    <w:rsid w:val="00817F66"/>
    <w:rsid w:val="00817FE5"/>
    <w:rsid w:val="00817FEC"/>
    <w:rsid w:val="00820328"/>
    <w:rsid w:val="00820BEB"/>
    <w:rsid w:val="00820CDA"/>
    <w:rsid w:val="00820D0F"/>
    <w:rsid w:val="00820D91"/>
    <w:rsid w:val="00821169"/>
    <w:rsid w:val="008211BD"/>
    <w:rsid w:val="00821203"/>
    <w:rsid w:val="0082122A"/>
    <w:rsid w:val="008213BF"/>
    <w:rsid w:val="008213C1"/>
    <w:rsid w:val="00821B55"/>
    <w:rsid w:val="00821C2F"/>
    <w:rsid w:val="00821C69"/>
    <w:rsid w:val="00821DCB"/>
    <w:rsid w:val="00821EA1"/>
    <w:rsid w:val="008225F3"/>
    <w:rsid w:val="0082270F"/>
    <w:rsid w:val="00822830"/>
    <w:rsid w:val="008228CC"/>
    <w:rsid w:val="008228EB"/>
    <w:rsid w:val="00822DD5"/>
    <w:rsid w:val="0082313F"/>
    <w:rsid w:val="00823241"/>
    <w:rsid w:val="008233DF"/>
    <w:rsid w:val="00823695"/>
    <w:rsid w:val="00823AB5"/>
    <w:rsid w:val="00823B21"/>
    <w:rsid w:val="00823B4B"/>
    <w:rsid w:val="00823BC2"/>
    <w:rsid w:val="00823C07"/>
    <w:rsid w:val="00823F0D"/>
    <w:rsid w:val="00823F86"/>
    <w:rsid w:val="00823FE3"/>
    <w:rsid w:val="008246FE"/>
    <w:rsid w:val="00824946"/>
    <w:rsid w:val="00824E31"/>
    <w:rsid w:val="00825227"/>
    <w:rsid w:val="00825267"/>
    <w:rsid w:val="008252D1"/>
    <w:rsid w:val="00825866"/>
    <w:rsid w:val="0082596E"/>
    <w:rsid w:val="00825A9B"/>
    <w:rsid w:val="00825DED"/>
    <w:rsid w:val="00825E1E"/>
    <w:rsid w:val="00825E62"/>
    <w:rsid w:val="008260B4"/>
    <w:rsid w:val="0082613C"/>
    <w:rsid w:val="00826638"/>
    <w:rsid w:val="00826746"/>
    <w:rsid w:val="00826900"/>
    <w:rsid w:val="00826B10"/>
    <w:rsid w:val="00827A54"/>
    <w:rsid w:val="00827B72"/>
    <w:rsid w:val="00827C63"/>
    <w:rsid w:val="00827D64"/>
    <w:rsid w:val="00827E3C"/>
    <w:rsid w:val="00827F2E"/>
    <w:rsid w:val="00830365"/>
    <w:rsid w:val="00830567"/>
    <w:rsid w:val="008305E3"/>
    <w:rsid w:val="00830998"/>
    <w:rsid w:val="00830B2B"/>
    <w:rsid w:val="00830BBA"/>
    <w:rsid w:val="00830FE3"/>
    <w:rsid w:val="008313EF"/>
    <w:rsid w:val="0083140D"/>
    <w:rsid w:val="00831435"/>
    <w:rsid w:val="008316D6"/>
    <w:rsid w:val="00831888"/>
    <w:rsid w:val="008319B9"/>
    <w:rsid w:val="00831A95"/>
    <w:rsid w:val="00831A9C"/>
    <w:rsid w:val="00831AC5"/>
    <w:rsid w:val="00831B8F"/>
    <w:rsid w:val="00831D24"/>
    <w:rsid w:val="00831D48"/>
    <w:rsid w:val="00831DA3"/>
    <w:rsid w:val="00832136"/>
    <w:rsid w:val="00832259"/>
    <w:rsid w:val="008323D0"/>
    <w:rsid w:val="00832400"/>
    <w:rsid w:val="00832496"/>
    <w:rsid w:val="0083283B"/>
    <w:rsid w:val="0083294F"/>
    <w:rsid w:val="00832986"/>
    <w:rsid w:val="00832AE2"/>
    <w:rsid w:val="00832E2A"/>
    <w:rsid w:val="0083384A"/>
    <w:rsid w:val="00833B72"/>
    <w:rsid w:val="00833C6A"/>
    <w:rsid w:val="00833D48"/>
    <w:rsid w:val="00833D61"/>
    <w:rsid w:val="0083465C"/>
    <w:rsid w:val="00834761"/>
    <w:rsid w:val="00834A97"/>
    <w:rsid w:val="00834D53"/>
    <w:rsid w:val="00834D7C"/>
    <w:rsid w:val="00835001"/>
    <w:rsid w:val="0083527D"/>
    <w:rsid w:val="00835430"/>
    <w:rsid w:val="00835481"/>
    <w:rsid w:val="008356AC"/>
    <w:rsid w:val="00835706"/>
    <w:rsid w:val="00835AE7"/>
    <w:rsid w:val="00835C98"/>
    <w:rsid w:val="00835ECF"/>
    <w:rsid w:val="0083607C"/>
    <w:rsid w:val="0083625F"/>
    <w:rsid w:val="00836384"/>
    <w:rsid w:val="008363BA"/>
    <w:rsid w:val="00836644"/>
    <w:rsid w:val="00836684"/>
    <w:rsid w:val="00836D00"/>
    <w:rsid w:val="00836EBA"/>
    <w:rsid w:val="00836EC2"/>
    <w:rsid w:val="00836F3A"/>
    <w:rsid w:val="00836F4E"/>
    <w:rsid w:val="00836F56"/>
    <w:rsid w:val="00836F83"/>
    <w:rsid w:val="008370CB"/>
    <w:rsid w:val="00837354"/>
    <w:rsid w:val="00837491"/>
    <w:rsid w:val="00837514"/>
    <w:rsid w:val="0083753A"/>
    <w:rsid w:val="00837543"/>
    <w:rsid w:val="008378B0"/>
    <w:rsid w:val="00837E78"/>
    <w:rsid w:val="00840206"/>
    <w:rsid w:val="00840276"/>
    <w:rsid w:val="008406C6"/>
    <w:rsid w:val="00840887"/>
    <w:rsid w:val="008408EC"/>
    <w:rsid w:val="00840979"/>
    <w:rsid w:val="00840AAC"/>
    <w:rsid w:val="00840FCD"/>
    <w:rsid w:val="00841393"/>
    <w:rsid w:val="008413A6"/>
    <w:rsid w:val="0084150F"/>
    <w:rsid w:val="00841516"/>
    <w:rsid w:val="00841726"/>
    <w:rsid w:val="00841BC0"/>
    <w:rsid w:val="00841CAC"/>
    <w:rsid w:val="00841DD1"/>
    <w:rsid w:val="0084209E"/>
    <w:rsid w:val="00842148"/>
    <w:rsid w:val="0084214A"/>
    <w:rsid w:val="0084217F"/>
    <w:rsid w:val="008428CF"/>
    <w:rsid w:val="00842A88"/>
    <w:rsid w:val="00842B4C"/>
    <w:rsid w:val="00842CE0"/>
    <w:rsid w:val="00842CF2"/>
    <w:rsid w:val="00842E2C"/>
    <w:rsid w:val="00843101"/>
    <w:rsid w:val="008434A5"/>
    <w:rsid w:val="008436AD"/>
    <w:rsid w:val="00843C7C"/>
    <w:rsid w:val="00843C82"/>
    <w:rsid w:val="00843D40"/>
    <w:rsid w:val="00843F46"/>
    <w:rsid w:val="008442BD"/>
    <w:rsid w:val="008448AC"/>
    <w:rsid w:val="008448B6"/>
    <w:rsid w:val="00844B72"/>
    <w:rsid w:val="008450B0"/>
    <w:rsid w:val="00845484"/>
    <w:rsid w:val="00845790"/>
    <w:rsid w:val="00845797"/>
    <w:rsid w:val="00845A22"/>
    <w:rsid w:val="00845A7B"/>
    <w:rsid w:val="00845B95"/>
    <w:rsid w:val="00845CB7"/>
    <w:rsid w:val="0084610C"/>
    <w:rsid w:val="008464EE"/>
    <w:rsid w:val="00846561"/>
    <w:rsid w:val="00846722"/>
    <w:rsid w:val="00846862"/>
    <w:rsid w:val="00846BF1"/>
    <w:rsid w:val="00846F0B"/>
    <w:rsid w:val="00846F64"/>
    <w:rsid w:val="0084707F"/>
    <w:rsid w:val="008473FC"/>
    <w:rsid w:val="00847506"/>
    <w:rsid w:val="00847657"/>
    <w:rsid w:val="00847725"/>
    <w:rsid w:val="008479A9"/>
    <w:rsid w:val="00847B97"/>
    <w:rsid w:val="00847D63"/>
    <w:rsid w:val="00847F4A"/>
    <w:rsid w:val="0084AA14"/>
    <w:rsid w:val="00850240"/>
    <w:rsid w:val="00850265"/>
    <w:rsid w:val="0085026D"/>
    <w:rsid w:val="00850319"/>
    <w:rsid w:val="0085051D"/>
    <w:rsid w:val="00850C2C"/>
    <w:rsid w:val="00850E08"/>
    <w:rsid w:val="00850E20"/>
    <w:rsid w:val="00850FDE"/>
    <w:rsid w:val="008510E0"/>
    <w:rsid w:val="008513C2"/>
    <w:rsid w:val="008514B9"/>
    <w:rsid w:val="00851513"/>
    <w:rsid w:val="00851CC2"/>
    <w:rsid w:val="00851DFA"/>
    <w:rsid w:val="008520D0"/>
    <w:rsid w:val="0085219E"/>
    <w:rsid w:val="008521E4"/>
    <w:rsid w:val="008529B2"/>
    <w:rsid w:val="008529ED"/>
    <w:rsid w:val="00852EAD"/>
    <w:rsid w:val="00852F95"/>
    <w:rsid w:val="00853318"/>
    <w:rsid w:val="00853454"/>
    <w:rsid w:val="00853664"/>
    <w:rsid w:val="00853682"/>
    <w:rsid w:val="0085378F"/>
    <w:rsid w:val="008538F9"/>
    <w:rsid w:val="00853E6D"/>
    <w:rsid w:val="00853E89"/>
    <w:rsid w:val="00853E9F"/>
    <w:rsid w:val="0085416D"/>
    <w:rsid w:val="00854241"/>
    <w:rsid w:val="00854334"/>
    <w:rsid w:val="008544B0"/>
    <w:rsid w:val="008547E1"/>
    <w:rsid w:val="008548A8"/>
    <w:rsid w:val="008548B9"/>
    <w:rsid w:val="00854A95"/>
    <w:rsid w:val="00854D85"/>
    <w:rsid w:val="00854DA8"/>
    <w:rsid w:val="00854DA9"/>
    <w:rsid w:val="00854EF2"/>
    <w:rsid w:val="0085506D"/>
    <w:rsid w:val="008550D8"/>
    <w:rsid w:val="008553E9"/>
    <w:rsid w:val="008559E8"/>
    <w:rsid w:val="00855A94"/>
    <w:rsid w:val="00855A9B"/>
    <w:rsid w:val="00855D5C"/>
    <w:rsid w:val="00856137"/>
    <w:rsid w:val="0085640A"/>
    <w:rsid w:val="008565D5"/>
    <w:rsid w:val="00856978"/>
    <w:rsid w:val="008569A1"/>
    <w:rsid w:val="00856AF2"/>
    <w:rsid w:val="00856BFA"/>
    <w:rsid w:val="00856D9F"/>
    <w:rsid w:val="00856E08"/>
    <w:rsid w:val="00856EFC"/>
    <w:rsid w:val="0085728C"/>
    <w:rsid w:val="008576DE"/>
    <w:rsid w:val="008578CD"/>
    <w:rsid w:val="008578E5"/>
    <w:rsid w:val="00857A91"/>
    <w:rsid w:val="00857E38"/>
    <w:rsid w:val="00860088"/>
    <w:rsid w:val="008600C9"/>
    <w:rsid w:val="008607D5"/>
    <w:rsid w:val="00860844"/>
    <w:rsid w:val="00860921"/>
    <w:rsid w:val="00860928"/>
    <w:rsid w:val="0086092A"/>
    <w:rsid w:val="00860A8C"/>
    <w:rsid w:val="00860DCA"/>
    <w:rsid w:val="00861296"/>
    <w:rsid w:val="0086134D"/>
    <w:rsid w:val="008615BF"/>
    <w:rsid w:val="00861738"/>
    <w:rsid w:val="00861A19"/>
    <w:rsid w:val="00861C85"/>
    <w:rsid w:val="00861CBF"/>
    <w:rsid w:val="00861FF5"/>
    <w:rsid w:val="0086212D"/>
    <w:rsid w:val="0086255F"/>
    <w:rsid w:val="008626B6"/>
    <w:rsid w:val="00862A35"/>
    <w:rsid w:val="00862E75"/>
    <w:rsid w:val="00862EC1"/>
    <w:rsid w:val="00863043"/>
    <w:rsid w:val="00863132"/>
    <w:rsid w:val="0086346D"/>
    <w:rsid w:val="0086373F"/>
    <w:rsid w:val="008638F7"/>
    <w:rsid w:val="00863948"/>
    <w:rsid w:val="008639FC"/>
    <w:rsid w:val="00863B14"/>
    <w:rsid w:val="00863B6E"/>
    <w:rsid w:val="00863F70"/>
    <w:rsid w:val="00864101"/>
    <w:rsid w:val="0086439F"/>
    <w:rsid w:val="0086463C"/>
    <w:rsid w:val="00864AC1"/>
    <w:rsid w:val="00864B34"/>
    <w:rsid w:val="00864BF4"/>
    <w:rsid w:val="00864D58"/>
    <w:rsid w:val="00864E39"/>
    <w:rsid w:val="00864F58"/>
    <w:rsid w:val="00865429"/>
    <w:rsid w:val="008657CF"/>
    <w:rsid w:val="00865AA2"/>
    <w:rsid w:val="00865BA8"/>
    <w:rsid w:val="00865C3B"/>
    <w:rsid w:val="00865C84"/>
    <w:rsid w:val="00865DFB"/>
    <w:rsid w:val="00865F94"/>
    <w:rsid w:val="00865FB6"/>
    <w:rsid w:val="00865FCC"/>
    <w:rsid w:val="008665B1"/>
    <w:rsid w:val="0086667F"/>
    <w:rsid w:val="00866A5A"/>
    <w:rsid w:val="00866B3E"/>
    <w:rsid w:val="00866ED9"/>
    <w:rsid w:val="008672D9"/>
    <w:rsid w:val="00867430"/>
    <w:rsid w:val="00867671"/>
    <w:rsid w:val="0086792B"/>
    <w:rsid w:val="008679E3"/>
    <w:rsid w:val="00867C0C"/>
    <w:rsid w:val="00867DBE"/>
    <w:rsid w:val="00867FA1"/>
    <w:rsid w:val="00870401"/>
    <w:rsid w:val="0087062D"/>
    <w:rsid w:val="00870759"/>
    <w:rsid w:val="00870956"/>
    <w:rsid w:val="008709FE"/>
    <w:rsid w:val="00870BA2"/>
    <w:rsid w:val="00870CDB"/>
    <w:rsid w:val="00870DA4"/>
    <w:rsid w:val="00870DB6"/>
    <w:rsid w:val="008712B0"/>
    <w:rsid w:val="00871613"/>
    <w:rsid w:val="00871629"/>
    <w:rsid w:val="00871736"/>
    <w:rsid w:val="00871FAC"/>
    <w:rsid w:val="00872512"/>
    <w:rsid w:val="0087252E"/>
    <w:rsid w:val="00872613"/>
    <w:rsid w:val="0087280D"/>
    <w:rsid w:val="00872860"/>
    <w:rsid w:val="00872BD3"/>
    <w:rsid w:val="008730B5"/>
    <w:rsid w:val="008730DE"/>
    <w:rsid w:val="008730EB"/>
    <w:rsid w:val="008731EE"/>
    <w:rsid w:val="00873461"/>
    <w:rsid w:val="00873464"/>
    <w:rsid w:val="008735A5"/>
    <w:rsid w:val="0087389B"/>
    <w:rsid w:val="00873A4F"/>
    <w:rsid w:val="00873B89"/>
    <w:rsid w:val="00873E6F"/>
    <w:rsid w:val="00873F59"/>
    <w:rsid w:val="00874100"/>
    <w:rsid w:val="00874279"/>
    <w:rsid w:val="008744CB"/>
    <w:rsid w:val="0087450E"/>
    <w:rsid w:val="00874511"/>
    <w:rsid w:val="008745CE"/>
    <w:rsid w:val="00874AF4"/>
    <w:rsid w:val="00874CD3"/>
    <w:rsid w:val="00874E4A"/>
    <w:rsid w:val="00874F78"/>
    <w:rsid w:val="00875616"/>
    <w:rsid w:val="008756BE"/>
    <w:rsid w:val="00875769"/>
    <w:rsid w:val="008757DB"/>
    <w:rsid w:val="0087583C"/>
    <w:rsid w:val="00875A5F"/>
    <w:rsid w:val="00875F87"/>
    <w:rsid w:val="00875FF6"/>
    <w:rsid w:val="00876097"/>
    <w:rsid w:val="0087625A"/>
    <w:rsid w:val="008762DB"/>
    <w:rsid w:val="00876317"/>
    <w:rsid w:val="00876358"/>
    <w:rsid w:val="00876375"/>
    <w:rsid w:val="0087639D"/>
    <w:rsid w:val="0087657F"/>
    <w:rsid w:val="008766CE"/>
    <w:rsid w:val="0087686A"/>
    <w:rsid w:val="00876966"/>
    <w:rsid w:val="00876D75"/>
    <w:rsid w:val="00876DA7"/>
    <w:rsid w:val="00876FA5"/>
    <w:rsid w:val="008776A2"/>
    <w:rsid w:val="00877727"/>
    <w:rsid w:val="008777AB"/>
    <w:rsid w:val="00877823"/>
    <w:rsid w:val="00877D38"/>
    <w:rsid w:val="00877EF3"/>
    <w:rsid w:val="008793D2"/>
    <w:rsid w:val="008801A7"/>
    <w:rsid w:val="008808A7"/>
    <w:rsid w:val="00880BC2"/>
    <w:rsid w:val="00880D48"/>
    <w:rsid w:val="00880E0A"/>
    <w:rsid w:val="008810D2"/>
    <w:rsid w:val="00881209"/>
    <w:rsid w:val="00881633"/>
    <w:rsid w:val="008818B6"/>
    <w:rsid w:val="008818E7"/>
    <w:rsid w:val="00881EB1"/>
    <w:rsid w:val="00882013"/>
    <w:rsid w:val="00882069"/>
    <w:rsid w:val="00882234"/>
    <w:rsid w:val="00882345"/>
    <w:rsid w:val="008826BD"/>
    <w:rsid w:val="00882A78"/>
    <w:rsid w:val="00882A7F"/>
    <w:rsid w:val="00882B3F"/>
    <w:rsid w:val="00882E92"/>
    <w:rsid w:val="008834C8"/>
    <w:rsid w:val="008837B0"/>
    <w:rsid w:val="00883840"/>
    <w:rsid w:val="00883857"/>
    <w:rsid w:val="008839F7"/>
    <w:rsid w:val="0088400D"/>
    <w:rsid w:val="0088433F"/>
    <w:rsid w:val="00884483"/>
    <w:rsid w:val="008844D0"/>
    <w:rsid w:val="00884558"/>
    <w:rsid w:val="008845D9"/>
    <w:rsid w:val="00884650"/>
    <w:rsid w:val="008849D8"/>
    <w:rsid w:val="008849DE"/>
    <w:rsid w:val="00884F25"/>
    <w:rsid w:val="00885329"/>
    <w:rsid w:val="0088546F"/>
    <w:rsid w:val="00885519"/>
    <w:rsid w:val="008855C4"/>
    <w:rsid w:val="008855EB"/>
    <w:rsid w:val="00885617"/>
    <w:rsid w:val="00885710"/>
    <w:rsid w:val="00885809"/>
    <w:rsid w:val="0088592D"/>
    <w:rsid w:val="00885B58"/>
    <w:rsid w:val="008862B4"/>
    <w:rsid w:val="008863FA"/>
    <w:rsid w:val="00886439"/>
    <w:rsid w:val="0088654B"/>
    <w:rsid w:val="008866D3"/>
    <w:rsid w:val="00886795"/>
    <w:rsid w:val="008868F1"/>
    <w:rsid w:val="00886BE6"/>
    <w:rsid w:val="00886C4D"/>
    <w:rsid w:val="00886E0D"/>
    <w:rsid w:val="00887069"/>
    <w:rsid w:val="008871FB"/>
    <w:rsid w:val="008872FC"/>
    <w:rsid w:val="008873BD"/>
    <w:rsid w:val="008876C6"/>
    <w:rsid w:val="008879B1"/>
    <w:rsid w:val="00887B57"/>
    <w:rsid w:val="00887B70"/>
    <w:rsid w:val="00887E02"/>
    <w:rsid w:val="0088CD93"/>
    <w:rsid w:val="008901E7"/>
    <w:rsid w:val="00890508"/>
    <w:rsid w:val="008906CA"/>
    <w:rsid w:val="00890856"/>
    <w:rsid w:val="00890C52"/>
    <w:rsid w:val="008913B2"/>
    <w:rsid w:val="0089191B"/>
    <w:rsid w:val="0089198B"/>
    <w:rsid w:val="00891A43"/>
    <w:rsid w:val="00891BA7"/>
    <w:rsid w:val="00891BD7"/>
    <w:rsid w:val="00891BE4"/>
    <w:rsid w:val="00891CA5"/>
    <w:rsid w:val="00891D66"/>
    <w:rsid w:val="00891D81"/>
    <w:rsid w:val="00891E1F"/>
    <w:rsid w:val="008920A0"/>
    <w:rsid w:val="00892293"/>
    <w:rsid w:val="0089247D"/>
    <w:rsid w:val="008926AF"/>
    <w:rsid w:val="008926EA"/>
    <w:rsid w:val="008927A4"/>
    <w:rsid w:val="00892955"/>
    <w:rsid w:val="00892DEC"/>
    <w:rsid w:val="00892E8D"/>
    <w:rsid w:val="0089343D"/>
    <w:rsid w:val="00893528"/>
    <w:rsid w:val="008936DD"/>
    <w:rsid w:val="00893A54"/>
    <w:rsid w:val="00893C1C"/>
    <w:rsid w:val="0089435E"/>
    <w:rsid w:val="0089457B"/>
    <w:rsid w:val="008946B0"/>
    <w:rsid w:val="00894AF9"/>
    <w:rsid w:val="00894B3E"/>
    <w:rsid w:val="00894F19"/>
    <w:rsid w:val="008950FF"/>
    <w:rsid w:val="0089510B"/>
    <w:rsid w:val="0089533A"/>
    <w:rsid w:val="008954C8"/>
    <w:rsid w:val="00895579"/>
    <w:rsid w:val="008955D6"/>
    <w:rsid w:val="00895879"/>
    <w:rsid w:val="00895AB9"/>
    <w:rsid w:val="00895B32"/>
    <w:rsid w:val="00895C2F"/>
    <w:rsid w:val="00895D57"/>
    <w:rsid w:val="00895DD6"/>
    <w:rsid w:val="00895E80"/>
    <w:rsid w:val="008964D3"/>
    <w:rsid w:val="00896562"/>
    <w:rsid w:val="0089663E"/>
    <w:rsid w:val="00896730"/>
    <w:rsid w:val="00896875"/>
    <w:rsid w:val="00896BAF"/>
    <w:rsid w:val="00896CFA"/>
    <w:rsid w:val="00896D69"/>
    <w:rsid w:val="00896E2A"/>
    <w:rsid w:val="00896F64"/>
    <w:rsid w:val="00897023"/>
    <w:rsid w:val="0089712B"/>
    <w:rsid w:val="00897244"/>
    <w:rsid w:val="00897249"/>
    <w:rsid w:val="0089775C"/>
    <w:rsid w:val="0089786F"/>
    <w:rsid w:val="008978A9"/>
    <w:rsid w:val="008978EA"/>
    <w:rsid w:val="008979F3"/>
    <w:rsid w:val="00897A59"/>
    <w:rsid w:val="00897AF7"/>
    <w:rsid w:val="00897BA8"/>
    <w:rsid w:val="00897D86"/>
    <w:rsid w:val="00897E41"/>
    <w:rsid w:val="00897F6B"/>
    <w:rsid w:val="00897F82"/>
    <w:rsid w:val="008A0239"/>
    <w:rsid w:val="008A0291"/>
    <w:rsid w:val="008A02CF"/>
    <w:rsid w:val="008A04C8"/>
    <w:rsid w:val="008A05B3"/>
    <w:rsid w:val="008A0611"/>
    <w:rsid w:val="008A0975"/>
    <w:rsid w:val="008A0ACD"/>
    <w:rsid w:val="008A0C06"/>
    <w:rsid w:val="008A0E23"/>
    <w:rsid w:val="008A0EDC"/>
    <w:rsid w:val="008A10DC"/>
    <w:rsid w:val="008A1145"/>
    <w:rsid w:val="008A1374"/>
    <w:rsid w:val="008A1677"/>
    <w:rsid w:val="008A180D"/>
    <w:rsid w:val="008A1A61"/>
    <w:rsid w:val="008A1C0A"/>
    <w:rsid w:val="008A1CC8"/>
    <w:rsid w:val="008A1D77"/>
    <w:rsid w:val="008A1E30"/>
    <w:rsid w:val="008A1FC6"/>
    <w:rsid w:val="008A2366"/>
    <w:rsid w:val="008A23A7"/>
    <w:rsid w:val="008A23B3"/>
    <w:rsid w:val="008A25B6"/>
    <w:rsid w:val="008A25CE"/>
    <w:rsid w:val="008A29AC"/>
    <w:rsid w:val="008A29F5"/>
    <w:rsid w:val="008A2A1B"/>
    <w:rsid w:val="008A2C77"/>
    <w:rsid w:val="008A3099"/>
    <w:rsid w:val="008A335B"/>
    <w:rsid w:val="008A3461"/>
    <w:rsid w:val="008A3673"/>
    <w:rsid w:val="008A3A43"/>
    <w:rsid w:val="008A3A9C"/>
    <w:rsid w:val="008A3BC9"/>
    <w:rsid w:val="008A3BFF"/>
    <w:rsid w:val="008A3C1B"/>
    <w:rsid w:val="008A3C87"/>
    <w:rsid w:val="008A4100"/>
    <w:rsid w:val="008A42B5"/>
    <w:rsid w:val="008A4343"/>
    <w:rsid w:val="008A46D4"/>
    <w:rsid w:val="008A47B5"/>
    <w:rsid w:val="008A4815"/>
    <w:rsid w:val="008A4896"/>
    <w:rsid w:val="008A49ED"/>
    <w:rsid w:val="008A4C23"/>
    <w:rsid w:val="008A4EE6"/>
    <w:rsid w:val="008A4FE5"/>
    <w:rsid w:val="008A50B9"/>
    <w:rsid w:val="008A50F4"/>
    <w:rsid w:val="008A5324"/>
    <w:rsid w:val="008A5667"/>
    <w:rsid w:val="008A569A"/>
    <w:rsid w:val="008A5778"/>
    <w:rsid w:val="008A5988"/>
    <w:rsid w:val="008A5A14"/>
    <w:rsid w:val="008A5B0B"/>
    <w:rsid w:val="008A62B4"/>
    <w:rsid w:val="008A6345"/>
    <w:rsid w:val="008A6547"/>
    <w:rsid w:val="008A67E4"/>
    <w:rsid w:val="008A6A2C"/>
    <w:rsid w:val="008A6D00"/>
    <w:rsid w:val="008A7377"/>
    <w:rsid w:val="008A73D5"/>
    <w:rsid w:val="008A73E3"/>
    <w:rsid w:val="008A7596"/>
    <w:rsid w:val="008A7802"/>
    <w:rsid w:val="008A7B25"/>
    <w:rsid w:val="008A7BEB"/>
    <w:rsid w:val="008A7E79"/>
    <w:rsid w:val="008B043A"/>
    <w:rsid w:val="008B0620"/>
    <w:rsid w:val="008B0D0D"/>
    <w:rsid w:val="008B1290"/>
    <w:rsid w:val="008B1422"/>
    <w:rsid w:val="008B151E"/>
    <w:rsid w:val="008B17FE"/>
    <w:rsid w:val="008B182C"/>
    <w:rsid w:val="008B1CB0"/>
    <w:rsid w:val="008B1F55"/>
    <w:rsid w:val="008B1FD9"/>
    <w:rsid w:val="008B216B"/>
    <w:rsid w:val="008B21BD"/>
    <w:rsid w:val="008B249F"/>
    <w:rsid w:val="008B2500"/>
    <w:rsid w:val="008B2956"/>
    <w:rsid w:val="008B2A16"/>
    <w:rsid w:val="008B2B23"/>
    <w:rsid w:val="008B2DA5"/>
    <w:rsid w:val="008B2DB4"/>
    <w:rsid w:val="008B3139"/>
    <w:rsid w:val="008B322B"/>
    <w:rsid w:val="008B32FD"/>
    <w:rsid w:val="008B338C"/>
    <w:rsid w:val="008B347B"/>
    <w:rsid w:val="008B3931"/>
    <w:rsid w:val="008B39F7"/>
    <w:rsid w:val="008B3D5D"/>
    <w:rsid w:val="008B3FA3"/>
    <w:rsid w:val="008B402C"/>
    <w:rsid w:val="008B40C9"/>
    <w:rsid w:val="008B45BF"/>
    <w:rsid w:val="008B45CA"/>
    <w:rsid w:val="008B45DF"/>
    <w:rsid w:val="008B45EE"/>
    <w:rsid w:val="008B4639"/>
    <w:rsid w:val="008B468B"/>
    <w:rsid w:val="008B4728"/>
    <w:rsid w:val="008B4918"/>
    <w:rsid w:val="008B4B56"/>
    <w:rsid w:val="008B5072"/>
    <w:rsid w:val="008B5090"/>
    <w:rsid w:val="008B52C8"/>
    <w:rsid w:val="008B53DB"/>
    <w:rsid w:val="008B5628"/>
    <w:rsid w:val="008B57E3"/>
    <w:rsid w:val="008B5962"/>
    <w:rsid w:val="008B5BD7"/>
    <w:rsid w:val="008B5CF7"/>
    <w:rsid w:val="008B5D8A"/>
    <w:rsid w:val="008B5E0F"/>
    <w:rsid w:val="008B6378"/>
    <w:rsid w:val="008B6685"/>
    <w:rsid w:val="008B6804"/>
    <w:rsid w:val="008B6A49"/>
    <w:rsid w:val="008B6BC8"/>
    <w:rsid w:val="008B6CE4"/>
    <w:rsid w:val="008B6FDB"/>
    <w:rsid w:val="008B6FEB"/>
    <w:rsid w:val="008B71AE"/>
    <w:rsid w:val="008B71C2"/>
    <w:rsid w:val="008B7223"/>
    <w:rsid w:val="008B7376"/>
    <w:rsid w:val="008B737B"/>
    <w:rsid w:val="008B761D"/>
    <w:rsid w:val="008B78D8"/>
    <w:rsid w:val="008B7927"/>
    <w:rsid w:val="008B796A"/>
    <w:rsid w:val="008B7D3B"/>
    <w:rsid w:val="008B7E5D"/>
    <w:rsid w:val="008B7F57"/>
    <w:rsid w:val="008C036B"/>
    <w:rsid w:val="008C03AA"/>
    <w:rsid w:val="008C06C1"/>
    <w:rsid w:val="008C0827"/>
    <w:rsid w:val="008C084E"/>
    <w:rsid w:val="008C0A34"/>
    <w:rsid w:val="008C0AF2"/>
    <w:rsid w:val="008C0C6E"/>
    <w:rsid w:val="008C0D3D"/>
    <w:rsid w:val="008C0F33"/>
    <w:rsid w:val="008C0F79"/>
    <w:rsid w:val="008C0F99"/>
    <w:rsid w:val="008C1148"/>
    <w:rsid w:val="008C1321"/>
    <w:rsid w:val="008C143B"/>
    <w:rsid w:val="008C14A1"/>
    <w:rsid w:val="008C15D4"/>
    <w:rsid w:val="008C1629"/>
    <w:rsid w:val="008C162B"/>
    <w:rsid w:val="008C1877"/>
    <w:rsid w:val="008C2543"/>
    <w:rsid w:val="008C25C8"/>
    <w:rsid w:val="008C2EFD"/>
    <w:rsid w:val="008C3058"/>
    <w:rsid w:val="008C310A"/>
    <w:rsid w:val="008C3136"/>
    <w:rsid w:val="008C3228"/>
    <w:rsid w:val="008C32E4"/>
    <w:rsid w:val="008C33A2"/>
    <w:rsid w:val="008C343A"/>
    <w:rsid w:val="008C3443"/>
    <w:rsid w:val="008C36DB"/>
    <w:rsid w:val="008C3915"/>
    <w:rsid w:val="008C395E"/>
    <w:rsid w:val="008C3B6D"/>
    <w:rsid w:val="008C3BD6"/>
    <w:rsid w:val="008C3C41"/>
    <w:rsid w:val="008C4054"/>
    <w:rsid w:val="008C414F"/>
    <w:rsid w:val="008C4531"/>
    <w:rsid w:val="008C455D"/>
    <w:rsid w:val="008C49E7"/>
    <w:rsid w:val="008C4DF9"/>
    <w:rsid w:val="008C4E7F"/>
    <w:rsid w:val="008C5094"/>
    <w:rsid w:val="008C50A9"/>
    <w:rsid w:val="008C54BD"/>
    <w:rsid w:val="008C5522"/>
    <w:rsid w:val="008C5969"/>
    <w:rsid w:val="008C59FC"/>
    <w:rsid w:val="008C5A02"/>
    <w:rsid w:val="008C5FC5"/>
    <w:rsid w:val="008C6259"/>
    <w:rsid w:val="008C66E2"/>
    <w:rsid w:val="008C6882"/>
    <w:rsid w:val="008C694E"/>
    <w:rsid w:val="008C6989"/>
    <w:rsid w:val="008C6D01"/>
    <w:rsid w:val="008C6DF1"/>
    <w:rsid w:val="008C7145"/>
    <w:rsid w:val="008C71D0"/>
    <w:rsid w:val="008C74AF"/>
    <w:rsid w:val="008C7687"/>
    <w:rsid w:val="008C7994"/>
    <w:rsid w:val="008C7B1F"/>
    <w:rsid w:val="008C7E60"/>
    <w:rsid w:val="008C7F40"/>
    <w:rsid w:val="008D0244"/>
    <w:rsid w:val="008D0253"/>
    <w:rsid w:val="008D035B"/>
    <w:rsid w:val="008D05C6"/>
    <w:rsid w:val="008D05FC"/>
    <w:rsid w:val="008D0613"/>
    <w:rsid w:val="008D07BE"/>
    <w:rsid w:val="008D0812"/>
    <w:rsid w:val="008D0B1F"/>
    <w:rsid w:val="008D0F3D"/>
    <w:rsid w:val="008D0FC6"/>
    <w:rsid w:val="008D11BF"/>
    <w:rsid w:val="008D1241"/>
    <w:rsid w:val="008D131E"/>
    <w:rsid w:val="008D1573"/>
    <w:rsid w:val="008D160B"/>
    <w:rsid w:val="008D16A6"/>
    <w:rsid w:val="008D18C8"/>
    <w:rsid w:val="008D1BE2"/>
    <w:rsid w:val="008D1BE8"/>
    <w:rsid w:val="008D2081"/>
    <w:rsid w:val="008D22A9"/>
    <w:rsid w:val="008D231E"/>
    <w:rsid w:val="008D2924"/>
    <w:rsid w:val="008D2D54"/>
    <w:rsid w:val="008D30BF"/>
    <w:rsid w:val="008D3144"/>
    <w:rsid w:val="008D3409"/>
    <w:rsid w:val="008D349D"/>
    <w:rsid w:val="008D3668"/>
    <w:rsid w:val="008D3834"/>
    <w:rsid w:val="008D3E4D"/>
    <w:rsid w:val="008D3E72"/>
    <w:rsid w:val="008D3F43"/>
    <w:rsid w:val="008D402D"/>
    <w:rsid w:val="008D403C"/>
    <w:rsid w:val="008D4453"/>
    <w:rsid w:val="008D445F"/>
    <w:rsid w:val="008D4496"/>
    <w:rsid w:val="008D463E"/>
    <w:rsid w:val="008D4A57"/>
    <w:rsid w:val="008D4ADE"/>
    <w:rsid w:val="008D4B28"/>
    <w:rsid w:val="008D4CB2"/>
    <w:rsid w:val="008D4D09"/>
    <w:rsid w:val="008D4DC5"/>
    <w:rsid w:val="008D4F6D"/>
    <w:rsid w:val="008D549E"/>
    <w:rsid w:val="008D5641"/>
    <w:rsid w:val="008D5673"/>
    <w:rsid w:val="008D59EB"/>
    <w:rsid w:val="008D5CD0"/>
    <w:rsid w:val="008D613C"/>
    <w:rsid w:val="008D615B"/>
    <w:rsid w:val="008D63DB"/>
    <w:rsid w:val="008D6454"/>
    <w:rsid w:val="008D658C"/>
    <w:rsid w:val="008D663C"/>
    <w:rsid w:val="008D668E"/>
    <w:rsid w:val="008D67DB"/>
    <w:rsid w:val="008D68C6"/>
    <w:rsid w:val="008D6BD7"/>
    <w:rsid w:val="008D6BEA"/>
    <w:rsid w:val="008D6E4D"/>
    <w:rsid w:val="008D6ED2"/>
    <w:rsid w:val="008D6FCE"/>
    <w:rsid w:val="008D7131"/>
    <w:rsid w:val="008D714F"/>
    <w:rsid w:val="008D71D1"/>
    <w:rsid w:val="008D7451"/>
    <w:rsid w:val="008D74CB"/>
    <w:rsid w:val="008D7552"/>
    <w:rsid w:val="008D76F5"/>
    <w:rsid w:val="008D7972"/>
    <w:rsid w:val="008D7A0C"/>
    <w:rsid w:val="008D7AEA"/>
    <w:rsid w:val="008D7AF4"/>
    <w:rsid w:val="008D7BC1"/>
    <w:rsid w:val="008D7CAB"/>
    <w:rsid w:val="008E006E"/>
    <w:rsid w:val="008E01AB"/>
    <w:rsid w:val="008E02CB"/>
    <w:rsid w:val="008E0406"/>
    <w:rsid w:val="008E0438"/>
    <w:rsid w:val="008E048D"/>
    <w:rsid w:val="008E06D2"/>
    <w:rsid w:val="008E07FF"/>
    <w:rsid w:val="008E0831"/>
    <w:rsid w:val="008E0919"/>
    <w:rsid w:val="008E09AE"/>
    <w:rsid w:val="008E0C7A"/>
    <w:rsid w:val="008E0CDE"/>
    <w:rsid w:val="008E0D71"/>
    <w:rsid w:val="008E0F49"/>
    <w:rsid w:val="008E0F79"/>
    <w:rsid w:val="008E127A"/>
    <w:rsid w:val="008E1297"/>
    <w:rsid w:val="008E12C0"/>
    <w:rsid w:val="008E1325"/>
    <w:rsid w:val="008E1366"/>
    <w:rsid w:val="008E141B"/>
    <w:rsid w:val="008E1707"/>
    <w:rsid w:val="008E1C86"/>
    <w:rsid w:val="008E20EE"/>
    <w:rsid w:val="008E2474"/>
    <w:rsid w:val="008E27A2"/>
    <w:rsid w:val="008E285C"/>
    <w:rsid w:val="008E29E6"/>
    <w:rsid w:val="008E2B44"/>
    <w:rsid w:val="008E2E11"/>
    <w:rsid w:val="008E2E40"/>
    <w:rsid w:val="008E2FAE"/>
    <w:rsid w:val="008E31EB"/>
    <w:rsid w:val="008E3431"/>
    <w:rsid w:val="008E357E"/>
    <w:rsid w:val="008E35D8"/>
    <w:rsid w:val="008E3627"/>
    <w:rsid w:val="008E3A92"/>
    <w:rsid w:val="008E3B99"/>
    <w:rsid w:val="008E3BB4"/>
    <w:rsid w:val="008E3C2B"/>
    <w:rsid w:val="008E3C93"/>
    <w:rsid w:val="008E3D4B"/>
    <w:rsid w:val="008E403C"/>
    <w:rsid w:val="008E40EE"/>
    <w:rsid w:val="008E43AD"/>
    <w:rsid w:val="008E446C"/>
    <w:rsid w:val="008E48C6"/>
    <w:rsid w:val="008E4A05"/>
    <w:rsid w:val="008E4C70"/>
    <w:rsid w:val="008E4DCC"/>
    <w:rsid w:val="008E54DC"/>
    <w:rsid w:val="008E5620"/>
    <w:rsid w:val="008E5E4F"/>
    <w:rsid w:val="008E5FDB"/>
    <w:rsid w:val="008E629E"/>
    <w:rsid w:val="008E647B"/>
    <w:rsid w:val="008E654E"/>
    <w:rsid w:val="008E6A37"/>
    <w:rsid w:val="008E6A78"/>
    <w:rsid w:val="008E6B03"/>
    <w:rsid w:val="008E6D04"/>
    <w:rsid w:val="008E6DED"/>
    <w:rsid w:val="008E6E50"/>
    <w:rsid w:val="008E701D"/>
    <w:rsid w:val="008E71CB"/>
    <w:rsid w:val="008E730D"/>
    <w:rsid w:val="008E736A"/>
    <w:rsid w:val="008E794A"/>
    <w:rsid w:val="008E7DC9"/>
    <w:rsid w:val="008E7E72"/>
    <w:rsid w:val="008E7FE9"/>
    <w:rsid w:val="008F0196"/>
    <w:rsid w:val="008F03EE"/>
    <w:rsid w:val="008F0526"/>
    <w:rsid w:val="008F0778"/>
    <w:rsid w:val="008F084A"/>
    <w:rsid w:val="008F14D2"/>
    <w:rsid w:val="008F18BE"/>
    <w:rsid w:val="008F1939"/>
    <w:rsid w:val="008F1A25"/>
    <w:rsid w:val="008F1AE1"/>
    <w:rsid w:val="008F1B3E"/>
    <w:rsid w:val="008F1E34"/>
    <w:rsid w:val="008F1EC4"/>
    <w:rsid w:val="008F1FA8"/>
    <w:rsid w:val="008F2197"/>
    <w:rsid w:val="008F258F"/>
    <w:rsid w:val="008F2A3C"/>
    <w:rsid w:val="008F2AA4"/>
    <w:rsid w:val="008F2AEF"/>
    <w:rsid w:val="008F2D04"/>
    <w:rsid w:val="008F2D29"/>
    <w:rsid w:val="008F2F5A"/>
    <w:rsid w:val="008F30BB"/>
    <w:rsid w:val="008F30FA"/>
    <w:rsid w:val="008F3804"/>
    <w:rsid w:val="008F38CB"/>
    <w:rsid w:val="008F3A79"/>
    <w:rsid w:val="008F3AFF"/>
    <w:rsid w:val="008F3B61"/>
    <w:rsid w:val="008F4439"/>
    <w:rsid w:val="008F4460"/>
    <w:rsid w:val="008F491E"/>
    <w:rsid w:val="008F4940"/>
    <w:rsid w:val="008F4A5F"/>
    <w:rsid w:val="008F4E41"/>
    <w:rsid w:val="008F4F46"/>
    <w:rsid w:val="008F4F56"/>
    <w:rsid w:val="008F5117"/>
    <w:rsid w:val="008F522C"/>
    <w:rsid w:val="008F5484"/>
    <w:rsid w:val="008F56A3"/>
    <w:rsid w:val="008F5935"/>
    <w:rsid w:val="008F5C1E"/>
    <w:rsid w:val="008F5E75"/>
    <w:rsid w:val="008F6344"/>
    <w:rsid w:val="008F64F1"/>
    <w:rsid w:val="008F65CB"/>
    <w:rsid w:val="008F65E1"/>
    <w:rsid w:val="008F6645"/>
    <w:rsid w:val="008F6D75"/>
    <w:rsid w:val="008F6F80"/>
    <w:rsid w:val="008F746C"/>
    <w:rsid w:val="008F783E"/>
    <w:rsid w:val="008F7890"/>
    <w:rsid w:val="008F7A3A"/>
    <w:rsid w:val="008F7A59"/>
    <w:rsid w:val="008F7CC8"/>
    <w:rsid w:val="008F7D3F"/>
    <w:rsid w:val="008FB013"/>
    <w:rsid w:val="0090019F"/>
    <w:rsid w:val="009001FF"/>
    <w:rsid w:val="00900500"/>
    <w:rsid w:val="0090090A"/>
    <w:rsid w:val="00900A3C"/>
    <w:rsid w:val="00900AAE"/>
    <w:rsid w:val="00900E2C"/>
    <w:rsid w:val="0090102E"/>
    <w:rsid w:val="009017E9"/>
    <w:rsid w:val="00901827"/>
    <w:rsid w:val="009019EF"/>
    <w:rsid w:val="00901A0B"/>
    <w:rsid w:val="00901A9B"/>
    <w:rsid w:val="00901BB7"/>
    <w:rsid w:val="00901D0D"/>
    <w:rsid w:val="00901D26"/>
    <w:rsid w:val="00901D9E"/>
    <w:rsid w:val="00901E3B"/>
    <w:rsid w:val="00901E5F"/>
    <w:rsid w:val="00901E9B"/>
    <w:rsid w:val="009020C4"/>
    <w:rsid w:val="009020D6"/>
    <w:rsid w:val="00902339"/>
    <w:rsid w:val="009026A0"/>
    <w:rsid w:val="009026BD"/>
    <w:rsid w:val="0090270E"/>
    <w:rsid w:val="00902C7A"/>
    <w:rsid w:val="00902E6F"/>
    <w:rsid w:val="009033C3"/>
    <w:rsid w:val="009034AF"/>
    <w:rsid w:val="0090365A"/>
    <w:rsid w:val="009038AF"/>
    <w:rsid w:val="009039B4"/>
    <w:rsid w:val="0090406F"/>
    <w:rsid w:val="0090411F"/>
    <w:rsid w:val="009043AB"/>
    <w:rsid w:val="00904441"/>
    <w:rsid w:val="00904863"/>
    <w:rsid w:val="0090489C"/>
    <w:rsid w:val="0090493A"/>
    <w:rsid w:val="00904A1E"/>
    <w:rsid w:val="00904C38"/>
    <w:rsid w:val="00904D8E"/>
    <w:rsid w:val="00904E75"/>
    <w:rsid w:val="00905010"/>
    <w:rsid w:val="0090502F"/>
    <w:rsid w:val="0090549E"/>
    <w:rsid w:val="009054EE"/>
    <w:rsid w:val="009056D3"/>
    <w:rsid w:val="009058DE"/>
    <w:rsid w:val="0090598E"/>
    <w:rsid w:val="00905B56"/>
    <w:rsid w:val="00905BC0"/>
    <w:rsid w:val="00905CFC"/>
    <w:rsid w:val="009060CA"/>
    <w:rsid w:val="009060E1"/>
    <w:rsid w:val="00906202"/>
    <w:rsid w:val="009063D5"/>
    <w:rsid w:val="00906473"/>
    <w:rsid w:val="009064D6"/>
    <w:rsid w:val="009064F9"/>
    <w:rsid w:val="00906531"/>
    <w:rsid w:val="0090670D"/>
    <w:rsid w:val="009067E8"/>
    <w:rsid w:val="00906992"/>
    <w:rsid w:val="00906C90"/>
    <w:rsid w:val="0090719F"/>
    <w:rsid w:val="009071E1"/>
    <w:rsid w:val="00907622"/>
    <w:rsid w:val="0090786E"/>
    <w:rsid w:val="00907ADD"/>
    <w:rsid w:val="00907CB4"/>
    <w:rsid w:val="009100C9"/>
    <w:rsid w:val="009101BA"/>
    <w:rsid w:val="0091044B"/>
    <w:rsid w:val="009105FA"/>
    <w:rsid w:val="009106B0"/>
    <w:rsid w:val="009107CD"/>
    <w:rsid w:val="00910883"/>
    <w:rsid w:val="00910980"/>
    <w:rsid w:val="00910BA5"/>
    <w:rsid w:val="00910BF4"/>
    <w:rsid w:val="00910C15"/>
    <w:rsid w:val="00910C43"/>
    <w:rsid w:val="00910C9E"/>
    <w:rsid w:val="00910D33"/>
    <w:rsid w:val="00910DCF"/>
    <w:rsid w:val="00910E60"/>
    <w:rsid w:val="00910FC6"/>
    <w:rsid w:val="00911027"/>
    <w:rsid w:val="0091113D"/>
    <w:rsid w:val="0091121D"/>
    <w:rsid w:val="00911440"/>
    <w:rsid w:val="009116F1"/>
    <w:rsid w:val="0091181D"/>
    <w:rsid w:val="00911C81"/>
    <w:rsid w:val="00911E03"/>
    <w:rsid w:val="00911E8F"/>
    <w:rsid w:val="009122D1"/>
    <w:rsid w:val="00912361"/>
    <w:rsid w:val="009123BA"/>
    <w:rsid w:val="009124AA"/>
    <w:rsid w:val="0091254C"/>
    <w:rsid w:val="009126A0"/>
    <w:rsid w:val="009127E7"/>
    <w:rsid w:val="00912867"/>
    <w:rsid w:val="00912952"/>
    <w:rsid w:val="00912BA4"/>
    <w:rsid w:val="00912C2C"/>
    <w:rsid w:val="00912DF2"/>
    <w:rsid w:val="009130E1"/>
    <w:rsid w:val="00913144"/>
    <w:rsid w:val="0091357D"/>
    <w:rsid w:val="0091376A"/>
    <w:rsid w:val="009139C5"/>
    <w:rsid w:val="00913BCF"/>
    <w:rsid w:val="00913C42"/>
    <w:rsid w:val="00913D31"/>
    <w:rsid w:val="00914328"/>
    <w:rsid w:val="009146EB"/>
    <w:rsid w:val="00914723"/>
    <w:rsid w:val="00914ED7"/>
    <w:rsid w:val="00915067"/>
    <w:rsid w:val="00915262"/>
    <w:rsid w:val="00915329"/>
    <w:rsid w:val="009155D4"/>
    <w:rsid w:val="0091577E"/>
    <w:rsid w:val="00915A72"/>
    <w:rsid w:val="00915CD2"/>
    <w:rsid w:val="00916134"/>
    <w:rsid w:val="00916454"/>
    <w:rsid w:val="009164D9"/>
    <w:rsid w:val="009165B3"/>
    <w:rsid w:val="009168FA"/>
    <w:rsid w:val="009173EE"/>
    <w:rsid w:val="009174D8"/>
    <w:rsid w:val="00917724"/>
    <w:rsid w:val="00917976"/>
    <w:rsid w:val="00917B7A"/>
    <w:rsid w:val="00917D9B"/>
    <w:rsid w:val="00917E98"/>
    <w:rsid w:val="00920245"/>
    <w:rsid w:val="00920262"/>
    <w:rsid w:val="009202C3"/>
    <w:rsid w:val="00920307"/>
    <w:rsid w:val="00920583"/>
    <w:rsid w:val="009209B7"/>
    <w:rsid w:val="00920A09"/>
    <w:rsid w:val="00920C3A"/>
    <w:rsid w:val="00920F98"/>
    <w:rsid w:val="00921137"/>
    <w:rsid w:val="00921454"/>
    <w:rsid w:val="00921575"/>
    <w:rsid w:val="00921863"/>
    <w:rsid w:val="009218C1"/>
    <w:rsid w:val="00921B0E"/>
    <w:rsid w:val="00921C3A"/>
    <w:rsid w:val="00922064"/>
    <w:rsid w:val="009220DE"/>
    <w:rsid w:val="009221B5"/>
    <w:rsid w:val="009222E6"/>
    <w:rsid w:val="00922316"/>
    <w:rsid w:val="00922561"/>
    <w:rsid w:val="00922580"/>
    <w:rsid w:val="00922FC0"/>
    <w:rsid w:val="00922FC2"/>
    <w:rsid w:val="0092337D"/>
    <w:rsid w:val="00923485"/>
    <w:rsid w:val="009235C1"/>
    <w:rsid w:val="0092370A"/>
    <w:rsid w:val="0092394F"/>
    <w:rsid w:val="00923BF7"/>
    <w:rsid w:val="00923D23"/>
    <w:rsid w:val="00923D40"/>
    <w:rsid w:val="00923DAD"/>
    <w:rsid w:val="00923F00"/>
    <w:rsid w:val="00923FB1"/>
    <w:rsid w:val="00924567"/>
    <w:rsid w:val="009245A6"/>
    <w:rsid w:val="0092469C"/>
    <w:rsid w:val="00924734"/>
    <w:rsid w:val="00924850"/>
    <w:rsid w:val="009249BE"/>
    <w:rsid w:val="00924FA6"/>
    <w:rsid w:val="0092501D"/>
    <w:rsid w:val="009250F7"/>
    <w:rsid w:val="009252EE"/>
    <w:rsid w:val="00925330"/>
    <w:rsid w:val="009253F8"/>
    <w:rsid w:val="009256DC"/>
    <w:rsid w:val="009257A5"/>
    <w:rsid w:val="009258B9"/>
    <w:rsid w:val="00925BC4"/>
    <w:rsid w:val="00925D0F"/>
    <w:rsid w:val="00925D88"/>
    <w:rsid w:val="0092601B"/>
    <w:rsid w:val="00926446"/>
    <w:rsid w:val="009269C1"/>
    <w:rsid w:val="00926AC9"/>
    <w:rsid w:val="0092706D"/>
    <w:rsid w:val="0092730C"/>
    <w:rsid w:val="009274FB"/>
    <w:rsid w:val="009276E2"/>
    <w:rsid w:val="009278BE"/>
    <w:rsid w:val="00927AB5"/>
    <w:rsid w:val="00927CF9"/>
    <w:rsid w:val="00927E01"/>
    <w:rsid w:val="00927FB7"/>
    <w:rsid w:val="00930022"/>
    <w:rsid w:val="00930170"/>
    <w:rsid w:val="009304E4"/>
    <w:rsid w:val="00930590"/>
    <w:rsid w:val="00930637"/>
    <w:rsid w:val="0093072D"/>
    <w:rsid w:val="00930A1B"/>
    <w:rsid w:val="00930A93"/>
    <w:rsid w:val="00930AB7"/>
    <w:rsid w:val="00930DCE"/>
    <w:rsid w:val="00931060"/>
    <w:rsid w:val="009310EC"/>
    <w:rsid w:val="00931717"/>
    <w:rsid w:val="00931807"/>
    <w:rsid w:val="00931843"/>
    <w:rsid w:val="00931860"/>
    <w:rsid w:val="00931D7E"/>
    <w:rsid w:val="00931DB9"/>
    <w:rsid w:val="00931E23"/>
    <w:rsid w:val="00931E70"/>
    <w:rsid w:val="00931E7B"/>
    <w:rsid w:val="00931ED7"/>
    <w:rsid w:val="00932271"/>
    <w:rsid w:val="0093286C"/>
    <w:rsid w:val="009329B0"/>
    <w:rsid w:val="0093306C"/>
    <w:rsid w:val="00933168"/>
    <w:rsid w:val="009332A9"/>
    <w:rsid w:val="0093352D"/>
    <w:rsid w:val="009336BA"/>
    <w:rsid w:val="0093381E"/>
    <w:rsid w:val="009339AD"/>
    <w:rsid w:val="00933B75"/>
    <w:rsid w:val="00933D9C"/>
    <w:rsid w:val="00933ED3"/>
    <w:rsid w:val="0093431F"/>
    <w:rsid w:val="009345DF"/>
    <w:rsid w:val="009346F5"/>
    <w:rsid w:val="00934782"/>
    <w:rsid w:val="00934982"/>
    <w:rsid w:val="00934BAF"/>
    <w:rsid w:val="00934D2D"/>
    <w:rsid w:val="00934F25"/>
    <w:rsid w:val="00934F7F"/>
    <w:rsid w:val="00934FF5"/>
    <w:rsid w:val="00935263"/>
    <w:rsid w:val="00935432"/>
    <w:rsid w:val="00935493"/>
    <w:rsid w:val="00935794"/>
    <w:rsid w:val="009358BD"/>
    <w:rsid w:val="00935A0C"/>
    <w:rsid w:val="00935A39"/>
    <w:rsid w:val="0093608C"/>
    <w:rsid w:val="0093628C"/>
    <w:rsid w:val="0093645B"/>
    <w:rsid w:val="009366F1"/>
    <w:rsid w:val="00936B6A"/>
    <w:rsid w:val="0093738E"/>
    <w:rsid w:val="0093748D"/>
    <w:rsid w:val="0093762B"/>
    <w:rsid w:val="00937920"/>
    <w:rsid w:val="00937A00"/>
    <w:rsid w:val="00937BFD"/>
    <w:rsid w:val="00937EEB"/>
    <w:rsid w:val="00937F34"/>
    <w:rsid w:val="009400F2"/>
    <w:rsid w:val="009401A9"/>
    <w:rsid w:val="0094032D"/>
    <w:rsid w:val="0094041C"/>
    <w:rsid w:val="009404FB"/>
    <w:rsid w:val="00940610"/>
    <w:rsid w:val="00940647"/>
    <w:rsid w:val="009407ED"/>
    <w:rsid w:val="009408E1"/>
    <w:rsid w:val="00940BE6"/>
    <w:rsid w:val="00940E50"/>
    <w:rsid w:val="009411DB"/>
    <w:rsid w:val="00941204"/>
    <w:rsid w:val="00941431"/>
    <w:rsid w:val="00941555"/>
    <w:rsid w:val="00941AC4"/>
    <w:rsid w:val="00941E68"/>
    <w:rsid w:val="00941EFB"/>
    <w:rsid w:val="00941FF0"/>
    <w:rsid w:val="009420BA"/>
    <w:rsid w:val="009420E9"/>
    <w:rsid w:val="009421BD"/>
    <w:rsid w:val="009421DE"/>
    <w:rsid w:val="0094224F"/>
    <w:rsid w:val="009422E6"/>
    <w:rsid w:val="0094242D"/>
    <w:rsid w:val="00942432"/>
    <w:rsid w:val="009428A8"/>
    <w:rsid w:val="0094299C"/>
    <w:rsid w:val="00942A32"/>
    <w:rsid w:val="00943112"/>
    <w:rsid w:val="0094345F"/>
    <w:rsid w:val="00943524"/>
    <w:rsid w:val="009435E1"/>
    <w:rsid w:val="0094361E"/>
    <w:rsid w:val="009439C1"/>
    <w:rsid w:val="00943B6D"/>
    <w:rsid w:val="00943D8D"/>
    <w:rsid w:val="00943E8E"/>
    <w:rsid w:val="00943F01"/>
    <w:rsid w:val="0094438F"/>
    <w:rsid w:val="0094439E"/>
    <w:rsid w:val="00944478"/>
    <w:rsid w:val="00944C62"/>
    <w:rsid w:val="00944D2C"/>
    <w:rsid w:val="00944EDE"/>
    <w:rsid w:val="00944F3D"/>
    <w:rsid w:val="0094533A"/>
    <w:rsid w:val="00945850"/>
    <w:rsid w:val="00945862"/>
    <w:rsid w:val="00945DEE"/>
    <w:rsid w:val="0094605F"/>
    <w:rsid w:val="009460A9"/>
    <w:rsid w:val="00946292"/>
    <w:rsid w:val="009462AC"/>
    <w:rsid w:val="009462B0"/>
    <w:rsid w:val="00946355"/>
    <w:rsid w:val="00946975"/>
    <w:rsid w:val="00946B94"/>
    <w:rsid w:val="00946D7B"/>
    <w:rsid w:val="0094709B"/>
    <w:rsid w:val="009472DA"/>
    <w:rsid w:val="00947474"/>
    <w:rsid w:val="009474FF"/>
    <w:rsid w:val="009475B2"/>
    <w:rsid w:val="00947764"/>
    <w:rsid w:val="009479EC"/>
    <w:rsid w:val="00947A3A"/>
    <w:rsid w:val="00947B95"/>
    <w:rsid w:val="00947D15"/>
    <w:rsid w:val="00947D38"/>
    <w:rsid w:val="00947D3F"/>
    <w:rsid w:val="00947F6C"/>
    <w:rsid w:val="0095019D"/>
    <w:rsid w:val="009502FD"/>
    <w:rsid w:val="00950309"/>
    <w:rsid w:val="00950579"/>
    <w:rsid w:val="0095098C"/>
    <w:rsid w:val="00950AF9"/>
    <w:rsid w:val="00950CEB"/>
    <w:rsid w:val="00950FB2"/>
    <w:rsid w:val="0095105E"/>
    <w:rsid w:val="009510BB"/>
    <w:rsid w:val="009511C7"/>
    <w:rsid w:val="00951324"/>
    <w:rsid w:val="00951333"/>
    <w:rsid w:val="00951719"/>
    <w:rsid w:val="0095173B"/>
    <w:rsid w:val="009517E2"/>
    <w:rsid w:val="0095191D"/>
    <w:rsid w:val="00951B3D"/>
    <w:rsid w:val="00951C55"/>
    <w:rsid w:val="00951CB2"/>
    <w:rsid w:val="00951DCD"/>
    <w:rsid w:val="00951EC9"/>
    <w:rsid w:val="00952644"/>
    <w:rsid w:val="00952A91"/>
    <w:rsid w:val="00952CC1"/>
    <w:rsid w:val="00952CD5"/>
    <w:rsid w:val="00952EF5"/>
    <w:rsid w:val="00953035"/>
    <w:rsid w:val="009530F5"/>
    <w:rsid w:val="009531D4"/>
    <w:rsid w:val="009531D8"/>
    <w:rsid w:val="00953255"/>
    <w:rsid w:val="009532E4"/>
    <w:rsid w:val="00953334"/>
    <w:rsid w:val="009537D2"/>
    <w:rsid w:val="0095384E"/>
    <w:rsid w:val="00953965"/>
    <w:rsid w:val="00953987"/>
    <w:rsid w:val="00953A18"/>
    <w:rsid w:val="00953A5B"/>
    <w:rsid w:val="00953DD5"/>
    <w:rsid w:val="00953E59"/>
    <w:rsid w:val="009542D7"/>
    <w:rsid w:val="00954362"/>
    <w:rsid w:val="0095454A"/>
    <w:rsid w:val="00954766"/>
    <w:rsid w:val="009548E7"/>
    <w:rsid w:val="009549A3"/>
    <w:rsid w:val="00954A31"/>
    <w:rsid w:val="00954C98"/>
    <w:rsid w:val="00954C9A"/>
    <w:rsid w:val="00954CB9"/>
    <w:rsid w:val="00954E25"/>
    <w:rsid w:val="009554EC"/>
    <w:rsid w:val="00955504"/>
    <w:rsid w:val="009556D9"/>
    <w:rsid w:val="00955BF0"/>
    <w:rsid w:val="00955BF5"/>
    <w:rsid w:val="00955E65"/>
    <w:rsid w:val="00955E7B"/>
    <w:rsid w:val="00955F15"/>
    <w:rsid w:val="00956193"/>
    <w:rsid w:val="0095683E"/>
    <w:rsid w:val="00956A72"/>
    <w:rsid w:val="00956C33"/>
    <w:rsid w:val="00957083"/>
    <w:rsid w:val="0095736C"/>
    <w:rsid w:val="00957446"/>
    <w:rsid w:val="009574CC"/>
    <w:rsid w:val="00957701"/>
    <w:rsid w:val="00957725"/>
    <w:rsid w:val="0095783F"/>
    <w:rsid w:val="009578D8"/>
    <w:rsid w:val="00957E83"/>
    <w:rsid w:val="0096001A"/>
    <w:rsid w:val="00960258"/>
    <w:rsid w:val="00960348"/>
    <w:rsid w:val="0096035F"/>
    <w:rsid w:val="00960547"/>
    <w:rsid w:val="00960714"/>
    <w:rsid w:val="00960BCA"/>
    <w:rsid w:val="00960F01"/>
    <w:rsid w:val="00960F3A"/>
    <w:rsid w:val="0096115D"/>
    <w:rsid w:val="0096139D"/>
    <w:rsid w:val="00961547"/>
    <w:rsid w:val="009616FE"/>
    <w:rsid w:val="0096173B"/>
    <w:rsid w:val="0096194D"/>
    <w:rsid w:val="0096195B"/>
    <w:rsid w:val="009619EE"/>
    <w:rsid w:val="00961A77"/>
    <w:rsid w:val="00961C36"/>
    <w:rsid w:val="00961DFE"/>
    <w:rsid w:val="00961F71"/>
    <w:rsid w:val="00962647"/>
    <w:rsid w:val="009626FE"/>
    <w:rsid w:val="00962840"/>
    <w:rsid w:val="00962850"/>
    <w:rsid w:val="009628BE"/>
    <w:rsid w:val="00963046"/>
    <w:rsid w:val="00963237"/>
    <w:rsid w:val="00963247"/>
    <w:rsid w:val="00963472"/>
    <w:rsid w:val="00963787"/>
    <w:rsid w:val="00963869"/>
    <w:rsid w:val="00963A09"/>
    <w:rsid w:val="00963F1C"/>
    <w:rsid w:val="00963FC5"/>
    <w:rsid w:val="00964459"/>
    <w:rsid w:val="009648C9"/>
    <w:rsid w:val="00964B94"/>
    <w:rsid w:val="00964D03"/>
    <w:rsid w:val="00964F79"/>
    <w:rsid w:val="009650C8"/>
    <w:rsid w:val="009650CF"/>
    <w:rsid w:val="00965177"/>
    <w:rsid w:val="009653F1"/>
    <w:rsid w:val="00965515"/>
    <w:rsid w:val="0096551C"/>
    <w:rsid w:val="00965BAA"/>
    <w:rsid w:val="00965BF5"/>
    <w:rsid w:val="00965E65"/>
    <w:rsid w:val="00965F07"/>
    <w:rsid w:val="00966170"/>
    <w:rsid w:val="009661C8"/>
    <w:rsid w:val="009663B7"/>
    <w:rsid w:val="00966748"/>
    <w:rsid w:val="0096685B"/>
    <w:rsid w:val="009668A7"/>
    <w:rsid w:val="00966AF2"/>
    <w:rsid w:val="009670A1"/>
    <w:rsid w:val="009670AF"/>
    <w:rsid w:val="0096719C"/>
    <w:rsid w:val="0096727E"/>
    <w:rsid w:val="00967387"/>
    <w:rsid w:val="009676A5"/>
    <w:rsid w:val="009676F6"/>
    <w:rsid w:val="00967714"/>
    <w:rsid w:val="00967804"/>
    <w:rsid w:val="00967C31"/>
    <w:rsid w:val="00967F0D"/>
    <w:rsid w:val="00967FF6"/>
    <w:rsid w:val="0096CE6F"/>
    <w:rsid w:val="0097008F"/>
    <w:rsid w:val="0097066D"/>
    <w:rsid w:val="009706C2"/>
    <w:rsid w:val="00970989"/>
    <w:rsid w:val="00971247"/>
    <w:rsid w:val="009717C2"/>
    <w:rsid w:val="00971C44"/>
    <w:rsid w:val="00971D38"/>
    <w:rsid w:val="00971E3F"/>
    <w:rsid w:val="00971F39"/>
    <w:rsid w:val="0097201F"/>
    <w:rsid w:val="009720C7"/>
    <w:rsid w:val="00972122"/>
    <w:rsid w:val="00972324"/>
    <w:rsid w:val="0097243E"/>
    <w:rsid w:val="00972565"/>
    <w:rsid w:val="009725F9"/>
    <w:rsid w:val="00972624"/>
    <w:rsid w:val="009729B6"/>
    <w:rsid w:val="00972BB3"/>
    <w:rsid w:val="00972F0C"/>
    <w:rsid w:val="00972FDF"/>
    <w:rsid w:val="0097329C"/>
    <w:rsid w:val="0097346A"/>
    <w:rsid w:val="009734C1"/>
    <w:rsid w:val="00973610"/>
    <w:rsid w:val="0097395C"/>
    <w:rsid w:val="009739A2"/>
    <w:rsid w:val="00973ED4"/>
    <w:rsid w:val="00974129"/>
    <w:rsid w:val="009741B9"/>
    <w:rsid w:val="009742CA"/>
    <w:rsid w:val="00974396"/>
    <w:rsid w:val="00974516"/>
    <w:rsid w:val="00974820"/>
    <w:rsid w:val="00974875"/>
    <w:rsid w:val="00974BFB"/>
    <w:rsid w:val="0097515D"/>
    <w:rsid w:val="009751E3"/>
    <w:rsid w:val="00975311"/>
    <w:rsid w:val="0097544E"/>
    <w:rsid w:val="00975519"/>
    <w:rsid w:val="00975795"/>
    <w:rsid w:val="00975AA9"/>
    <w:rsid w:val="00975B1B"/>
    <w:rsid w:val="00975C7E"/>
    <w:rsid w:val="009762BC"/>
    <w:rsid w:val="00976362"/>
    <w:rsid w:val="009763ED"/>
    <w:rsid w:val="0097642E"/>
    <w:rsid w:val="009768AB"/>
    <w:rsid w:val="009768F5"/>
    <w:rsid w:val="00976997"/>
    <w:rsid w:val="00976B06"/>
    <w:rsid w:val="00976BE8"/>
    <w:rsid w:val="00976D43"/>
    <w:rsid w:val="00976FAF"/>
    <w:rsid w:val="009770A3"/>
    <w:rsid w:val="009770B0"/>
    <w:rsid w:val="0097722F"/>
    <w:rsid w:val="00977314"/>
    <w:rsid w:val="009773BE"/>
    <w:rsid w:val="009774A1"/>
    <w:rsid w:val="009774A5"/>
    <w:rsid w:val="00977543"/>
    <w:rsid w:val="00977579"/>
    <w:rsid w:val="009775E8"/>
    <w:rsid w:val="0097764A"/>
    <w:rsid w:val="0097764E"/>
    <w:rsid w:val="0097793B"/>
    <w:rsid w:val="00977B0C"/>
    <w:rsid w:val="00977CA2"/>
    <w:rsid w:val="00980289"/>
    <w:rsid w:val="00980419"/>
    <w:rsid w:val="00980550"/>
    <w:rsid w:val="00980896"/>
    <w:rsid w:val="009809B3"/>
    <w:rsid w:val="00980C2A"/>
    <w:rsid w:val="00980F62"/>
    <w:rsid w:val="00980FDC"/>
    <w:rsid w:val="00981005"/>
    <w:rsid w:val="00981172"/>
    <w:rsid w:val="00981391"/>
    <w:rsid w:val="00981489"/>
    <w:rsid w:val="009814CB"/>
    <w:rsid w:val="00981513"/>
    <w:rsid w:val="0098161E"/>
    <w:rsid w:val="009817F5"/>
    <w:rsid w:val="009819A0"/>
    <w:rsid w:val="00981A4B"/>
    <w:rsid w:val="00981A51"/>
    <w:rsid w:val="00981C4B"/>
    <w:rsid w:val="00981CAB"/>
    <w:rsid w:val="00981D6C"/>
    <w:rsid w:val="00981EFD"/>
    <w:rsid w:val="00981F7F"/>
    <w:rsid w:val="00982001"/>
    <w:rsid w:val="009820B4"/>
    <w:rsid w:val="009822D0"/>
    <w:rsid w:val="009825B8"/>
    <w:rsid w:val="00982651"/>
    <w:rsid w:val="0098270D"/>
    <w:rsid w:val="00982C3D"/>
    <w:rsid w:val="00982F50"/>
    <w:rsid w:val="00983228"/>
    <w:rsid w:val="0098326F"/>
    <w:rsid w:val="0098329D"/>
    <w:rsid w:val="009832D1"/>
    <w:rsid w:val="00983466"/>
    <w:rsid w:val="009835A3"/>
    <w:rsid w:val="009835DB"/>
    <w:rsid w:val="00983AEF"/>
    <w:rsid w:val="00983C91"/>
    <w:rsid w:val="00983DDC"/>
    <w:rsid w:val="00983E8F"/>
    <w:rsid w:val="00984094"/>
    <w:rsid w:val="0098418B"/>
    <w:rsid w:val="009841A4"/>
    <w:rsid w:val="00984253"/>
    <w:rsid w:val="0098428E"/>
    <w:rsid w:val="009844A7"/>
    <w:rsid w:val="009846E6"/>
    <w:rsid w:val="0098472E"/>
    <w:rsid w:val="00984942"/>
    <w:rsid w:val="00984A30"/>
    <w:rsid w:val="00984CC7"/>
    <w:rsid w:val="00984FB2"/>
    <w:rsid w:val="0098506A"/>
    <w:rsid w:val="00985094"/>
    <w:rsid w:val="00985425"/>
    <w:rsid w:val="00985455"/>
    <w:rsid w:val="00985498"/>
    <w:rsid w:val="009855FC"/>
    <w:rsid w:val="009857B0"/>
    <w:rsid w:val="00985849"/>
    <w:rsid w:val="00985D3F"/>
    <w:rsid w:val="00985D68"/>
    <w:rsid w:val="00986279"/>
    <w:rsid w:val="0098642F"/>
    <w:rsid w:val="009864D9"/>
    <w:rsid w:val="00986610"/>
    <w:rsid w:val="00986901"/>
    <w:rsid w:val="00986934"/>
    <w:rsid w:val="0098696E"/>
    <w:rsid w:val="009869F8"/>
    <w:rsid w:val="00986B28"/>
    <w:rsid w:val="009871BD"/>
    <w:rsid w:val="0098739F"/>
    <w:rsid w:val="009873F6"/>
    <w:rsid w:val="00987541"/>
    <w:rsid w:val="0098786D"/>
    <w:rsid w:val="00987AE4"/>
    <w:rsid w:val="00987B34"/>
    <w:rsid w:val="0098ECCA"/>
    <w:rsid w:val="00990069"/>
    <w:rsid w:val="00990204"/>
    <w:rsid w:val="009903FB"/>
    <w:rsid w:val="0099064C"/>
    <w:rsid w:val="00990906"/>
    <w:rsid w:val="00990A21"/>
    <w:rsid w:val="00990C4D"/>
    <w:rsid w:val="00990CE6"/>
    <w:rsid w:val="009910B1"/>
    <w:rsid w:val="00991485"/>
    <w:rsid w:val="00991539"/>
    <w:rsid w:val="009916E0"/>
    <w:rsid w:val="009918E0"/>
    <w:rsid w:val="00991A0A"/>
    <w:rsid w:val="00991A51"/>
    <w:rsid w:val="00991ABC"/>
    <w:rsid w:val="009920B9"/>
    <w:rsid w:val="009922DA"/>
    <w:rsid w:val="00992488"/>
    <w:rsid w:val="00992514"/>
    <w:rsid w:val="009927E1"/>
    <w:rsid w:val="00992E06"/>
    <w:rsid w:val="00992F16"/>
    <w:rsid w:val="00992F27"/>
    <w:rsid w:val="00993058"/>
    <w:rsid w:val="00993281"/>
    <w:rsid w:val="0099329B"/>
    <w:rsid w:val="009934F5"/>
    <w:rsid w:val="009935C8"/>
    <w:rsid w:val="009936E0"/>
    <w:rsid w:val="009938A1"/>
    <w:rsid w:val="009939C1"/>
    <w:rsid w:val="00993BFD"/>
    <w:rsid w:val="00993CA6"/>
    <w:rsid w:val="009945D1"/>
    <w:rsid w:val="00994720"/>
    <w:rsid w:val="00994821"/>
    <w:rsid w:val="00994F5B"/>
    <w:rsid w:val="009953F3"/>
    <w:rsid w:val="009956CA"/>
    <w:rsid w:val="0099584C"/>
    <w:rsid w:val="00995A34"/>
    <w:rsid w:val="00995A47"/>
    <w:rsid w:val="009961BA"/>
    <w:rsid w:val="009961E7"/>
    <w:rsid w:val="009967B8"/>
    <w:rsid w:val="00996952"/>
    <w:rsid w:val="00996967"/>
    <w:rsid w:val="009969DA"/>
    <w:rsid w:val="0099733E"/>
    <w:rsid w:val="00997340"/>
    <w:rsid w:val="009973D7"/>
    <w:rsid w:val="0099752E"/>
    <w:rsid w:val="009977AC"/>
    <w:rsid w:val="0099786C"/>
    <w:rsid w:val="009978F9"/>
    <w:rsid w:val="00997AA9"/>
    <w:rsid w:val="00997C0C"/>
    <w:rsid w:val="00997D75"/>
    <w:rsid w:val="009A0143"/>
    <w:rsid w:val="009A0187"/>
    <w:rsid w:val="009A05C6"/>
    <w:rsid w:val="009A0694"/>
    <w:rsid w:val="009A09AC"/>
    <w:rsid w:val="009A0E13"/>
    <w:rsid w:val="009A0F98"/>
    <w:rsid w:val="009A1174"/>
    <w:rsid w:val="009A13B8"/>
    <w:rsid w:val="009A15CD"/>
    <w:rsid w:val="009A18AE"/>
    <w:rsid w:val="009A1D5C"/>
    <w:rsid w:val="009A2033"/>
    <w:rsid w:val="009A20C2"/>
    <w:rsid w:val="009A21BB"/>
    <w:rsid w:val="009A2416"/>
    <w:rsid w:val="009A2781"/>
    <w:rsid w:val="009A2876"/>
    <w:rsid w:val="009A2893"/>
    <w:rsid w:val="009A28E2"/>
    <w:rsid w:val="009A2B38"/>
    <w:rsid w:val="009A2C7F"/>
    <w:rsid w:val="009A2C91"/>
    <w:rsid w:val="009A3068"/>
    <w:rsid w:val="009A30E0"/>
    <w:rsid w:val="009A32AA"/>
    <w:rsid w:val="009A361E"/>
    <w:rsid w:val="009A3B4D"/>
    <w:rsid w:val="009A3C0F"/>
    <w:rsid w:val="009A3E5F"/>
    <w:rsid w:val="009A3FC4"/>
    <w:rsid w:val="009A3FFE"/>
    <w:rsid w:val="009A4797"/>
    <w:rsid w:val="009A48A8"/>
    <w:rsid w:val="009A4C19"/>
    <w:rsid w:val="009A4C28"/>
    <w:rsid w:val="009A4C96"/>
    <w:rsid w:val="009A4CC9"/>
    <w:rsid w:val="009A538C"/>
    <w:rsid w:val="009A54DC"/>
    <w:rsid w:val="009A565C"/>
    <w:rsid w:val="009A56AA"/>
    <w:rsid w:val="009A5759"/>
    <w:rsid w:val="009A576A"/>
    <w:rsid w:val="009A5A63"/>
    <w:rsid w:val="009A5B96"/>
    <w:rsid w:val="009A5D9D"/>
    <w:rsid w:val="009A5E61"/>
    <w:rsid w:val="009A60C5"/>
    <w:rsid w:val="009A60EE"/>
    <w:rsid w:val="009A6232"/>
    <w:rsid w:val="009A66AA"/>
    <w:rsid w:val="009A6955"/>
    <w:rsid w:val="009A6B1B"/>
    <w:rsid w:val="009A6BF5"/>
    <w:rsid w:val="009A6E89"/>
    <w:rsid w:val="009A6F26"/>
    <w:rsid w:val="009A70C2"/>
    <w:rsid w:val="009A719D"/>
    <w:rsid w:val="009A73BD"/>
    <w:rsid w:val="009A74E2"/>
    <w:rsid w:val="009A779D"/>
    <w:rsid w:val="009A77C6"/>
    <w:rsid w:val="009A7872"/>
    <w:rsid w:val="009A7A30"/>
    <w:rsid w:val="009A7A8C"/>
    <w:rsid w:val="009A7C31"/>
    <w:rsid w:val="009A7D34"/>
    <w:rsid w:val="009A7E7D"/>
    <w:rsid w:val="009A7E9E"/>
    <w:rsid w:val="009A7F77"/>
    <w:rsid w:val="009B001E"/>
    <w:rsid w:val="009B0140"/>
    <w:rsid w:val="009B042A"/>
    <w:rsid w:val="009B0B67"/>
    <w:rsid w:val="009B0BE2"/>
    <w:rsid w:val="009B0FC4"/>
    <w:rsid w:val="009B1027"/>
    <w:rsid w:val="009B1267"/>
    <w:rsid w:val="009B156F"/>
    <w:rsid w:val="009B1A87"/>
    <w:rsid w:val="009B1B92"/>
    <w:rsid w:val="009B1EF9"/>
    <w:rsid w:val="009B22A7"/>
    <w:rsid w:val="009B22D2"/>
    <w:rsid w:val="009B2B21"/>
    <w:rsid w:val="009B2B6F"/>
    <w:rsid w:val="009B2CB9"/>
    <w:rsid w:val="009B2E50"/>
    <w:rsid w:val="009B2E7A"/>
    <w:rsid w:val="009B2EA3"/>
    <w:rsid w:val="009B2F5F"/>
    <w:rsid w:val="009B3070"/>
    <w:rsid w:val="009B31D2"/>
    <w:rsid w:val="009B3618"/>
    <w:rsid w:val="009B37E0"/>
    <w:rsid w:val="009B37EE"/>
    <w:rsid w:val="009B3B2D"/>
    <w:rsid w:val="009B3B53"/>
    <w:rsid w:val="009B3B93"/>
    <w:rsid w:val="009B41FA"/>
    <w:rsid w:val="009B43DA"/>
    <w:rsid w:val="009B44A0"/>
    <w:rsid w:val="009B4BB9"/>
    <w:rsid w:val="009B4C6F"/>
    <w:rsid w:val="009B4DE1"/>
    <w:rsid w:val="009B4E30"/>
    <w:rsid w:val="009B5070"/>
    <w:rsid w:val="009B50B4"/>
    <w:rsid w:val="009B5345"/>
    <w:rsid w:val="009B5460"/>
    <w:rsid w:val="009B5D44"/>
    <w:rsid w:val="009B5E30"/>
    <w:rsid w:val="009B6029"/>
    <w:rsid w:val="009B607E"/>
    <w:rsid w:val="009B6742"/>
    <w:rsid w:val="009B6A32"/>
    <w:rsid w:val="009B6DDA"/>
    <w:rsid w:val="009B6EC0"/>
    <w:rsid w:val="009B7029"/>
    <w:rsid w:val="009B72E9"/>
    <w:rsid w:val="009B7344"/>
    <w:rsid w:val="009B7400"/>
    <w:rsid w:val="009B7545"/>
    <w:rsid w:val="009B7783"/>
    <w:rsid w:val="009B779E"/>
    <w:rsid w:val="009B799B"/>
    <w:rsid w:val="009B7A6D"/>
    <w:rsid w:val="009B7D0B"/>
    <w:rsid w:val="009B7E42"/>
    <w:rsid w:val="009B7F96"/>
    <w:rsid w:val="009C0147"/>
    <w:rsid w:val="009C01D6"/>
    <w:rsid w:val="009C05D0"/>
    <w:rsid w:val="009C097D"/>
    <w:rsid w:val="009C0B33"/>
    <w:rsid w:val="009C0B5B"/>
    <w:rsid w:val="009C0B5F"/>
    <w:rsid w:val="009C144F"/>
    <w:rsid w:val="009C165C"/>
    <w:rsid w:val="009C16E5"/>
    <w:rsid w:val="009C1A61"/>
    <w:rsid w:val="009C1A9B"/>
    <w:rsid w:val="009C1B6E"/>
    <w:rsid w:val="009C1F53"/>
    <w:rsid w:val="009C2855"/>
    <w:rsid w:val="009C28DF"/>
    <w:rsid w:val="009C290C"/>
    <w:rsid w:val="009C2AE0"/>
    <w:rsid w:val="009C2E14"/>
    <w:rsid w:val="009C314C"/>
    <w:rsid w:val="009C32E4"/>
    <w:rsid w:val="009C34F7"/>
    <w:rsid w:val="009C351C"/>
    <w:rsid w:val="009C3879"/>
    <w:rsid w:val="009C3C7A"/>
    <w:rsid w:val="009C3C8B"/>
    <w:rsid w:val="009C45A9"/>
    <w:rsid w:val="009C48CB"/>
    <w:rsid w:val="009C4907"/>
    <w:rsid w:val="009C4926"/>
    <w:rsid w:val="009C4CB5"/>
    <w:rsid w:val="009C4D89"/>
    <w:rsid w:val="009C4ED3"/>
    <w:rsid w:val="009C51F6"/>
    <w:rsid w:val="009C523B"/>
    <w:rsid w:val="009C52D9"/>
    <w:rsid w:val="009C54BF"/>
    <w:rsid w:val="009C577A"/>
    <w:rsid w:val="009C588D"/>
    <w:rsid w:val="009C590A"/>
    <w:rsid w:val="009C5C76"/>
    <w:rsid w:val="009C5E78"/>
    <w:rsid w:val="009C61E0"/>
    <w:rsid w:val="009C638A"/>
    <w:rsid w:val="009C660A"/>
    <w:rsid w:val="009C6628"/>
    <w:rsid w:val="009C6700"/>
    <w:rsid w:val="009C67A8"/>
    <w:rsid w:val="009C67C0"/>
    <w:rsid w:val="009C6A02"/>
    <w:rsid w:val="009C6C56"/>
    <w:rsid w:val="009C7070"/>
    <w:rsid w:val="009C723E"/>
    <w:rsid w:val="009C729D"/>
    <w:rsid w:val="009C752D"/>
    <w:rsid w:val="009C7893"/>
    <w:rsid w:val="009C78CB"/>
    <w:rsid w:val="009C7995"/>
    <w:rsid w:val="009C7BB0"/>
    <w:rsid w:val="009C7BD3"/>
    <w:rsid w:val="009C7FF7"/>
    <w:rsid w:val="009D0034"/>
    <w:rsid w:val="009D019B"/>
    <w:rsid w:val="009D0282"/>
    <w:rsid w:val="009D05C9"/>
    <w:rsid w:val="009D06E8"/>
    <w:rsid w:val="009D0A02"/>
    <w:rsid w:val="009D1043"/>
    <w:rsid w:val="009D1224"/>
    <w:rsid w:val="009D1327"/>
    <w:rsid w:val="009D13C7"/>
    <w:rsid w:val="009D146E"/>
    <w:rsid w:val="009D17F0"/>
    <w:rsid w:val="009D196A"/>
    <w:rsid w:val="009D1BD0"/>
    <w:rsid w:val="009D1C03"/>
    <w:rsid w:val="009D2284"/>
    <w:rsid w:val="009D22EE"/>
    <w:rsid w:val="009D23C7"/>
    <w:rsid w:val="009D24B6"/>
    <w:rsid w:val="009D2673"/>
    <w:rsid w:val="009D2975"/>
    <w:rsid w:val="009D2A83"/>
    <w:rsid w:val="009D2F43"/>
    <w:rsid w:val="009D2FAC"/>
    <w:rsid w:val="009D313E"/>
    <w:rsid w:val="009D3161"/>
    <w:rsid w:val="009D3272"/>
    <w:rsid w:val="009D36B3"/>
    <w:rsid w:val="009D3942"/>
    <w:rsid w:val="009D39D7"/>
    <w:rsid w:val="009D3C21"/>
    <w:rsid w:val="009D3CAD"/>
    <w:rsid w:val="009D3D3F"/>
    <w:rsid w:val="009D3E32"/>
    <w:rsid w:val="009D3FC2"/>
    <w:rsid w:val="009D3FE9"/>
    <w:rsid w:val="009D40EC"/>
    <w:rsid w:val="009D479E"/>
    <w:rsid w:val="009D4DEA"/>
    <w:rsid w:val="009D4FB9"/>
    <w:rsid w:val="009D5058"/>
    <w:rsid w:val="009D553A"/>
    <w:rsid w:val="009D5570"/>
    <w:rsid w:val="009D5705"/>
    <w:rsid w:val="009D5ACC"/>
    <w:rsid w:val="009D5C08"/>
    <w:rsid w:val="009D5CAE"/>
    <w:rsid w:val="009D5FFE"/>
    <w:rsid w:val="009D601E"/>
    <w:rsid w:val="009D6067"/>
    <w:rsid w:val="009D6402"/>
    <w:rsid w:val="009D6744"/>
    <w:rsid w:val="009D67D1"/>
    <w:rsid w:val="009D6904"/>
    <w:rsid w:val="009D6957"/>
    <w:rsid w:val="009D6AF3"/>
    <w:rsid w:val="009D6AFF"/>
    <w:rsid w:val="009D704C"/>
    <w:rsid w:val="009D7332"/>
    <w:rsid w:val="009D73D2"/>
    <w:rsid w:val="009D73EA"/>
    <w:rsid w:val="009D746E"/>
    <w:rsid w:val="009D7772"/>
    <w:rsid w:val="009D7F90"/>
    <w:rsid w:val="009E0081"/>
    <w:rsid w:val="009E008E"/>
    <w:rsid w:val="009E06A0"/>
    <w:rsid w:val="009E080D"/>
    <w:rsid w:val="009E08C7"/>
    <w:rsid w:val="009E0B39"/>
    <w:rsid w:val="009E0F19"/>
    <w:rsid w:val="009E0FE4"/>
    <w:rsid w:val="009E1261"/>
    <w:rsid w:val="009E1322"/>
    <w:rsid w:val="009E15FB"/>
    <w:rsid w:val="009E19C7"/>
    <w:rsid w:val="009E1B8E"/>
    <w:rsid w:val="009E1CA6"/>
    <w:rsid w:val="009E2196"/>
    <w:rsid w:val="009E27CA"/>
    <w:rsid w:val="009E3897"/>
    <w:rsid w:val="009E3922"/>
    <w:rsid w:val="009E3C61"/>
    <w:rsid w:val="009E3CB4"/>
    <w:rsid w:val="009E3CB5"/>
    <w:rsid w:val="009E3D53"/>
    <w:rsid w:val="009E3D61"/>
    <w:rsid w:val="009E3DED"/>
    <w:rsid w:val="009E410F"/>
    <w:rsid w:val="009E4A50"/>
    <w:rsid w:val="009E4C0B"/>
    <w:rsid w:val="009E516A"/>
    <w:rsid w:val="009E570A"/>
    <w:rsid w:val="009E57AA"/>
    <w:rsid w:val="009E5AF0"/>
    <w:rsid w:val="009E5D79"/>
    <w:rsid w:val="009E5E48"/>
    <w:rsid w:val="009E5F9A"/>
    <w:rsid w:val="009E6169"/>
    <w:rsid w:val="009E634C"/>
    <w:rsid w:val="009E675E"/>
    <w:rsid w:val="009E6832"/>
    <w:rsid w:val="009E697F"/>
    <w:rsid w:val="009E6BBF"/>
    <w:rsid w:val="009E6F55"/>
    <w:rsid w:val="009E70EA"/>
    <w:rsid w:val="009E7133"/>
    <w:rsid w:val="009E714D"/>
    <w:rsid w:val="009E7346"/>
    <w:rsid w:val="009E74D1"/>
    <w:rsid w:val="009E7605"/>
    <w:rsid w:val="009E77AF"/>
    <w:rsid w:val="009E780A"/>
    <w:rsid w:val="009E79A7"/>
    <w:rsid w:val="009E7CF5"/>
    <w:rsid w:val="009E7D7B"/>
    <w:rsid w:val="009F0097"/>
    <w:rsid w:val="009F01DC"/>
    <w:rsid w:val="009F0431"/>
    <w:rsid w:val="009F04B8"/>
    <w:rsid w:val="009F0591"/>
    <w:rsid w:val="009F08BC"/>
    <w:rsid w:val="009F08C8"/>
    <w:rsid w:val="009F0CC0"/>
    <w:rsid w:val="009F0E51"/>
    <w:rsid w:val="009F118E"/>
    <w:rsid w:val="009F11A5"/>
    <w:rsid w:val="009F14B0"/>
    <w:rsid w:val="009F1533"/>
    <w:rsid w:val="009F15A2"/>
    <w:rsid w:val="009F1626"/>
    <w:rsid w:val="009F17AE"/>
    <w:rsid w:val="009F17F0"/>
    <w:rsid w:val="009F283B"/>
    <w:rsid w:val="009F29C2"/>
    <w:rsid w:val="009F2D63"/>
    <w:rsid w:val="009F2DFA"/>
    <w:rsid w:val="009F2E2F"/>
    <w:rsid w:val="009F30AF"/>
    <w:rsid w:val="009F3239"/>
    <w:rsid w:val="009F3428"/>
    <w:rsid w:val="009F368F"/>
    <w:rsid w:val="009F36B8"/>
    <w:rsid w:val="009F37B1"/>
    <w:rsid w:val="009F3820"/>
    <w:rsid w:val="009F3A61"/>
    <w:rsid w:val="009F3BE9"/>
    <w:rsid w:val="009F473A"/>
    <w:rsid w:val="009F4761"/>
    <w:rsid w:val="009F485A"/>
    <w:rsid w:val="009F489B"/>
    <w:rsid w:val="009F4CDC"/>
    <w:rsid w:val="009F4D0C"/>
    <w:rsid w:val="009F4E1B"/>
    <w:rsid w:val="009F5338"/>
    <w:rsid w:val="009F54E8"/>
    <w:rsid w:val="009F5D78"/>
    <w:rsid w:val="009F5ECC"/>
    <w:rsid w:val="009F6256"/>
    <w:rsid w:val="009F640F"/>
    <w:rsid w:val="009F642F"/>
    <w:rsid w:val="009F6477"/>
    <w:rsid w:val="009F658F"/>
    <w:rsid w:val="009F673E"/>
    <w:rsid w:val="009F6794"/>
    <w:rsid w:val="009F6B6A"/>
    <w:rsid w:val="009F6EB1"/>
    <w:rsid w:val="009F6EC6"/>
    <w:rsid w:val="009F74D0"/>
    <w:rsid w:val="009F776F"/>
    <w:rsid w:val="009F78A6"/>
    <w:rsid w:val="009F78CD"/>
    <w:rsid w:val="009F7C85"/>
    <w:rsid w:val="00A000AE"/>
    <w:rsid w:val="00A000B4"/>
    <w:rsid w:val="00A001D2"/>
    <w:rsid w:val="00A00227"/>
    <w:rsid w:val="00A00324"/>
    <w:rsid w:val="00A0070C"/>
    <w:rsid w:val="00A00AAB"/>
    <w:rsid w:val="00A00B24"/>
    <w:rsid w:val="00A00C2A"/>
    <w:rsid w:val="00A00F92"/>
    <w:rsid w:val="00A01015"/>
    <w:rsid w:val="00A01143"/>
    <w:rsid w:val="00A013C3"/>
    <w:rsid w:val="00A0167D"/>
    <w:rsid w:val="00A0187E"/>
    <w:rsid w:val="00A018B6"/>
    <w:rsid w:val="00A0191F"/>
    <w:rsid w:val="00A01AEA"/>
    <w:rsid w:val="00A01D2B"/>
    <w:rsid w:val="00A024BF"/>
    <w:rsid w:val="00A02C33"/>
    <w:rsid w:val="00A02D9A"/>
    <w:rsid w:val="00A02E3C"/>
    <w:rsid w:val="00A02E5F"/>
    <w:rsid w:val="00A02FA8"/>
    <w:rsid w:val="00A0315C"/>
    <w:rsid w:val="00A0324D"/>
    <w:rsid w:val="00A032C6"/>
    <w:rsid w:val="00A0359F"/>
    <w:rsid w:val="00A037C5"/>
    <w:rsid w:val="00A038E6"/>
    <w:rsid w:val="00A0392D"/>
    <w:rsid w:val="00A03B11"/>
    <w:rsid w:val="00A040F0"/>
    <w:rsid w:val="00A04121"/>
    <w:rsid w:val="00A042C7"/>
    <w:rsid w:val="00A04393"/>
    <w:rsid w:val="00A0457A"/>
    <w:rsid w:val="00A04857"/>
    <w:rsid w:val="00A04B07"/>
    <w:rsid w:val="00A04DF8"/>
    <w:rsid w:val="00A04E30"/>
    <w:rsid w:val="00A04FE1"/>
    <w:rsid w:val="00A04FF9"/>
    <w:rsid w:val="00A051A0"/>
    <w:rsid w:val="00A0541B"/>
    <w:rsid w:val="00A05441"/>
    <w:rsid w:val="00A05469"/>
    <w:rsid w:val="00A056BA"/>
    <w:rsid w:val="00A05C3C"/>
    <w:rsid w:val="00A05DDD"/>
    <w:rsid w:val="00A06040"/>
    <w:rsid w:val="00A0624F"/>
    <w:rsid w:val="00A063A6"/>
    <w:rsid w:val="00A064A0"/>
    <w:rsid w:val="00A06558"/>
    <w:rsid w:val="00A06745"/>
    <w:rsid w:val="00A06927"/>
    <w:rsid w:val="00A06B61"/>
    <w:rsid w:val="00A06D57"/>
    <w:rsid w:val="00A06EFE"/>
    <w:rsid w:val="00A07059"/>
    <w:rsid w:val="00A07821"/>
    <w:rsid w:val="00A07AC8"/>
    <w:rsid w:val="00A07DDB"/>
    <w:rsid w:val="00A1007E"/>
    <w:rsid w:val="00A10101"/>
    <w:rsid w:val="00A106CB"/>
    <w:rsid w:val="00A106D3"/>
    <w:rsid w:val="00A1091C"/>
    <w:rsid w:val="00A10B30"/>
    <w:rsid w:val="00A11063"/>
    <w:rsid w:val="00A112C1"/>
    <w:rsid w:val="00A116E3"/>
    <w:rsid w:val="00A117B5"/>
    <w:rsid w:val="00A11848"/>
    <w:rsid w:val="00A11A0A"/>
    <w:rsid w:val="00A11BDF"/>
    <w:rsid w:val="00A11E9C"/>
    <w:rsid w:val="00A11EA8"/>
    <w:rsid w:val="00A11FC4"/>
    <w:rsid w:val="00A1205E"/>
    <w:rsid w:val="00A121B4"/>
    <w:rsid w:val="00A12206"/>
    <w:rsid w:val="00A12346"/>
    <w:rsid w:val="00A1240F"/>
    <w:rsid w:val="00A12BD4"/>
    <w:rsid w:val="00A12F27"/>
    <w:rsid w:val="00A1305F"/>
    <w:rsid w:val="00A1311E"/>
    <w:rsid w:val="00A1342E"/>
    <w:rsid w:val="00A134BD"/>
    <w:rsid w:val="00A13797"/>
    <w:rsid w:val="00A13944"/>
    <w:rsid w:val="00A139D3"/>
    <w:rsid w:val="00A139E8"/>
    <w:rsid w:val="00A13B44"/>
    <w:rsid w:val="00A13B81"/>
    <w:rsid w:val="00A13F66"/>
    <w:rsid w:val="00A13FB0"/>
    <w:rsid w:val="00A14110"/>
    <w:rsid w:val="00A141B2"/>
    <w:rsid w:val="00A142FF"/>
    <w:rsid w:val="00A14553"/>
    <w:rsid w:val="00A1476D"/>
    <w:rsid w:val="00A14B26"/>
    <w:rsid w:val="00A14B3C"/>
    <w:rsid w:val="00A14C24"/>
    <w:rsid w:val="00A14C63"/>
    <w:rsid w:val="00A14D75"/>
    <w:rsid w:val="00A150E9"/>
    <w:rsid w:val="00A15580"/>
    <w:rsid w:val="00A155E7"/>
    <w:rsid w:val="00A15683"/>
    <w:rsid w:val="00A156D8"/>
    <w:rsid w:val="00A15704"/>
    <w:rsid w:val="00A1571A"/>
    <w:rsid w:val="00A1580D"/>
    <w:rsid w:val="00A1599E"/>
    <w:rsid w:val="00A159B4"/>
    <w:rsid w:val="00A15AE4"/>
    <w:rsid w:val="00A15C58"/>
    <w:rsid w:val="00A16068"/>
    <w:rsid w:val="00A163B8"/>
    <w:rsid w:val="00A1651A"/>
    <w:rsid w:val="00A169BC"/>
    <w:rsid w:val="00A16AD0"/>
    <w:rsid w:val="00A16CED"/>
    <w:rsid w:val="00A16E77"/>
    <w:rsid w:val="00A16EE6"/>
    <w:rsid w:val="00A16FE2"/>
    <w:rsid w:val="00A17067"/>
    <w:rsid w:val="00A1711D"/>
    <w:rsid w:val="00A1716A"/>
    <w:rsid w:val="00A172B2"/>
    <w:rsid w:val="00A176A7"/>
    <w:rsid w:val="00A1798D"/>
    <w:rsid w:val="00A17BEC"/>
    <w:rsid w:val="00A17DDD"/>
    <w:rsid w:val="00A17EA6"/>
    <w:rsid w:val="00A204A1"/>
    <w:rsid w:val="00A204EA"/>
    <w:rsid w:val="00A20767"/>
    <w:rsid w:val="00A207C9"/>
    <w:rsid w:val="00A209D8"/>
    <w:rsid w:val="00A20C17"/>
    <w:rsid w:val="00A21369"/>
    <w:rsid w:val="00A2178D"/>
    <w:rsid w:val="00A21BEB"/>
    <w:rsid w:val="00A21DD0"/>
    <w:rsid w:val="00A21EF7"/>
    <w:rsid w:val="00A21F65"/>
    <w:rsid w:val="00A21FCD"/>
    <w:rsid w:val="00A220FB"/>
    <w:rsid w:val="00A221AD"/>
    <w:rsid w:val="00A223D1"/>
    <w:rsid w:val="00A22532"/>
    <w:rsid w:val="00A22D49"/>
    <w:rsid w:val="00A231A2"/>
    <w:rsid w:val="00A234FA"/>
    <w:rsid w:val="00A236AF"/>
    <w:rsid w:val="00A23894"/>
    <w:rsid w:val="00A23BE7"/>
    <w:rsid w:val="00A23C8D"/>
    <w:rsid w:val="00A23DB4"/>
    <w:rsid w:val="00A243AE"/>
    <w:rsid w:val="00A24475"/>
    <w:rsid w:val="00A24CE2"/>
    <w:rsid w:val="00A24F84"/>
    <w:rsid w:val="00A250C5"/>
    <w:rsid w:val="00A258E4"/>
    <w:rsid w:val="00A2599B"/>
    <w:rsid w:val="00A25AC6"/>
    <w:rsid w:val="00A25B32"/>
    <w:rsid w:val="00A25DC9"/>
    <w:rsid w:val="00A25E69"/>
    <w:rsid w:val="00A25EE7"/>
    <w:rsid w:val="00A25FF8"/>
    <w:rsid w:val="00A260EF"/>
    <w:rsid w:val="00A26231"/>
    <w:rsid w:val="00A26272"/>
    <w:rsid w:val="00A26314"/>
    <w:rsid w:val="00A26871"/>
    <w:rsid w:val="00A26A12"/>
    <w:rsid w:val="00A26AEC"/>
    <w:rsid w:val="00A26C1D"/>
    <w:rsid w:val="00A26D5B"/>
    <w:rsid w:val="00A26F16"/>
    <w:rsid w:val="00A272A6"/>
    <w:rsid w:val="00A2781A"/>
    <w:rsid w:val="00A279BC"/>
    <w:rsid w:val="00A27AA9"/>
    <w:rsid w:val="00A27CD8"/>
    <w:rsid w:val="00A27F9E"/>
    <w:rsid w:val="00A30138"/>
    <w:rsid w:val="00A30204"/>
    <w:rsid w:val="00A30216"/>
    <w:rsid w:val="00A30231"/>
    <w:rsid w:val="00A3035C"/>
    <w:rsid w:val="00A30923"/>
    <w:rsid w:val="00A30979"/>
    <w:rsid w:val="00A30A0A"/>
    <w:rsid w:val="00A30C05"/>
    <w:rsid w:val="00A30D49"/>
    <w:rsid w:val="00A30EC2"/>
    <w:rsid w:val="00A30EF3"/>
    <w:rsid w:val="00A312AF"/>
    <w:rsid w:val="00A31915"/>
    <w:rsid w:val="00A31928"/>
    <w:rsid w:val="00A31941"/>
    <w:rsid w:val="00A319C8"/>
    <w:rsid w:val="00A31EB7"/>
    <w:rsid w:val="00A31FB9"/>
    <w:rsid w:val="00A32039"/>
    <w:rsid w:val="00A32194"/>
    <w:rsid w:val="00A32255"/>
    <w:rsid w:val="00A32294"/>
    <w:rsid w:val="00A3235B"/>
    <w:rsid w:val="00A325BF"/>
    <w:rsid w:val="00A32734"/>
    <w:rsid w:val="00A329D6"/>
    <w:rsid w:val="00A32CA7"/>
    <w:rsid w:val="00A32D0B"/>
    <w:rsid w:val="00A32D3D"/>
    <w:rsid w:val="00A333C9"/>
    <w:rsid w:val="00A33409"/>
    <w:rsid w:val="00A337ED"/>
    <w:rsid w:val="00A338B5"/>
    <w:rsid w:val="00A33913"/>
    <w:rsid w:val="00A33B7B"/>
    <w:rsid w:val="00A33B97"/>
    <w:rsid w:val="00A34188"/>
    <w:rsid w:val="00A3465D"/>
    <w:rsid w:val="00A34930"/>
    <w:rsid w:val="00A34B44"/>
    <w:rsid w:val="00A34BFB"/>
    <w:rsid w:val="00A3580F"/>
    <w:rsid w:val="00A3587C"/>
    <w:rsid w:val="00A35A9D"/>
    <w:rsid w:val="00A362FD"/>
    <w:rsid w:val="00A36718"/>
    <w:rsid w:val="00A36748"/>
    <w:rsid w:val="00A3679A"/>
    <w:rsid w:val="00A368B3"/>
    <w:rsid w:val="00A36B89"/>
    <w:rsid w:val="00A36CC0"/>
    <w:rsid w:val="00A36D47"/>
    <w:rsid w:val="00A36D66"/>
    <w:rsid w:val="00A36E9D"/>
    <w:rsid w:val="00A3724E"/>
    <w:rsid w:val="00A374BE"/>
    <w:rsid w:val="00A375BA"/>
    <w:rsid w:val="00A37777"/>
    <w:rsid w:val="00A37BE0"/>
    <w:rsid w:val="00A37CA8"/>
    <w:rsid w:val="00A37EA9"/>
    <w:rsid w:val="00A37F7F"/>
    <w:rsid w:val="00A4003C"/>
    <w:rsid w:val="00A401E8"/>
    <w:rsid w:val="00A4025A"/>
    <w:rsid w:val="00A402BE"/>
    <w:rsid w:val="00A402C4"/>
    <w:rsid w:val="00A40315"/>
    <w:rsid w:val="00A40756"/>
    <w:rsid w:val="00A40BFA"/>
    <w:rsid w:val="00A40E4B"/>
    <w:rsid w:val="00A410ED"/>
    <w:rsid w:val="00A411DC"/>
    <w:rsid w:val="00A411EF"/>
    <w:rsid w:val="00A418BF"/>
    <w:rsid w:val="00A41F6D"/>
    <w:rsid w:val="00A41FBB"/>
    <w:rsid w:val="00A420D5"/>
    <w:rsid w:val="00A4255B"/>
    <w:rsid w:val="00A425E3"/>
    <w:rsid w:val="00A4269D"/>
    <w:rsid w:val="00A428A9"/>
    <w:rsid w:val="00A42942"/>
    <w:rsid w:val="00A42BFC"/>
    <w:rsid w:val="00A42CCC"/>
    <w:rsid w:val="00A42E3C"/>
    <w:rsid w:val="00A430CE"/>
    <w:rsid w:val="00A430DE"/>
    <w:rsid w:val="00A439E9"/>
    <w:rsid w:val="00A43E27"/>
    <w:rsid w:val="00A43ECB"/>
    <w:rsid w:val="00A43F7E"/>
    <w:rsid w:val="00A43F9A"/>
    <w:rsid w:val="00A4402F"/>
    <w:rsid w:val="00A440A5"/>
    <w:rsid w:val="00A4446C"/>
    <w:rsid w:val="00A446D5"/>
    <w:rsid w:val="00A447A1"/>
    <w:rsid w:val="00A4482E"/>
    <w:rsid w:val="00A44AA8"/>
    <w:rsid w:val="00A44ABE"/>
    <w:rsid w:val="00A44BED"/>
    <w:rsid w:val="00A44C84"/>
    <w:rsid w:val="00A44E78"/>
    <w:rsid w:val="00A44F99"/>
    <w:rsid w:val="00A45031"/>
    <w:rsid w:val="00A450DF"/>
    <w:rsid w:val="00A45499"/>
    <w:rsid w:val="00A4581E"/>
    <w:rsid w:val="00A45E9B"/>
    <w:rsid w:val="00A460BF"/>
    <w:rsid w:val="00A460DA"/>
    <w:rsid w:val="00A46116"/>
    <w:rsid w:val="00A46138"/>
    <w:rsid w:val="00A462A6"/>
    <w:rsid w:val="00A46474"/>
    <w:rsid w:val="00A464E3"/>
    <w:rsid w:val="00A46619"/>
    <w:rsid w:val="00A46620"/>
    <w:rsid w:val="00A46797"/>
    <w:rsid w:val="00A469B4"/>
    <w:rsid w:val="00A46D8B"/>
    <w:rsid w:val="00A46E1C"/>
    <w:rsid w:val="00A47149"/>
    <w:rsid w:val="00A4773C"/>
    <w:rsid w:val="00A4781F"/>
    <w:rsid w:val="00A47CCD"/>
    <w:rsid w:val="00A47EFC"/>
    <w:rsid w:val="00A47F3C"/>
    <w:rsid w:val="00A50124"/>
    <w:rsid w:val="00A501BB"/>
    <w:rsid w:val="00A501C7"/>
    <w:rsid w:val="00A503A5"/>
    <w:rsid w:val="00A50422"/>
    <w:rsid w:val="00A506CF"/>
    <w:rsid w:val="00A5092F"/>
    <w:rsid w:val="00A5096F"/>
    <w:rsid w:val="00A50AD1"/>
    <w:rsid w:val="00A50E73"/>
    <w:rsid w:val="00A50E78"/>
    <w:rsid w:val="00A5131C"/>
    <w:rsid w:val="00A51958"/>
    <w:rsid w:val="00A519D4"/>
    <w:rsid w:val="00A51AE8"/>
    <w:rsid w:val="00A51BA9"/>
    <w:rsid w:val="00A51C46"/>
    <w:rsid w:val="00A51EFB"/>
    <w:rsid w:val="00A524DF"/>
    <w:rsid w:val="00A52A7A"/>
    <w:rsid w:val="00A52CCC"/>
    <w:rsid w:val="00A52D44"/>
    <w:rsid w:val="00A53054"/>
    <w:rsid w:val="00A534C0"/>
    <w:rsid w:val="00A53716"/>
    <w:rsid w:val="00A53CB6"/>
    <w:rsid w:val="00A53F0D"/>
    <w:rsid w:val="00A53F8A"/>
    <w:rsid w:val="00A544BC"/>
    <w:rsid w:val="00A5464D"/>
    <w:rsid w:val="00A54778"/>
    <w:rsid w:val="00A548CB"/>
    <w:rsid w:val="00A54943"/>
    <w:rsid w:val="00A54A77"/>
    <w:rsid w:val="00A54A8A"/>
    <w:rsid w:val="00A54EA5"/>
    <w:rsid w:val="00A555BA"/>
    <w:rsid w:val="00A555E5"/>
    <w:rsid w:val="00A558A1"/>
    <w:rsid w:val="00A55977"/>
    <w:rsid w:val="00A55C53"/>
    <w:rsid w:val="00A5612E"/>
    <w:rsid w:val="00A56159"/>
    <w:rsid w:val="00A561BB"/>
    <w:rsid w:val="00A56460"/>
    <w:rsid w:val="00A56514"/>
    <w:rsid w:val="00A566C8"/>
    <w:rsid w:val="00A56829"/>
    <w:rsid w:val="00A56881"/>
    <w:rsid w:val="00A569E8"/>
    <w:rsid w:val="00A57148"/>
    <w:rsid w:val="00A5737C"/>
    <w:rsid w:val="00A57389"/>
    <w:rsid w:val="00A57572"/>
    <w:rsid w:val="00A575C2"/>
    <w:rsid w:val="00A57666"/>
    <w:rsid w:val="00A57706"/>
    <w:rsid w:val="00A577E6"/>
    <w:rsid w:val="00A57BA1"/>
    <w:rsid w:val="00A57CD3"/>
    <w:rsid w:val="00A57D09"/>
    <w:rsid w:val="00A57FB7"/>
    <w:rsid w:val="00A57FCB"/>
    <w:rsid w:val="00A6001B"/>
    <w:rsid w:val="00A60265"/>
    <w:rsid w:val="00A602A9"/>
    <w:rsid w:val="00A604EB"/>
    <w:rsid w:val="00A60524"/>
    <w:rsid w:val="00A60631"/>
    <w:rsid w:val="00A60746"/>
    <w:rsid w:val="00A608E3"/>
    <w:rsid w:val="00A60BC7"/>
    <w:rsid w:val="00A60E8E"/>
    <w:rsid w:val="00A611C8"/>
    <w:rsid w:val="00A613F4"/>
    <w:rsid w:val="00A61473"/>
    <w:rsid w:val="00A6150B"/>
    <w:rsid w:val="00A6152D"/>
    <w:rsid w:val="00A61561"/>
    <w:rsid w:val="00A615FC"/>
    <w:rsid w:val="00A61613"/>
    <w:rsid w:val="00A61748"/>
    <w:rsid w:val="00A61844"/>
    <w:rsid w:val="00A618DF"/>
    <w:rsid w:val="00A61A00"/>
    <w:rsid w:val="00A61A8F"/>
    <w:rsid w:val="00A61DF9"/>
    <w:rsid w:val="00A620AD"/>
    <w:rsid w:val="00A62231"/>
    <w:rsid w:val="00A62720"/>
    <w:rsid w:val="00A627D5"/>
    <w:rsid w:val="00A6280F"/>
    <w:rsid w:val="00A62A2C"/>
    <w:rsid w:val="00A62AA3"/>
    <w:rsid w:val="00A62CCD"/>
    <w:rsid w:val="00A62D54"/>
    <w:rsid w:val="00A63225"/>
    <w:rsid w:val="00A632CB"/>
    <w:rsid w:val="00A63569"/>
    <w:rsid w:val="00A63593"/>
    <w:rsid w:val="00A63762"/>
    <w:rsid w:val="00A638CD"/>
    <w:rsid w:val="00A63BDF"/>
    <w:rsid w:val="00A63F5A"/>
    <w:rsid w:val="00A6460D"/>
    <w:rsid w:val="00A6462D"/>
    <w:rsid w:val="00A6477C"/>
    <w:rsid w:val="00A6484A"/>
    <w:rsid w:val="00A64996"/>
    <w:rsid w:val="00A64A16"/>
    <w:rsid w:val="00A64BF1"/>
    <w:rsid w:val="00A64CC2"/>
    <w:rsid w:val="00A64FA5"/>
    <w:rsid w:val="00A64FBB"/>
    <w:rsid w:val="00A65027"/>
    <w:rsid w:val="00A650DA"/>
    <w:rsid w:val="00A6516D"/>
    <w:rsid w:val="00A65197"/>
    <w:rsid w:val="00A655D1"/>
    <w:rsid w:val="00A65D39"/>
    <w:rsid w:val="00A65D67"/>
    <w:rsid w:val="00A6613B"/>
    <w:rsid w:val="00A6628A"/>
    <w:rsid w:val="00A66476"/>
    <w:rsid w:val="00A6647B"/>
    <w:rsid w:val="00A666D6"/>
    <w:rsid w:val="00A66952"/>
    <w:rsid w:val="00A66AB2"/>
    <w:rsid w:val="00A66BC4"/>
    <w:rsid w:val="00A66DD8"/>
    <w:rsid w:val="00A66F68"/>
    <w:rsid w:val="00A66FFA"/>
    <w:rsid w:val="00A670FB"/>
    <w:rsid w:val="00A671BF"/>
    <w:rsid w:val="00A673AF"/>
    <w:rsid w:val="00A67663"/>
    <w:rsid w:val="00A6796E"/>
    <w:rsid w:val="00A67C3C"/>
    <w:rsid w:val="00A67C97"/>
    <w:rsid w:val="00A67E18"/>
    <w:rsid w:val="00A67FF9"/>
    <w:rsid w:val="00A701AD"/>
    <w:rsid w:val="00A7022F"/>
    <w:rsid w:val="00A7044A"/>
    <w:rsid w:val="00A7049A"/>
    <w:rsid w:val="00A704B5"/>
    <w:rsid w:val="00A70520"/>
    <w:rsid w:val="00A7057E"/>
    <w:rsid w:val="00A708B9"/>
    <w:rsid w:val="00A70ABE"/>
    <w:rsid w:val="00A70C12"/>
    <w:rsid w:val="00A70DDB"/>
    <w:rsid w:val="00A71639"/>
    <w:rsid w:val="00A717D1"/>
    <w:rsid w:val="00A718CA"/>
    <w:rsid w:val="00A71A30"/>
    <w:rsid w:val="00A71BA8"/>
    <w:rsid w:val="00A71BCF"/>
    <w:rsid w:val="00A71C7C"/>
    <w:rsid w:val="00A71D53"/>
    <w:rsid w:val="00A720B4"/>
    <w:rsid w:val="00A727B8"/>
    <w:rsid w:val="00A72877"/>
    <w:rsid w:val="00A72E3D"/>
    <w:rsid w:val="00A72ED1"/>
    <w:rsid w:val="00A72F29"/>
    <w:rsid w:val="00A73172"/>
    <w:rsid w:val="00A733D6"/>
    <w:rsid w:val="00A737E0"/>
    <w:rsid w:val="00A7381D"/>
    <w:rsid w:val="00A73A23"/>
    <w:rsid w:val="00A73A5F"/>
    <w:rsid w:val="00A73EDC"/>
    <w:rsid w:val="00A740B3"/>
    <w:rsid w:val="00A740D9"/>
    <w:rsid w:val="00A74146"/>
    <w:rsid w:val="00A74213"/>
    <w:rsid w:val="00A74296"/>
    <w:rsid w:val="00A742EB"/>
    <w:rsid w:val="00A746D6"/>
    <w:rsid w:val="00A746F0"/>
    <w:rsid w:val="00A7470B"/>
    <w:rsid w:val="00A74A96"/>
    <w:rsid w:val="00A74AED"/>
    <w:rsid w:val="00A74AF3"/>
    <w:rsid w:val="00A74BAC"/>
    <w:rsid w:val="00A75187"/>
    <w:rsid w:val="00A75333"/>
    <w:rsid w:val="00A755D6"/>
    <w:rsid w:val="00A756C9"/>
    <w:rsid w:val="00A757FB"/>
    <w:rsid w:val="00A75C68"/>
    <w:rsid w:val="00A75F5B"/>
    <w:rsid w:val="00A75F9B"/>
    <w:rsid w:val="00A75F9F"/>
    <w:rsid w:val="00A761D5"/>
    <w:rsid w:val="00A7653B"/>
    <w:rsid w:val="00A76974"/>
    <w:rsid w:val="00A76B3E"/>
    <w:rsid w:val="00A76DF7"/>
    <w:rsid w:val="00A76F69"/>
    <w:rsid w:val="00A7711B"/>
    <w:rsid w:val="00A7722A"/>
    <w:rsid w:val="00A77241"/>
    <w:rsid w:val="00A774B5"/>
    <w:rsid w:val="00A77691"/>
    <w:rsid w:val="00A77694"/>
    <w:rsid w:val="00A77852"/>
    <w:rsid w:val="00A77859"/>
    <w:rsid w:val="00A77B2F"/>
    <w:rsid w:val="00A77B43"/>
    <w:rsid w:val="00A77DD2"/>
    <w:rsid w:val="00A77F42"/>
    <w:rsid w:val="00A80281"/>
    <w:rsid w:val="00A80476"/>
    <w:rsid w:val="00A80494"/>
    <w:rsid w:val="00A804B2"/>
    <w:rsid w:val="00A8086C"/>
    <w:rsid w:val="00A8087E"/>
    <w:rsid w:val="00A808BF"/>
    <w:rsid w:val="00A80E2A"/>
    <w:rsid w:val="00A80F29"/>
    <w:rsid w:val="00A80FA0"/>
    <w:rsid w:val="00A810B3"/>
    <w:rsid w:val="00A81200"/>
    <w:rsid w:val="00A8148B"/>
    <w:rsid w:val="00A8148E"/>
    <w:rsid w:val="00A81A82"/>
    <w:rsid w:val="00A81C86"/>
    <w:rsid w:val="00A81FBB"/>
    <w:rsid w:val="00A820BB"/>
    <w:rsid w:val="00A82281"/>
    <w:rsid w:val="00A8259D"/>
    <w:rsid w:val="00A827D1"/>
    <w:rsid w:val="00A829C8"/>
    <w:rsid w:val="00A829E4"/>
    <w:rsid w:val="00A838DD"/>
    <w:rsid w:val="00A838EC"/>
    <w:rsid w:val="00A8392D"/>
    <w:rsid w:val="00A839A5"/>
    <w:rsid w:val="00A839C0"/>
    <w:rsid w:val="00A83B31"/>
    <w:rsid w:val="00A83BA8"/>
    <w:rsid w:val="00A83DD0"/>
    <w:rsid w:val="00A83ED4"/>
    <w:rsid w:val="00A84217"/>
    <w:rsid w:val="00A84377"/>
    <w:rsid w:val="00A845FB"/>
    <w:rsid w:val="00A8464C"/>
    <w:rsid w:val="00A846E1"/>
    <w:rsid w:val="00A8470F"/>
    <w:rsid w:val="00A8473C"/>
    <w:rsid w:val="00A8491D"/>
    <w:rsid w:val="00A84E5C"/>
    <w:rsid w:val="00A84E62"/>
    <w:rsid w:val="00A84F47"/>
    <w:rsid w:val="00A85A11"/>
    <w:rsid w:val="00A85ADD"/>
    <w:rsid w:val="00A85AEB"/>
    <w:rsid w:val="00A85E6B"/>
    <w:rsid w:val="00A86295"/>
    <w:rsid w:val="00A86458"/>
    <w:rsid w:val="00A864C6"/>
    <w:rsid w:val="00A86797"/>
    <w:rsid w:val="00A867B4"/>
    <w:rsid w:val="00A8683D"/>
    <w:rsid w:val="00A86B19"/>
    <w:rsid w:val="00A86C06"/>
    <w:rsid w:val="00A86C6C"/>
    <w:rsid w:val="00A86C7F"/>
    <w:rsid w:val="00A871E5"/>
    <w:rsid w:val="00A87245"/>
    <w:rsid w:val="00A872C4"/>
    <w:rsid w:val="00A87434"/>
    <w:rsid w:val="00A874D6"/>
    <w:rsid w:val="00A87669"/>
    <w:rsid w:val="00A876DC"/>
    <w:rsid w:val="00A876DF"/>
    <w:rsid w:val="00A877D6"/>
    <w:rsid w:val="00A87C9E"/>
    <w:rsid w:val="00A87D0A"/>
    <w:rsid w:val="00A87E5C"/>
    <w:rsid w:val="00A87FBF"/>
    <w:rsid w:val="00A9015B"/>
    <w:rsid w:val="00A90261"/>
    <w:rsid w:val="00A90474"/>
    <w:rsid w:val="00A9060B"/>
    <w:rsid w:val="00A907BD"/>
    <w:rsid w:val="00A90935"/>
    <w:rsid w:val="00A90B98"/>
    <w:rsid w:val="00A90C23"/>
    <w:rsid w:val="00A90D83"/>
    <w:rsid w:val="00A90EBC"/>
    <w:rsid w:val="00A90F33"/>
    <w:rsid w:val="00A90FAB"/>
    <w:rsid w:val="00A9124A"/>
    <w:rsid w:val="00A914C5"/>
    <w:rsid w:val="00A914D9"/>
    <w:rsid w:val="00A91554"/>
    <w:rsid w:val="00A9164D"/>
    <w:rsid w:val="00A916B4"/>
    <w:rsid w:val="00A91994"/>
    <w:rsid w:val="00A919F7"/>
    <w:rsid w:val="00A91B29"/>
    <w:rsid w:val="00A91BA0"/>
    <w:rsid w:val="00A91BA8"/>
    <w:rsid w:val="00A91DD5"/>
    <w:rsid w:val="00A91DE5"/>
    <w:rsid w:val="00A9202D"/>
    <w:rsid w:val="00A92182"/>
    <w:rsid w:val="00A923AF"/>
    <w:rsid w:val="00A92499"/>
    <w:rsid w:val="00A9255A"/>
    <w:rsid w:val="00A92602"/>
    <w:rsid w:val="00A927E1"/>
    <w:rsid w:val="00A92910"/>
    <w:rsid w:val="00A92A24"/>
    <w:rsid w:val="00A92B22"/>
    <w:rsid w:val="00A92E4E"/>
    <w:rsid w:val="00A92EBD"/>
    <w:rsid w:val="00A932A5"/>
    <w:rsid w:val="00A934ED"/>
    <w:rsid w:val="00A93516"/>
    <w:rsid w:val="00A9396F"/>
    <w:rsid w:val="00A93C73"/>
    <w:rsid w:val="00A93D63"/>
    <w:rsid w:val="00A93DE4"/>
    <w:rsid w:val="00A93E59"/>
    <w:rsid w:val="00A93FBC"/>
    <w:rsid w:val="00A9430C"/>
    <w:rsid w:val="00A9455B"/>
    <w:rsid w:val="00A94B03"/>
    <w:rsid w:val="00A94C55"/>
    <w:rsid w:val="00A94C75"/>
    <w:rsid w:val="00A94DDB"/>
    <w:rsid w:val="00A94ED1"/>
    <w:rsid w:val="00A94F13"/>
    <w:rsid w:val="00A94F94"/>
    <w:rsid w:val="00A95079"/>
    <w:rsid w:val="00A95610"/>
    <w:rsid w:val="00A95962"/>
    <w:rsid w:val="00A95AC1"/>
    <w:rsid w:val="00A95C7F"/>
    <w:rsid w:val="00A95D09"/>
    <w:rsid w:val="00A95EDA"/>
    <w:rsid w:val="00A95FC2"/>
    <w:rsid w:val="00A9605A"/>
    <w:rsid w:val="00A96070"/>
    <w:rsid w:val="00A960C1"/>
    <w:rsid w:val="00A9623F"/>
    <w:rsid w:val="00A96327"/>
    <w:rsid w:val="00A9656F"/>
    <w:rsid w:val="00A96618"/>
    <w:rsid w:val="00A968EB"/>
    <w:rsid w:val="00A96A49"/>
    <w:rsid w:val="00A96CAC"/>
    <w:rsid w:val="00A97610"/>
    <w:rsid w:val="00A97704"/>
    <w:rsid w:val="00A97FD6"/>
    <w:rsid w:val="00AA01BD"/>
    <w:rsid w:val="00AA025B"/>
    <w:rsid w:val="00AA04E1"/>
    <w:rsid w:val="00AA068F"/>
    <w:rsid w:val="00AA0885"/>
    <w:rsid w:val="00AA09A8"/>
    <w:rsid w:val="00AA0C66"/>
    <w:rsid w:val="00AA0CED"/>
    <w:rsid w:val="00AA0D4D"/>
    <w:rsid w:val="00AA0E9D"/>
    <w:rsid w:val="00AA0F35"/>
    <w:rsid w:val="00AA1115"/>
    <w:rsid w:val="00AA11D4"/>
    <w:rsid w:val="00AA1327"/>
    <w:rsid w:val="00AA166D"/>
    <w:rsid w:val="00AA1688"/>
    <w:rsid w:val="00AA181A"/>
    <w:rsid w:val="00AA1CC3"/>
    <w:rsid w:val="00AA1D23"/>
    <w:rsid w:val="00AA244E"/>
    <w:rsid w:val="00AA2821"/>
    <w:rsid w:val="00AA2A1D"/>
    <w:rsid w:val="00AA2B0C"/>
    <w:rsid w:val="00AA2DB5"/>
    <w:rsid w:val="00AA2DE0"/>
    <w:rsid w:val="00AA2FDA"/>
    <w:rsid w:val="00AA3018"/>
    <w:rsid w:val="00AA3940"/>
    <w:rsid w:val="00AA4037"/>
    <w:rsid w:val="00AA409D"/>
    <w:rsid w:val="00AA453E"/>
    <w:rsid w:val="00AA4764"/>
    <w:rsid w:val="00AA4799"/>
    <w:rsid w:val="00AA47AF"/>
    <w:rsid w:val="00AA4AA9"/>
    <w:rsid w:val="00AA4CA7"/>
    <w:rsid w:val="00AA4D3C"/>
    <w:rsid w:val="00AA4ECC"/>
    <w:rsid w:val="00AA505A"/>
    <w:rsid w:val="00AA52A6"/>
    <w:rsid w:val="00AA52B8"/>
    <w:rsid w:val="00AA53E7"/>
    <w:rsid w:val="00AA55F8"/>
    <w:rsid w:val="00AA5797"/>
    <w:rsid w:val="00AA5A6A"/>
    <w:rsid w:val="00AA6157"/>
    <w:rsid w:val="00AA6172"/>
    <w:rsid w:val="00AA64B8"/>
    <w:rsid w:val="00AA66BE"/>
    <w:rsid w:val="00AA675C"/>
    <w:rsid w:val="00AA6774"/>
    <w:rsid w:val="00AA67A9"/>
    <w:rsid w:val="00AA68FC"/>
    <w:rsid w:val="00AA6922"/>
    <w:rsid w:val="00AA71FD"/>
    <w:rsid w:val="00AA72E6"/>
    <w:rsid w:val="00AA7334"/>
    <w:rsid w:val="00AA7714"/>
    <w:rsid w:val="00AA77A9"/>
    <w:rsid w:val="00AA787C"/>
    <w:rsid w:val="00AA7A73"/>
    <w:rsid w:val="00AA7C01"/>
    <w:rsid w:val="00AA7D8F"/>
    <w:rsid w:val="00AA7FA6"/>
    <w:rsid w:val="00AB053F"/>
    <w:rsid w:val="00AB07F5"/>
    <w:rsid w:val="00AB0865"/>
    <w:rsid w:val="00AB0E3C"/>
    <w:rsid w:val="00AB0EB3"/>
    <w:rsid w:val="00AB1167"/>
    <w:rsid w:val="00AB123C"/>
    <w:rsid w:val="00AB13D4"/>
    <w:rsid w:val="00AB14B4"/>
    <w:rsid w:val="00AB14CB"/>
    <w:rsid w:val="00AB1774"/>
    <w:rsid w:val="00AB1797"/>
    <w:rsid w:val="00AB1A69"/>
    <w:rsid w:val="00AB1F79"/>
    <w:rsid w:val="00AB1F9F"/>
    <w:rsid w:val="00AB201C"/>
    <w:rsid w:val="00AB2212"/>
    <w:rsid w:val="00AB268A"/>
    <w:rsid w:val="00AB275D"/>
    <w:rsid w:val="00AB27D6"/>
    <w:rsid w:val="00AB2808"/>
    <w:rsid w:val="00AB2BBF"/>
    <w:rsid w:val="00AB2E87"/>
    <w:rsid w:val="00AB32E1"/>
    <w:rsid w:val="00AB347C"/>
    <w:rsid w:val="00AB374A"/>
    <w:rsid w:val="00AB38F7"/>
    <w:rsid w:val="00AB3937"/>
    <w:rsid w:val="00AB3B74"/>
    <w:rsid w:val="00AB3D28"/>
    <w:rsid w:val="00AB3E35"/>
    <w:rsid w:val="00AB42C7"/>
    <w:rsid w:val="00AB4372"/>
    <w:rsid w:val="00AB446A"/>
    <w:rsid w:val="00AB4556"/>
    <w:rsid w:val="00AB488F"/>
    <w:rsid w:val="00AB49C1"/>
    <w:rsid w:val="00AB4C60"/>
    <w:rsid w:val="00AB4C85"/>
    <w:rsid w:val="00AB52DD"/>
    <w:rsid w:val="00AB5346"/>
    <w:rsid w:val="00AB55F9"/>
    <w:rsid w:val="00AB5739"/>
    <w:rsid w:val="00AB59BF"/>
    <w:rsid w:val="00AB59C0"/>
    <w:rsid w:val="00AB5D33"/>
    <w:rsid w:val="00AB5E08"/>
    <w:rsid w:val="00AB5FAB"/>
    <w:rsid w:val="00AB642D"/>
    <w:rsid w:val="00AB64CE"/>
    <w:rsid w:val="00AB69A0"/>
    <w:rsid w:val="00AB69BB"/>
    <w:rsid w:val="00AB6A76"/>
    <w:rsid w:val="00AB6ABF"/>
    <w:rsid w:val="00AB6B2F"/>
    <w:rsid w:val="00AB6CBC"/>
    <w:rsid w:val="00AB702C"/>
    <w:rsid w:val="00AB70C0"/>
    <w:rsid w:val="00AB720B"/>
    <w:rsid w:val="00AB72D1"/>
    <w:rsid w:val="00AB7727"/>
    <w:rsid w:val="00AB7773"/>
    <w:rsid w:val="00AB7AFA"/>
    <w:rsid w:val="00AB7B59"/>
    <w:rsid w:val="00AB7DAA"/>
    <w:rsid w:val="00AC014B"/>
    <w:rsid w:val="00AC0371"/>
    <w:rsid w:val="00AC05F1"/>
    <w:rsid w:val="00AC0A39"/>
    <w:rsid w:val="00AC0ABC"/>
    <w:rsid w:val="00AC0C3A"/>
    <w:rsid w:val="00AC0CB4"/>
    <w:rsid w:val="00AC0E2D"/>
    <w:rsid w:val="00AC0ED1"/>
    <w:rsid w:val="00AC0ED5"/>
    <w:rsid w:val="00AC0F33"/>
    <w:rsid w:val="00AC0FB1"/>
    <w:rsid w:val="00AC120C"/>
    <w:rsid w:val="00AC17F3"/>
    <w:rsid w:val="00AC1851"/>
    <w:rsid w:val="00AC1902"/>
    <w:rsid w:val="00AC1B12"/>
    <w:rsid w:val="00AC22E4"/>
    <w:rsid w:val="00AC23F8"/>
    <w:rsid w:val="00AC2549"/>
    <w:rsid w:val="00AC2859"/>
    <w:rsid w:val="00AC291C"/>
    <w:rsid w:val="00AC2D30"/>
    <w:rsid w:val="00AC2D94"/>
    <w:rsid w:val="00AC3128"/>
    <w:rsid w:val="00AC3152"/>
    <w:rsid w:val="00AC3478"/>
    <w:rsid w:val="00AC35C8"/>
    <w:rsid w:val="00AC364F"/>
    <w:rsid w:val="00AC38BC"/>
    <w:rsid w:val="00AC3934"/>
    <w:rsid w:val="00AC3BEA"/>
    <w:rsid w:val="00AC43E2"/>
    <w:rsid w:val="00AC4647"/>
    <w:rsid w:val="00AC4A88"/>
    <w:rsid w:val="00AC4E8A"/>
    <w:rsid w:val="00AC4F9D"/>
    <w:rsid w:val="00AC547B"/>
    <w:rsid w:val="00AC552E"/>
    <w:rsid w:val="00AC5741"/>
    <w:rsid w:val="00AC583D"/>
    <w:rsid w:val="00AC583E"/>
    <w:rsid w:val="00AC598C"/>
    <w:rsid w:val="00AC5D62"/>
    <w:rsid w:val="00AC633F"/>
    <w:rsid w:val="00AC64B0"/>
    <w:rsid w:val="00AC67F4"/>
    <w:rsid w:val="00AC681F"/>
    <w:rsid w:val="00AC6C26"/>
    <w:rsid w:val="00AC6C5B"/>
    <w:rsid w:val="00AC6D4F"/>
    <w:rsid w:val="00AC724C"/>
    <w:rsid w:val="00AC76D8"/>
    <w:rsid w:val="00AC7973"/>
    <w:rsid w:val="00AC7985"/>
    <w:rsid w:val="00AC7A4F"/>
    <w:rsid w:val="00AC7C5F"/>
    <w:rsid w:val="00AC7D67"/>
    <w:rsid w:val="00AD0045"/>
    <w:rsid w:val="00AD0152"/>
    <w:rsid w:val="00AD0408"/>
    <w:rsid w:val="00AD050A"/>
    <w:rsid w:val="00AD0901"/>
    <w:rsid w:val="00AD0943"/>
    <w:rsid w:val="00AD0AD9"/>
    <w:rsid w:val="00AD0B82"/>
    <w:rsid w:val="00AD0C6E"/>
    <w:rsid w:val="00AD1048"/>
    <w:rsid w:val="00AD132A"/>
    <w:rsid w:val="00AD1410"/>
    <w:rsid w:val="00AD152C"/>
    <w:rsid w:val="00AD1713"/>
    <w:rsid w:val="00AD17C6"/>
    <w:rsid w:val="00AD19B3"/>
    <w:rsid w:val="00AD19E6"/>
    <w:rsid w:val="00AD1AFE"/>
    <w:rsid w:val="00AD1DE9"/>
    <w:rsid w:val="00AD1E3F"/>
    <w:rsid w:val="00AD20E4"/>
    <w:rsid w:val="00AD231D"/>
    <w:rsid w:val="00AD25B8"/>
    <w:rsid w:val="00AD27E9"/>
    <w:rsid w:val="00AD321F"/>
    <w:rsid w:val="00AD35A1"/>
    <w:rsid w:val="00AD35FA"/>
    <w:rsid w:val="00AD3A54"/>
    <w:rsid w:val="00AD3AB8"/>
    <w:rsid w:val="00AD40B4"/>
    <w:rsid w:val="00AD41B3"/>
    <w:rsid w:val="00AD4207"/>
    <w:rsid w:val="00AD4634"/>
    <w:rsid w:val="00AD46E3"/>
    <w:rsid w:val="00AD485E"/>
    <w:rsid w:val="00AD4AB0"/>
    <w:rsid w:val="00AD4D1D"/>
    <w:rsid w:val="00AD4D6D"/>
    <w:rsid w:val="00AD4E03"/>
    <w:rsid w:val="00AD4E91"/>
    <w:rsid w:val="00AD5093"/>
    <w:rsid w:val="00AD518D"/>
    <w:rsid w:val="00AD51F1"/>
    <w:rsid w:val="00AD5362"/>
    <w:rsid w:val="00AD55F3"/>
    <w:rsid w:val="00AD5693"/>
    <w:rsid w:val="00AD5819"/>
    <w:rsid w:val="00AD59EA"/>
    <w:rsid w:val="00AD5A5C"/>
    <w:rsid w:val="00AD5E37"/>
    <w:rsid w:val="00AD6108"/>
    <w:rsid w:val="00AD63CB"/>
    <w:rsid w:val="00AD63E1"/>
    <w:rsid w:val="00AD64D6"/>
    <w:rsid w:val="00AD65A3"/>
    <w:rsid w:val="00AD6863"/>
    <w:rsid w:val="00AD68FD"/>
    <w:rsid w:val="00AD691E"/>
    <w:rsid w:val="00AD6A51"/>
    <w:rsid w:val="00AD6D02"/>
    <w:rsid w:val="00AD6E09"/>
    <w:rsid w:val="00AD7350"/>
    <w:rsid w:val="00AD74C6"/>
    <w:rsid w:val="00AD77AC"/>
    <w:rsid w:val="00AD78CF"/>
    <w:rsid w:val="00AD7AC8"/>
    <w:rsid w:val="00AD7AE5"/>
    <w:rsid w:val="00AD7B19"/>
    <w:rsid w:val="00AD7E81"/>
    <w:rsid w:val="00AD7EB1"/>
    <w:rsid w:val="00AE0234"/>
    <w:rsid w:val="00AE0866"/>
    <w:rsid w:val="00AE0A85"/>
    <w:rsid w:val="00AE0B01"/>
    <w:rsid w:val="00AE0BB9"/>
    <w:rsid w:val="00AE1111"/>
    <w:rsid w:val="00AE1284"/>
    <w:rsid w:val="00AE174F"/>
    <w:rsid w:val="00AE1794"/>
    <w:rsid w:val="00AE182B"/>
    <w:rsid w:val="00AE19CB"/>
    <w:rsid w:val="00AE1A9F"/>
    <w:rsid w:val="00AE1DB3"/>
    <w:rsid w:val="00AE2198"/>
    <w:rsid w:val="00AE2910"/>
    <w:rsid w:val="00AE2CF7"/>
    <w:rsid w:val="00AE2EF5"/>
    <w:rsid w:val="00AE356D"/>
    <w:rsid w:val="00AE360A"/>
    <w:rsid w:val="00AE360C"/>
    <w:rsid w:val="00AE36C9"/>
    <w:rsid w:val="00AE36FD"/>
    <w:rsid w:val="00AE37C0"/>
    <w:rsid w:val="00AE3AD0"/>
    <w:rsid w:val="00AE3B43"/>
    <w:rsid w:val="00AE3B59"/>
    <w:rsid w:val="00AE3C7F"/>
    <w:rsid w:val="00AE4214"/>
    <w:rsid w:val="00AE42D6"/>
    <w:rsid w:val="00AE4A54"/>
    <w:rsid w:val="00AE4E19"/>
    <w:rsid w:val="00AE4EF7"/>
    <w:rsid w:val="00AE53D0"/>
    <w:rsid w:val="00AE5588"/>
    <w:rsid w:val="00AE57B5"/>
    <w:rsid w:val="00AE5963"/>
    <w:rsid w:val="00AE5A49"/>
    <w:rsid w:val="00AE5F9F"/>
    <w:rsid w:val="00AE60D3"/>
    <w:rsid w:val="00AE648A"/>
    <w:rsid w:val="00AE662D"/>
    <w:rsid w:val="00AE6AE4"/>
    <w:rsid w:val="00AE6E00"/>
    <w:rsid w:val="00AE6E4B"/>
    <w:rsid w:val="00AE6FF8"/>
    <w:rsid w:val="00AE7035"/>
    <w:rsid w:val="00AE70FB"/>
    <w:rsid w:val="00AE71A9"/>
    <w:rsid w:val="00AE7367"/>
    <w:rsid w:val="00AE73A2"/>
    <w:rsid w:val="00AE75CB"/>
    <w:rsid w:val="00AE7764"/>
    <w:rsid w:val="00AE7A74"/>
    <w:rsid w:val="00AE7AB0"/>
    <w:rsid w:val="00AE7AE4"/>
    <w:rsid w:val="00AE7C1F"/>
    <w:rsid w:val="00AE7C82"/>
    <w:rsid w:val="00AE7CA3"/>
    <w:rsid w:val="00AF01AA"/>
    <w:rsid w:val="00AF01D8"/>
    <w:rsid w:val="00AF01EE"/>
    <w:rsid w:val="00AF0A7D"/>
    <w:rsid w:val="00AF0DC7"/>
    <w:rsid w:val="00AF0E84"/>
    <w:rsid w:val="00AF1022"/>
    <w:rsid w:val="00AF10DF"/>
    <w:rsid w:val="00AF15E9"/>
    <w:rsid w:val="00AF1ADD"/>
    <w:rsid w:val="00AF1B14"/>
    <w:rsid w:val="00AF1B9B"/>
    <w:rsid w:val="00AF1BFD"/>
    <w:rsid w:val="00AF1C0D"/>
    <w:rsid w:val="00AF1CDC"/>
    <w:rsid w:val="00AF1D77"/>
    <w:rsid w:val="00AF1FFF"/>
    <w:rsid w:val="00AF271C"/>
    <w:rsid w:val="00AF2794"/>
    <w:rsid w:val="00AF27CC"/>
    <w:rsid w:val="00AF2854"/>
    <w:rsid w:val="00AF28C9"/>
    <w:rsid w:val="00AF28EB"/>
    <w:rsid w:val="00AF2CDC"/>
    <w:rsid w:val="00AF33BF"/>
    <w:rsid w:val="00AF3753"/>
    <w:rsid w:val="00AF3AE9"/>
    <w:rsid w:val="00AF3C29"/>
    <w:rsid w:val="00AF3C5B"/>
    <w:rsid w:val="00AF3C78"/>
    <w:rsid w:val="00AF3D71"/>
    <w:rsid w:val="00AF401C"/>
    <w:rsid w:val="00AF41B1"/>
    <w:rsid w:val="00AF4599"/>
    <w:rsid w:val="00AF4D30"/>
    <w:rsid w:val="00AF56C4"/>
    <w:rsid w:val="00AF5ADD"/>
    <w:rsid w:val="00AF5AEC"/>
    <w:rsid w:val="00AF5B5F"/>
    <w:rsid w:val="00AF5CA9"/>
    <w:rsid w:val="00AF5D2D"/>
    <w:rsid w:val="00AF5D54"/>
    <w:rsid w:val="00AF5E59"/>
    <w:rsid w:val="00AF60C1"/>
    <w:rsid w:val="00AF6230"/>
    <w:rsid w:val="00AF64EC"/>
    <w:rsid w:val="00AF6890"/>
    <w:rsid w:val="00AF699B"/>
    <w:rsid w:val="00AF6AC7"/>
    <w:rsid w:val="00AF6B7B"/>
    <w:rsid w:val="00AF6FE7"/>
    <w:rsid w:val="00AF7138"/>
    <w:rsid w:val="00AF743D"/>
    <w:rsid w:val="00AF7663"/>
    <w:rsid w:val="00AF780C"/>
    <w:rsid w:val="00AF7E2F"/>
    <w:rsid w:val="00AF7FB7"/>
    <w:rsid w:val="00B00138"/>
    <w:rsid w:val="00B006E0"/>
    <w:rsid w:val="00B00758"/>
    <w:rsid w:val="00B00796"/>
    <w:rsid w:val="00B0095B"/>
    <w:rsid w:val="00B00A30"/>
    <w:rsid w:val="00B01176"/>
    <w:rsid w:val="00B01263"/>
    <w:rsid w:val="00B014C9"/>
    <w:rsid w:val="00B01554"/>
    <w:rsid w:val="00B015DF"/>
    <w:rsid w:val="00B0164C"/>
    <w:rsid w:val="00B017BD"/>
    <w:rsid w:val="00B0192D"/>
    <w:rsid w:val="00B019E2"/>
    <w:rsid w:val="00B01B43"/>
    <w:rsid w:val="00B01B4F"/>
    <w:rsid w:val="00B01C91"/>
    <w:rsid w:val="00B01D03"/>
    <w:rsid w:val="00B01D6B"/>
    <w:rsid w:val="00B01ED2"/>
    <w:rsid w:val="00B01EDE"/>
    <w:rsid w:val="00B01FC9"/>
    <w:rsid w:val="00B01FE9"/>
    <w:rsid w:val="00B020E5"/>
    <w:rsid w:val="00B021B0"/>
    <w:rsid w:val="00B026D8"/>
    <w:rsid w:val="00B0280A"/>
    <w:rsid w:val="00B0293E"/>
    <w:rsid w:val="00B02CBF"/>
    <w:rsid w:val="00B02D1D"/>
    <w:rsid w:val="00B02D41"/>
    <w:rsid w:val="00B02E0F"/>
    <w:rsid w:val="00B032E5"/>
    <w:rsid w:val="00B035AB"/>
    <w:rsid w:val="00B036BA"/>
    <w:rsid w:val="00B0381B"/>
    <w:rsid w:val="00B0385E"/>
    <w:rsid w:val="00B0388D"/>
    <w:rsid w:val="00B03DFB"/>
    <w:rsid w:val="00B04435"/>
    <w:rsid w:val="00B0455F"/>
    <w:rsid w:val="00B046BB"/>
    <w:rsid w:val="00B048DA"/>
    <w:rsid w:val="00B049ED"/>
    <w:rsid w:val="00B04A15"/>
    <w:rsid w:val="00B04DEA"/>
    <w:rsid w:val="00B04EED"/>
    <w:rsid w:val="00B04FE1"/>
    <w:rsid w:val="00B05043"/>
    <w:rsid w:val="00B05211"/>
    <w:rsid w:val="00B05304"/>
    <w:rsid w:val="00B056EC"/>
    <w:rsid w:val="00B05739"/>
    <w:rsid w:val="00B05A8D"/>
    <w:rsid w:val="00B05DCF"/>
    <w:rsid w:val="00B05E0E"/>
    <w:rsid w:val="00B06055"/>
    <w:rsid w:val="00B060E0"/>
    <w:rsid w:val="00B062D2"/>
    <w:rsid w:val="00B06940"/>
    <w:rsid w:val="00B06A4D"/>
    <w:rsid w:val="00B0786A"/>
    <w:rsid w:val="00B07C5D"/>
    <w:rsid w:val="00B07D12"/>
    <w:rsid w:val="00B07D9A"/>
    <w:rsid w:val="00B07DE3"/>
    <w:rsid w:val="00B07DF3"/>
    <w:rsid w:val="00B07F50"/>
    <w:rsid w:val="00B07FD5"/>
    <w:rsid w:val="00B1008F"/>
    <w:rsid w:val="00B101E3"/>
    <w:rsid w:val="00B1021E"/>
    <w:rsid w:val="00B1036A"/>
    <w:rsid w:val="00B103E7"/>
    <w:rsid w:val="00B104CC"/>
    <w:rsid w:val="00B104E4"/>
    <w:rsid w:val="00B10593"/>
    <w:rsid w:val="00B108FF"/>
    <w:rsid w:val="00B10A2E"/>
    <w:rsid w:val="00B10D4D"/>
    <w:rsid w:val="00B10D6C"/>
    <w:rsid w:val="00B10D9F"/>
    <w:rsid w:val="00B10F37"/>
    <w:rsid w:val="00B11031"/>
    <w:rsid w:val="00B11282"/>
    <w:rsid w:val="00B11340"/>
    <w:rsid w:val="00B11667"/>
    <w:rsid w:val="00B11695"/>
    <w:rsid w:val="00B11848"/>
    <w:rsid w:val="00B11A85"/>
    <w:rsid w:val="00B11EF7"/>
    <w:rsid w:val="00B12532"/>
    <w:rsid w:val="00B1253A"/>
    <w:rsid w:val="00B12630"/>
    <w:rsid w:val="00B126EB"/>
    <w:rsid w:val="00B12D9F"/>
    <w:rsid w:val="00B12DAD"/>
    <w:rsid w:val="00B12E7B"/>
    <w:rsid w:val="00B12EA9"/>
    <w:rsid w:val="00B13017"/>
    <w:rsid w:val="00B131F7"/>
    <w:rsid w:val="00B132CA"/>
    <w:rsid w:val="00B1338D"/>
    <w:rsid w:val="00B1352D"/>
    <w:rsid w:val="00B1368F"/>
    <w:rsid w:val="00B13B8F"/>
    <w:rsid w:val="00B13EA2"/>
    <w:rsid w:val="00B1403C"/>
    <w:rsid w:val="00B141D4"/>
    <w:rsid w:val="00B1437E"/>
    <w:rsid w:val="00B145D1"/>
    <w:rsid w:val="00B147E5"/>
    <w:rsid w:val="00B1491F"/>
    <w:rsid w:val="00B150C9"/>
    <w:rsid w:val="00B15536"/>
    <w:rsid w:val="00B15BC5"/>
    <w:rsid w:val="00B15DD5"/>
    <w:rsid w:val="00B1605A"/>
    <w:rsid w:val="00B1623A"/>
    <w:rsid w:val="00B163FF"/>
    <w:rsid w:val="00B16669"/>
    <w:rsid w:val="00B16A28"/>
    <w:rsid w:val="00B16BB0"/>
    <w:rsid w:val="00B173A3"/>
    <w:rsid w:val="00B17553"/>
    <w:rsid w:val="00B175BF"/>
    <w:rsid w:val="00B177FD"/>
    <w:rsid w:val="00B179B7"/>
    <w:rsid w:val="00B17BC5"/>
    <w:rsid w:val="00B17C91"/>
    <w:rsid w:val="00B17D0A"/>
    <w:rsid w:val="00B17EA9"/>
    <w:rsid w:val="00B17F90"/>
    <w:rsid w:val="00B202A4"/>
    <w:rsid w:val="00B202D5"/>
    <w:rsid w:val="00B20341"/>
    <w:rsid w:val="00B206C8"/>
    <w:rsid w:val="00B20A14"/>
    <w:rsid w:val="00B20C83"/>
    <w:rsid w:val="00B20C87"/>
    <w:rsid w:val="00B20D29"/>
    <w:rsid w:val="00B20E02"/>
    <w:rsid w:val="00B20F8D"/>
    <w:rsid w:val="00B20FB1"/>
    <w:rsid w:val="00B2118E"/>
    <w:rsid w:val="00B2121B"/>
    <w:rsid w:val="00B2128C"/>
    <w:rsid w:val="00B212D2"/>
    <w:rsid w:val="00B21313"/>
    <w:rsid w:val="00B2131A"/>
    <w:rsid w:val="00B213DB"/>
    <w:rsid w:val="00B217FE"/>
    <w:rsid w:val="00B21A20"/>
    <w:rsid w:val="00B21DCD"/>
    <w:rsid w:val="00B21DEF"/>
    <w:rsid w:val="00B21F11"/>
    <w:rsid w:val="00B222A7"/>
    <w:rsid w:val="00B222D5"/>
    <w:rsid w:val="00B223E8"/>
    <w:rsid w:val="00B224CC"/>
    <w:rsid w:val="00B22614"/>
    <w:rsid w:val="00B226E6"/>
    <w:rsid w:val="00B22785"/>
    <w:rsid w:val="00B22896"/>
    <w:rsid w:val="00B22B9E"/>
    <w:rsid w:val="00B22BF7"/>
    <w:rsid w:val="00B22DB3"/>
    <w:rsid w:val="00B23089"/>
    <w:rsid w:val="00B232DC"/>
    <w:rsid w:val="00B23406"/>
    <w:rsid w:val="00B235D3"/>
    <w:rsid w:val="00B235EC"/>
    <w:rsid w:val="00B238FE"/>
    <w:rsid w:val="00B23A61"/>
    <w:rsid w:val="00B23D7B"/>
    <w:rsid w:val="00B23F49"/>
    <w:rsid w:val="00B23F89"/>
    <w:rsid w:val="00B23FE4"/>
    <w:rsid w:val="00B24103"/>
    <w:rsid w:val="00B2410A"/>
    <w:rsid w:val="00B244AA"/>
    <w:rsid w:val="00B24589"/>
    <w:rsid w:val="00B24784"/>
    <w:rsid w:val="00B24914"/>
    <w:rsid w:val="00B249EE"/>
    <w:rsid w:val="00B24B79"/>
    <w:rsid w:val="00B24D38"/>
    <w:rsid w:val="00B24DD5"/>
    <w:rsid w:val="00B2504E"/>
    <w:rsid w:val="00B2512A"/>
    <w:rsid w:val="00B25435"/>
    <w:rsid w:val="00B25705"/>
    <w:rsid w:val="00B25785"/>
    <w:rsid w:val="00B25816"/>
    <w:rsid w:val="00B25886"/>
    <w:rsid w:val="00B2592E"/>
    <w:rsid w:val="00B2598C"/>
    <w:rsid w:val="00B25A1B"/>
    <w:rsid w:val="00B25ABD"/>
    <w:rsid w:val="00B26135"/>
    <w:rsid w:val="00B26140"/>
    <w:rsid w:val="00B2638A"/>
    <w:rsid w:val="00B26554"/>
    <w:rsid w:val="00B266CD"/>
    <w:rsid w:val="00B268C3"/>
    <w:rsid w:val="00B26941"/>
    <w:rsid w:val="00B269ED"/>
    <w:rsid w:val="00B26A75"/>
    <w:rsid w:val="00B26C69"/>
    <w:rsid w:val="00B26FD5"/>
    <w:rsid w:val="00B2741E"/>
    <w:rsid w:val="00B2753D"/>
    <w:rsid w:val="00B27A2E"/>
    <w:rsid w:val="00B27F68"/>
    <w:rsid w:val="00B30603"/>
    <w:rsid w:val="00B30838"/>
    <w:rsid w:val="00B308BB"/>
    <w:rsid w:val="00B30BB7"/>
    <w:rsid w:val="00B30D18"/>
    <w:rsid w:val="00B310F5"/>
    <w:rsid w:val="00B3118C"/>
    <w:rsid w:val="00B3122A"/>
    <w:rsid w:val="00B31403"/>
    <w:rsid w:val="00B31C6C"/>
    <w:rsid w:val="00B31D36"/>
    <w:rsid w:val="00B31DA5"/>
    <w:rsid w:val="00B3212B"/>
    <w:rsid w:val="00B32159"/>
    <w:rsid w:val="00B32C3A"/>
    <w:rsid w:val="00B32C97"/>
    <w:rsid w:val="00B32E9C"/>
    <w:rsid w:val="00B32F4C"/>
    <w:rsid w:val="00B331F0"/>
    <w:rsid w:val="00B334F4"/>
    <w:rsid w:val="00B337C5"/>
    <w:rsid w:val="00B33AD5"/>
    <w:rsid w:val="00B33B69"/>
    <w:rsid w:val="00B33E97"/>
    <w:rsid w:val="00B33ED2"/>
    <w:rsid w:val="00B34097"/>
    <w:rsid w:val="00B3409B"/>
    <w:rsid w:val="00B34113"/>
    <w:rsid w:val="00B3415C"/>
    <w:rsid w:val="00B34186"/>
    <w:rsid w:val="00B34ACD"/>
    <w:rsid w:val="00B352B1"/>
    <w:rsid w:val="00B353A6"/>
    <w:rsid w:val="00B3548F"/>
    <w:rsid w:val="00B357F4"/>
    <w:rsid w:val="00B3580F"/>
    <w:rsid w:val="00B35B1B"/>
    <w:rsid w:val="00B36123"/>
    <w:rsid w:val="00B36584"/>
    <w:rsid w:val="00B3662F"/>
    <w:rsid w:val="00B36642"/>
    <w:rsid w:val="00B366E9"/>
    <w:rsid w:val="00B36EAE"/>
    <w:rsid w:val="00B37410"/>
    <w:rsid w:val="00B37651"/>
    <w:rsid w:val="00B376DB"/>
    <w:rsid w:val="00B37A7D"/>
    <w:rsid w:val="00B37ABC"/>
    <w:rsid w:val="00B37B4F"/>
    <w:rsid w:val="00B37BFF"/>
    <w:rsid w:val="00B3AF5D"/>
    <w:rsid w:val="00B402A3"/>
    <w:rsid w:val="00B404F4"/>
    <w:rsid w:val="00B405B0"/>
    <w:rsid w:val="00B406DC"/>
    <w:rsid w:val="00B40702"/>
    <w:rsid w:val="00B4075C"/>
    <w:rsid w:val="00B4091F"/>
    <w:rsid w:val="00B40EB9"/>
    <w:rsid w:val="00B40FB0"/>
    <w:rsid w:val="00B40FED"/>
    <w:rsid w:val="00B411E7"/>
    <w:rsid w:val="00B412A6"/>
    <w:rsid w:val="00B416FB"/>
    <w:rsid w:val="00B41753"/>
    <w:rsid w:val="00B419D1"/>
    <w:rsid w:val="00B41B48"/>
    <w:rsid w:val="00B41B5D"/>
    <w:rsid w:val="00B41E86"/>
    <w:rsid w:val="00B42154"/>
    <w:rsid w:val="00B421A9"/>
    <w:rsid w:val="00B424BD"/>
    <w:rsid w:val="00B42781"/>
    <w:rsid w:val="00B42A66"/>
    <w:rsid w:val="00B42B20"/>
    <w:rsid w:val="00B430CC"/>
    <w:rsid w:val="00B4356A"/>
    <w:rsid w:val="00B436F5"/>
    <w:rsid w:val="00B43763"/>
    <w:rsid w:val="00B43862"/>
    <w:rsid w:val="00B43995"/>
    <w:rsid w:val="00B43B75"/>
    <w:rsid w:val="00B43B9F"/>
    <w:rsid w:val="00B43C8A"/>
    <w:rsid w:val="00B43F4C"/>
    <w:rsid w:val="00B44011"/>
    <w:rsid w:val="00B4402B"/>
    <w:rsid w:val="00B44138"/>
    <w:rsid w:val="00B44143"/>
    <w:rsid w:val="00B44415"/>
    <w:rsid w:val="00B449DA"/>
    <w:rsid w:val="00B44A69"/>
    <w:rsid w:val="00B44CB9"/>
    <w:rsid w:val="00B44E29"/>
    <w:rsid w:val="00B44EF8"/>
    <w:rsid w:val="00B45268"/>
    <w:rsid w:val="00B4526F"/>
    <w:rsid w:val="00B45361"/>
    <w:rsid w:val="00B45399"/>
    <w:rsid w:val="00B4564A"/>
    <w:rsid w:val="00B456D6"/>
    <w:rsid w:val="00B45A56"/>
    <w:rsid w:val="00B45C60"/>
    <w:rsid w:val="00B460CB"/>
    <w:rsid w:val="00B46226"/>
    <w:rsid w:val="00B4623B"/>
    <w:rsid w:val="00B4657D"/>
    <w:rsid w:val="00B4660E"/>
    <w:rsid w:val="00B466B7"/>
    <w:rsid w:val="00B46944"/>
    <w:rsid w:val="00B46A67"/>
    <w:rsid w:val="00B46C50"/>
    <w:rsid w:val="00B470CF"/>
    <w:rsid w:val="00B4714E"/>
    <w:rsid w:val="00B47448"/>
    <w:rsid w:val="00B4756C"/>
    <w:rsid w:val="00B477E3"/>
    <w:rsid w:val="00B4785C"/>
    <w:rsid w:val="00B478B5"/>
    <w:rsid w:val="00B47923"/>
    <w:rsid w:val="00B47CE8"/>
    <w:rsid w:val="00B50027"/>
    <w:rsid w:val="00B501A1"/>
    <w:rsid w:val="00B502B2"/>
    <w:rsid w:val="00B50569"/>
    <w:rsid w:val="00B5057C"/>
    <w:rsid w:val="00B507BF"/>
    <w:rsid w:val="00B508CB"/>
    <w:rsid w:val="00B50D02"/>
    <w:rsid w:val="00B50D57"/>
    <w:rsid w:val="00B51065"/>
    <w:rsid w:val="00B51074"/>
    <w:rsid w:val="00B5125E"/>
    <w:rsid w:val="00B513C4"/>
    <w:rsid w:val="00B51742"/>
    <w:rsid w:val="00B51C98"/>
    <w:rsid w:val="00B51CE1"/>
    <w:rsid w:val="00B51FBC"/>
    <w:rsid w:val="00B5262D"/>
    <w:rsid w:val="00B526AE"/>
    <w:rsid w:val="00B5279F"/>
    <w:rsid w:val="00B527BB"/>
    <w:rsid w:val="00B52B93"/>
    <w:rsid w:val="00B52DF8"/>
    <w:rsid w:val="00B52F7B"/>
    <w:rsid w:val="00B5336C"/>
    <w:rsid w:val="00B5342A"/>
    <w:rsid w:val="00B5345D"/>
    <w:rsid w:val="00B53502"/>
    <w:rsid w:val="00B537EB"/>
    <w:rsid w:val="00B53814"/>
    <w:rsid w:val="00B53AC1"/>
    <w:rsid w:val="00B53B27"/>
    <w:rsid w:val="00B53BCE"/>
    <w:rsid w:val="00B53D2D"/>
    <w:rsid w:val="00B53D39"/>
    <w:rsid w:val="00B53D79"/>
    <w:rsid w:val="00B53F53"/>
    <w:rsid w:val="00B542C7"/>
    <w:rsid w:val="00B542E2"/>
    <w:rsid w:val="00B54771"/>
    <w:rsid w:val="00B5479C"/>
    <w:rsid w:val="00B54C1E"/>
    <w:rsid w:val="00B54D22"/>
    <w:rsid w:val="00B54FA9"/>
    <w:rsid w:val="00B5524A"/>
    <w:rsid w:val="00B55449"/>
    <w:rsid w:val="00B55492"/>
    <w:rsid w:val="00B5561F"/>
    <w:rsid w:val="00B55673"/>
    <w:rsid w:val="00B55763"/>
    <w:rsid w:val="00B5584B"/>
    <w:rsid w:val="00B55969"/>
    <w:rsid w:val="00B5598E"/>
    <w:rsid w:val="00B55A34"/>
    <w:rsid w:val="00B55F9B"/>
    <w:rsid w:val="00B565DB"/>
    <w:rsid w:val="00B5661A"/>
    <w:rsid w:val="00B56ACA"/>
    <w:rsid w:val="00B56B32"/>
    <w:rsid w:val="00B56ECC"/>
    <w:rsid w:val="00B56EEE"/>
    <w:rsid w:val="00B57072"/>
    <w:rsid w:val="00B57510"/>
    <w:rsid w:val="00B575A4"/>
    <w:rsid w:val="00B579C4"/>
    <w:rsid w:val="00B57C8A"/>
    <w:rsid w:val="00B57D6D"/>
    <w:rsid w:val="00B60214"/>
    <w:rsid w:val="00B60396"/>
    <w:rsid w:val="00B6049D"/>
    <w:rsid w:val="00B6051C"/>
    <w:rsid w:val="00B6060C"/>
    <w:rsid w:val="00B60A69"/>
    <w:rsid w:val="00B60B6D"/>
    <w:rsid w:val="00B60BCA"/>
    <w:rsid w:val="00B60C76"/>
    <w:rsid w:val="00B60CFE"/>
    <w:rsid w:val="00B60D3D"/>
    <w:rsid w:val="00B60DC9"/>
    <w:rsid w:val="00B61098"/>
    <w:rsid w:val="00B6128D"/>
    <w:rsid w:val="00B615E8"/>
    <w:rsid w:val="00B6160C"/>
    <w:rsid w:val="00B616A7"/>
    <w:rsid w:val="00B6184C"/>
    <w:rsid w:val="00B61961"/>
    <w:rsid w:val="00B61C8D"/>
    <w:rsid w:val="00B61E21"/>
    <w:rsid w:val="00B62210"/>
    <w:rsid w:val="00B6228C"/>
    <w:rsid w:val="00B622B8"/>
    <w:rsid w:val="00B6234C"/>
    <w:rsid w:val="00B623CF"/>
    <w:rsid w:val="00B62734"/>
    <w:rsid w:val="00B628CF"/>
    <w:rsid w:val="00B62BD7"/>
    <w:rsid w:val="00B62D21"/>
    <w:rsid w:val="00B62EEE"/>
    <w:rsid w:val="00B62F79"/>
    <w:rsid w:val="00B6377F"/>
    <w:rsid w:val="00B63896"/>
    <w:rsid w:val="00B63956"/>
    <w:rsid w:val="00B639F4"/>
    <w:rsid w:val="00B63A7E"/>
    <w:rsid w:val="00B63B69"/>
    <w:rsid w:val="00B63DFB"/>
    <w:rsid w:val="00B64034"/>
    <w:rsid w:val="00B6407A"/>
    <w:rsid w:val="00B640F6"/>
    <w:rsid w:val="00B641F2"/>
    <w:rsid w:val="00B64244"/>
    <w:rsid w:val="00B643D3"/>
    <w:rsid w:val="00B64445"/>
    <w:rsid w:val="00B6495D"/>
    <w:rsid w:val="00B649A6"/>
    <w:rsid w:val="00B64B47"/>
    <w:rsid w:val="00B64B50"/>
    <w:rsid w:val="00B6509D"/>
    <w:rsid w:val="00B65125"/>
    <w:rsid w:val="00B6514F"/>
    <w:rsid w:val="00B651BA"/>
    <w:rsid w:val="00B654C6"/>
    <w:rsid w:val="00B65742"/>
    <w:rsid w:val="00B65759"/>
    <w:rsid w:val="00B6596C"/>
    <w:rsid w:val="00B6596E"/>
    <w:rsid w:val="00B65C7D"/>
    <w:rsid w:val="00B66024"/>
    <w:rsid w:val="00B66485"/>
    <w:rsid w:val="00B66750"/>
    <w:rsid w:val="00B66A4F"/>
    <w:rsid w:val="00B66DD8"/>
    <w:rsid w:val="00B66EF7"/>
    <w:rsid w:val="00B66F12"/>
    <w:rsid w:val="00B66FCF"/>
    <w:rsid w:val="00B6728D"/>
    <w:rsid w:val="00B672E0"/>
    <w:rsid w:val="00B673C3"/>
    <w:rsid w:val="00B67A50"/>
    <w:rsid w:val="00B67B41"/>
    <w:rsid w:val="00B67CAF"/>
    <w:rsid w:val="00B67EE5"/>
    <w:rsid w:val="00B70556"/>
    <w:rsid w:val="00B706D5"/>
    <w:rsid w:val="00B70842"/>
    <w:rsid w:val="00B709A1"/>
    <w:rsid w:val="00B70AAE"/>
    <w:rsid w:val="00B70CCB"/>
    <w:rsid w:val="00B70E08"/>
    <w:rsid w:val="00B710B4"/>
    <w:rsid w:val="00B711DE"/>
    <w:rsid w:val="00B714CB"/>
    <w:rsid w:val="00B71657"/>
    <w:rsid w:val="00B7184B"/>
    <w:rsid w:val="00B71A8C"/>
    <w:rsid w:val="00B71ABC"/>
    <w:rsid w:val="00B71E00"/>
    <w:rsid w:val="00B72016"/>
    <w:rsid w:val="00B7233D"/>
    <w:rsid w:val="00B7249E"/>
    <w:rsid w:val="00B72539"/>
    <w:rsid w:val="00B72644"/>
    <w:rsid w:val="00B726AA"/>
    <w:rsid w:val="00B72A92"/>
    <w:rsid w:val="00B72CEE"/>
    <w:rsid w:val="00B72D68"/>
    <w:rsid w:val="00B72F2E"/>
    <w:rsid w:val="00B72F5B"/>
    <w:rsid w:val="00B73150"/>
    <w:rsid w:val="00B731E1"/>
    <w:rsid w:val="00B731EC"/>
    <w:rsid w:val="00B734D1"/>
    <w:rsid w:val="00B73648"/>
    <w:rsid w:val="00B7365F"/>
    <w:rsid w:val="00B73745"/>
    <w:rsid w:val="00B73821"/>
    <w:rsid w:val="00B73B2A"/>
    <w:rsid w:val="00B73B70"/>
    <w:rsid w:val="00B73D3E"/>
    <w:rsid w:val="00B73DC3"/>
    <w:rsid w:val="00B73E3A"/>
    <w:rsid w:val="00B73F2C"/>
    <w:rsid w:val="00B740CD"/>
    <w:rsid w:val="00B74157"/>
    <w:rsid w:val="00B741C8"/>
    <w:rsid w:val="00B7428C"/>
    <w:rsid w:val="00B75136"/>
    <w:rsid w:val="00B75244"/>
    <w:rsid w:val="00B7528E"/>
    <w:rsid w:val="00B753C0"/>
    <w:rsid w:val="00B754AA"/>
    <w:rsid w:val="00B755D0"/>
    <w:rsid w:val="00B75C06"/>
    <w:rsid w:val="00B75D3D"/>
    <w:rsid w:val="00B75D53"/>
    <w:rsid w:val="00B75D68"/>
    <w:rsid w:val="00B75E76"/>
    <w:rsid w:val="00B75FCD"/>
    <w:rsid w:val="00B762BF"/>
    <w:rsid w:val="00B763EE"/>
    <w:rsid w:val="00B7646A"/>
    <w:rsid w:val="00B76470"/>
    <w:rsid w:val="00B76748"/>
    <w:rsid w:val="00B76BA8"/>
    <w:rsid w:val="00B76C14"/>
    <w:rsid w:val="00B76C69"/>
    <w:rsid w:val="00B76F69"/>
    <w:rsid w:val="00B770A4"/>
    <w:rsid w:val="00B771F0"/>
    <w:rsid w:val="00B77273"/>
    <w:rsid w:val="00B77282"/>
    <w:rsid w:val="00B772F6"/>
    <w:rsid w:val="00B779E4"/>
    <w:rsid w:val="00B77B31"/>
    <w:rsid w:val="00B77CDE"/>
    <w:rsid w:val="00B77DF3"/>
    <w:rsid w:val="00B77F32"/>
    <w:rsid w:val="00B802EC"/>
    <w:rsid w:val="00B80480"/>
    <w:rsid w:val="00B805C5"/>
    <w:rsid w:val="00B806A7"/>
    <w:rsid w:val="00B80C10"/>
    <w:rsid w:val="00B80D55"/>
    <w:rsid w:val="00B81008"/>
    <w:rsid w:val="00B81156"/>
    <w:rsid w:val="00B81157"/>
    <w:rsid w:val="00B811BD"/>
    <w:rsid w:val="00B8124B"/>
    <w:rsid w:val="00B814E8"/>
    <w:rsid w:val="00B815CE"/>
    <w:rsid w:val="00B81722"/>
    <w:rsid w:val="00B819DE"/>
    <w:rsid w:val="00B81E3B"/>
    <w:rsid w:val="00B81EC7"/>
    <w:rsid w:val="00B81F92"/>
    <w:rsid w:val="00B8214A"/>
    <w:rsid w:val="00B821DB"/>
    <w:rsid w:val="00B823C3"/>
    <w:rsid w:val="00B826D2"/>
    <w:rsid w:val="00B82704"/>
    <w:rsid w:val="00B82890"/>
    <w:rsid w:val="00B8289C"/>
    <w:rsid w:val="00B82968"/>
    <w:rsid w:val="00B82D28"/>
    <w:rsid w:val="00B82DCD"/>
    <w:rsid w:val="00B82F90"/>
    <w:rsid w:val="00B8322C"/>
    <w:rsid w:val="00B835AE"/>
    <w:rsid w:val="00B835BA"/>
    <w:rsid w:val="00B835C3"/>
    <w:rsid w:val="00B8378F"/>
    <w:rsid w:val="00B83B2C"/>
    <w:rsid w:val="00B83CED"/>
    <w:rsid w:val="00B84223"/>
    <w:rsid w:val="00B84275"/>
    <w:rsid w:val="00B84438"/>
    <w:rsid w:val="00B84A9C"/>
    <w:rsid w:val="00B84EC4"/>
    <w:rsid w:val="00B852DB"/>
    <w:rsid w:val="00B85304"/>
    <w:rsid w:val="00B85447"/>
    <w:rsid w:val="00B8574C"/>
    <w:rsid w:val="00B85772"/>
    <w:rsid w:val="00B85794"/>
    <w:rsid w:val="00B857BC"/>
    <w:rsid w:val="00B85900"/>
    <w:rsid w:val="00B85927"/>
    <w:rsid w:val="00B85C91"/>
    <w:rsid w:val="00B85CF3"/>
    <w:rsid w:val="00B85CFB"/>
    <w:rsid w:val="00B85D34"/>
    <w:rsid w:val="00B85DB2"/>
    <w:rsid w:val="00B86304"/>
    <w:rsid w:val="00B8649B"/>
    <w:rsid w:val="00B86547"/>
    <w:rsid w:val="00B8656B"/>
    <w:rsid w:val="00B86699"/>
    <w:rsid w:val="00B866CC"/>
    <w:rsid w:val="00B868F3"/>
    <w:rsid w:val="00B86C64"/>
    <w:rsid w:val="00B8750A"/>
    <w:rsid w:val="00B87621"/>
    <w:rsid w:val="00B877EB"/>
    <w:rsid w:val="00B878A7"/>
    <w:rsid w:val="00B87BD9"/>
    <w:rsid w:val="00B87C1C"/>
    <w:rsid w:val="00B900A2"/>
    <w:rsid w:val="00B9022E"/>
    <w:rsid w:val="00B905E9"/>
    <w:rsid w:val="00B90789"/>
    <w:rsid w:val="00B9084B"/>
    <w:rsid w:val="00B90BC5"/>
    <w:rsid w:val="00B90C9F"/>
    <w:rsid w:val="00B90DDE"/>
    <w:rsid w:val="00B90EDE"/>
    <w:rsid w:val="00B9146B"/>
    <w:rsid w:val="00B9176E"/>
    <w:rsid w:val="00B918A0"/>
    <w:rsid w:val="00B91B1D"/>
    <w:rsid w:val="00B91E58"/>
    <w:rsid w:val="00B91E83"/>
    <w:rsid w:val="00B920DC"/>
    <w:rsid w:val="00B9230C"/>
    <w:rsid w:val="00B923BD"/>
    <w:rsid w:val="00B92451"/>
    <w:rsid w:val="00B92579"/>
    <w:rsid w:val="00B9258E"/>
    <w:rsid w:val="00B92746"/>
    <w:rsid w:val="00B92842"/>
    <w:rsid w:val="00B9284F"/>
    <w:rsid w:val="00B928E5"/>
    <w:rsid w:val="00B92A3B"/>
    <w:rsid w:val="00B92C39"/>
    <w:rsid w:val="00B92E1A"/>
    <w:rsid w:val="00B92F1E"/>
    <w:rsid w:val="00B92FDD"/>
    <w:rsid w:val="00B9314A"/>
    <w:rsid w:val="00B93216"/>
    <w:rsid w:val="00B9335D"/>
    <w:rsid w:val="00B93389"/>
    <w:rsid w:val="00B936AC"/>
    <w:rsid w:val="00B93962"/>
    <w:rsid w:val="00B93D70"/>
    <w:rsid w:val="00B93E72"/>
    <w:rsid w:val="00B93ED7"/>
    <w:rsid w:val="00B93F27"/>
    <w:rsid w:val="00B93F86"/>
    <w:rsid w:val="00B94034"/>
    <w:rsid w:val="00B940FC"/>
    <w:rsid w:val="00B9435F"/>
    <w:rsid w:val="00B9484F"/>
    <w:rsid w:val="00B94AD2"/>
    <w:rsid w:val="00B94B0D"/>
    <w:rsid w:val="00B94B8A"/>
    <w:rsid w:val="00B94BE1"/>
    <w:rsid w:val="00B94C58"/>
    <w:rsid w:val="00B94D53"/>
    <w:rsid w:val="00B94E5A"/>
    <w:rsid w:val="00B94F47"/>
    <w:rsid w:val="00B950B7"/>
    <w:rsid w:val="00B95213"/>
    <w:rsid w:val="00B9566A"/>
    <w:rsid w:val="00B9579C"/>
    <w:rsid w:val="00B965D4"/>
    <w:rsid w:val="00B967A4"/>
    <w:rsid w:val="00B967F5"/>
    <w:rsid w:val="00B96859"/>
    <w:rsid w:val="00B96912"/>
    <w:rsid w:val="00B96B60"/>
    <w:rsid w:val="00B96CCA"/>
    <w:rsid w:val="00B96FF5"/>
    <w:rsid w:val="00B96FF6"/>
    <w:rsid w:val="00B97194"/>
    <w:rsid w:val="00B97813"/>
    <w:rsid w:val="00B97872"/>
    <w:rsid w:val="00B978C2"/>
    <w:rsid w:val="00B97A34"/>
    <w:rsid w:val="00B97AA2"/>
    <w:rsid w:val="00B97F28"/>
    <w:rsid w:val="00BA0295"/>
    <w:rsid w:val="00BA0435"/>
    <w:rsid w:val="00BA0778"/>
    <w:rsid w:val="00BA08B0"/>
    <w:rsid w:val="00BA0A65"/>
    <w:rsid w:val="00BA0AAE"/>
    <w:rsid w:val="00BA0ABD"/>
    <w:rsid w:val="00BA0C4A"/>
    <w:rsid w:val="00BA0CE9"/>
    <w:rsid w:val="00BA0F5A"/>
    <w:rsid w:val="00BA1012"/>
    <w:rsid w:val="00BA121C"/>
    <w:rsid w:val="00BA1240"/>
    <w:rsid w:val="00BA1584"/>
    <w:rsid w:val="00BA1C74"/>
    <w:rsid w:val="00BA1CE4"/>
    <w:rsid w:val="00BA1D23"/>
    <w:rsid w:val="00BA1DB3"/>
    <w:rsid w:val="00BA224E"/>
    <w:rsid w:val="00BA2A16"/>
    <w:rsid w:val="00BA2AEA"/>
    <w:rsid w:val="00BA2B37"/>
    <w:rsid w:val="00BA2B71"/>
    <w:rsid w:val="00BA2C73"/>
    <w:rsid w:val="00BA2E06"/>
    <w:rsid w:val="00BA31C7"/>
    <w:rsid w:val="00BA31CB"/>
    <w:rsid w:val="00BA3526"/>
    <w:rsid w:val="00BA3691"/>
    <w:rsid w:val="00BA3B1D"/>
    <w:rsid w:val="00BA3F7A"/>
    <w:rsid w:val="00BA3FFB"/>
    <w:rsid w:val="00BA4067"/>
    <w:rsid w:val="00BA4170"/>
    <w:rsid w:val="00BA419F"/>
    <w:rsid w:val="00BA41F3"/>
    <w:rsid w:val="00BA4228"/>
    <w:rsid w:val="00BA43FA"/>
    <w:rsid w:val="00BA48A5"/>
    <w:rsid w:val="00BA4912"/>
    <w:rsid w:val="00BA4AD3"/>
    <w:rsid w:val="00BA4B18"/>
    <w:rsid w:val="00BA4FE7"/>
    <w:rsid w:val="00BA50E8"/>
    <w:rsid w:val="00BA5118"/>
    <w:rsid w:val="00BA52F2"/>
    <w:rsid w:val="00BA5395"/>
    <w:rsid w:val="00BA54B0"/>
    <w:rsid w:val="00BA5621"/>
    <w:rsid w:val="00BA5855"/>
    <w:rsid w:val="00BA5A60"/>
    <w:rsid w:val="00BA5A9B"/>
    <w:rsid w:val="00BA5B73"/>
    <w:rsid w:val="00BA5CC5"/>
    <w:rsid w:val="00BA5E94"/>
    <w:rsid w:val="00BA5ECF"/>
    <w:rsid w:val="00BA6415"/>
    <w:rsid w:val="00BA6496"/>
    <w:rsid w:val="00BA64BA"/>
    <w:rsid w:val="00BA6551"/>
    <w:rsid w:val="00BA65E2"/>
    <w:rsid w:val="00BA6844"/>
    <w:rsid w:val="00BA68B4"/>
    <w:rsid w:val="00BA6D1F"/>
    <w:rsid w:val="00BA7162"/>
    <w:rsid w:val="00BA728B"/>
    <w:rsid w:val="00BA74F0"/>
    <w:rsid w:val="00BA755C"/>
    <w:rsid w:val="00BA76EB"/>
    <w:rsid w:val="00BA76EE"/>
    <w:rsid w:val="00BA7B91"/>
    <w:rsid w:val="00BA7CB0"/>
    <w:rsid w:val="00BB0068"/>
    <w:rsid w:val="00BB044C"/>
    <w:rsid w:val="00BB081D"/>
    <w:rsid w:val="00BB0B57"/>
    <w:rsid w:val="00BB0EA6"/>
    <w:rsid w:val="00BB113B"/>
    <w:rsid w:val="00BB11EC"/>
    <w:rsid w:val="00BB126D"/>
    <w:rsid w:val="00BB1571"/>
    <w:rsid w:val="00BB176D"/>
    <w:rsid w:val="00BB1843"/>
    <w:rsid w:val="00BB1A46"/>
    <w:rsid w:val="00BB1A81"/>
    <w:rsid w:val="00BB1C2C"/>
    <w:rsid w:val="00BB2305"/>
    <w:rsid w:val="00BB2325"/>
    <w:rsid w:val="00BB23AF"/>
    <w:rsid w:val="00BB2A16"/>
    <w:rsid w:val="00BB2A7D"/>
    <w:rsid w:val="00BB2F73"/>
    <w:rsid w:val="00BB2FBE"/>
    <w:rsid w:val="00BB3494"/>
    <w:rsid w:val="00BB384D"/>
    <w:rsid w:val="00BB395D"/>
    <w:rsid w:val="00BB39FB"/>
    <w:rsid w:val="00BB3D83"/>
    <w:rsid w:val="00BB3E7D"/>
    <w:rsid w:val="00BB3E97"/>
    <w:rsid w:val="00BB44EE"/>
    <w:rsid w:val="00BB47F3"/>
    <w:rsid w:val="00BB4821"/>
    <w:rsid w:val="00BB4AAA"/>
    <w:rsid w:val="00BB4F59"/>
    <w:rsid w:val="00BB521F"/>
    <w:rsid w:val="00BB59FC"/>
    <w:rsid w:val="00BB5AE0"/>
    <w:rsid w:val="00BB5CA7"/>
    <w:rsid w:val="00BB600D"/>
    <w:rsid w:val="00BB626E"/>
    <w:rsid w:val="00BB62B7"/>
    <w:rsid w:val="00BB63BE"/>
    <w:rsid w:val="00BB6433"/>
    <w:rsid w:val="00BB65D2"/>
    <w:rsid w:val="00BB6774"/>
    <w:rsid w:val="00BB6D3B"/>
    <w:rsid w:val="00BB6E1E"/>
    <w:rsid w:val="00BB6F4C"/>
    <w:rsid w:val="00BB718D"/>
    <w:rsid w:val="00BB7212"/>
    <w:rsid w:val="00BB7379"/>
    <w:rsid w:val="00BB73FE"/>
    <w:rsid w:val="00BB7925"/>
    <w:rsid w:val="00BB796A"/>
    <w:rsid w:val="00BB7984"/>
    <w:rsid w:val="00BB7BEC"/>
    <w:rsid w:val="00BB7D72"/>
    <w:rsid w:val="00BC04DC"/>
    <w:rsid w:val="00BC0A61"/>
    <w:rsid w:val="00BC0DD2"/>
    <w:rsid w:val="00BC0F32"/>
    <w:rsid w:val="00BC1072"/>
    <w:rsid w:val="00BC11DB"/>
    <w:rsid w:val="00BC12EE"/>
    <w:rsid w:val="00BC166A"/>
    <w:rsid w:val="00BC1BC7"/>
    <w:rsid w:val="00BC2426"/>
    <w:rsid w:val="00BC26B2"/>
    <w:rsid w:val="00BC2861"/>
    <w:rsid w:val="00BC29C0"/>
    <w:rsid w:val="00BC2D4E"/>
    <w:rsid w:val="00BC2DB9"/>
    <w:rsid w:val="00BC2DBF"/>
    <w:rsid w:val="00BC2DC6"/>
    <w:rsid w:val="00BC2E5A"/>
    <w:rsid w:val="00BC300C"/>
    <w:rsid w:val="00BC31AC"/>
    <w:rsid w:val="00BC354D"/>
    <w:rsid w:val="00BC36E3"/>
    <w:rsid w:val="00BC36FD"/>
    <w:rsid w:val="00BC390E"/>
    <w:rsid w:val="00BC3D4D"/>
    <w:rsid w:val="00BC3ECE"/>
    <w:rsid w:val="00BC407D"/>
    <w:rsid w:val="00BC424F"/>
    <w:rsid w:val="00BC426C"/>
    <w:rsid w:val="00BC4591"/>
    <w:rsid w:val="00BC4604"/>
    <w:rsid w:val="00BC4AAF"/>
    <w:rsid w:val="00BC4B42"/>
    <w:rsid w:val="00BC4E79"/>
    <w:rsid w:val="00BC4F8A"/>
    <w:rsid w:val="00BC4FCF"/>
    <w:rsid w:val="00BC50E9"/>
    <w:rsid w:val="00BC5159"/>
    <w:rsid w:val="00BC53A3"/>
    <w:rsid w:val="00BC5426"/>
    <w:rsid w:val="00BC5520"/>
    <w:rsid w:val="00BC565C"/>
    <w:rsid w:val="00BC5772"/>
    <w:rsid w:val="00BC5810"/>
    <w:rsid w:val="00BC590B"/>
    <w:rsid w:val="00BC5AAD"/>
    <w:rsid w:val="00BC5CA6"/>
    <w:rsid w:val="00BC5FD0"/>
    <w:rsid w:val="00BC5FD6"/>
    <w:rsid w:val="00BC6056"/>
    <w:rsid w:val="00BC63E2"/>
    <w:rsid w:val="00BC6568"/>
    <w:rsid w:val="00BC6913"/>
    <w:rsid w:val="00BC6C3C"/>
    <w:rsid w:val="00BC6E84"/>
    <w:rsid w:val="00BC6FE5"/>
    <w:rsid w:val="00BC71E8"/>
    <w:rsid w:val="00BC7653"/>
    <w:rsid w:val="00BC76DC"/>
    <w:rsid w:val="00BC77DC"/>
    <w:rsid w:val="00BC78D1"/>
    <w:rsid w:val="00BC7978"/>
    <w:rsid w:val="00BC7AAA"/>
    <w:rsid w:val="00BC7C41"/>
    <w:rsid w:val="00BC7CD0"/>
    <w:rsid w:val="00BC7D72"/>
    <w:rsid w:val="00BC7DC4"/>
    <w:rsid w:val="00BC7E14"/>
    <w:rsid w:val="00BC7F24"/>
    <w:rsid w:val="00BD0185"/>
    <w:rsid w:val="00BD025A"/>
    <w:rsid w:val="00BD04E2"/>
    <w:rsid w:val="00BD05F2"/>
    <w:rsid w:val="00BD09B7"/>
    <w:rsid w:val="00BD0B83"/>
    <w:rsid w:val="00BD0F4E"/>
    <w:rsid w:val="00BD1042"/>
    <w:rsid w:val="00BD105B"/>
    <w:rsid w:val="00BD10CE"/>
    <w:rsid w:val="00BD12A7"/>
    <w:rsid w:val="00BD12DA"/>
    <w:rsid w:val="00BD1523"/>
    <w:rsid w:val="00BD16D8"/>
    <w:rsid w:val="00BD17F4"/>
    <w:rsid w:val="00BD19D6"/>
    <w:rsid w:val="00BD1BF3"/>
    <w:rsid w:val="00BD1C0A"/>
    <w:rsid w:val="00BD1CE8"/>
    <w:rsid w:val="00BD20DA"/>
    <w:rsid w:val="00BD227D"/>
    <w:rsid w:val="00BD257F"/>
    <w:rsid w:val="00BD25C6"/>
    <w:rsid w:val="00BD25D3"/>
    <w:rsid w:val="00BD2615"/>
    <w:rsid w:val="00BD27C7"/>
    <w:rsid w:val="00BD290E"/>
    <w:rsid w:val="00BD2985"/>
    <w:rsid w:val="00BD2A16"/>
    <w:rsid w:val="00BD2A6E"/>
    <w:rsid w:val="00BD2A9D"/>
    <w:rsid w:val="00BD2C67"/>
    <w:rsid w:val="00BD2C9A"/>
    <w:rsid w:val="00BD2E02"/>
    <w:rsid w:val="00BD2F1B"/>
    <w:rsid w:val="00BD321B"/>
    <w:rsid w:val="00BD34D8"/>
    <w:rsid w:val="00BD3516"/>
    <w:rsid w:val="00BD355D"/>
    <w:rsid w:val="00BD369C"/>
    <w:rsid w:val="00BD3A0E"/>
    <w:rsid w:val="00BD3A71"/>
    <w:rsid w:val="00BD3E58"/>
    <w:rsid w:val="00BD4064"/>
    <w:rsid w:val="00BD429E"/>
    <w:rsid w:val="00BD4699"/>
    <w:rsid w:val="00BD4900"/>
    <w:rsid w:val="00BD4AA7"/>
    <w:rsid w:val="00BD4CFD"/>
    <w:rsid w:val="00BD5093"/>
    <w:rsid w:val="00BD53BE"/>
    <w:rsid w:val="00BD5704"/>
    <w:rsid w:val="00BD57DD"/>
    <w:rsid w:val="00BD5940"/>
    <w:rsid w:val="00BD5B33"/>
    <w:rsid w:val="00BD5BFB"/>
    <w:rsid w:val="00BD5E18"/>
    <w:rsid w:val="00BD6465"/>
    <w:rsid w:val="00BD6612"/>
    <w:rsid w:val="00BD6655"/>
    <w:rsid w:val="00BD672B"/>
    <w:rsid w:val="00BD6983"/>
    <w:rsid w:val="00BD6A06"/>
    <w:rsid w:val="00BD6CE9"/>
    <w:rsid w:val="00BD6EFB"/>
    <w:rsid w:val="00BD7081"/>
    <w:rsid w:val="00BD7087"/>
    <w:rsid w:val="00BD738C"/>
    <w:rsid w:val="00BD78B7"/>
    <w:rsid w:val="00BD7BAE"/>
    <w:rsid w:val="00BD7C50"/>
    <w:rsid w:val="00BD7D23"/>
    <w:rsid w:val="00BD7F51"/>
    <w:rsid w:val="00BD7FC8"/>
    <w:rsid w:val="00BE0218"/>
    <w:rsid w:val="00BE022F"/>
    <w:rsid w:val="00BE06A4"/>
    <w:rsid w:val="00BE0889"/>
    <w:rsid w:val="00BE0F30"/>
    <w:rsid w:val="00BE0FCD"/>
    <w:rsid w:val="00BE0FE5"/>
    <w:rsid w:val="00BE1009"/>
    <w:rsid w:val="00BE11B1"/>
    <w:rsid w:val="00BE1376"/>
    <w:rsid w:val="00BE137E"/>
    <w:rsid w:val="00BE147C"/>
    <w:rsid w:val="00BE18A5"/>
    <w:rsid w:val="00BE1B0C"/>
    <w:rsid w:val="00BE1D27"/>
    <w:rsid w:val="00BE1D58"/>
    <w:rsid w:val="00BE1DFB"/>
    <w:rsid w:val="00BE1F03"/>
    <w:rsid w:val="00BE207A"/>
    <w:rsid w:val="00BE21E6"/>
    <w:rsid w:val="00BE22EA"/>
    <w:rsid w:val="00BE23BC"/>
    <w:rsid w:val="00BE2499"/>
    <w:rsid w:val="00BE25A4"/>
    <w:rsid w:val="00BE2ABD"/>
    <w:rsid w:val="00BE2B70"/>
    <w:rsid w:val="00BE2D73"/>
    <w:rsid w:val="00BE37FB"/>
    <w:rsid w:val="00BE3801"/>
    <w:rsid w:val="00BE380C"/>
    <w:rsid w:val="00BE386C"/>
    <w:rsid w:val="00BE38CE"/>
    <w:rsid w:val="00BE3EA5"/>
    <w:rsid w:val="00BE3EBE"/>
    <w:rsid w:val="00BE4033"/>
    <w:rsid w:val="00BE434D"/>
    <w:rsid w:val="00BE484C"/>
    <w:rsid w:val="00BE4909"/>
    <w:rsid w:val="00BE4A7B"/>
    <w:rsid w:val="00BE4C89"/>
    <w:rsid w:val="00BE4DC3"/>
    <w:rsid w:val="00BE50D0"/>
    <w:rsid w:val="00BE5568"/>
    <w:rsid w:val="00BE57E9"/>
    <w:rsid w:val="00BE5982"/>
    <w:rsid w:val="00BE5A00"/>
    <w:rsid w:val="00BE5BB8"/>
    <w:rsid w:val="00BE5CC4"/>
    <w:rsid w:val="00BE5FDD"/>
    <w:rsid w:val="00BE66F3"/>
    <w:rsid w:val="00BE68B9"/>
    <w:rsid w:val="00BE6D92"/>
    <w:rsid w:val="00BE6E20"/>
    <w:rsid w:val="00BE6F10"/>
    <w:rsid w:val="00BE6F21"/>
    <w:rsid w:val="00BE6F55"/>
    <w:rsid w:val="00BE7105"/>
    <w:rsid w:val="00BE74A6"/>
    <w:rsid w:val="00BE7688"/>
    <w:rsid w:val="00BE7C53"/>
    <w:rsid w:val="00BE7E98"/>
    <w:rsid w:val="00BE7F88"/>
    <w:rsid w:val="00BF0179"/>
    <w:rsid w:val="00BF030C"/>
    <w:rsid w:val="00BF0374"/>
    <w:rsid w:val="00BF04FB"/>
    <w:rsid w:val="00BF05A4"/>
    <w:rsid w:val="00BF069A"/>
    <w:rsid w:val="00BF0844"/>
    <w:rsid w:val="00BF096F"/>
    <w:rsid w:val="00BF0BB8"/>
    <w:rsid w:val="00BF0EA6"/>
    <w:rsid w:val="00BF12D2"/>
    <w:rsid w:val="00BF12E8"/>
    <w:rsid w:val="00BF1545"/>
    <w:rsid w:val="00BF163F"/>
    <w:rsid w:val="00BF1767"/>
    <w:rsid w:val="00BF19A3"/>
    <w:rsid w:val="00BF19CF"/>
    <w:rsid w:val="00BF19DB"/>
    <w:rsid w:val="00BF1A85"/>
    <w:rsid w:val="00BF1B9E"/>
    <w:rsid w:val="00BF1BCD"/>
    <w:rsid w:val="00BF20F8"/>
    <w:rsid w:val="00BF217F"/>
    <w:rsid w:val="00BF23B3"/>
    <w:rsid w:val="00BF2412"/>
    <w:rsid w:val="00BF2624"/>
    <w:rsid w:val="00BF28DB"/>
    <w:rsid w:val="00BF2A34"/>
    <w:rsid w:val="00BF2A54"/>
    <w:rsid w:val="00BF2A95"/>
    <w:rsid w:val="00BF2BCB"/>
    <w:rsid w:val="00BF2BE0"/>
    <w:rsid w:val="00BF2E29"/>
    <w:rsid w:val="00BF2EC6"/>
    <w:rsid w:val="00BF303B"/>
    <w:rsid w:val="00BF3332"/>
    <w:rsid w:val="00BF3B5F"/>
    <w:rsid w:val="00BF3C79"/>
    <w:rsid w:val="00BF3CE6"/>
    <w:rsid w:val="00BF3D07"/>
    <w:rsid w:val="00BF3D3F"/>
    <w:rsid w:val="00BF40B0"/>
    <w:rsid w:val="00BF4175"/>
    <w:rsid w:val="00BF4401"/>
    <w:rsid w:val="00BF477E"/>
    <w:rsid w:val="00BF4B21"/>
    <w:rsid w:val="00BF4B8C"/>
    <w:rsid w:val="00BF51AB"/>
    <w:rsid w:val="00BF51AC"/>
    <w:rsid w:val="00BF534F"/>
    <w:rsid w:val="00BF5609"/>
    <w:rsid w:val="00BF577E"/>
    <w:rsid w:val="00BF5DA1"/>
    <w:rsid w:val="00BF5EFB"/>
    <w:rsid w:val="00BF5F6F"/>
    <w:rsid w:val="00BF60D8"/>
    <w:rsid w:val="00BF624C"/>
    <w:rsid w:val="00BF64FA"/>
    <w:rsid w:val="00BF65BB"/>
    <w:rsid w:val="00BF65D4"/>
    <w:rsid w:val="00BF66B4"/>
    <w:rsid w:val="00BF674D"/>
    <w:rsid w:val="00BF67D9"/>
    <w:rsid w:val="00BF6B34"/>
    <w:rsid w:val="00BF6E49"/>
    <w:rsid w:val="00BF7068"/>
    <w:rsid w:val="00BF72E0"/>
    <w:rsid w:val="00BF73C9"/>
    <w:rsid w:val="00BF7A48"/>
    <w:rsid w:val="00BF7B65"/>
    <w:rsid w:val="00BF7C12"/>
    <w:rsid w:val="00BF7D9C"/>
    <w:rsid w:val="00BF7E66"/>
    <w:rsid w:val="00C0014A"/>
    <w:rsid w:val="00C001F9"/>
    <w:rsid w:val="00C009FE"/>
    <w:rsid w:val="00C00B42"/>
    <w:rsid w:val="00C0120F"/>
    <w:rsid w:val="00C0123B"/>
    <w:rsid w:val="00C01BB4"/>
    <w:rsid w:val="00C01C01"/>
    <w:rsid w:val="00C01C3A"/>
    <w:rsid w:val="00C0219A"/>
    <w:rsid w:val="00C02301"/>
    <w:rsid w:val="00C0250A"/>
    <w:rsid w:val="00C0288A"/>
    <w:rsid w:val="00C028CD"/>
    <w:rsid w:val="00C02A1D"/>
    <w:rsid w:val="00C02C37"/>
    <w:rsid w:val="00C02C88"/>
    <w:rsid w:val="00C02DDF"/>
    <w:rsid w:val="00C02EE9"/>
    <w:rsid w:val="00C02F48"/>
    <w:rsid w:val="00C032D1"/>
    <w:rsid w:val="00C0352D"/>
    <w:rsid w:val="00C03633"/>
    <w:rsid w:val="00C03671"/>
    <w:rsid w:val="00C03777"/>
    <w:rsid w:val="00C03A87"/>
    <w:rsid w:val="00C03B33"/>
    <w:rsid w:val="00C03BAA"/>
    <w:rsid w:val="00C03BFE"/>
    <w:rsid w:val="00C03CE6"/>
    <w:rsid w:val="00C03CF0"/>
    <w:rsid w:val="00C03E42"/>
    <w:rsid w:val="00C03F12"/>
    <w:rsid w:val="00C03F56"/>
    <w:rsid w:val="00C03F59"/>
    <w:rsid w:val="00C04023"/>
    <w:rsid w:val="00C04119"/>
    <w:rsid w:val="00C04264"/>
    <w:rsid w:val="00C04355"/>
    <w:rsid w:val="00C04487"/>
    <w:rsid w:val="00C047A0"/>
    <w:rsid w:val="00C0485D"/>
    <w:rsid w:val="00C04B80"/>
    <w:rsid w:val="00C04D63"/>
    <w:rsid w:val="00C04D87"/>
    <w:rsid w:val="00C04FD9"/>
    <w:rsid w:val="00C050BC"/>
    <w:rsid w:val="00C051B6"/>
    <w:rsid w:val="00C051C1"/>
    <w:rsid w:val="00C0524A"/>
    <w:rsid w:val="00C05659"/>
    <w:rsid w:val="00C0597E"/>
    <w:rsid w:val="00C05B8E"/>
    <w:rsid w:val="00C05DD4"/>
    <w:rsid w:val="00C05E46"/>
    <w:rsid w:val="00C0602F"/>
    <w:rsid w:val="00C060B0"/>
    <w:rsid w:val="00C060DA"/>
    <w:rsid w:val="00C06165"/>
    <w:rsid w:val="00C061DB"/>
    <w:rsid w:val="00C06371"/>
    <w:rsid w:val="00C06378"/>
    <w:rsid w:val="00C06422"/>
    <w:rsid w:val="00C0643E"/>
    <w:rsid w:val="00C06560"/>
    <w:rsid w:val="00C0658E"/>
    <w:rsid w:val="00C0689A"/>
    <w:rsid w:val="00C0698A"/>
    <w:rsid w:val="00C06C11"/>
    <w:rsid w:val="00C06E8F"/>
    <w:rsid w:val="00C06FA4"/>
    <w:rsid w:val="00C071AC"/>
    <w:rsid w:val="00C07258"/>
    <w:rsid w:val="00C0797A"/>
    <w:rsid w:val="00C079BD"/>
    <w:rsid w:val="00C07B8D"/>
    <w:rsid w:val="00C07E53"/>
    <w:rsid w:val="00C07F4F"/>
    <w:rsid w:val="00C10105"/>
    <w:rsid w:val="00C1020F"/>
    <w:rsid w:val="00C10657"/>
    <w:rsid w:val="00C1077D"/>
    <w:rsid w:val="00C10862"/>
    <w:rsid w:val="00C109DF"/>
    <w:rsid w:val="00C10AF1"/>
    <w:rsid w:val="00C10D40"/>
    <w:rsid w:val="00C10E92"/>
    <w:rsid w:val="00C110D7"/>
    <w:rsid w:val="00C11308"/>
    <w:rsid w:val="00C11405"/>
    <w:rsid w:val="00C11464"/>
    <w:rsid w:val="00C114B9"/>
    <w:rsid w:val="00C115D9"/>
    <w:rsid w:val="00C116AE"/>
    <w:rsid w:val="00C11851"/>
    <w:rsid w:val="00C121C5"/>
    <w:rsid w:val="00C12371"/>
    <w:rsid w:val="00C12527"/>
    <w:rsid w:val="00C13051"/>
    <w:rsid w:val="00C1312B"/>
    <w:rsid w:val="00C13407"/>
    <w:rsid w:val="00C13486"/>
    <w:rsid w:val="00C1376E"/>
    <w:rsid w:val="00C13789"/>
    <w:rsid w:val="00C139F8"/>
    <w:rsid w:val="00C13A8D"/>
    <w:rsid w:val="00C13E8B"/>
    <w:rsid w:val="00C1407F"/>
    <w:rsid w:val="00C141B3"/>
    <w:rsid w:val="00C14246"/>
    <w:rsid w:val="00C146E4"/>
    <w:rsid w:val="00C1472C"/>
    <w:rsid w:val="00C149C3"/>
    <w:rsid w:val="00C14FC1"/>
    <w:rsid w:val="00C150AF"/>
    <w:rsid w:val="00C151BB"/>
    <w:rsid w:val="00C152B5"/>
    <w:rsid w:val="00C1530E"/>
    <w:rsid w:val="00C15675"/>
    <w:rsid w:val="00C156AE"/>
    <w:rsid w:val="00C158E5"/>
    <w:rsid w:val="00C15A2D"/>
    <w:rsid w:val="00C15D00"/>
    <w:rsid w:val="00C15EDE"/>
    <w:rsid w:val="00C15EF3"/>
    <w:rsid w:val="00C15F01"/>
    <w:rsid w:val="00C1606B"/>
    <w:rsid w:val="00C160E1"/>
    <w:rsid w:val="00C1689A"/>
    <w:rsid w:val="00C169A5"/>
    <w:rsid w:val="00C169DF"/>
    <w:rsid w:val="00C16E22"/>
    <w:rsid w:val="00C16F3D"/>
    <w:rsid w:val="00C17073"/>
    <w:rsid w:val="00C170F1"/>
    <w:rsid w:val="00C17190"/>
    <w:rsid w:val="00C171E8"/>
    <w:rsid w:val="00C172C9"/>
    <w:rsid w:val="00C173F2"/>
    <w:rsid w:val="00C176E4"/>
    <w:rsid w:val="00C17BD6"/>
    <w:rsid w:val="00C17ECE"/>
    <w:rsid w:val="00C20229"/>
    <w:rsid w:val="00C203E3"/>
    <w:rsid w:val="00C20408"/>
    <w:rsid w:val="00C20520"/>
    <w:rsid w:val="00C20877"/>
    <w:rsid w:val="00C20FA5"/>
    <w:rsid w:val="00C21322"/>
    <w:rsid w:val="00C21467"/>
    <w:rsid w:val="00C21505"/>
    <w:rsid w:val="00C21676"/>
    <w:rsid w:val="00C21755"/>
    <w:rsid w:val="00C21928"/>
    <w:rsid w:val="00C21997"/>
    <w:rsid w:val="00C21A16"/>
    <w:rsid w:val="00C2212A"/>
    <w:rsid w:val="00C22224"/>
    <w:rsid w:val="00C222A0"/>
    <w:rsid w:val="00C2270C"/>
    <w:rsid w:val="00C229BD"/>
    <w:rsid w:val="00C231B5"/>
    <w:rsid w:val="00C23475"/>
    <w:rsid w:val="00C2371F"/>
    <w:rsid w:val="00C238ED"/>
    <w:rsid w:val="00C23A80"/>
    <w:rsid w:val="00C23CCC"/>
    <w:rsid w:val="00C23E7D"/>
    <w:rsid w:val="00C23F3B"/>
    <w:rsid w:val="00C2411F"/>
    <w:rsid w:val="00C242E7"/>
    <w:rsid w:val="00C24384"/>
    <w:rsid w:val="00C244D6"/>
    <w:rsid w:val="00C24606"/>
    <w:rsid w:val="00C24712"/>
    <w:rsid w:val="00C24FA0"/>
    <w:rsid w:val="00C253FE"/>
    <w:rsid w:val="00C255D1"/>
    <w:rsid w:val="00C255F1"/>
    <w:rsid w:val="00C256B9"/>
    <w:rsid w:val="00C25785"/>
    <w:rsid w:val="00C257FC"/>
    <w:rsid w:val="00C258DD"/>
    <w:rsid w:val="00C25A0E"/>
    <w:rsid w:val="00C25AE2"/>
    <w:rsid w:val="00C25DAC"/>
    <w:rsid w:val="00C26082"/>
    <w:rsid w:val="00C261E2"/>
    <w:rsid w:val="00C262FA"/>
    <w:rsid w:val="00C264DC"/>
    <w:rsid w:val="00C2652F"/>
    <w:rsid w:val="00C2665A"/>
    <w:rsid w:val="00C268DA"/>
    <w:rsid w:val="00C2697A"/>
    <w:rsid w:val="00C26A73"/>
    <w:rsid w:val="00C2702A"/>
    <w:rsid w:val="00C270DE"/>
    <w:rsid w:val="00C271A1"/>
    <w:rsid w:val="00C275C9"/>
    <w:rsid w:val="00C276C4"/>
    <w:rsid w:val="00C27720"/>
    <w:rsid w:val="00C2779F"/>
    <w:rsid w:val="00C278C2"/>
    <w:rsid w:val="00C27A5D"/>
    <w:rsid w:val="00C27D8A"/>
    <w:rsid w:val="00C27F78"/>
    <w:rsid w:val="00C30271"/>
    <w:rsid w:val="00C30336"/>
    <w:rsid w:val="00C30396"/>
    <w:rsid w:val="00C303B4"/>
    <w:rsid w:val="00C30444"/>
    <w:rsid w:val="00C3067B"/>
    <w:rsid w:val="00C3086F"/>
    <w:rsid w:val="00C30A45"/>
    <w:rsid w:val="00C30A74"/>
    <w:rsid w:val="00C30AD4"/>
    <w:rsid w:val="00C30B05"/>
    <w:rsid w:val="00C30E72"/>
    <w:rsid w:val="00C3109C"/>
    <w:rsid w:val="00C31232"/>
    <w:rsid w:val="00C31611"/>
    <w:rsid w:val="00C316B5"/>
    <w:rsid w:val="00C316D1"/>
    <w:rsid w:val="00C31829"/>
    <w:rsid w:val="00C31AB7"/>
    <w:rsid w:val="00C31B3A"/>
    <w:rsid w:val="00C31C1C"/>
    <w:rsid w:val="00C31D52"/>
    <w:rsid w:val="00C32227"/>
    <w:rsid w:val="00C32386"/>
    <w:rsid w:val="00C323FE"/>
    <w:rsid w:val="00C3257B"/>
    <w:rsid w:val="00C32583"/>
    <w:rsid w:val="00C32B4D"/>
    <w:rsid w:val="00C32B84"/>
    <w:rsid w:val="00C32E19"/>
    <w:rsid w:val="00C32EEE"/>
    <w:rsid w:val="00C33260"/>
    <w:rsid w:val="00C3334C"/>
    <w:rsid w:val="00C333BD"/>
    <w:rsid w:val="00C33464"/>
    <w:rsid w:val="00C33567"/>
    <w:rsid w:val="00C336AD"/>
    <w:rsid w:val="00C33C21"/>
    <w:rsid w:val="00C33CF9"/>
    <w:rsid w:val="00C340E8"/>
    <w:rsid w:val="00C344CB"/>
    <w:rsid w:val="00C34616"/>
    <w:rsid w:val="00C34631"/>
    <w:rsid w:val="00C34857"/>
    <w:rsid w:val="00C34962"/>
    <w:rsid w:val="00C34AE6"/>
    <w:rsid w:val="00C34C75"/>
    <w:rsid w:val="00C34D9E"/>
    <w:rsid w:val="00C34E76"/>
    <w:rsid w:val="00C35076"/>
    <w:rsid w:val="00C350B8"/>
    <w:rsid w:val="00C351B5"/>
    <w:rsid w:val="00C354EF"/>
    <w:rsid w:val="00C3560E"/>
    <w:rsid w:val="00C3565F"/>
    <w:rsid w:val="00C35943"/>
    <w:rsid w:val="00C35CBC"/>
    <w:rsid w:val="00C35DA9"/>
    <w:rsid w:val="00C362E2"/>
    <w:rsid w:val="00C362E6"/>
    <w:rsid w:val="00C36562"/>
    <w:rsid w:val="00C369E0"/>
    <w:rsid w:val="00C36A9B"/>
    <w:rsid w:val="00C36C71"/>
    <w:rsid w:val="00C36D7A"/>
    <w:rsid w:val="00C36DE7"/>
    <w:rsid w:val="00C36F53"/>
    <w:rsid w:val="00C371E9"/>
    <w:rsid w:val="00C37819"/>
    <w:rsid w:val="00C37852"/>
    <w:rsid w:val="00C37A02"/>
    <w:rsid w:val="00C37A64"/>
    <w:rsid w:val="00C37B37"/>
    <w:rsid w:val="00C37B61"/>
    <w:rsid w:val="00C37BAD"/>
    <w:rsid w:val="00C37FDE"/>
    <w:rsid w:val="00C40327"/>
    <w:rsid w:val="00C4040E"/>
    <w:rsid w:val="00C40507"/>
    <w:rsid w:val="00C406F6"/>
    <w:rsid w:val="00C409D7"/>
    <w:rsid w:val="00C40A13"/>
    <w:rsid w:val="00C40B25"/>
    <w:rsid w:val="00C40B93"/>
    <w:rsid w:val="00C40D7C"/>
    <w:rsid w:val="00C40D86"/>
    <w:rsid w:val="00C40D9A"/>
    <w:rsid w:val="00C40F6F"/>
    <w:rsid w:val="00C40F91"/>
    <w:rsid w:val="00C40F95"/>
    <w:rsid w:val="00C411CD"/>
    <w:rsid w:val="00C411F8"/>
    <w:rsid w:val="00C41301"/>
    <w:rsid w:val="00C4148F"/>
    <w:rsid w:val="00C414D3"/>
    <w:rsid w:val="00C415D7"/>
    <w:rsid w:val="00C4168A"/>
    <w:rsid w:val="00C419B3"/>
    <w:rsid w:val="00C419C8"/>
    <w:rsid w:val="00C41FCC"/>
    <w:rsid w:val="00C420A6"/>
    <w:rsid w:val="00C42177"/>
    <w:rsid w:val="00C422E2"/>
    <w:rsid w:val="00C424B6"/>
    <w:rsid w:val="00C4250C"/>
    <w:rsid w:val="00C42616"/>
    <w:rsid w:val="00C4261D"/>
    <w:rsid w:val="00C42AE1"/>
    <w:rsid w:val="00C42BE5"/>
    <w:rsid w:val="00C42C1F"/>
    <w:rsid w:val="00C430E2"/>
    <w:rsid w:val="00C4330D"/>
    <w:rsid w:val="00C433A5"/>
    <w:rsid w:val="00C434A5"/>
    <w:rsid w:val="00C43637"/>
    <w:rsid w:val="00C43739"/>
    <w:rsid w:val="00C43DB1"/>
    <w:rsid w:val="00C43E5F"/>
    <w:rsid w:val="00C4407A"/>
    <w:rsid w:val="00C440A7"/>
    <w:rsid w:val="00C4412D"/>
    <w:rsid w:val="00C4430C"/>
    <w:rsid w:val="00C447B7"/>
    <w:rsid w:val="00C44908"/>
    <w:rsid w:val="00C449BC"/>
    <w:rsid w:val="00C449EC"/>
    <w:rsid w:val="00C44B1F"/>
    <w:rsid w:val="00C44E9F"/>
    <w:rsid w:val="00C44F04"/>
    <w:rsid w:val="00C451AD"/>
    <w:rsid w:val="00C454E6"/>
    <w:rsid w:val="00C45745"/>
    <w:rsid w:val="00C45899"/>
    <w:rsid w:val="00C45924"/>
    <w:rsid w:val="00C45A95"/>
    <w:rsid w:val="00C45C2A"/>
    <w:rsid w:val="00C45D6F"/>
    <w:rsid w:val="00C460A1"/>
    <w:rsid w:val="00C460DE"/>
    <w:rsid w:val="00C4624E"/>
    <w:rsid w:val="00C4628B"/>
    <w:rsid w:val="00C462C4"/>
    <w:rsid w:val="00C4635E"/>
    <w:rsid w:val="00C463FA"/>
    <w:rsid w:val="00C46480"/>
    <w:rsid w:val="00C468C6"/>
    <w:rsid w:val="00C46BD1"/>
    <w:rsid w:val="00C46C4A"/>
    <w:rsid w:val="00C46E7D"/>
    <w:rsid w:val="00C46F5F"/>
    <w:rsid w:val="00C47380"/>
    <w:rsid w:val="00C4748D"/>
    <w:rsid w:val="00C47529"/>
    <w:rsid w:val="00C477F3"/>
    <w:rsid w:val="00C47972"/>
    <w:rsid w:val="00C47C88"/>
    <w:rsid w:val="00C47EA2"/>
    <w:rsid w:val="00C50288"/>
    <w:rsid w:val="00C504EF"/>
    <w:rsid w:val="00C50529"/>
    <w:rsid w:val="00C5054A"/>
    <w:rsid w:val="00C506E1"/>
    <w:rsid w:val="00C506E2"/>
    <w:rsid w:val="00C50C65"/>
    <w:rsid w:val="00C51021"/>
    <w:rsid w:val="00C5128C"/>
    <w:rsid w:val="00C512A5"/>
    <w:rsid w:val="00C512AA"/>
    <w:rsid w:val="00C51370"/>
    <w:rsid w:val="00C5140B"/>
    <w:rsid w:val="00C5149F"/>
    <w:rsid w:val="00C51831"/>
    <w:rsid w:val="00C5196A"/>
    <w:rsid w:val="00C51EEC"/>
    <w:rsid w:val="00C5241F"/>
    <w:rsid w:val="00C526D3"/>
    <w:rsid w:val="00C52713"/>
    <w:rsid w:val="00C52991"/>
    <w:rsid w:val="00C529B1"/>
    <w:rsid w:val="00C52E61"/>
    <w:rsid w:val="00C52F5C"/>
    <w:rsid w:val="00C53059"/>
    <w:rsid w:val="00C53113"/>
    <w:rsid w:val="00C5320F"/>
    <w:rsid w:val="00C5333C"/>
    <w:rsid w:val="00C5369B"/>
    <w:rsid w:val="00C53747"/>
    <w:rsid w:val="00C53815"/>
    <w:rsid w:val="00C53ABC"/>
    <w:rsid w:val="00C53E77"/>
    <w:rsid w:val="00C5433D"/>
    <w:rsid w:val="00C544C0"/>
    <w:rsid w:val="00C549A8"/>
    <w:rsid w:val="00C54A00"/>
    <w:rsid w:val="00C54B79"/>
    <w:rsid w:val="00C54CC4"/>
    <w:rsid w:val="00C54E43"/>
    <w:rsid w:val="00C54F10"/>
    <w:rsid w:val="00C54F46"/>
    <w:rsid w:val="00C55063"/>
    <w:rsid w:val="00C55192"/>
    <w:rsid w:val="00C553F4"/>
    <w:rsid w:val="00C55539"/>
    <w:rsid w:val="00C55C40"/>
    <w:rsid w:val="00C55D34"/>
    <w:rsid w:val="00C56144"/>
    <w:rsid w:val="00C56299"/>
    <w:rsid w:val="00C562B7"/>
    <w:rsid w:val="00C563D2"/>
    <w:rsid w:val="00C56CD1"/>
    <w:rsid w:val="00C56F69"/>
    <w:rsid w:val="00C57190"/>
    <w:rsid w:val="00C57361"/>
    <w:rsid w:val="00C573B2"/>
    <w:rsid w:val="00C573C9"/>
    <w:rsid w:val="00C578AD"/>
    <w:rsid w:val="00C57AF0"/>
    <w:rsid w:val="00C601FB"/>
    <w:rsid w:val="00C603B3"/>
    <w:rsid w:val="00C60460"/>
    <w:rsid w:val="00C604DE"/>
    <w:rsid w:val="00C607B1"/>
    <w:rsid w:val="00C60A9D"/>
    <w:rsid w:val="00C60AE6"/>
    <w:rsid w:val="00C60C2C"/>
    <w:rsid w:val="00C6102C"/>
    <w:rsid w:val="00C61035"/>
    <w:rsid w:val="00C613F7"/>
    <w:rsid w:val="00C61623"/>
    <w:rsid w:val="00C6168C"/>
    <w:rsid w:val="00C6169C"/>
    <w:rsid w:val="00C61703"/>
    <w:rsid w:val="00C61745"/>
    <w:rsid w:val="00C61868"/>
    <w:rsid w:val="00C61918"/>
    <w:rsid w:val="00C619C7"/>
    <w:rsid w:val="00C61D25"/>
    <w:rsid w:val="00C61EAC"/>
    <w:rsid w:val="00C61F9E"/>
    <w:rsid w:val="00C620D4"/>
    <w:rsid w:val="00C62244"/>
    <w:rsid w:val="00C6270D"/>
    <w:rsid w:val="00C62C9B"/>
    <w:rsid w:val="00C62D35"/>
    <w:rsid w:val="00C62E36"/>
    <w:rsid w:val="00C630B0"/>
    <w:rsid w:val="00C630B8"/>
    <w:rsid w:val="00C63393"/>
    <w:rsid w:val="00C6343C"/>
    <w:rsid w:val="00C63925"/>
    <w:rsid w:val="00C63D69"/>
    <w:rsid w:val="00C64290"/>
    <w:rsid w:val="00C643BD"/>
    <w:rsid w:val="00C64597"/>
    <w:rsid w:val="00C647C1"/>
    <w:rsid w:val="00C64B76"/>
    <w:rsid w:val="00C64BE3"/>
    <w:rsid w:val="00C64CBC"/>
    <w:rsid w:val="00C650AC"/>
    <w:rsid w:val="00C65224"/>
    <w:rsid w:val="00C656E6"/>
    <w:rsid w:val="00C6580E"/>
    <w:rsid w:val="00C658E9"/>
    <w:rsid w:val="00C658F8"/>
    <w:rsid w:val="00C65AC7"/>
    <w:rsid w:val="00C65B37"/>
    <w:rsid w:val="00C65D2B"/>
    <w:rsid w:val="00C65D7E"/>
    <w:rsid w:val="00C65E2E"/>
    <w:rsid w:val="00C65F45"/>
    <w:rsid w:val="00C65F6C"/>
    <w:rsid w:val="00C660DF"/>
    <w:rsid w:val="00C661A3"/>
    <w:rsid w:val="00C662AE"/>
    <w:rsid w:val="00C6632D"/>
    <w:rsid w:val="00C6637D"/>
    <w:rsid w:val="00C663B3"/>
    <w:rsid w:val="00C66691"/>
    <w:rsid w:val="00C666DD"/>
    <w:rsid w:val="00C6675E"/>
    <w:rsid w:val="00C66941"/>
    <w:rsid w:val="00C66C95"/>
    <w:rsid w:val="00C66F58"/>
    <w:rsid w:val="00C672FE"/>
    <w:rsid w:val="00C67554"/>
    <w:rsid w:val="00C67874"/>
    <w:rsid w:val="00C67A91"/>
    <w:rsid w:val="00C67CAD"/>
    <w:rsid w:val="00C67D7E"/>
    <w:rsid w:val="00C67EA2"/>
    <w:rsid w:val="00C7010F"/>
    <w:rsid w:val="00C70238"/>
    <w:rsid w:val="00C70481"/>
    <w:rsid w:val="00C705D8"/>
    <w:rsid w:val="00C7091C"/>
    <w:rsid w:val="00C70974"/>
    <w:rsid w:val="00C70A51"/>
    <w:rsid w:val="00C70AD8"/>
    <w:rsid w:val="00C70B8B"/>
    <w:rsid w:val="00C70E05"/>
    <w:rsid w:val="00C70EFA"/>
    <w:rsid w:val="00C7132F"/>
    <w:rsid w:val="00C7165D"/>
    <w:rsid w:val="00C71731"/>
    <w:rsid w:val="00C71890"/>
    <w:rsid w:val="00C71A35"/>
    <w:rsid w:val="00C71B91"/>
    <w:rsid w:val="00C71B97"/>
    <w:rsid w:val="00C71BE9"/>
    <w:rsid w:val="00C71C5A"/>
    <w:rsid w:val="00C71DA2"/>
    <w:rsid w:val="00C7205C"/>
    <w:rsid w:val="00C7222A"/>
    <w:rsid w:val="00C7227C"/>
    <w:rsid w:val="00C725B1"/>
    <w:rsid w:val="00C727CA"/>
    <w:rsid w:val="00C72836"/>
    <w:rsid w:val="00C728E3"/>
    <w:rsid w:val="00C7299C"/>
    <w:rsid w:val="00C729C6"/>
    <w:rsid w:val="00C729D0"/>
    <w:rsid w:val="00C72AA0"/>
    <w:rsid w:val="00C72F2A"/>
    <w:rsid w:val="00C7302C"/>
    <w:rsid w:val="00C73425"/>
    <w:rsid w:val="00C73563"/>
    <w:rsid w:val="00C737A3"/>
    <w:rsid w:val="00C7399C"/>
    <w:rsid w:val="00C73A16"/>
    <w:rsid w:val="00C73AAB"/>
    <w:rsid w:val="00C73B17"/>
    <w:rsid w:val="00C73DE3"/>
    <w:rsid w:val="00C73E03"/>
    <w:rsid w:val="00C73E0B"/>
    <w:rsid w:val="00C73E2C"/>
    <w:rsid w:val="00C73FA9"/>
    <w:rsid w:val="00C746EF"/>
    <w:rsid w:val="00C747D2"/>
    <w:rsid w:val="00C75027"/>
    <w:rsid w:val="00C750F3"/>
    <w:rsid w:val="00C75378"/>
    <w:rsid w:val="00C75416"/>
    <w:rsid w:val="00C755A4"/>
    <w:rsid w:val="00C756BA"/>
    <w:rsid w:val="00C75736"/>
    <w:rsid w:val="00C75783"/>
    <w:rsid w:val="00C75A14"/>
    <w:rsid w:val="00C75A20"/>
    <w:rsid w:val="00C75AA6"/>
    <w:rsid w:val="00C75BB2"/>
    <w:rsid w:val="00C75C3F"/>
    <w:rsid w:val="00C75D50"/>
    <w:rsid w:val="00C75FE1"/>
    <w:rsid w:val="00C76145"/>
    <w:rsid w:val="00C761DC"/>
    <w:rsid w:val="00C76408"/>
    <w:rsid w:val="00C76B44"/>
    <w:rsid w:val="00C773F8"/>
    <w:rsid w:val="00C774F1"/>
    <w:rsid w:val="00C77641"/>
    <w:rsid w:val="00C7774C"/>
    <w:rsid w:val="00C77826"/>
    <w:rsid w:val="00C77ACE"/>
    <w:rsid w:val="00C77F3D"/>
    <w:rsid w:val="00C800BB"/>
    <w:rsid w:val="00C809D6"/>
    <w:rsid w:val="00C80C66"/>
    <w:rsid w:val="00C80D7F"/>
    <w:rsid w:val="00C80EC9"/>
    <w:rsid w:val="00C8100A"/>
    <w:rsid w:val="00C81024"/>
    <w:rsid w:val="00C811C3"/>
    <w:rsid w:val="00C81350"/>
    <w:rsid w:val="00C813D2"/>
    <w:rsid w:val="00C8140D"/>
    <w:rsid w:val="00C81504"/>
    <w:rsid w:val="00C8166E"/>
    <w:rsid w:val="00C81881"/>
    <w:rsid w:val="00C81B9B"/>
    <w:rsid w:val="00C81DC7"/>
    <w:rsid w:val="00C81E36"/>
    <w:rsid w:val="00C8208D"/>
    <w:rsid w:val="00C82259"/>
    <w:rsid w:val="00C8263B"/>
    <w:rsid w:val="00C82711"/>
    <w:rsid w:val="00C82765"/>
    <w:rsid w:val="00C82949"/>
    <w:rsid w:val="00C82963"/>
    <w:rsid w:val="00C82A28"/>
    <w:rsid w:val="00C82A2B"/>
    <w:rsid w:val="00C82AC8"/>
    <w:rsid w:val="00C82AD7"/>
    <w:rsid w:val="00C82CA7"/>
    <w:rsid w:val="00C82D73"/>
    <w:rsid w:val="00C83494"/>
    <w:rsid w:val="00C834F5"/>
    <w:rsid w:val="00C83828"/>
    <w:rsid w:val="00C83851"/>
    <w:rsid w:val="00C8393B"/>
    <w:rsid w:val="00C83A1A"/>
    <w:rsid w:val="00C83BE0"/>
    <w:rsid w:val="00C83D15"/>
    <w:rsid w:val="00C83FCC"/>
    <w:rsid w:val="00C8406C"/>
    <w:rsid w:val="00C8418D"/>
    <w:rsid w:val="00C8446C"/>
    <w:rsid w:val="00C84494"/>
    <w:rsid w:val="00C844DA"/>
    <w:rsid w:val="00C846EB"/>
    <w:rsid w:val="00C847B1"/>
    <w:rsid w:val="00C847F1"/>
    <w:rsid w:val="00C84DA3"/>
    <w:rsid w:val="00C84F28"/>
    <w:rsid w:val="00C85182"/>
    <w:rsid w:val="00C851E9"/>
    <w:rsid w:val="00C853F1"/>
    <w:rsid w:val="00C8540A"/>
    <w:rsid w:val="00C85621"/>
    <w:rsid w:val="00C856A3"/>
    <w:rsid w:val="00C858B8"/>
    <w:rsid w:val="00C86037"/>
    <w:rsid w:val="00C86862"/>
    <w:rsid w:val="00C86895"/>
    <w:rsid w:val="00C8695B"/>
    <w:rsid w:val="00C86A0A"/>
    <w:rsid w:val="00C86B73"/>
    <w:rsid w:val="00C86BA4"/>
    <w:rsid w:val="00C86DA9"/>
    <w:rsid w:val="00C86E7F"/>
    <w:rsid w:val="00C86E82"/>
    <w:rsid w:val="00C87AFF"/>
    <w:rsid w:val="00C87BC5"/>
    <w:rsid w:val="00C87DFF"/>
    <w:rsid w:val="00C87E6B"/>
    <w:rsid w:val="00C87F1A"/>
    <w:rsid w:val="00C87F4B"/>
    <w:rsid w:val="00C87F67"/>
    <w:rsid w:val="00C9013F"/>
    <w:rsid w:val="00C90391"/>
    <w:rsid w:val="00C907CB"/>
    <w:rsid w:val="00C909F2"/>
    <w:rsid w:val="00C90BF2"/>
    <w:rsid w:val="00C90E19"/>
    <w:rsid w:val="00C90E27"/>
    <w:rsid w:val="00C90ED1"/>
    <w:rsid w:val="00C9114A"/>
    <w:rsid w:val="00C912E1"/>
    <w:rsid w:val="00C9156E"/>
    <w:rsid w:val="00C9193A"/>
    <w:rsid w:val="00C91B58"/>
    <w:rsid w:val="00C91B75"/>
    <w:rsid w:val="00C91B95"/>
    <w:rsid w:val="00C91D51"/>
    <w:rsid w:val="00C91DF6"/>
    <w:rsid w:val="00C922A3"/>
    <w:rsid w:val="00C922FF"/>
    <w:rsid w:val="00C9233B"/>
    <w:rsid w:val="00C923FF"/>
    <w:rsid w:val="00C924F6"/>
    <w:rsid w:val="00C92572"/>
    <w:rsid w:val="00C9260D"/>
    <w:rsid w:val="00C92838"/>
    <w:rsid w:val="00C92ACB"/>
    <w:rsid w:val="00C92AFE"/>
    <w:rsid w:val="00C92FA0"/>
    <w:rsid w:val="00C93033"/>
    <w:rsid w:val="00C93210"/>
    <w:rsid w:val="00C935A4"/>
    <w:rsid w:val="00C9365A"/>
    <w:rsid w:val="00C93720"/>
    <w:rsid w:val="00C9387D"/>
    <w:rsid w:val="00C93CFD"/>
    <w:rsid w:val="00C93DF8"/>
    <w:rsid w:val="00C93F9F"/>
    <w:rsid w:val="00C94225"/>
    <w:rsid w:val="00C9439D"/>
    <w:rsid w:val="00C94474"/>
    <w:rsid w:val="00C94A1A"/>
    <w:rsid w:val="00C94DDD"/>
    <w:rsid w:val="00C95074"/>
    <w:rsid w:val="00C9526F"/>
    <w:rsid w:val="00C95366"/>
    <w:rsid w:val="00C9551A"/>
    <w:rsid w:val="00C9566F"/>
    <w:rsid w:val="00C958A0"/>
    <w:rsid w:val="00C958FD"/>
    <w:rsid w:val="00C95AA2"/>
    <w:rsid w:val="00C95D8B"/>
    <w:rsid w:val="00C95FAA"/>
    <w:rsid w:val="00C95FD3"/>
    <w:rsid w:val="00C961E1"/>
    <w:rsid w:val="00C962BE"/>
    <w:rsid w:val="00C964A3"/>
    <w:rsid w:val="00C9693E"/>
    <w:rsid w:val="00C96980"/>
    <w:rsid w:val="00C96BB5"/>
    <w:rsid w:val="00C96BD7"/>
    <w:rsid w:val="00C96C75"/>
    <w:rsid w:val="00C96D2A"/>
    <w:rsid w:val="00C96F1E"/>
    <w:rsid w:val="00C97077"/>
    <w:rsid w:val="00C970A8"/>
    <w:rsid w:val="00C9726F"/>
    <w:rsid w:val="00C97270"/>
    <w:rsid w:val="00C97318"/>
    <w:rsid w:val="00C9748A"/>
    <w:rsid w:val="00C97597"/>
    <w:rsid w:val="00C975F2"/>
    <w:rsid w:val="00C97735"/>
    <w:rsid w:val="00C977F1"/>
    <w:rsid w:val="00C9785A"/>
    <w:rsid w:val="00C97888"/>
    <w:rsid w:val="00C978D9"/>
    <w:rsid w:val="00C97D0B"/>
    <w:rsid w:val="00CA018F"/>
    <w:rsid w:val="00CA0231"/>
    <w:rsid w:val="00CA04D7"/>
    <w:rsid w:val="00CA084B"/>
    <w:rsid w:val="00CA088B"/>
    <w:rsid w:val="00CA098C"/>
    <w:rsid w:val="00CA0C1B"/>
    <w:rsid w:val="00CA0C32"/>
    <w:rsid w:val="00CA0E1F"/>
    <w:rsid w:val="00CA0FC0"/>
    <w:rsid w:val="00CA1216"/>
    <w:rsid w:val="00CA12D6"/>
    <w:rsid w:val="00CA140C"/>
    <w:rsid w:val="00CA163B"/>
    <w:rsid w:val="00CA171A"/>
    <w:rsid w:val="00CA1841"/>
    <w:rsid w:val="00CA1AD8"/>
    <w:rsid w:val="00CA1BA2"/>
    <w:rsid w:val="00CA1DC6"/>
    <w:rsid w:val="00CA219A"/>
    <w:rsid w:val="00CA228C"/>
    <w:rsid w:val="00CA2356"/>
    <w:rsid w:val="00CA2423"/>
    <w:rsid w:val="00CA261C"/>
    <w:rsid w:val="00CA2691"/>
    <w:rsid w:val="00CA276C"/>
    <w:rsid w:val="00CA2B76"/>
    <w:rsid w:val="00CA2C01"/>
    <w:rsid w:val="00CA2DB2"/>
    <w:rsid w:val="00CA2EA4"/>
    <w:rsid w:val="00CA2F78"/>
    <w:rsid w:val="00CA300C"/>
    <w:rsid w:val="00CA322F"/>
    <w:rsid w:val="00CA3548"/>
    <w:rsid w:val="00CA3580"/>
    <w:rsid w:val="00CA36EA"/>
    <w:rsid w:val="00CA38D9"/>
    <w:rsid w:val="00CA3AE6"/>
    <w:rsid w:val="00CA3B94"/>
    <w:rsid w:val="00CA3C37"/>
    <w:rsid w:val="00CA3DF7"/>
    <w:rsid w:val="00CA3E1D"/>
    <w:rsid w:val="00CA4144"/>
    <w:rsid w:val="00CA4350"/>
    <w:rsid w:val="00CA43A1"/>
    <w:rsid w:val="00CA4466"/>
    <w:rsid w:val="00CA479A"/>
    <w:rsid w:val="00CA47D3"/>
    <w:rsid w:val="00CA4BCB"/>
    <w:rsid w:val="00CA4BDB"/>
    <w:rsid w:val="00CA4C56"/>
    <w:rsid w:val="00CA58E0"/>
    <w:rsid w:val="00CA5A7A"/>
    <w:rsid w:val="00CA5AAE"/>
    <w:rsid w:val="00CA5ECB"/>
    <w:rsid w:val="00CA6023"/>
    <w:rsid w:val="00CA63EB"/>
    <w:rsid w:val="00CA6567"/>
    <w:rsid w:val="00CA6B28"/>
    <w:rsid w:val="00CA6DBA"/>
    <w:rsid w:val="00CA6EF3"/>
    <w:rsid w:val="00CA70C6"/>
    <w:rsid w:val="00CA727C"/>
    <w:rsid w:val="00CA74FF"/>
    <w:rsid w:val="00CA7901"/>
    <w:rsid w:val="00CA7A64"/>
    <w:rsid w:val="00CA7E17"/>
    <w:rsid w:val="00CA7E53"/>
    <w:rsid w:val="00CA7FB4"/>
    <w:rsid w:val="00CB0360"/>
    <w:rsid w:val="00CB03E5"/>
    <w:rsid w:val="00CB0745"/>
    <w:rsid w:val="00CB0845"/>
    <w:rsid w:val="00CB0916"/>
    <w:rsid w:val="00CB0A48"/>
    <w:rsid w:val="00CB0B20"/>
    <w:rsid w:val="00CB11A5"/>
    <w:rsid w:val="00CB1249"/>
    <w:rsid w:val="00CB12D8"/>
    <w:rsid w:val="00CB1506"/>
    <w:rsid w:val="00CB23C7"/>
    <w:rsid w:val="00CB23F9"/>
    <w:rsid w:val="00CB245D"/>
    <w:rsid w:val="00CB26DA"/>
    <w:rsid w:val="00CB2863"/>
    <w:rsid w:val="00CB2A51"/>
    <w:rsid w:val="00CB2B59"/>
    <w:rsid w:val="00CB2C3C"/>
    <w:rsid w:val="00CB2E19"/>
    <w:rsid w:val="00CB2F32"/>
    <w:rsid w:val="00CB2F4A"/>
    <w:rsid w:val="00CB2FD2"/>
    <w:rsid w:val="00CB31A2"/>
    <w:rsid w:val="00CB333D"/>
    <w:rsid w:val="00CB3CFB"/>
    <w:rsid w:val="00CB3EC6"/>
    <w:rsid w:val="00CB3F61"/>
    <w:rsid w:val="00CB4029"/>
    <w:rsid w:val="00CB40E6"/>
    <w:rsid w:val="00CB44A9"/>
    <w:rsid w:val="00CB45B0"/>
    <w:rsid w:val="00CB5986"/>
    <w:rsid w:val="00CB5B72"/>
    <w:rsid w:val="00CB5BC2"/>
    <w:rsid w:val="00CB5BCB"/>
    <w:rsid w:val="00CB5D86"/>
    <w:rsid w:val="00CB5DDD"/>
    <w:rsid w:val="00CB5E71"/>
    <w:rsid w:val="00CB6046"/>
    <w:rsid w:val="00CB638B"/>
    <w:rsid w:val="00CB6487"/>
    <w:rsid w:val="00CB6506"/>
    <w:rsid w:val="00CB652D"/>
    <w:rsid w:val="00CB65B4"/>
    <w:rsid w:val="00CB68A9"/>
    <w:rsid w:val="00CB6BB0"/>
    <w:rsid w:val="00CB6C18"/>
    <w:rsid w:val="00CB6CC7"/>
    <w:rsid w:val="00CB7256"/>
    <w:rsid w:val="00CB73E6"/>
    <w:rsid w:val="00CB747C"/>
    <w:rsid w:val="00CB7516"/>
    <w:rsid w:val="00CB781A"/>
    <w:rsid w:val="00CB7820"/>
    <w:rsid w:val="00CB79AA"/>
    <w:rsid w:val="00CB79FF"/>
    <w:rsid w:val="00CB7AD5"/>
    <w:rsid w:val="00CB7C5B"/>
    <w:rsid w:val="00CB7F07"/>
    <w:rsid w:val="00CB7F6F"/>
    <w:rsid w:val="00CC012A"/>
    <w:rsid w:val="00CC04D9"/>
    <w:rsid w:val="00CC06B5"/>
    <w:rsid w:val="00CC0A3D"/>
    <w:rsid w:val="00CC0BF8"/>
    <w:rsid w:val="00CC0D97"/>
    <w:rsid w:val="00CC0DF8"/>
    <w:rsid w:val="00CC0F1F"/>
    <w:rsid w:val="00CC103D"/>
    <w:rsid w:val="00CC1083"/>
    <w:rsid w:val="00CC11FE"/>
    <w:rsid w:val="00CC1210"/>
    <w:rsid w:val="00CC15C4"/>
    <w:rsid w:val="00CC18F5"/>
    <w:rsid w:val="00CC18F7"/>
    <w:rsid w:val="00CC197F"/>
    <w:rsid w:val="00CC1D18"/>
    <w:rsid w:val="00CC1DA4"/>
    <w:rsid w:val="00CC1ED6"/>
    <w:rsid w:val="00CC20BD"/>
    <w:rsid w:val="00CC213E"/>
    <w:rsid w:val="00CC2488"/>
    <w:rsid w:val="00CC2562"/>
    <w:rsid w:val="00CC2626"/>
    <w:rsid w:val="00CC265B"/>
    <w:rsid w:val="00CC2763"/>
    <w:rsid w:val="00CC285E"/>
    <w:rsid w:val="00CC2994"/>
    <w:rsid w:val="00CC2B91"/>
    <w:rsid w:val="00CC2E1B"/>
    <w:rsid w:val="00CC30F0"/>
    <w:rsid w:val="00CC30FF"/>
    <w:rsid w:val="00CC32E5"/>
    <w:rsid w:val="00CC33F5"/>
    <w:rsid w:val="00CC385A"/>
    <w:rsid w:val="00CC385D"/>
    <w:rsid w:val="00CC3B46"/>
    <w:rsid w:val="00CC3BF4"/>
    <w:rsid w:val="00CC3C68"/>
    <w:rsid w:val="00CC3D9A"/>
    <w:rsid w:val="00CC3DE7"/>
    <w:rsid w:val="00CC3E46"/>
    <w:rsid w:val="00CC3F1D"/>
    <w:rsid w:val="00CC4037"/>
    <w:rsid w:val="00CC42D4"/>
    <w:rsid w:val="00CC42E7"/>
    <w:rsid w:val="00CC4858"/>
    <w:rsid w:val="00CC4994"/>
    <w:rsid w:val="00CC4A99"/>
    <w:rsid w:val="00CC4B62"/>
    <w:rsid w:val="00CC4BD6"/>
    <w:rsid w:val="00CC4CEF"/>
    <w:rsid w:val="00CC5054"/>
    <w:rsid w:val="00CC51BD"/>
    <w:rsid w:val="00CC5203"/>
    <w:rsid w:val="00CC5303"/>
    <w:rsid w:val="00CC5368"/>
    <w:rsid w:val="00CC5372"/>
    <w:rsid w:val="00CC5517"/>
    <w:rsid w:val="00CC564E"/>
    <w:rsid w:val="00CC568C"/>
    <w:rsid w:val="00CC59CD"/>
    <w:rsid w:val="00CC5A8E"/>
    <w:rsid w:val="00CC5DA1"/>
    <w:rsid w:val="00CC5F33"/>
    <w:rsid w:val="00CC62CC"/>
    <w:rsid w:val="00CC64B8"/>
    <w:rsid w:val="00CC6A82"/>
    <w:rsid w:val="00CC6DC3"/>
    <w:rsid w:val="00CC706D"/>
    <w:rsid w:val="00CC725F"/>
    <w:rsid w:val="00CC7306"/>
    <w:rsid w:val="00CC73B8"/>
    <w:rsid w:val="00CC757F"/>
    <w:rsid w:val="00CC7696"/>
    <w:rsid w:val="00CC7776"/>
    <w:rsid w:val="00CC7809"/>
    <w:rsid w:val="00CC7946"/>
    <w:rsid w:val="00CC7950"/>
    <w:rsid w:val="00CC7CF2"/>
    <w:rsid w:val="00CC7D8D"/>
    <w:rsid w:val="00CC7DA6"/>
    <w:rsid w:val="00CD023F"/>
    <w:rsid w:val="00CD048C"/>
    <w:rsid w:val="00CD05A4"/>
    <w:rsid w:val="00CD085C"/>
    <w:rsid w:val="00CD09CA"/>
    <w:rsid w:val="00CD0AE1"/>
    <w:rsid w:val="00CD0CE4"/>
    <w:rsid w:val="00CD0D06"/>
    <w:rsid w:val="00CD0F2F"/>
    <w:rsid w:val="00CD1059"/>
    <w:rsid w:val="00CD1097"/>
    <w:rsid w:val="00CD12F8"/>
    <w:rsid w:val="00CD1FA7"/>
    <w:rsid w:val="00CD2223"/>
    <w:rsid w:val="00CD22C1"/>
    <w:rsid w:val="00CD2379"/>
    <w:rsid w:val="00CD2A64"/>
    <w:rsid w:val="00CD2B06"/>
    <w:rsid w:val="00CD2C7F"/>
    <w:rsid w:val="00CD2CB1"/>
    <w:rsid w:val="00CD2D66"/>
    <w:rsid w:val="00CD2FD4"/>
    <w:rsid w:val="00CD3023"/>
    <w:rsid w:val="00CD30DA"/>
    <w:rsid w:val="00CD322E"/>
    <w:rsid w:val="00CD3330"/>
    <w:rsid w:val="00CD34B8"/>
    <w:rsid w:val="00CD34F4"/>
    <w:rsid w:val="00CD3630"/>
    <w:rsid w:val="00CD371A"/>
    <w:rsid w:val="00CD373B"/>
    <w:rsid w:val="00CD3AFE"/>
    <w:rsid w:val="00CD3BD7"/>
    <w:rsid w:val="00CD3F09"/>
    <w:rsid w:val="00CD3F4E"/>
    <w:rsid w:val="00CD3FC0"/>
    <w:rsid w:val="00CD40B2"/>
    <w:rsid w:val="00CD41DA"/>
    <w:rsid w:val="00CD420B"/>
    <w:rsid w:val="00CD43CB"/>
    <w:rsid w:val="00CD43D1"/>
    <w:rsid w:val="00CD45D1"/>
    <w:rsid w:val="00CD4600"/>
    <w:rsid w:val="00CD4665"/>
    <w:rsid w:val="00CD46B4"/>
    <w:rsid w:val="00CD495B"/>
    <w:rsid w:val="00CD4B09"/>
    <w:rsid w:val="00CD4BD0"/>
    <w:rsid w:val="00CD4CB4"/>
    <w:rsid w:val="00CD4D9A"/>
    <w:rsid w:val="00CD4D9F"/>
    <w:rsid w:val="00CD4DE9"/>
    <w:rsid w:val="00CD5407"/>
    <w:rsid w:val="00CD5543"/>
    <w:rsid w:val="00CD5549"/>
    <w:rsid w:val="00CD572D"/>
    <w:rsid w:val="00CD5AD0"/>
    <w:rsid w:val="00CD5D3F"/>
    <w:rsid w:val="00CD5D73"/>
    <w:rsid w:val="00CD6042"/>
    <w:rsid w:val="00CD60D3"/>
    <w:rsid w:val="00CD62F7"/>
    <w:rsid w:val="00CD633C"/>
    <w:rsid w:val="00CD6352"/>
    <w:rsid w:val="00CD6487"/>
    <w:rsid w:val="00CD68A6"/>
    <w:rsid w:val="00CD6977"/>
    <w:rsid w:val="00CD6BAE"/>
    <w:rsid w:val="00CD6FBC"/>
    <w:rsid w:val="00CD704A"/>
    <w:rsid w:val="00CD722C"/>
    <w:rsid w:val="00CD7718"/>
    <w:rsid w:val="00CD77B8"/>
    <w:rsid w:val="00CD79AA"/>
    <w:rsid w:val="00CD7B7A"/>
    <w:rsid w:val="00CD7B98"/>
    <w:rsid w:val="00CD7CB1"/>
    <w:rsid w:val="00CD7CE9"/>
    <w:rsid w:val="00CE0045"/>
    <w:rsid w:val="00CE00D7"/>
    <w:rsid w:val="00CE03C9"/>
    <w:rsid w:val="00CE05DD"/>
    <w:rsid w:val="00CE0993"/>
    <w:rsid w:val="00CE0C9C"/>
    <w:rsid w:val="00CE0D21"/>
    <w:rsid w:val="00CE0EB8"/>
    <w:rsid w:val="00CE102E"/>
    <w:rsid w:val="00CE14BE"/>
    <w:rsid w:val="00CE1711"/>
    <w:rsid w:val="00CE1995"/>
    <w:rsid w:val="00CE1DA7"/>
    <w:rsid w:val="00CE1F9F"/>
    <w:rsid w:val="00CE21AD"/>
    <w:rsid w:val="00CE25C9"/>
    <w:rsid w:val="00CE2620"/>
    <w:rsid w:val="00CE27F1"/>
    <w:rsid w:val="00CE2A33"/>
    <w:rsid w:val="00CE2D82"/>
    <w:rsid w:val="00CE2EFC"/>
    <w:rsid w:val="00CE3077"/>
    <w:rsid w:val="00CE30DC"/>
    <w:rsid w:val="00CE3148"/>
    <w:rsid w:val="00CE3696"/>
    <w:rsid w:val="00CE38E5"/>
    <w:rsid w:val="00CE390E"/>
    <w:rsid w:val="00CE393F"/>
    <w:rsid w:val="00CE3CEE"/>
    <w:rsid w:val="00CE3DB8"/>
    <w:rsid w:val="00CE3F01"/>
    <w:rsid w:val="00CE3F8A"/>
    <w:rsid w:val="00CE4132"/>
    <w:rsid w:val="00CE45B5"/>
    <w:rsid w:val="00CE46E7"/>
    <w:rsid w:val="00CE4A3D"/>
    <w:rsid w:val="00CE4BED"/>
    <w:rsid w:val="00CE4D5A"/>
    <w:rsid w:val="00CE4F96"/>
    <w:rsid w:val="00CE5167"/>
    <w:rsid w:val="00CE5655"/>
    <w:rsid w:val="00CE5674"/>
    <w:rsid w:val="00CE56EE"/>
    <w:rsid w:val="00CE574F"/>
    <w:rsid w:val="00CE59BA"/>
    <w:rsid w:val="00CE5BDC"/>
    <w:rsid w:val="00CE5E25"/>
    <w:rsid w:val="00CE611E"/>
    <w:rsid w:val="00CE6474"/>
    <w:rsid w:val="00CE64B6"/>
    <w:rsid w:val="00CE6648"/>
    <w:rsid w:val="00CE67E7"/>
    <w:rsid w:val="00CE6BA5"/>
    <w:rsid w:val="00CE6FD5"/>
    <w:rsid w:val="00CE7178"/>
    <w:rsid w:val="00CE73D0"/>
    <w:rsid w:val="00CE7950"/>
    <w:rsid w:val="00CE7B61"/>
    <w:rsid w:val="00CE7BC6"/>
    <w:rsid w:val="00CE7BF6"/>
    <w:rsid w:val="00CE7D53"/>
    <w:rsid w:val="00CE7EAD"/>
    <w:rsid w:val="00CE7F04"/>
    <w:rsid w:val="00CF002D"/>
    <w:rsid w:val="00CF0087"/>
    <w:rsid w:val="00CF0193"/>
    <w:rsid w:val="00CF01B3"/>
    <w:rsid w:val="00CF01B4"/>
    <w:rsid w:val="00CF01E0"/>
    <w:rsid w:val="00CF0208"/>
    <w:rsid w:val="00CF0290"/>
    <w:rsid w:val="00CF07EA"/>
    <w:rsid w:val="00CF0AB4"/>
    <w:rsid w:val="00CF0DD6"/>
    <w:rsid w:val="00CF11A8"/>
    <w:rsid w:val="00CF12D6"/>
    <w:rsid w:val="00CF12E1"/>
    <w:rsid w:val="00CF17C0"/>
    <w:rsid w:val="00CF17E4"/>
    <w:rsid w:val="00CF1968"/>
    <w:rsid w:val="00CF1CDB"/>
    <w:rsid w:val="00CF1FB8"/>
    <w:rsid w:val="00CF2001"/>
    <w:rsid w:val="00CF2084"/>
    <w:rsid w:val="00CF20A4"/>
    <w:rsid w:val="00CF27FD"/>
    <w:rsid w:val="00CF2850"/>
    <w:rsid w:val="00CF2A3B"/>
    <w:rsid w:val="00CF2B00"/>
    <w:rsid w:val="00CF2B76"/>
    <w:rsid w:val="00CF2BA4"/>
    <w:rsid w:val="00CF2D59"/>
    <w:rsid w:val="00CF313D"/>
    <w:rsid w:val="00CF324E"/>
    <w:rsid w:val="00CF35D9"/>
    <w:rsid w:val="00CF370B"/>
    <w:rsid w:val="00CF3B92"/>
    <w:rsid w:val="00CF3CBD"/>
    <w:rsid w:val="00CF3D26"/>
    <w:rsid w:val="00CF43D5"/>
    <w:rsid w:val="00CF449D"/>
    <w:rsid w:val="00CF4500"/>
    <w:rsid w:val="00CF4564"/>
    <w:rsid w:val="00CF45A3"/>
    <w:rsid w:val="00CF48CA"/>
    <w:rsid w:val="00CF48EA"/>
    <w:rsid w:val="00CF4AC3"/>
    <w:rsid w:val="00CF4D17"/>
    <w:rsid w:val="00CF4D23"/>
    <w:rsid w:val="00CF4F27"/>
    <w:rsid w:val="00CF5015"/>
    <w:rsid w:val="00CF50E9"/>
    <w:rsid w:val="00CF51AD"/>
    <w:rsid w:val="00CF52C8"/>
    <w:rsid w:val="00CF59C3"/>
    <w:rsid w:val="00CF5B5B"/>
    <w:rsid w:val="00CF5C57"/>
    <w:rsid w:val="00CF5E20"/>
    <w:rsid w:val="00CF5E30"/>
    <w:rsid w:val="00CF5E39"/>
    <w:rsid w:val="00CF5E50"/>
    <w:rsid w:val="00CF5F60"/>
    <w:rsid w:val="00CF5F63"/>
    <w:rsid w:val="00CF6051"/>
    <w:rsid w:val="00CF606B"/>
    <w:rsid w:val="00CF6182"/>
    <w:rsid w:val="00CF6566"/>
    <w:rsid w:val="00CF66B7"/>
    <w:rsid w:val="00CF68E0"/>
    <w:rsid w:val="00CF6A62"/>
    <w:rsid w:val="00CF6AB3"/>
    <w:rsid w:val="00CF6BE5"/>
    <w:rsid w:val="00CF6CA6"/>
    <w:rsid w:val="00CF6D71"/>
    <w:rsid w:val="00CF6DA8"/>
    <w:rsid w:val="00CF6DEE"/>
    <w:rsid w:val="00CF6F65"/>
    <w:rsid w:val="00CF724A"/>
    <w:rsid w:val="00CF78A0"/>
    <w:rsid w:val="00CF7964"/>
    <w:rsid w:val="00CF799C"/>
    <w:rsid w:val="00CF79DC"/>
    <w:rsid w:val="00CF7A53"/>
    <w:rsid w:val="00D00178"/>
    <w:rsid w:val="00D001B7"/>
    <w:rsid w:val="00D001DB"/>
    <w:rsid w:val="00D006D3"/>
    <w:rsid w:val="00D0072A"/>
    <w:rsid w:val="00D009C0"/>
    <w:rsid w:val="00D00B11"/>
    <w:rsid w:val="00D00C17"/>
    <w:rsid w:val="00D01040"/>
    <w:rsid w:val="00D0115E"/>
    <w:rsid w:val="00D011C4"/>
    <w:rsid w:val="00D013BA"/>
    <w:rsid w:val="00D01456"/>
    <w:rsid w:val="00D01517"/>
    <w:rsid w:val="00D01A9F"/>
    <w:rsid w:val="00D01C2F"/>
    <w:rsid w:val="00D01E57"/>
    <w:rsid w:val="00D01E65"/>
    <w:rsid w:val="00D01FF8"/>
    <w:rsid w:val="00D02034"/>
    <w:rsid w:val="00D02099"/>
    <w:rsid w:val="00D020A7"/>
    <w:rsid w:val="00D022B2"/>
    <w:rsid w:val="00D023E8"/>
    <w:rsid w:val="00D0249F"/>
    <w:rsid w:val="00D0285E"/>
    <w:rsid w:val="00D028E6"/>
    <w:rsid w:val="00D02CE8"/>
    <w:rsid w:val="00D02D65"/>
    <w:rsid w:val="00D02F96"/>
    <w:rsid w:val="00D02FD0"/>
    <w:rsid w:val="00D031D5"/>
    <w:rsid w:val="00D03262"/>
    <w:rsid w:val="00D03363"/>
    <w:rsid w:val="00D034D9"/>
    <w:rsid w:val="00D035C1"/>
    <w:rsid w:val="00D03892"/>
    <w:rsid w:val="00D038AE"/>
    <w:rsid w:val="00D038B4"/>
    <w:rsid w:val="00D03A5F"/>
    <w:rsid w:val="00D03BB9"/>
    <w:rsid w:val="00D03E81"/>
    <w:rsid w:val="00D03EBD"/>
    <w:rsid w:val="00D03FB8"/>
    <w:rsid w:val="00D03FE0"/>
    <w:rsid w:val="00D040CC"/>
    <w:rsid w:val="00D041B6"/>
    <w:rsid w:val="00D04306"/>
    <w:rsid w:val="00D04309"/>
    <w:rsid w:val="00D0467B"/>
    <w:rsid w:val="00D0496B"/>
    <w:rsid w:val="00D04CA0"/>
    <w:rsid w:val="00D04CAA"/>
    <w:rsid w:val="00D04FE8"/>
    <w:rsid w:val="00D051C0"/>
    <w:rsid w:val="00D0538D"/>
    <w:rsid w:val="00D053EA"/>
    <w:rsid w:val="00D05A9C"/>
    <w:rsid w:val="00D05B35"/>
    <w:rsid w:val="00D05C49"/>
    <w:rsid w:val="00D05CCC"/>
    <w:rsid w:val="00D05E69"/>
    <w:rsid w:val="00D06181"/>
    <w:rsid w:val="00D06294"/>
    <w:rsid w:val="00D06319"/>
    <w:rsid w:val="00D06414"/>
    <w:rsid w:val="00D0650E"/>
    <w:rsid w:val="00D06861"/>
    <w:rsid w:val="00D06EF0"/>
    <w:rsid w:val="00D06FBE"/>
    <w:rsid w:val="00D06FFB"/>
    <w:rsid w:val="00D078B2"/>
    <w:rsid w:val="00D078E1"/>
    <w:rsid w:val="00D07A1C"/>
    <w:rsid w:val="00D07C6F"/>
    <w:rsid w:val="00D10418"/>
    <w:rsid w:val="00D1056F"/>
    <w:rsid w:val="00D105DA"/>
    <w:rsid w:val="00D106A4"/>
    <w:rsid w:val="00D10748"/>
    <w:rsid w:val="00D108F3"/>
    <w:rsid w:val="00D10917"/>
    <w:rsid w:val="00D10DEC"/>
    <w:rsid w:val="00D10EB2"/>
    <w:rsid w:val="00D10F80"/>
    <w:rsid w:val="00D112F8"/>
    <w:rsid w:val="00D1161E"/>
    <w:rsid w:val="00D11650"/>
    <w:rsid w:val="00D118DD"/>
    <w:rsid w:val="00D11CC2"/>
    <w:rsid w:val="00D11D12"/>
    <w:rsid w:val="00D11F95"/>
    <w:rsid w:val="00D123B4"/>
    <w:rsid w:val="00D1248C"/>
    <w:rsid w:val="00D12598"/>
    <w:rsid w:val="00D12618"/>
    <w:rsid w:val="00D12654"/>
    <w:rsid w:val="00D12693"/>
    <w:rsid w:val="00D12725"/>
    <w:rsid w:val="00D12864"/>
    <w:rsid w:val="00D12921"/>
    <w:rsid w:val="00D12942"/>
    <w:rsid w:val="00D12C09"/>
    <w:rsid w:val="00D12D7E"/>
    <w:rsid w:val="00D12FBD"/>
    <w:rsid w:val="00D13215"/>
    <w:rsid w:val="00D133E0"/>
    <w:rsid w:val="00D13423"/>
    <w:rsid w:val="00D13796"/>
    <w:rsid w:val="00D13BF4"/>
    <w:rsid w:val="00D13CF5"/>
    <w:rsid w:val="00D140F8"/>
    <w:rsid w:val="00D14269"/>
    <w:rsid w:val="00D1440A"/>
    <w:rsid w:val="00D1497B"/>
    <w:rsid w:val="00D14C76"/>
    <w:rsid w:val="00D14F19"/>
    <w:rsid w:val="00D15073"/>
    <w:rsid w:val="00D1513C"/>
    <w:rsid w:val="00D15214"/>
    <w:rsid w:val="00D15684"/>
    <w:rsid w:val="00D15822"/>
    <w:rsid w:val="00D15ACB"/>
    <w:rsid w:val="00D15C63"/>
    <w:rsid w:val="00D15C6A"/>
    <w:rsid w:val="00D163C0"/>
    <w:rsid w:val="00D163EA"/>
    <w:rsid w:val="00D1647D"/>
    <w:rsid w:val="00D168EA"/>
    <w:rsid w:val="00D169BB"/>
    <w:rsid w:val="00D16A81"/>
    <w:rsid w:val="00D16D5B"/>
    <w:rsid w:val="00D172F4"/>
    <w:rsid w:val="00D17313"/>
    <w:rsid w:val="00D173A2"/>
    <w:rsid w:val="00D174AB"/>
    <w:rsid w:val="00D174E2"/>
    <w:rsid w:val="00D174EB"/>
    <w:rsid w:val="00D1796E"/>
    <w:rsid w:val="00D17B0F"/>
    <w:rsid w:val="00D17BAB"/>
    <w:rsid w:val="00D17C5A"/>
    <w:rsid w:val="00D20080"/>
    <w:rsid w:val="00D20210"/>
    <w:rsid w:val="00D20248"/>
    <w:rsid w:val="00D2025A"/>
    <w:rsid w:val="00D20636"/>
    <w:rsid w:val="00D20797"/>
    <w:rsid w:val="00D20839"/>
    <w:rsid w:val="00D208FE"/>
    <w:rsid w:val="00D20F1E"/>
    <w:rsid w:val="00D2107C"/>
    <w:rsid w:val="00D2109E"/>
    <w:rsid w:val="00D211ED"/>
    <w:rsid w:val="00D2178D"/>
    <w:rsid w:val="00D22057"/>
    <w:rsid w:val="00D220A7"/>
    <w:rsid w:val="00D22286"/>
    <w:rsid w:val="00D22617"/>
    <w:rsid w:val="00D228B1"/>
    <w:rsid w:val="00D228FE"/>
    <w:rsid w:val="00D229B8"/>
    <w:rsid w:val="00D22BB0"/>
    <w:rsid w:val="00D22C8E"/>
    <w:rsid w:val="00D231A8"/>
    <w:rsid w:val="00D234BC"/>
    <w:rsid w:val="00D234ED"/>
    <w:rsid w:val="00D23597"/>
    <w:rsid w:val="00D23986"/>
    <w:rsid w:val="00D23DE6"/>
    <w:rsid w:val="00D240D8"/>
    <w:rsid w:val="00D24446"/>
    <w:rsid w:val="00D246FD"/>
    <w:rsid w:val="00D24836"/>
    <w:rsid w:val="00D24A93"/>
    <w:rsid w:val="00D24D22"/>
    <w:rsid w:val="00D25375"/>
    <w:rsid w:val="00D253F5"/>
    <w:rsid w:val="00D25698"/>
    <w:rsid w:val="00D256BF"/>
    <w:rsid w:val="00D25772"/>
    <w:rsid w:val="00D257DB"/>
    <w:rsid w:val="00D257E0"/>
    <w:rsid w:val="00D25B7E"/>
    <w:rsid w:val="00D25C00"/>
    <w:rsid w:val="00D25C64"/>
    <w:rsid w:val="00D25DFD"/>
    <w:rsid w:val="00D25E52"/>
    <w:rsid w:val="00D25E6B"/>
    <w:rsid w:val="00D26400"/>
    <w:rsid w:val="00D2650F"/>
    <w:rsid w:val="00D26561"/>
    <w:rsid w:val="00D2685F"/>
    <w:rsid w:val="00D26957"/>
    <w:rsid w:val="00D26BBA"/>
    <w:rsid w:val="00D270AA"/>
    <w:rsid w:val="00D27138"/>
    <w:rsid w:val="00D274DD"/>
    <w:rsid w:val="00D27739"/>
    <w:rsid w:val="00D27792"/>
    <w:rsid w:val="00D278BC"/>
    <w:rsid w:val="00D27B55"/>
    <w:rsid w:val="00D27B73"/>
    <w:rsid w:val="00D27CE6"/>
    <w:rsid w:val="00D27F00"/>
    <w:rsid w:val="00D300A5"/>
    <w:rsid w:val="00D30259"/>
    <w:rsid w:val="00D30502"/>
    <w:rsid w:val="00D30902"/>
    <w:rsid w:val="00D30CB2"/>
    <w:rsid w:val="00D30DD5"/>
    <w:rsid w:val="00D30F1A"/>
    <w:rsid w:val="00D30F2B"/>
    <w:rsid w:val="00D311D1"/>
    <w:rsid w:val="00D31548"/>
    <w:rsid w:val="00D316E6"/>
    <w:rsid w:val="00D316E8"/>
    <w:rsid w:val="00D31D10"/>
    <w:rsid w:val="00D32190"/>
    <w:rsid w:val="00D322B8"/>
    <w:rsid w:val="00D32724"/>
    <w:rsid w:val="00D328DE"/>
    <w:rsid w:val="00D32C54"/>
    <w:rsid w:val="00D32C81"/>
    <w:rsid w:val="00D32CA0"/>
    <w:rsid w:val="00D32D29"/>
    <w:rsid w:val="00D33038"/>
    <w:rsid w:val="00D3306B"/>
    <w:rsid w:val="00D3339D"/>
    <w:rsid w:val="00D3343D"/>
    <w:rsid w:val="00D33643"/>
    <w:rsid w:val="00D337F3"/>
    <w:rsid w:val="00D33C03"/>
    <w:rsid w:val="00D33C57"/>
    <w:rsid w:val="00D33C6E"/>
    <w:rsid w:val="00D33CEF"/>
    <w:rsid w:val="00D33D20"/>
    <w:rsid w:val="00D340E6"/>
    <w:rsid w:val="00D347FA"/>
    <w:rsid w:val="00D3494A"/>
    <w:rsid w:val="00D34B38"/>
    <w:rsid w:val="00D34F3A"/>
    <w:rsid w:val="00D3501D"/>
    <w:rsid w:val="00D35178"/>
    <w:rsid w:val="00D3528F"/>
    <w:rsid w:val="00D356C7"/>
    <w:rsid w:val="00D35B85"/>
    <w:rsid w:val="00D35CC0"/>
    <w:rsid w:val="00D35E27"/>
    <w:rsid w:val="00D36097"/>
    <w:rsid w:val="00D360E4"/>
    <w:rsid w:val="00D36678"/>
    <w:rsid w:val="00D366B3"/>
    <w:rsid w:val="00D3694D"/>
    <w:rsid w:val="00D36962"/>
    <w:rsid w:val="00D36D1B"/>
    <w:rsid w:val="00D36EC8"/>
    <w:rsid w:val="00D37094"/>
    <w:rsid w:val="00D37133"/>
    <w:rsid w:val="00D37225"/>
    <w:rsid w:val="00D373FA"/>
    <w:rsid w:val="00D3741A"/>
    <w:rsid w:val="00D37A13"/>
    <w:rsid w:val="00D37C9C"/>
    <w:rsid w:val="00D4008C"/>
    <w:rsid w:val="00D40187"/>
    <w:rsid w:val="00D402BB"/>
    <w:rsid w:val="00D40669"/>
    <w:rsid w:val="00D407AE"/>
    <w:rsid w:val="00D41213"/>
    <w:rsid w:val="00D41687"/>
    <w:rsid w:val="00D417BE"/>
    <w:rsid w:val="00D41895"/>
    <w:rsid w:val="00D419BD"/>
    <w:rsid w:val="00D419D6"/>
    <w:rsid w:val="00D419F3"/>
    <w:rsid w:val="00D41ACB"/>
    <w:rsid w:val="00D41D72"/>
    <w:rsid w:val="00D41DA6"/>
    <w:rsid w:val="00D4257F"/>
    <w:rsid w:val="00D426A4"/>
    <w:rsid w:val="00D427CE"/>
    <w:rsid w:val="00D42C0A"/>
    <w:rsid w:val="00D42E4F"/>
    <w:rsid w:val="00D432AA"/>
    <w:rsid w:val="00D43736"/>
    <w:rsid w:val="00D438A6"/>
    <w:rsid w:val="00D43CA2"/>
    <w:rsid w:val="00D43D49"/>
    <w:rsid w:val="00D44027"/>
    <w:rsid w:val="00D442E2"/>
    <w:rsid w:val="00D44555"/>
    <w:rsid w:val="00D44C60"/>
    <w:rsid w:val="00D44CEB"/>
    <w:rsid w:val="00D44DD6"/>
    <w:rsid w:val="00D44DE3"/>
    <w:rsid w:val="00D45331"/>
    <w:rsid w:val="00D453C6"/>
    <w:rsid w:val="00D45937"/>
    <w:rsid w:val="00D459BA"/>
    <w:rsid w:val="00D45A46"/>
    <w:rsid w:val="00D45E08"/>
    <w:rsid w:val="00D460DE"/>
    <w:rsid w:val="00D46690"/>
    <w:rsid w:val="00D46894"/>
    <w:rsid w:val="00D468DC"/>
    <w:rsid w:val="00D46A0C"/>
    <w:rsid w:val="00D46BF6"/>
    <w:rsid w:val="00D46C0D"/>
    <w:rsid w:val="00D46E10"/>
    <w:rsid w:val="00D47181"/>
    <w:rsid w:val="00D47628"/>
    <w:rsid w:val="00D47747"/>
    <w:rsid w:val="00D47936"/>
    <w:rsid w:val="00D479DE"/>
    <w:rsid w:val="00D47B5C"/>
    <w:rsid w:val="00D47DFC"/>
    <w:rsid w:val="00D47EB5"/>
    <w:rsid w:val="00D50123"/>
    <w:rsid w:val="00D502CC"/>
    <w:rsid w:val="00D5053A"/>
    <w:rsid w:val="00D506D7"/>
    <w:rsid w:val="00D50881"/>
    <w:rsid w:val="00D509D3"/>
    <w:rsid w:val="00D50B37"/>
    <w:rsid w:val="00D50C5D"/>
    <w:rsid w:val="00D5118C"/>
    <w:rsid w:val="00D51324"/>
    <w:rsid w:val="00D51364"/>
    <w:rsid w:val="00D51453"/>
    <w:rsid w:val="00D514A1"/>
    <w:rsid w:val="00D5156D"/>
    <w:rsid w:val="00D51570"/>
    <w:rsid w:val="00D5158E"/>
    <w:rsid w:val="00D51707"/>
    <w:rsid w:val="00D51B3B"/>
    <w:rsid w:val="00D51CB9"/>
    <w:rsid w:val="00D51E58"/>
    <w:rsid w:val="00D51EDE"/>
    <w:rsid w:val="00D51FE4"/>
    <w:rsid w:val="00D52146"/>
    <w:rsid w:val="00D524B5"/>
    <w:rsid w:val="00D526C4"/>
    <w:rsid w:val="00D52943"/>
    <w:rsid w:val="00D52AD9"/>
    <w:rsid w:val="00D52B86"/>
    <w:rsid w:val="00D52D4F"/>
    <w:rsid w:val="00D52F43"/>
    <w:rsid w:val="00D53178"/>
    <w:rsid w:val="00D532C8"/>
    <w:rsid w:val="00D5340A"/>
    <w:rsid w:val="00D5356F"/>
    <w:rsid w:val="00D537B4"/>
    <w:rsid w:val="00D5382F"/>
    <w:rsid w:val="00D53B12"/>
    <w:rsid w:val="00D53D6F"/>
    <w:rsid w:val="00D53DB6"/>
    <w:rsid w:val="00D53F8E"/>
    <w:rsid w:val="00D5433E"/>
    <w:rsid w:val="00D5442B"/>
    <w:rsid w:val="00D54597"/>
    <w:rsid w:val="00D548D1"/>
    <w:rsid w:val="00D54FC2"/>
    <w:rsid w:val="00D54FD7"/>
    <w:rsid w:val="00D551CF"/>
    <w:rsid w:val="00D55299"/>
    <w:rsid w:val="00D5533D"/>
    <w:rsid w:val="00D554A2"/>
    <w:rsid w:val="00D55A8D"/>
    <w:rsid w:val="00D56009"/>
    <w:rsid w:val="00D56152"/>
    <w:rsid w:val="00D565FE"/>
    <w:rsid w:val="00D56674"/>
    <w:rsid w:val="00D566A5"/>
    <w:rsid w:val="00D566BD"/>
    <w:rsid w:val="00D56B7A"/>
    <w:rsid w:val="00D56C96"/>
    <w:rsid w:val="00D56CBA"/>
    <w:rsid w:val="00D56D23"/>
    <w:rsid w:val="00D56DC2"/>
    <w:rsid w:val="00D56EA1"/>
    <w:rsid w:val="00D572DE"/>
    <w:rsid w:val="00D57484"/>
    <w:rsid w:val="00D57712"/>
    <w:rsid w:val="00D57A20"/>
    <w:rsid w:val="00D57B79"/>
    <w:rsid w:val="00D600A5"/>
    <w:rsid w:val="00D601E0"/>
    <w:rsid w:val="00D6025E"/>
    <w:rsid w:val="00D602B4"/>
    <w:rsid w:val="00D60C38"/>
    <w:rsid w:val="00D60E3E"/>
    <w:rsid w:val="00D61173"/>
    <w:rsid w:val="00D61178"/>
    <w:rsid w:val="00D6125E"/>
    <w:rsid w:val="00D6128E"/>
    <w:rsid w:val="00D613A0"/>
    <w:rsid w:val="00D614C3"/>
    <w:rsid w:val="00D61505"/>
    <w:rsid w:val="00D615F0"/>
    <w:rsid w:val="00D61722"/>
    <w:rsid w:val="00D61738"/>
    <w:rsid w:val="00D61A74"/>
    <w:rsid w:val="00D61A79"/>
    <w:rsid w:val="00D61AFF"/>
    <w:rsid w:val="00D61F1D"/>
    <w:rsid w:val="00D62190"/>
    <w:rsid w:val="00D6223C"/>
    <w:rsid w:val="00D62390"/>
    <w:rsid w:val="00D62535"/>
    <w:rsid w:val="00D6259D"/>
    <w:rsid w:val="00D629AE"/>
    <w:rsid w:val="00D62A36"/>
    <w:rsid w:val="00D62AA3"/>
    <w:rsid w:val="00D62C3E"/>
    <w:rsid w:val="00D62C55"/>
    <w:rsid w:val="00D6307D"/>
    <w:rsid w:val="00D63156"/>
    <w:rsid w:val="00D6342F"/>
    <w:rsid w:val="00D63496"/>
    <w:rsid w:val="00D63BCF"/>
    <w:rsid w:val="00D63CA3"/>
    <w:rsid w:val="00D63E06"/>
    <w:rsid w:val="00D63E4D"/>
    <w:rsid w:val="00D6423C"/>
    <w:rsid w:val="00D644EB"/>
    <w:rsid w:val="00D6470A"/>
    <w:rsid w:val="00D64735"/>
    <w:rsid w:val="00D6473A"/>
    <w:rsid w:val="00D647C0"/>
    <w:rsid w:val="00D64912"/>
    <w:rsid w:val="00D64963"/>
    <w:rsid w:val="00D64AE8"/>
    <w:rsid w:val="00D64BC4"/>
    <w:rsid w:val="00D64C03"/>
    <w:rsid w:val="00D64FF3"/>
    <w:rsid w:val="00D65154"/>
    <w:rsid w:val="00D65346"/>
    <w:rsid w:val="00D65500"/>
    <w:rsid w:val="00D656AC"/>
    <w:rsid w:val="00D659E1"/>
    <w:rsid w:val="00D65DCA"/>
    <w:rsid w:val="00D65F03"/>
    <w:rsid w:val="00D66106"/>
    <w:rsid w:val="00D665A5"/>
    <w:rsid w:val="00D66673"/>
    <w:rsid w:val="00D66962"/>
    <w:rsid w:val="00D66F19"/>
    <w:rsid w:val="00D67003"/>
    <w:rsid w:val="00D670D4"/>
    <w:rsid w:val="00D6712B"/>
    <w:rsid w:val="00D67216"/>
    <w:rsid w:val="00D67443"/>
    <w:rsid w:val="00D67572"/>
    <w:rsid w:val="00D675F1"/>
    <w:rsid w:val="00D67619"/>
    <w:rsid w:val="00D6785B"/>
    <w:rsid w:val="00D67A08"/>
    <w:rsid w:val="00D67D1C"/>
    <w:rsid w:val="00D702A7"/>
    <w:rsid w:val="00D70324"/>
    <w:rsid w:val="00D703F0"/>
    <w:rsid w:val="00D705A4"/>
    <w:rsid w:val="00D70622"/>
    <w:rsid w:val="00D706AB"/>
    <w:rsid w:val="00D7081C"/>
    <w:rsid w:val="00D709C5"/>
    <w:rsid w:val="00D70A87"/>
    <w:rsid w:val="00D70EED"/>
    <w:rsid w:val="00D71052"/>
    <w:rsid w:val="00D71283"/>
    <w:rsid w:val="00D7187A"/>
    <w:rsid w:val="00D71D18"/>
    <w:rsid w:val="00D7206C"/>
    <w:rsid w:val="00D7206F"/>
    <w:rsid w:val="00D72483"/>
    <w:rsid w:val="00D724A5"/>
    <w:rsid w:val="00D724B7"/>
    <w:rsid w:val="00D7265E"/>
    <w:rsid w:val="00D726FE"/>
    <w:rsid w:val="00D72796"/>
    <w:rsid w:val="00D72B97"/>
    <w:rsid w:val="00D72C54"/>
    <w:rsid w:val="00D730BD"/>
    <w:rsid w:val="00D73226"/>
    <w:rsid w:val="00D73408"/>
    <w:rsid w:val="00D73551"/>
    <w:rsid w:val="00D736B3"/>
    <w:rsid w:val="00D73988"/>
    <w:rsid w:val="00D739E8"/>
    <w:rsid w:val="00D739EE"/>
    <w:rsid w:val="00D73E94"/>
    <w:rsid w:val="00D73F55"/>
    <w:rsid w:val="00D74272"/>
    <w:rsid w:val="00D742EF"/>
    <w:rsid w:val="00D74327"/>
    <w:rsid w:val="00D74912"/>
    <w:rsid w:val="00D74A13"/>
    <w:rsid w:val="00D74F3E"/>
    <w:rsid w:val="00D75071"/>
    <w:rsid w:val="00D75194"/>
    <w:rsid w:val="00D754B6"/>
    <w:rsid w:val="00D75E95"/>
    <w:rsid w:val="00D76917"/>
    <w:rsid w:val="00D7693E"/>
    <w:rsid w:val="00D76A03"/>
    <w:rsid w:val="00D76AD2"/>
    <w:rsid w:val="00D76D22"/>
    <w:rsid w:val="00D76D24"/>
    <w:rsid w:val="00D76FC2"/>
    <w:rsid w:val="00D76FDE"/>
    <w:rsid w:val="00D77127"/>
    <w:rsid w:val="00D77232"/>
    <w:rsid w:val="00D77738"/>
    <w:rsid w:val="00D77AA2"/>
    <w:rsid w:val="00D77E89"/>
    <w:rsid w:val="00D8010F"/>
    <w:rsid w:val="00D8014E"/>
    <w:rsid w:val="00D8032C"/>
    <w:rsid w:val="00D80353"/>
    <w:rsid w:val="00D803C1"/>
    <w:rsid w:val="00D80488"/>
    <w:rsid w:val="00D80511"/>
    <w:rsid w:val="00D80861"/>
    <w:rsid w:val="00D80975"/>
    <w:rsid w:val="00D809CF"/>
    <w:rsid w:val="00D80A39"/>
    <w:rsid w:val="00D80AC5"/>
    <w:rsid w:val="00D80EBC"/>
    <w:rsid w:val="00D81093"/>
    <w:rsid w:val="00D8137B"/>
    <w:rsid w:val="00D817FD"/>
    <w:rsid w:val="00D8186E"/>
    <w:rsid w:val="00D818F3"/>
    <w:rsid w:val="00D81D0D"/>
    <w:rsid w:val="00D81EAD"/>
    <w:rsid w:val="00D81F8F"/>
    <w:rsid w:val="00D8240D"/>
    <w:rsid w:val="00D824A1"/>
    <w:rsid w:val="00D82573"/>
    <w:rsid w:val="00D82613"/>
    <w:rsid w:val="00D826A2"/>
    <w:rsid w:val="00D82836"/>
    <w:rsid w:val="00D82D4B"/>
    <w:rsid w:val="00D8305B"/>
    <w:rsid w:val="00D83066"/>
    <w:rsid w:val="00D83111"/>
    <w:rsid w:val="00D8339C"/>
    <w:rsid w:val="00D83418"/>
    <w:rsid w:val="00D83515"/>
    <w:rsid w:val="00D83939"/>
    <w:rsid w:val="00D83CE5"/>
    <w:rsid w:val="00D83F74"/>
    <w:rsid w:val="00D83FC1"/>
    <w:rsid w:val="00D840EB"/>
    <w:rsid w:val="00D84118"/>
    <w:rsid w:val="00D841DC"/>
    <w:rsid w:val="00D8445B"/>
    <w:rsid w:val="00D84619"/>
    <w:rsid w:val="00D8464C"/>
    <w:rsid w:val="00D847DC"/>
    <w:rsid w:val="00D84850"/>
    <w:rsid w:val="00D84A27"/>
    <w:rsid w:val="00D84D9F"/>
    <w:rsid w:val="00D84DC4"/>
    <w:rsid w:val="00D84F1C"/>
    <w:rsid w:val="00D84F9A"/>
    <w:rsid w:val="00D84FCA"/>
    <w:rsid w:val="00D8524C"/>
    <w:rsid w:val="00D8538F"/>
    <w:rsid w:val="00D8539B"/>
    <w:rsid w:val="00D85491"/>
    <w:rsid w:val="00D85670"/>
    <w:rsid w:val="00D85775"/>
    <w:rsid w:val="00D85906"/>
    <w:rsid w:val="00D85B18"/>
    <w:rsid w:val="00D85B71"/>
    <w:rsid w:val="00D86148"/>
    <w:rsid w:val="00D863CB"/>
    <w:rsid w:val="00D86485"/>
    <w:rsid w:val="00D865A0"/>
    <w:rsid w:val="00D86791"/>
    <w:rsid w:val="00D86921"/>
    <w:rsid w:val="00D8696B"/>
    <w:rsid w:val="00D8699D"/>
    <w:rsid w:val="00D86A94"/>
    <w:rsid w:val="00D86AF0"/>
    <w:rsid w:val="00D86BED"/>
    <w:rsid w:val="00D86DD4"/>
    <w:rsid w:val="00D87087"/>
    <w:rsid w:val="00D87116"/>
    <w:rsid w:val="00D87118"/>
    <w:rsid w:val="00D8728D"/>
    <w:rsid w:val="00D87A61"/>
    <w:rsid w:val="00D900F2"/>
    <w:rsid w:val="00D90330"/>
    <w:rsid w:val="00D90363"/>
    <w:rsid w:val="00D90746"/>
    <w:rsid w:val="00D907E3"/>
    <w:rsid w:val="00D908A7"/>
    <w:rsid w:val="00D90CF3"/>
    <w:rsid w:val="00D90F28"/>
    <w:rsid w:val="00D91097"/>
    <w:rsid w:val="00D91233"/>
    <w:rsid w:val="00D91482"/>
    <w:rsid w:val="00D9173F"/>
    <w:rsid w:val="00D9191D"/>
    <w:rsid w:val="00D91994"/>
    <w:rsid w:val="00D919E7"/>
    <w:rsid w:val="00D91AE9"/>
    <w:rsid w:val="00D91B23"/>
    <w:rsid w:val="00D91B2B"/>
    <w:rsid w:val="00D91CE7"/>
    <w:rsid w:val="00D91D29"/>
    <w:rsid w:val="00D91FAA"/>
    <w:rsid w:val="00D92099"/>
    <w:rsid w:val="00D9242D"/>
    <w:rsid w:val="00D92650"/>
    <w:rsid w:val="00D9276F"/>
    <w:rsid w:val="00D9293A"/>
    <w:rsid w:val="00D92BA8"/>
    <w:rsid w:val="00D92DA3"/>
    <w:rsid w:val="00D92EEB"/>
    <w:rsid w:val="00D92EF3"/>
    <w:rsid w:val="00D93108"/>
    <w:rsid w:val="00D932B1"/>
    <w:rsid w:val="00D9335B"/>
    <w:rsid w:val="00D935D3"/>
    <w:rsid w:val="00D937A8"/>
    <w:rsid w:val="00D937CD"/>
    <w:rsid w:val="00D9395F"/>
    <w:rsid w:val="00D93B35"/>
    <w:rsid w:val="00D93DBC"/>
    <w:rsid w:val="00D93E9F"/>
    <w:rsid w:val="00D9416D"/>
    <w:rsid w:val="00D94228"/>
    <w:rsid w:val="00D942EE"/>
    <w:rsid w:val="00D944A7"/>
    <w:rsid w:val="00D945AE"/>
    <w:rsid w:val="00D94BE5"/>
    <w:rsid w:val="00D95321"/>
    <w:rsid w:val="00D957F8"/>
    <w:rsid w:val="00D95920"/>
    <w:rsid w:val="00D95D4F"/>
    <w:rsid w:val="00D9600D"/>
    <w:rsid w:val="00D964C8"/>
    <w:rsid w:val="00D9680F"/>
    <w:rsid w:val="00D969A2"/>
    <w:rsid w:val="00D96A38"/>
    <w:rsid w:val="00D96A50"/>
    <w:rsid w:val="00D96D11"/>
    <w:rsid w:val="00D96FF1"/>
    <w:rsid w:val="00D971F5"/>
    <w:rsid w:val="00D9730D"/>
    <w:rsid w:val="00D97344"/>
    <w:rsid w:val="00D9745D"/>
    <w:rsid w:val="00D975D7"/>
    <w:rsid w:val="00D975FF"/>
    <w:rsid w:val="00D97B6B"/>
    <w:rsid w:val="00D97BE1"/>
    <w:rsid w:val="00D97DE5"/>
    <w:rsid w:val="00D97FE0"/>
    <w:rsid w:val="00DA0074"/>
    <w:rsid w:val="00DA05FE"/>
    <w:rsid w:val="00DA0C13"/>
    <w:rsid w:val="00DA0E0F"/>
    <w:rsid w:val="00DA0F52"/>
    <w:rsid w:val="00DA10B5"/>
    <w:rsid w:val="00DA1117"/>
    <w:rsid w:val="00DA116A"/>
    <w:rsid w:val="00DA1247"/>
    <w:rsid w:val="00DA1539"/>
    <w:rsid w:val="00DA153A"/>
    <w:rsid w:val="00DA15D5"/>
    <w:rsid w:val="00DA1857"/>
    <w:rsid w:val="00DA18C2"/>
    <w:rsid w:val="00DA1AB6"/>
    <w:rsid w:val="00DA1E1F"/>
    <w:rsid w:val="00DA2909"/>
    <w:rsid w:val="00DA2ABF"/>
    <w:rsid w:val="00DA2B0E"/>
    <w:rsid w:val="00DA3194"/>
    <w:rsid w:val="00DA34C1"/>
    <w:rsid w:val="00DA350A"/>
    <w:rsid w:val="00DA35DC"/>
    <w:rsid w:val="00DA370B"/>
    <w:rsid w:val="00DA377A"/>
    <w:rsid w:val="00DA3A8B"/>
    <w:rsid w:val="00DA3B2B"/>
    <w:rsid w:val="00DA3DDA"/>
    <w:rsid w:val="00DA3EAA"/>
    <w:rsid w:val="00DA415D"/>
    <w:rsid w:val="00DA49B7"/>
    <w:rsid w:val="00DA52B6"/>
    <w:rsid w:val="00DA5502"/>
    <w:rsid w:val="00DA580C"/>
    <w:rsid w:val="00DA58D5"/>
    <w:rsid w:val="00DA5941"/>
    <w:rsid w:val="00DA5EAA"/>
    <w:rsid w:val="00DA5ECB"/>
    <w:rsid w:val="00DA5F29"/>
    <w:rsid w:val="00DA5F61"/>
    <w:rsid w:val="00DA6030"/>
    <w:rsid w:val="00DA6233"/>
    <w:rsid w:val="00DA626D"/>
    <w:rsid w:val="00DA63F7"/>
    <w:rsid w:val="00DA663A"/>
    <w:rsid w:val="00DA6860"/>
    <w:rsid w:val="00DA69B7"/>
    <w:rsid w:val="00DA6B4D"/>
    <w:rsid w:val="00DA6C9D"/>
    <w:rsid w:val="00DA6E7A"/>
    <w:rsid w:val="00DA6F04"/>
    <w:rsid w:val="00DA743F"/>
    <w:rsid w:val="00DA7500"/>
    <w:rsid w:val="00DA75C3"/>
    <w:rsid w:val="00DA75DA"/>
    <w:rsid w:val="00DB010E"/>
    <w:rsid w:val="00DB0113"/>
    <w:rsid w:val="00DB03CC"/>
    <w:rsid w:val="00DB07DA"/>
    <w:rsid w:val="00DB084B"/>
    <w:rsid w:val="00DB0AD7"/>
    <w:rsid w:val="00DB0DD1"/>
    <w:rsid w:val="00DB0E6F"/>
    <w:rsid w:val="00DB10CC"/>
    <w:rsid w:val="00DB10F3"/>
    <w:rsid w:val="00DB1972"/>
    <w:rsid w:val="00DB1C67"/>
    <w:rsid w:val="00DB1EDC"/>
    <w:rsid w:val="00DB2049"/>
    <w:rsid w:val="00DB229A"/>
    <w:rsid w:val="00DB229F"/>
    <w:rsid w:val="00DB2323"/>
    <w:rsid w:val="00DB251E"/>
    <w:rsid w:val="00DB25F9"/>
    <w:rsid w:val="00DB29A0"/>
    <w:rsid w:val="00DB2B4E"/>
    <w:rsid w:val="00DB2BC5"/>
    <w:rsid w:val="00DB2C22"/>
    <w:rsid w:val="00DB2CDC"/>
    <w:rsid w:val="00DB2E2C"/>
    <w:rsid w:val="00DB2E92"/>
    <w:rsid w:val="00DB2EF9"/>
    <w:rsid w:val="00DB342C"/>
    <w:rsid w:val="00DB34FC"/>
    <w:rsid w:val="00DB3546"/>
    <w:rsid w:val="00DB390D"/>
    <w:rsid w:val="00DB3BA2"/>
    <w:rsid w:val="00DB3CE2"/>
    <w:rsid w:val="00DB3CFC"/>
    <w:rsid w:val="00DB3D08"/>
    <w:rsid w:val="00DB3D7E"/>
    <w:rsid w:val="00DB41B0"/>
    <w:rsid w:val="00DB423B"/>
    <w:rsid w:val="00DB4276"/>
    <w:rsid w:val="00DB45AB"/>
    <w:rsid w:val="00DB4646"/>
    <w:rsid w:val="00DB46B3"/>
    <w:rsid w:val="00DB4A2B"/>
    <w:rsid w:val="00DB4A5E"/>
    <w:rsid w:val="00DB4CA9"/>
    <w:rsid w:val="00DB4E01"/>
    <w:rsid w:val="00DB4E2B"/>
    <w:rsid w:val="00DB4EE1"/>
    <w:rsid w:val="00DB5203"/>
    <w:rsid w:val="00DB5508"/>
    <w:rsid w:val="00DB5722"/>
    <w:rsid w:val="00DB5A3C"/>
    <w:rsid w:val="00DB5CE3"/>
    <w:rsid w:val="00DB5D17"/>
    <w:rsid w:val="00DB5D18"/>
    <w:rsid w:val="00DB5F00"/>
    <w:rsid w:val="00DB62F8"/>
    <w:rsid w:val="00DB6321"/>
    <w:rsid w:val="00DB638B"/>
    <w:rsid w:val="00DB654F"/>
    <w:rsid w:val="00DB67FF"/>
    <w:rsid w:val="00DB6C93"/>
    <w:rsid w:val="00DB6D94"/>
    <w:rsid w:val="00DB6E27"/>
    <w:rsid w:val="00DB6FD2"/>
    <w:rsid w:val="00DB710B"/>
    <w:rsid w:val="00DB7121"/>
    <w:rsid w:val="00DB77BC"/>
    <w:rsid w:val="00DB78D2"/>
    <w:rsid w:val="00DB7B80"/>
    <w:rsid w:val="00DB7BB1"/>
    <w:rsid w:val="00DC0041"/>
    <w:rsid w:val="00DC0063"/>
    <w:rsid w:val="00DC00E2"/>
    <w:rsid w:val="00DC03D5"/>
    <w:rsid w:val="00DC0544"/>
    <w:rsid w:val="00DC08F7"/>
    <w:rsid w:val="00DC095A"/>
    <w:rsid w:val="00DC0A08"/>
    <w:rsid w:val="00DC105A"/>
    <w:rsid w:val="00DC1269"/>
    <w:rsid w:val="00DC144A"/>
    <w:rsid w:val="00DC15E2"/>
    <w:rsid w:val="00DC1967"/>
    <w:rsid w:val="00DC1D18"/>
    <w:rsid w:val="00DC1EBF"/>
    <w:rsid w:val="00DC1F1A"/>
    <w:rsid w:val="00DC2571"/>
    <w:rsid w:val="00DC27BA"/>
    <w:rsid w:val="00DC2B77"/>
    <w:rsid w:val="00DC2BD6"/>
    <w:rsid w:val="00DC2E47"/>
    <w:rsid w:val="00DC30BB"/>
    <w:rsid w:val="00DC34AA"/>
    <w:rsid w:val="00DC34F0"/>
    <w:rsid w:val="00DC3587"/>
    <w:rsid w:val="00DC3718"/>
    <w:rsid w:val="00DC38DB"/>
    <w:rsid w:val="00DC3AA7"/>
    <w:rsid w:val="00DC3B78"/>
    <w:rsid w:val="00DC3D00"/>
    <w:rsid w:val="00DC3D93"/>
    <w:rsid w:val="00DC407D"/>
    <w:rsid w:val="00DC478A"/>
    <w:rsid w:val="00DC487F"/>
    <w:rsid w:val="00DC48AE"/>
    <w:rsid w:val="00DC4A0B"/>
    <w:rsid w:val="00DC4BC9"/>
    <w:rsid w:val="00DC4BEE"/>
    <w:rsid w:val="00DC4CC9"/>
    <w:rsid w:val="00DC4D5B"/>
    <w:rsid w:val="00DC4E34"/>
    <w:rsid w:val="00DC4E7B"/>
    <w:rsid w:val="00DC5037"/>
    <w:rsid w:val="00DC50C3"/>
    <w:rsid w:val="00DC55E1"/>
    <w:rsid w:val="00DC573A"/>
    <w:rsid w:val="00DC5C46"/>
    <w:rsid w:val="00DC6062"/>
    <w:rsid w:val="00DC62F0"/>
    <w:rsid w:val="00DC67E6"/>
    <w:rsid w:val="00DC6BDE"/>
    <w:rsid w:val="00DC6EF2"/>
    <w:rsid w:val="00DC745C"/>
    <w:rsid w:val="00DC74C8"/>
    <w:rsid w:val="00DC760B"/>
    <w:rsid w:val="00DC79E7"/>
    <w:rsid w:val="00DC7A35"/>
    <w:rsid w:val="00DC7A9C"/>
    <w:rsid w:val="00DC7BF1"/>
    <w:rsid w:val="00DC7C69"/>
    <w:rsid w:val="00DC7D53"/>
    <w:rsid w:val="00DC7FCA"/>
    <w:rsid w:val="00DD0283"/>
    <w:rsid w:val="00DD084A"/>
    <w:rsid w:val="00DD09B4"/>
    <w:rsid w:val="00DD0B48"/>
    <w:rsid w:val="00DD0D66"/>
    <w:rsid w:val="00DD1072"/>
    <w:rsid w:val="00DD118F"/>
    <w:rsid w:val="00DD12B0"/>
    <w:rsid w:val="00DD1752"/>
    <w:rsid w:val="00DD17DC"/>
    <w:rsid w:val="00DD18F2"/>
    <w:rsid w:val="00DD1977"/>
    <w:rsid w:val="00DD1D14"/>
    <w:rsid w:val="00DD2138"/>
    <w:rsid w:val="00DD2186"/>
    <w:rsid w:val="00DD22C6"/>
    <w:rsid w:val="00DD23EF"/>
    <w:rsid w:val="00DD2488"/>
    <w:rsid w:val="00DD2649"/>
    <w:rsid w:val="00DD2989"/>
    <w:rsid w:val="00DD31C6"/>
    <w:rsid w:val="00DD3376"/>
    <w:rsid w:val="00DD3631"/>
    <w:rsid w:val="00DD3698"/>
    <w:rsid w:val="00DD370F"/>
    <w:rsid w:val="00DD37F3"/>
    <w:rsid w:val="00DD3AAF"/>
    <w:rsid w:val="00DD3C6E"/>
    <w:rsid w:val="00DD3C94"/>
    <w:rsid w:val="00DD3EA4"/>
    <w:rsid w:val="00DD3F05"/>
    <w:rsid w:val="00DD3F80"/>
    <w:rsid w:val="00DD3FD7"/>
    <w:rsid w:val="00DD4193"/>
    <w:rsid w:val="00DD4316"/>
    <w:rsid w:val="00DD4562"/>
    <w:rsid w:val="00DD46F5"/>
    <w:rsid w:val="00DD47EF"/>
    <w:rsid w:val="00DD4A0E"/>
    <w:rsid w:val="00DD4C2D"/>
    <w:rsid w:val="00DD4D12"/>
    <w:rsid w:val="00DD4D6C"/>
    <w:rsid w:val="00DD4E7C"/>
    <w:rsid w:val="00DD4F7E"/>
    <w:rsid w:val="00DD4FC2"/>
    <w:rsid w:val="00DD4FD0"/>
    <w:rsid w:val="00DD518C"/>
    <w:rsid w:val="00DD5212"/>
    <w:rsid w:val="00DD5231"/>
    <w:rsid w:val="00DD55A8"/>
    <w:rsid w:val="00DD57E8"/>
    <w:rsid w:val="00DD5D74"/>
    <w:rsid w:val="00DD5EBB"/>
    <w:rsid w:val="00DD5F87"/>
    <w:rsid w:val="00DD6374"/>
    <w:rsid w:val="00DD6795"/>
    <w:rsid w:val="00DD6904"/>
    <w:rsid w:val="00DD6A64"/>
    <w:rsid w:val="00DD6AF2"/>
    <w:rsid w:val="00DD6D54"/>
    <w:rsid w:val="00DD6EA1"/>
    <w:rsid w:val="00DD6F24"/>
    <w:rsid w:val="00DD72D7"/>
    <w:rsid w:val="00DD7435"/>
    <w:rsid w:val="00DD7812"/>
    <w:rsid w:val="00DD79DA"/>
    <w:rsid w:val="00DD7D39"/>
    <w:rsid w:val="00DD7D9F"/>
    <w:rsid w:val="00DD7F5E"/>
    <w:rsid w:val="00DE042A"/>
    <w:rsid w:val="00DE0565"/>
    <w:rsid w:val="00DE0578"/>
    <w:rsid w:val="00DE05D6"/>
    <w:rsid w:val="00DE0857"/>
    <w:rsid w:val="00DE0A0A"/>
    <w:rsid w:val="00DE0D9B"/>
    <w:rsid w:val="00DE0E2E"/>
    <w:rsid w:val="00DE0F2B"/>
    <w:rsid w:val="00DE1101"/>
    <w:rsid w:val="00DE115B"/>
    <w:rsid w:val="00DE1297"/>
    <w:rsid w:val="00DE1392"/>
    <w:rsid w:val="00DE1676"/>
    <w:rsid w:val="00DE16B9"/>
    <w:rsid w:val="00DE17D0"/>
    <w:rsid w:val="00DE18B4"/>
    <w:rsid w:val="00DE18EE"/>
    <w:rsid w:val="00DE1CF7"/>
    <w:rsid w:val="00DE1FA4"/>
    <w:rsid w:val="00DE202B"/>
    <w:rsid w:val="00DE21A3"/>
    <w:rsid w:val="00DE2472"/>
    <w:rsid w:val="00DE282A"/>
    <w:rsid w:val="00DE28EF"/>
    <w:rsid w:val="00DE2D2E"/>
    <w:rsid w:val="00DE2E4C"/>
    <w:rsid w:val="00DE2E88"/>
    <w:rsid w:val="00DE3013"/>
    <w:rsid w:val="00DE3109"/>
    <w:rsid w:val="00DE34A4"/>
    <w:rsid w:val="00DE34B2"/>
    <w:rsid w:val="00DE3521"/>
    <w:rsid w:val="00DE387B"/>
    <w:rsid w:val="00DE3A3E"/>
    <w:rsid w:val="00DE3A9A"/>
    <w:rsid w:val="00DE3ACA"/>
    <w:rsid w:val="00DE3B27"/>
    <w:rsid w:val="00DE3C0E"/>
    <w:rsid w:val="00DE3DBC"/>
    <w:rsid w:val="00DE3E14"/>
    <w:rsid w:val="00DE3F06"/>
    <w:rsid w:val="00DE3F14"/>
    <w:rsid w:val="00DE42E6"/>
    <w:rsid w:val="00DE4305"/>
    <w:rsid w:val="00DE46E4"/>
    <w:rsid w:val="00DE46F5"/>
    <w:rsid w:val="00DE4D2E"/>
    <w:rsid w:val="00DE4E0B"/>
    <w:rsid w:val="00DE5074"/>
    <w:rsid w:val="00DE54B1"/>
    <w:rsid w:val="00DE553B"/>
    <w:rsid w:val="00DE55AF"/>
    <w:rsid w:val="00DE55F7"/>
    <w:rsid w:val="00DE563E"/>
    <w:rsid w:val="00DE57BB"/>
    <w:rsid w:val="00DE57E8"/>
    <w:rsid w:val="00DE596D"/>
    <w:rsid w:val="00DE5A5E"/>
    <w:rsid w:val="00DE62F3"/>
    <w:rsid w:val="00DE6350"/>
    <w:rsid w:val="00DE65EC"/>
    <w:rsid w:val="00DE66BD"/>
    <w:rsid w:val="00DE66F4"/>
    <w:rsid w:val="00DE6723"/>
    <w:rsid w:val="00DE6852"/>
    <w:rsid w:val="00DE691A"/>
    <w:rsid w:val="00DE698C"/>
    <w:rsid w:val="00DE69C3"/>
    <w:rsid w:val="00DE6DCB"/>
    <w:rsid w:val="00DE6F54"/>
    <w:rsid w:val="00DE6F9B"/>
    <w:rsid w:val="00DE7042"/>
    <w:rsid w:val="00DE7296"/>
    <w:rsid w:val="00DE73D6"/>
    <w:rsid w:val="00DE787F"/>
    <w:rsid w:val="00DE7C99"/>
    <w:rsid w:val="00DF00D0"/>
    <w:rsid w:val="00DF0238"/>
    <w:rsid w:val="00DF0283"/>
    <w:rsid w:val="00DF02FD"/>
    <w:rsid w:val="00DF0A5A"/>
    <w:rsid w:val="00DF0BF7"/>
    <w:rsid w:val="00DF0D68"/>
    <w:rsid w:val="00DF0E9D"/>
    <w:rsid w:val="00DF1075"/>
    <w:rsid w:val="00DF10FB"/>
    <w:rsid w:val="00DF114A"/>
    <w:rsid w:val="00DF12A5"/>
    <w:rsid w:val="00DF1636"/>
    <w:rsid w:val="00DF1711"/>
    <w:rsid w:val="00DF1A4D"/>
    <w:rsid w:val="00DF1A54"/>
    <w:rsid w:val="00DF1A5A"/>
    <w:rsid w:val="00DF1B9C"/>
    <w:rsid w:val="00DF1D27"/>
    <w:rsid w:val="00DF1DB7"/>
    <w:rsid w:val="00DF1DF2"/>
    <w:rsid w:val="00DF1E95"/>
    <w:rsid w:val="00DF2031"/>
    <w:rsid w:val="00DF2327"/>
    <w:rsid w:val="00DF2334"/>
    <w:rsid w:val="00DF251F"/>
    <w:rsid w:val="00DF2A8D"/>
    <w:rsid w:val="00DF30EC"/>
    <w:rsid w:val="00DF330D"/>
    <w:rsid w:val="00DF3370"/>
    <w:rsid w:val="00DF3852"/>
    <w:rsid w:val="00DF48E8"/>
    <w:rsid w:val="00DF4B5F"/>
    <w:rsid w:val="00DF4DFE"/>
    <w:rsid w:val="00DF4ED4"/>
    <w:rsid w:val="00DF50B3"/>
    <w:rsid w:val="00DF50C1"/>
    <w:rsid w:val="00DF5483"/>
    <w:rsid w:val="00DF5A76"/>
    <w:rsid w:val="00DF5B3B"/>
    <w:rsid w:val="00DF5C59"/>
    <w:rsid w:val="00DF5E11"/>
    <w:rsid w:val="00DF5F6D"/>
    <w:rsid w:val="00DF6028"/>
    <w:rsid w:val="00DF610D"/>
    <w:rsid w:val="00DF628C"/>
    <w:rsid w:val="00DF6644"/>
    <w:rsid w:val="00DF69DA"/>
    <w:rsid w:val="00DF6AAF"/>
    <w:rsid w:val="00DF6F25"/>
    <w:rsid w:val="00DF6FEB"/>
    <w:rsid w:val="00DF7104"/>
    <w:rsid w:val="00DF712E"/>
    <w:rsid w:val="00DF729B"/>
    <w:rsid w:val="00DF7697"/>
    <w:rsid w:val="00DF77CF"/>
    <w:rsid w:val="00DF7938"/>
    <w:rsid w:val="00DF7F79"/>
    <w:rsid w:val="00E0000E"/>
    <w:rsid w:val="00E0026C"/>
    <w:rsid w:val="00E00869"/>
    <w:rsid w:val="00E00A15"/>
    <w:rsid w:val="00E00B72"/>
    <w:rsid w:val="00E00C3C"/>
    <w:rsid w:val="00E00D49"/>
    <w:rsid w:val="00E00DDE"/>
    <w:rsid w:val="00E0112F"/>
    <w:rsid w:val="00E01198"/>
    <w:rsid w:val="00E01307"/>
    <w:rsid w:val="00E014A2"/>
    <w:rsid w:val="00E01560"/>
    <w:rsid w:val="00E01873"/>
    <w:rsid w:val="00E01A2B"/>
    <w:rsid w:val="00E01A9F"/>
    <w:rsid w:val="00E01B96"/>
    <w:rsid w:val="00E01FC4"/>
    <w:rsid w:val="00E0211F"/>
    <w:rsid w:val="00E02432"/>
    <w:rsid w:val="00E026D0"/>
    <w:rsid w:val="00E02702"/>
    <w:rsid w:val="00E027E6"/>
    <w:rsid w:val="00E029D1"/>
    <w:rsid w:val="00E02BCB"/>
    <w:rsid w:val="00E02CD2"/>
    <w:rsid w:val="00E02DFC"/>
    <w:rsid w:val="00E02FD2"/>
    <w:rsid w:val="00E0312C"/>
    <w:rsid w:val="00E0329F"/>
    <w:rsid w:val="00E033D3"/>
    <w:rsid w:val="00E034D5"/>
    <w:rsid w:val="00E03972"/>
    <w:rsid w:val="00E039B7"/>
    <w:rsid w:val="00E03AAF"/>
    <w:rsid w:val="00E03B54"/>
    <w:rsid w:val="00E03BE2"/>
    <w:rsid w:val="00E03EDB"/>
    <w:rsid w:val="00E03F8E"/>
    <w:rsid w:val="00E0422A"/>
    <w:rsid w:val="00E042AC"/>
    <w:rsid w:val="00E0451F"/>
    <w:rsid w:val="00E04654"/>
    <w:rsid w:val="00E046D1"/>
    <w:rsid w:val="00E0483C"/>
    <w:rsid w:val="00E04BD0"/>
    <w:rsid w:val="00E05172"/>
    <w:rsid w:val="00E051FC"/>
    <w:rsid w:val="00E052BD"/>
    <w:rsid w:val="00E05412"/>
    <w:rsid w:val="00E05439"/>
    <w:rsid w:val="00E056E4"/>
    <w:rsid w:val="00E0585E"/>
    <w:rsid w:val="00E060B9"/>
    <w:rsid w:val="00E060FA"/>
    <w:rsid w:val="00E06416"/>
    <w:rsid w:val="00E06446"/>
    <w:rsid w:val="00E0655B"/>
    <w:rsid w:val="00E066AD"/>
    <w:rsid w:val="00E068BE"/>
    <w:rsid w:val="00E068DC"/>
    <w:rsid w:val="00E069D8"/>
    <w:rsid w:val="00E06D19"/>
    <w:rsid w:val="00E06DF5"/>
    <w:rsid w:val="00E07001"/>
    <w:rsid w:val="00E07090"/>
    <w:rsid w:val="00E0736D"/>
    <w:rsid w:val="00E0747E"/>
    <w:rsid w:val="00E07576"/>
    <w:rsid w:val="00E076A8"/>
    <w:rsid w:val="00E07753"/>
    <w:rsid w:val="00E07F94"/>
    <w:rsid w:val="00E07FA8"/>
    <w:rsid w:val="00E1023B"/>
    <w:rsid w:val="00E10338"/>
    <w:rsid w:val="00E10AD1"/>
    <w:rsid w:val="00E10CAE"/>
    <w:rsid w:val="00E10CF1"/>
    <w:rsid w:val="00E10EB7"/>
    <w:rsid w:val="00E110A3"/>
    <w:rsid w:val="00E11304"/>
    <w:rsid w:val="00E1137B"/>
    <w:rsid w:val="00E113DE"/>
    <w:rsid w:val="00E114ED"/>
    <w:rsid w:val="00E11561"/>
    <w:rsid w:val="00E11CE9"/>
    <w:rsid w:val="00E123E6"/>
    <w:rsid w:val="00E123EC"/>
    <w:rsid w:val="00E1261B"/>
    <w:rsid w:val="00E12BF3"/>
    <w:rsid w:val="00E12F59"/>
    <w:rsid w:val="00E1308D"/>
    <w:rsid w:val="00E131D9"/>
    <w:rsid w:val="00E1338A"/>
    <w:rsid w:val="00E135A6"/>
    <w:rsid w:val="00E137FB"/>
    <w:rsid w:val="00E13A0E"/>
    <w:rsid w:val="00E13AFF"/>
    <w:rsid w:val="00E13C68"/>
    <w:rsid w:val="00E13C87"/>
    <w:rsid w:val="00E13EFB"/>
    <w:rsid w:val="00E13F6F"/>
    <w:rsid w:val="00E1417A"/>
    <w:rsid w:val="00E1468A"/>
    <w:rsid w:val="00E148CE"/>
    <w:rsid w:val="00E14BEB"/>
    <w:rsid w:val="00E14C66"/>
    <w:rsid w:val="00E14C9A"/>
    <w:rsid w:val="00E14D9E"/>
    <w:rsid w:val="00E1519D"/>
    <w:rsid w:val="00E15641"/>
    <w:rsid w:val="00E15764"/>
    <w:rsid w:val="00E1596E"/>
    <w:rsid w:val="00E15B29"/>
    <w:rsid w:val="00E16302"/>
    <w:rsid w:val="00E163BB"/>
    <w:rsid w:val="00E163D2"/>
    <w:rsid w:val="00E165A2"/>
    <w:rsid w:val="00E16605"/>
    <w:rsid w:val="00E1678D"/>
    <w:rsid w:val="00E16A0E"/>
    <w:rsid w:val="00E16AAA"/>
    <w:rsid w:val="00E16C03"/>
    <w:rsid w:val="00E1726F"/>
    <w:rsid w:val="00E1735A"/>
    <w:rsid w:val="00E1748F"/>
    <w:rsid w:val="00E175F9"/>
    <w:rsid w:val="00E1765D"/>
    <w:rsid w:val="00E177BB"/>
    <w:rsid w:val="00E17AFF"/>
    <w:rsid w:val="00E17B94"/>
    <w:rsid w:val="00E17C25"/>
    <w:rsid w:val="00E17D85"/>
    <w:rsid w:val="00E17F91"/>
    <w:rsid w:val="00E17FF7"/>
    <w:rsid w:val="00E2004F"/>
    <w:rsid w:val="00E20612"/>
    <w:rsid w:val="00E20674"/>
    <w:rsid w:val="00E208E3"/>
    <w:rsid w:val="00E20911"/>
    <w:rsid w:val="00E20956"/>
    <w:rsid w:val="00E20F4E"/>
    <w:rsid w:val="00E2106D"/>
    <w:rsid w:val="00E2116E"/>
    <w:rsid w:val="00E211CC"/>
    <w:rsid w:val="00E2155B"/>
    <w:rsid w:val="00E21743"/>
    <w:rsid w:val="00E217D2"/>
    <w:rsid w:val="00E21859"/>
    <w:rsid w:val="00E219E7"/>
    <w:rsid w:val="00E21C48"/>
    <w:rsid w:val="00E21D7E"/>
    <w:rsid w:val="00E21FAA"/>
    <w:rsid w:val="00E22170"/>
    <w:rsid w:val="00E2237F"/>
    <w:rsid w:val="00E22C4F"/>
    <w:rsid w:val="00E23118"/>
    <w:rsid w:val="00E23617"/>
    <w:rsid w:val="00E23644"/>
    <w:rsid w:val="00E23806"/>
    <w:rsid w:val="00E239C1"/>
    <w:rsid w:val="00E23C2A"/>
    <w:rsid w:val="00E23E06"/>
    <w:rsid w:val="00E23E62"/>
    <w:rsid w:val="00E23F5B"/>
    <w:rsid w:val="00E24C8F"/>
    <w:rsid w:val="00E24CC7"/>
    <w:rsid w:val="00E24E34"/>
    <w:rsid w:val="00E24FA0"/>
    <w:rsid w:val="00E25250"/>
    <w:rsid w:val="00E254B9"/>
    <w:rsid w:val="00E25731"/>
    <w:rsid w:val="00E2599B"/>
    <w:rsid w:val="00E25B28"/>
    <w:rsid w:val="00E25B98"/>
    <w:rsid w:val="00E25EA6"/>
    <w:rsid w:val="00E26282"/>
    <w:rsid w:val="00E2630C"/>
    <w:rsid w:val="00E263B3"/>
    <w:rsid w:val="00E26441"/>
    <w:rsid w:val="00E265DA"/>
    <w:rsid w:val="00E26742"/>
    <w:rsid w:val="00E26794"/>
    <w:rsid w:val="00E26DDF"/>
    <w:rsid w:val="00E27029"/>
    <w:rsid w:val="00E2716B"/>
    <w:rsid w:val="00E2720E"/>
    <w:rsid w:val="00E2737D"/>
    <w:rsid w:val="00E273AB"/>
    <w:rsid w:val="00E2744F"/>
    <w:rsid w:val="00E27792"/>
    <w:rsid w:val="00E27CAD"/>
    <w:rsid w:val="00E27CB0"/>
    <w:rsid w:val="00E27EE1"/>
    <w:rsid w:val="00E27FCC"/>
    <w:rsid w:val="00E27FE8"/>
    <w:rsid w:val="00E30417"/>
    <w:rsid w:val="00E30943"/>
    <w:rsid w:val="00E30953"/>
    <w:rsid w:val="00E309DB"/>
    <w:rsid w:val="00E30F97"/>
    <w:rsid w:val="00E311C0"/>
    <w:rsid w:val="00E31355"/>
    <w:rsid w:val="00E314A9"/>
    <w:rsid w:val="00E317DE"/>
    <w:rsid w:val="00E31EEF"/>
    <w:rsid w:val="00E31F06"/>
    <w:rsid w:val="00E32424"/>
    <w:rsid w:val="00E3247E"/>
    <w:rsid w:val="00E32679"/>
    <w:rsid w:val="00E329B7"/>
    <w:rsid w:val="00E32EC2"/>
    <w:rsid w:val="00E32F5A"/>
    <w:rsid w:val="00E33440"/>
    <w:rsid w:val="00E33720"/>
    <w:rsid w:val="00E33833"/>
    <w:rsid w:val="00E33848"/>
    <w:rsid w:val="00E33D51"/>
    <w:rsid w:val="00E33FA3"/>
    <w:rsid w:val="00E342C7"/>
    <w:rsid w:val="00E34947"/>
    <w:rsid w:val="00E34B0B"/>
    <w:rsid w:val="00E34BCE"/>
    <w:rsid w:val="00E34D96"/>
    <w:rsid w:val="00E34E18"/>
    <w:rsid w:val="00E355A0"/>
    <w:rsid w:val="00E3571F"/>
    <w:rsid w:val="00E35966"/>
    <w:rsid w:val="00E35986"/>
    <w:rsid w:val="00E35A94"/>
    <w:rsid w:val="00E35BFD"/>
    <w:rsid w:val="00E35DE3"/>
    <w:rsid w:val="00E36077"/>
    <w:rsid w:val="00E360AF"/>
    <w:rsid w:val="00E360C5"/>
    <w:rsid w:val="00E36217"/>
    <w:rsid w:val="00E36241"/>
    <w:rsid w:val="00E36251"/>
    <w:rsid w:val="00E37006"/>
    <w:rsid w:val="00E3708C"/>
    <w:rsid w:val="00E37271"/>
    <w:rsid w:val="00E372B6"/>
    <w:rsid w:val="00E37348"/>
    <w:rsid w:val="00E37879"/>
    <w:rsid w:val="00E378E3"/>
    <w:rsid w:val="00E37A38"/>
    <w:rsid w:val="00E37A41"/>
    <w:rsid w:val="00E37D6F"/>
    <w:rsid w:val="00E4020F"/>
    <w:rsid w:val="00E4041E"/>
    <w:rsid w:val="00E4052E"/>
    <w:rsid w:val="00E407E6"/>
    <w:rsid w:val="00E4082B"/>
    <w:rsid w:val="00E40844"/>
    <w:rsid w:val="00E408B7"/>
    <w:rsid w:val="00E408C4"/>
    <w:rsid w:val="00E40978"/>
    <w:rsid w:val="00E4097C"/>
    <w:rsid w:val="00E40D49"/>
    <w:rsid w:val="00E4102A"/>
    <w:rsid w:val="00E41212"/>
    <w:rsid w:val="00E4132B"/>
    <w:rsid w:val="00E413D5"/>
    <w:rsid w:val="00E413E2"/>
    <w:rsid w:val="00E414E8"/>
    <w:rsid w:val="00E415CE"/>
    <w:rsid w:val="00E41606"/>
    <w:rsid w:val="00E41997"/>
    <w:rsid w:val="00E419B2"/>
    <w:rsid w:val="00E41C42"/>
    <w:rsid w:val="00E41FD8"/>
    <w:rsid w:val="00E42446"/>
    <w:rsid w:val="00E42559"/>
    <w:rsid w:val="00E425C1"/>
    <w:rsid w:val="00E42ACA"/>
    <w:rsid w:val="00E42BBE"/>
    <w:rsid w:val="00E43010"/>
    <w:rsid w:val="00E43450"/>
    <w:rsid w:val="00E435B4"/>
    <w:rsid w:val="00E4367D"/>
    <w:rsid w:val="00E43752"/>
    <w:rsid w:val="00E439DE"/>
    <w:rsid w:val="00E43D18"/>
    <w:rsid w:val="00E44136"/>
    <w:rsid w:val="00E441BB"/>
    <w:rsid w:val="00E441F4"/>
    <w:rsid w:val="00E445D9"/>
    <w:rsid w:val="00E44849"/>
    <w:rsid w:val="00E449C9"/>
    <w:rsid w:val="00E44E2E"/>
    <w:rsid w:val="00E457D1"/>
    <w:rsid w:val="00E45845"/>
    <w:rsid w:val="00E458C2"/>
    <w:rsid w:val="00E458D2"/>
    <w:rsid w:val="00E45A1A"/>
    <w:rsid w:val="00E45B0D"/>
    <w:rsid w:val="00E46114"/>
    <w:rsid w:val="00E46384"/>
    <w:rsid w:val="00E464B7"/>
    <w:rsid w:val="00E4688A"/>
    <w:rsid w:val="00E46A6F"/>
    <w:rsid w:val="00E46C57"/>
    <w:rsid w:val="00E470FA"/>
    <w:rsid w:val="00E47181"/>
    <w:rsid w:val="00E473C3"/>
    <w:rsid w:val="00E47476"/>
    <w:rsid w:val="00E4774C"/>
    <w:rsid w:val="00E477D2"/>
    <w:rsid w:val="00E47DCA"/>
    <w:rsid w:val="00E50000"/>
    <w:rsid w:val="00E500D5"/>
    <w:rsid w:val="00E502FB"/>
    <w:rsid w:val="00E50534"/>
    <w:rsid w:val="00E505F6"/>
    <w:rsid w:val="00E507A9"/>
    <w:rsid w:val="00E50908"/>
    <w:rsid w:val="00E50991"/>
    <w:rsid w:val="00E50AC3"/>
    <w:rsid w:val="00E50C05"/>
    <w:rsid w:val="00E50CA6"/>
    <w:rsid w:val="00E51476"/>
    <w:rsid w:val="00E5175C"/>
    <w:rsid w:val="00E5185D"/>
    <w:rsid w:val="00E5197F"/>
    <w:rsid w:val="00E51DAB"/>
    <w:rsid w:val="00E5259D"/>
    <w:rsid w:val="00E52601"/>
    <w:rsid w:val="00E52C5E"/>
    <w:rsid w:val="00E530A9"/>
    <w:rsid w:val="00E531BA"/>
    <w:rsid w:val="00E53217"/>
    <w:rsid w:val="00E535FC"/>
    <w:rsid w:val="00E5374D"/>
    <w:rsid w:val="00E53889"/>
    <w:rsid w:val="00E538CB"/>
    <w:rsid w:val="00E538CE"/>
    <w:rsid w:val="00E53BB0"/>
    <w:rsid w:val="00E53E13"/>
    <w:rsid w:val="00E53ECA"/>
    <w:rsid w:val="00E54200"/>
    <w:rsid w:val="00E5421F"/>
    <w:rsid w:val="00E54360"/>
    <w:rsid w:val="00E543D1"/>
    <w:rsid w:val="00E543E0"/>
    <w:rsid w:val="00E5457E"/>
    <w:rsid w:val="00E547DB"/>
    <w:rsid w:val="00E54B3E"/>
    <w:rsid w:val="00E54B54"/>
    <w:rsid w:val="00E54BDB"/>
    <w:rsid w:val="00E54F0F"/>
    <w:rsid w:val="00E5535F"/>
    <w:rsid w:val="00E55565"/>
    <w:rsid w:val="00E55621"/>
    <w:rsid w:val="00E55A6C"/>
    <w:rsid w:val="00E55B57"/>
    <w:rsid w:val="00E55F4E"/>
    <w:rsid w:val="00E5602A"/>
    <w:rsid w:val="00E5615F"/>
    <w:rsid w:val="00E561D9"/>
    <w:rsid w:val="00E563BA"/>
    <w:rsid w:val="00E563C2"/>
    <w:rsid w:val="00E563F3"/>
    <w:rsid w:val="00E56739"/>
    <w:rsid w:val="00E5694E"/>
    <w:rsid w:val="00E5698A"/>
    <w:rsid w:val="00E56B14"/>
    <w:rsid w:val="00E56F26"/>
    <w:rsid w:val="00E57139"/>
    <w:rsid w:val="00E57320"/>
    <w:rsid w:val="00E57519"/>
    <w:rsid w:val="00E5756E"/>
    <w:rsid w:val="00E579BF"/>
    <w:rsid w:val="00E57B52"/>
    <w:rsid w:val="00E57B53"/>
    <w:rsid w:val="00E57C57"/>
    <w:rsid w:val="00E57E03"/>
    <w:rsid w:val="00E57F50"/>
    <w:rsid w:val="00E60167"/>
    <w:rsid w:val="00E601DB"/>
    <w:rsid w:val="00E6065C"/>
    <w:rsid w:val="00E60862"/>
    <w:rsid w:val="00E608B3"/>
    <w:rsid w:val="00E608F3"/>
    <w:rsid w:val="00E60E42"/>
    <w:rsid w:val="00E60F7A"/>
    <w:rsid w:val="00E6106B"/>
    <w:rsid w:val="00E610E7"/>
    <w:rsid w:val="00E612DD"/>
    <w:rsid w:val="00E613EE"/>
    <w:rsid w:val="00E619A8"/>
    <w:rsid w:val="00E61AE1"/>
    <w:rsid w:val="00E61B0F"/>
    <w:rsid w:val="00E61E5E"/>
    <w:rsid w:val="00E621E1"/>
    <w:rsid w:val="00E621FB"/>
    <w:rsid w:val="00E62270"/>
    <w:rsid w:val="00E6227D"/>
    <w:rsid w:val="00E622F6"/>
    <w:rsid w:val="00E623A9"/>
    <w:rsid w:val="00E62643"/>
    <w:rsid w:val="00E627DC"/>
    <w:rsid w:val="00E627E4"/>
    <w:rsid w:val="00E627F8"/>
    <w:rsid w:val="00E62A5D"/>
    <w:rsid w:val="00E62A5E"/>
    <w:rsid w:val="00E62B9C"/>
    <w:rsid w:val="00E62BDC"/>
    <w:rsid w:val="00E62BFA"/>
    <w:rsid w:val="00E62D13"/>
    <w:rsid w:val="00E630DB"/>
    <w:rsid w:val="00E631A0"/>
    <w:rsid w:val="00E63490"/>
    <w:rsid w:val="00E6365F"/>
    <w:rsid w:val="00E637BD"/>
    <w:rsid w:val="00E63984"/>
    <w:rsid w:val="00E63A9F"/>
    <w:rsid w:val="00E64087"/>
    <w:rsid w:val="00E64221"/>
    <w:rsid w:val="00E6426F"/>
    <w:rsid w:val="00E642AF"/>
    <w:rsid w:val="00E643EE"/>
    <w:rsid w:val="00E64956"/>
    <w:rsid w:val="00E649E7"/>
    <w:rsid w:val="00E64C12"/>
    <w:rsid w:val="00E653CD"/>
    <w:rsid w:val="00E654E2"/>
    <w:rsid w:val="00E655DA"/>
    <w:rsid w:val="00E65843"/>
    <w:rsid w:val="00E65C33"/>
    <w:rsid w:val="00E65D25"/>
    <w:rsid w:val="00E65E5E"/>
    <w:rsid w:val="00E65FCC"/>
    <w:rsid w:val="00E66B1F"/>
    <w:rsid w:val="00E66CE0"/>
    <w:rsid w:val="00E66E24"/>
    <w:rsid w:val="00E66E4B"/>
    <w:rsid w:val="00E66FE3"/>
    <w:rsid w:val="00E67135"/>
    <w:rsid w:val="00E6738C"/>
    <w:rsid w:val="00E67528"/>
    <w:rsid w:val="00E67717"/>
    <w:rsid w:val="00E67BA1"/>
    <w:rsid w:val="00E67BAA"/>
    <w:rsid w:val="00E67D34"/>
    <w:rsid w:val="00E67E18"/>
    <w:rsid w:val="00E67E32"/>
    <w:rsid w:val="00E67EDF"/>
    <w:rsid w:val="00E67FC2"/>
    <w:rsid w:val="00E67FD3"/>
    <w:rsid w:val="00E70097"/>
    <w:rsid w:val="00E700FA"/>
    <w:rsid w:val="00E702A2"/>
    <w:rsid w:val="00E7055D"/>
    <w:rsid w:val="00E7060A"/>
    <w:rsid w:val="00E70789"/>
    <w:rsid w:val="00E70824"/>
    <w:rsid w:val="00E7087E"/>
    <w:rsid w:val="00E70B54"/>
    <w:rsid w:val="00E70FC2"/>
    <w:rsid w:val="00E71014"/>
    <w:rsid w:val="00E71056"/>
    <w:rsid w:val="00E711EF"/>
    <w:rsid w:val="00E71231"/>
    <w:rsid w:val="00E71237"/>
    <w:rsid w:val="00E71561"/>
    <w:rsid w:val="00E715EC"/>
    <w:rsid w:val="00E7164B"/>
    <w:rsid w:val="00E71670"/>
    <w:rsid w:val="00E71741"/>
    <w:rsid w:val="00E717A1"/>
    <w:rsid w:val="00E71CEB"/>
    <w:rsid w:val="00E71E01"/>
    <w:rsid w:val="00E71EBC"/>
    <w:rsid w:val="00E71F6A"/>
    <w:rsid w:val="00E7214F"/>
    <w:rsid w:val="00E72367"/>
    <w:rsid w:val="00E7237E"/>
    <w:rsid w:val="00E724CF"/>
    <w:rsid w:val="00E726ED"/>
    <w:rsid w:val="00E729D4"/>
    <w:rsid w:val="00E72BA2"/>
    <w:rsid w:val="00E72C69"/>
    <w:rsid w:val="00E72DB7"/>
    <w:rsid w:val="00E7304B"/>
    <w:rsid w:val="00E7331E"/>
    <w:rsid w:val="00E73497"/>
    <w:rsid w:val="00E734BB"/>
    <w:rsid w:val="00E7363F"/>
    <w:rsid w:val="00E7367B"/>
    <w:rsid w:val="00E7380C"/>
    <w:rsid w:val="00E73C9D"/>
    <w:rsid w:val="00E74386"/>
    <w:rsid w:val="00E743D3"/>
    <w:rsid w:val="00E745C0"/>
    <w:rsid w:val="00E7463A"/>
    <w:rsid w:val="00E7463B"/>
    <w:rsid w:val="00E74A9E"/>
    <w:rsid w:val="00E74BA6"/>
    <w:rsid w:val="00E74DDD"/>
    <w:rsid w:val="00E74E34"/>
    <w:rsid w:val="00E74E84"/>
    <w:rsid w:val="00E74FA7"/>
    <w:rsid w:val="00E74FAA"/>
    <w:rsid w:val="00E7520B"/>
    <w:rsid w:val="00E75375"/>
    <w:rsid w:val="00E753E3"/>
    <w:rsid w:val="00E75534"/>
    <w:rsid w:val="00E75566"/>
    <w:rsid w:val="00E75E3E"/>
    <w:rsid w:val="00E75E57"/>
    <w:rsid w:val="00E75F0E"/>
    <w:rsid w:val="00E76076"/>
    <w:rsid w:val="00E762E0"/>
    <w:rsid w:val="00E7656B"/>
    <w:rsid w:val="00E765C8"/>
    <w:rsid w:val="00E76A7F"/>
    <w:rsid w:val="00E76C70"/>
    <w:rsid w:val="00E76EA9"/>
    <w:rsid w:val="00E77307"/>
    <w:rsid w:val="00E773D6"/>
    <w:rsid w:val="00E77943"/>
    <w:rsid w:val="00E77A4C"/>
    <w:rsid w:val="00E80103"/>
    <w:rsid w:val="00E803CE"/>
    <w:rsid w:val="00E809BB"/>
    <w:rsid w:val="00E80A0A"/>
    <w:rsid w:val="00E80B4D"/>
    <w:rsid w:val="00E80BCC"/>
    <w:rsid w:val="00E81011"/>
    <w:rsid w:val="00E811EE"/>
    <w:rsid w:val="00E8123A"/>
    <w:rsid w:val="00E816B4"/>
    <w:rsid w:val="00E81713"/>
    <w:rsid w:val="00E81759"/>
    <w:rsid w:val="00E817DC"/>
    <w:rsid w:val="00E819CA"/>
    <w:rsid w:val="00E81B25"/>
    <w:rsid w:val="00E81CE8"/>
    <w:rsid w:val="00E81E98"/>
    <w:rsid w:val="00E81F1D"/>
    <w:rsid w:val="00E81F2D"/>
    <w:rsid w:val="00E8214F"/>
    <w:rsid w:val="00E82234"/>
    <w:rsid w:val="00E822D7"/>
    <w:rsid w:val="00E826BE"/>
    <w:rsid w:val="00E827AC"/>
    <w:rsid w:val="00E82808"/>
    <w:rsid w:val="00E829DB"/>
    <w:rsid w:val="00E82C34"/>
    <w:rsid w:val="00E82DA2"/>
    <w:rsid w:val="00E82EBB"/>
    <w:rsid w:val="00E830BE"/>
    <w:rsid w:val="00E831F5"/>
    <w:rsid w:val="00E834A4"/>
    <w:rsid w:val="00E83591"/>
    <w:rsid w:val="00E8360A"/>
    <w:rsid w:val="00E8397A"/>
    <w:rsid w:val="00E83B89"/>
    <w:rsid w:val="00E83F8B"/>
    <w:rsid w:val="00E84043"/>
    <w:rsid w:val="00E84201"/>
    <w:rsid w:val="00E842B9"/>
    <w:rsid w:val="00E84339"/>
    <w:rsid w:val="00E84419"/>
    <w:rsid w:val="00E8443C"/>
    <w:rsid w:val="00E84591"/>
    <w:rsid w:val="00E84877"/>
    <w:rsid w:val="00E84909"/>
    <w:rsid w:val="00E84BDA"/>
    <w:rsid w:val="00E84BE6"/>
    <w:rsid w:val="00E84FAC"/>
    <w:rsid w:val="00E851E4"/>
    <w:rsid w:val="00E8551F"/>
    <w:rsid w:val="00E85578"/>
    <w:rsid w:val="00E856FA"/>
    <w:rsid w:val="00E8582E"/>
    <w:rsid w:val="00E858F3"/>
    <w:rsid w:val="00E85CCA"/>
    <w:rsid w:val="00E85E6A"/>
    <w:rsid w:val="00E85EBB"/>
    <w:rsid w:val="00E861A9"/>
    <w:rsid w:val="00E86358"/>
    <w:rsid w:val="00E86878"/>
    <w:rsid w:val="00E86A2B"/>
    <w:rsid w:val="00E86B4E"/>
    <w:rsid w:val="00E87061"/>
    <w:rsid w:val="00E87189"/>
    <w:rsid w:val="00E8730A"/>
    <w:rsid w:val="00E87756"/>
    <w:rsid w:val="00E87804"/>
    <w:rsid w:val="00E87A3D"/>
    <w:rsid w:val="00E87AA4"/>
    <w:rsid w:val="00E87BBD"/>
    <w:rsid w:val="00E87BED"/>
    <w:rsid w:val="00E87E91"/>
    <w:rsid w:val="00E87F24"/>
    <w:rsid w:val="00E90197"/>
    <w:rsid w:val="00E90667"/>
    <w:rsid w:val="00E9084B"/>
    <w:rsid w:val="00E908A9"/>
    <w:rsid w:val="00E908AF"/>
    <w:rsid w:val="00E90FE3"/>
    <w:rsid w:val="00E9115A"/>
    <w:rsid w:val="00E91707"/>
    <w:rsid w:val="00E919F9"/>
    <w:rsid w:val="00E91C53"/>
    <w:rsid w:val="00E920D1"/>
    <w:rsid w:val="00E92307"/>
    <w:rsid w:val="00E928A4"/>
    <w:rsid w:val="00E92BF6"/>
    <w:rsid w:val="00E92C15"/>
    <w:rsid w:val="00E92ED0"/>
    <w:rsid w:val="00E92FFB"/>
    <w:rsid w:val="00E93515"/>
    <w:rsid w:val="00E936F7"/>
    <w:rsid w:val="00E9383D"/>
    <w:rsid w:val="00E93849"/>
    <w:rsid w:val="00E93C40"/>
    <w:rsid w:val="00E93C4D"/>
    <w:rsid w:val="00E93CE6"/>
    <w:rsid w:val="00E93D56"/>
    <w:rsid w:val="00E93E25"/>
    <w:rsid w:val="00E9409C"/>
    <w:rsid w:val="00E94123"/>
    <w:rsid w:val="00E941B9"/>
    <w:rsid w:val="00E942D8"/>
    <w:rsid w:val="00E94548"/>
    <w:rsid w:val="00E94663"/>
    <w:rsid w:val="00E94A7B"/>
    <w:rsid w:val="00E94B84"/>
    <w:rsid w:val="00E94EB9"/>
    <w:rsid w:val="00E953A9"/>
    <w:rsid w:val="00E95407"/>
    <w:rsid w:val="00E9565B"/>
    <w:rsid w:val="00E95748"/>
    <w:rsid w:val="00E95A81"/>
    <w:rsid w:val="00E95AD6"/>
    <w:rsid w:val="00E95D6F"/>
    <w:rsid w:val="00E95E08"/>
    <w:rsid w:val="00E960AC"/>
    <w:rsid w:val="00E960E8"/>
    <w:rsid w:val="00E9622E"/>
    <w:rsid w:val="00E96382"/>
    <w:rsid w:val="00E96482"/>
    <w:rsid w:val="00E96A2B"/>
    <w:rsid w:val="00E96A6B"/>
    <w:rsid w:val="00E96B8B"/>
    <w:rsid w:val="00E96DBA"/>
    <w:rsid w:val="00E96E16"/>
    <w:rsid w:val="00E96EBD"/>
    <w:rsid w:val="00E96FD6"/>
    <w:rsid w:val="00E97088"/>
    <w:rsid w:val="00E9743F"/>
    <w:rsid w:val="00E977CC"/>
    <w:rsid w:val="00E977EB"/>
    <w:rsid w:val="00E97ABD"/>
    <w:rsid w:val="00E97B9F"/>
    <w:rsid w:val="00E97D59"/>
    <w:rsid w:val="00E97F4F"/>
    <w:rsid w:val="00EA00F1"/>
    <w:rsid w:val="00EA024C"/>
    <w:rsid w:val="00EA0381"/>
    <w:rsid w:val="00EA0448"/>
    <w:rsid w:val="00EA04B2"/>
    <w:rsid w:val="00EA04CA"/>
    <w:rsid w:val="00EA07A3"/>
    <w:rsid w:val="00EA084A"/>
    <w:rsid w:val="00EA0978"/>
    <w:rsid w:val="00EA0A73"/>
    <w:rsid w:val="00EA0CC1"/>
    <w:rsid w:val="00EA0D46"/>
    <w:rsid w:val="00EA0F6F"/>
    <w:rsid w:val="00EA10A9"/>
    <w:rsid w:val="00EA11AC"/>
    <w:rsid w:val="00EA1448"/>
    <w:rsid w:val="00EA147E"/>
    <w:rsid w:val="00EA149C"/>
    <w:rsid w:val="00EA151E"/>
    <w:rsid w:val="00EA1609"/>
    <w:rsid w:val="00EA1655"/>
    <w:rsid w:val="00EA1660"/>
    <w:rsid w:val="00EA18C6"/>
    <w:rsid w:val="00EA1AA0"/>
    <w:rsid w:val="00EA1AB5"/>
    <w:rsid w:val="00EA1B45"/>
    <w:rsid w:val="00EA22DF"/>
    <w:rsid w:val="00EA23A8"/>
    <w:rsid w:val="00EA28F9"/>
    <w:rsid w:val="00EA2BE7"/>
    <w:rsid w:val="00EA2D72"/>
    <w:rsid w:val="00EA3202"/>
    <w:rsid w:val="00EA33C7"/>
    <w:rsid w:val="00EA359B"/>
    <w:rsid w:val="00EA3909"/>
    <w:rsid w:val="00EA3A5A"/>
    <w:rsid w:val="00EA3B19"/>
    <w:rsid w:val="00EA3DD2"/>
    <w:rsid w:val="00EA3F8D"/>
    <w:rsid w:val="00EA40A5"/>
    <w:rsid w:val="00EA4226"/>
    <w:rsid w:val="00EA44E0"/>
    <w:rsid w:val="00EA459B"/>
    <w:rsid w:val="00EA4904"/>
    <w:rsid w:val="00EA4C8F"/>
    <w:rsid w:val="00EA4DD3"/>
    <w:rsid w:val="00EA548E"/>
    <w:rsid w:val="00EA571D"/>
    <w:rsid w:val="00EA571E"/>
    <w:rsid w:val="00EA59F0"/>
    <w:rsid w:val="00EA5B05"/>
    <w:rsid w:val="00EA5BEB"/>
    <w:rsid w:val="00EA5CBB"/>
    <w:rsid w:val="00EA5E50"/>
    <w:rsid w:val="00EA5F0D"/>
    <w:rsid w:val="00EA5FBD"/>
    <w:rsid w:val="00EA6144"/>
    <w:rsid w:val="00EA6396"/>
    <w:rsid w:val="00EA63A0"/>
    <w:rsid w:val="00EA63FC"/>
    <w:rsid w:val="00EA644C"/>
    <w:rsid w:val="00EA6786"/>
    <w:rsid w:val="00EA6FCB"/>
    <w:rsid w:val="00EA706B"/>
    <w:rsid w:val="00EA73D6"/>
    <w:rsid w:val="00EA745F"/>
    <w:rsid w:val="00EA749A"/>
    <w:rsid w:val="00EA74A9"/>
    <w:rsid w:val="00EA74C4"/>
    <w:rsid w:val="00EA761A"/>
    <w:rsid w:val="00EA76BB"/>
    <w:rsid w:val="00EA7A8A"/>
    <w:rsid w:val="00EA7E79"/>
    <w:rsid w:val="00EB0298"/>
    <w:rsid w:val="00EB02E8"/>
    <w:rsid w:val="00EB03F3"/>
    <w:rsid w:val="00EB040E"/>
    <w:rsid w:val="00EB0457"/>
    <w:rsid w:val="00EB0480"/>
    <w:rsid w:val="00EB0543"/>
    <w:rsid w:val="00EB06D2"/>
    <w:rsid w:val="00EB078F"/>
    <w:rsid w:val="00EB083A"/>
    <w:rsid w:val="00EB0918"/>
    <w:rsid w:val="00EB0AD5"/>
    <w:rsid w:val="00EB0C2D"/>
    <w:rsid w:val="00EB0C57"/>
    <w:rsid w:val="00EB0CDC"/>
    <w:rsid w:val="00EB0D1B"/>
    <w:rsid w:val="00EB0E3E"/>
    <w:rsid w:val="00EB0E70"/>
    <w:rsid w:val="00EB10EB"/>
    <w:rsid w:val="00EB130D"/>
    <w:rsid w:val="00EB14A0"/>
    <w:rsid w:val="00EB1579"/>
    <w:rsid w:val="00EB1963"/>
    <w:rsid w:val="00EB1B84"/>
    <w:rsid w:val="00EB1B9A"/>
    <w:rsid w:val="00EB1D83"/>
    <w:rsid w:val="00EB1E41"/>
    <w:rsid w:val="00EB1FC6"/>
    <w:rsid w:val="00EB270B"/>
    <w:rsid w:val="00EB294B"/>
    <w:rsid w:val="00EB2B2E"/>
    <w:rsid w:val="00EB2C00"/>
    <w:rsid w:val="00EB2D42"/>
    <w:rsid w:val="00EB320B"/>
    <w:rsid w:val="00EB320E"/>
    <w:rsid w:val="00EB34C2"/>
    <w:rsid w:val="00EB35F8"/>
    <w:rsid w:val="00EB36F9"/>
    <w:rsid w:val="00EB383B"/>
    <w:rsid w:val="00EB396D"/>
    <w:rsid w:val="00EB3BF9"/>
    <w:rsid w:val="00EB3CEB"/>
    <w:rsid w:val="00EB3EA7"/>
    <w:rsid w:val="00EB4001"/>
    <w:rsid w:val="00EB4598"/>
    <w:rsid w:val="00EB4815"/>
    <w:rsid w:val="00EB4B25"/>
    <w:rsid w:val="00EB4B33"/>
    <w:rsid w:val="00EB4BD7"/>
    <w:rsid w:val="00EB534D"/>
    <w:rsid w:val="00EB542B"/>
    <w:rsid w:val="00EB569D"/>
    <w:rsid w:val="00EB5794"/>
    <w:rsid w:val="00EB5943"/>
    <w:rsid w:val="00EB5A18"/>
    <w:rsid w:val="00EB5A43"/>
    <w:rsid w:val="00EB5AD2"/>
    <w:rsid w:val="00EB5B91"/>
    <w:rsid w:val="00EB5E13"/>
    <w:rsid w:val="00EB5ECC"/>
    <w:rsid w:val="00EB62BC"/>
    <w:rsid w:val="00EB646F"/>
    <w:rsid w:val="00EB695C"/>
    <w:rsid w:val="00EB697A"/>
    <w:rsid w:val="00EB6BF3"/>
    <w:rsid w:val="00EB703C"/>
    <w:rsid w:val="00EB71E7"/>
    <w:rsid w:val="00EB7403"/>
    <w:rsid w:val="00EB7512"/>
    <w:rsid w:val="00EB75A1"/>
    <w:rsid w:val="00EB7948"/>
    <w:rsid w:val="00EB7B40"/>
    <w:rsid w:val="00EB7D1A"/>
    <w:rsid w:val="00EB7E14"/>
    <w:rsid w:val="00EB7E73"/>
    <w:rsid w:val="00EC01C2"/>
    <w:rsid w:val="00EC01CA"/>
    <w:rsid w:val="00EC026D"/>
    <w:rsid w:val="00EC03A5"/>
    <w:rsid w:val="00EC073F"/>
    <w:rsid w:val="00EC078E"/>
    <w:rsid w:val="00EC0842"/>
    <w:rsid w:val="00EC0AC7"/>
    <w:rsid w:val="00EC0BBD"/>
    <w:rsid w:val="00EC0F46"/>
    <w:rsid w:val="00EC1156"/>
    <w:rsid w:val="00EC1450"/>
    <w:rsid w:val="00EC153D"/>
    <w:rsid w:val="00EC188F"/>
    <w:rsid w:val="00EC2173"/>
    <w:rsid w:val="00EC233F"/>
    <w:rsid w:val="00EC2449"/>
    <w:rsid w:val="00EC25A6"/>
    <w:rsid w:val="00EC2650"/>
    <w:rsid w:val="00EC2675"/>
    <w:rsid w:val="00EC2789"/>
    <w:rsid w:val="00EC27EE"/>
    <w:rsid w:val="00EC2A8B"/>
    <w:rsid w:val="00EC2EA4"/>
    <w:rsid w:val="00EC3037"/>
    <w:rsid w:val="00EC30A1"/>
    <w:rsid w:val="00EC33A4"/>
    <w:rsid w:val="00EC3621"/>
    <w:rsid w:val="00EC38AD"/>
    <w:rsid w:val="00EC3B42"/>
    <w:rsid w:val="00EC3B43"/>
    <w:rsid w:val="00EC3BBC"/>
    <w:rsid w:val="00EC3CD0"/>
    <w:rsid w:val="00EC3DCB"/>
    <w:rsid w:val="00EC3E8A"/>
    <w:rsid w:val="00EC3EAF"/>
    <w:rsid w:val="00EC407B"/>
    <w:rsid w:val="00EC415E"/>
    <w:rsid w:val="00EC4198"/>
    <w:rsid w:val="00EC4465"/>
    <w:rsid w:val="00EC46F3"/>
    <w:rsid w:val="00EC479A"/>
    <w:rsid w:val="00EC4A40"/>
    <w:rsid w:val="00EC4D3C"/>
    <w:rsid w:val="00EC503C"/>
    <w:rsid w:val="00EC5123"/>
    <w:rsid w:val="00EC512A"/>
    <w:rsid w:val="00EC5139"/>
    <w:rsid w:val="00EC5160"/>
    <w:rsid w:val="00EC5285"/>
    <w:rsid w:val="00EC57D2"/>
    <w:rsid w:val="00EC5A76"/>
    <w:rsid w:val="00EC5B69"/>
    <w:rsid w:val="00EC5E58"/>
    <w:rsid w:val="00EC5EE8"/>
    <w:rsid w:val="00EC6065"/>
    <w:rsid w:val="00EC66A9"/>
    <w:rsid w:val="00EC6B6A"/>
    <w:rsid w:val="00EC6C44"/>
    <w:rsid w:val="00EC6CDC"/>
    <w:rsid w:val="00EC6D67"/>
    <w:rsid w:val="00EC6E09"/>
    <w:rsid w:val="00EC6E0E"/>
    <w:rsid w:val="00EC6F78"/>
    <w:rsid w:val="00EC7087"/>
    <w:rsid w:val="00EC70E4"/>
    <w:rsid w:val="00EC7188"/>
    <w:rsid w:val="00EC71B7"/>
    <w:rsid w:val="00EC741C"/>
    <w:rsid w:val="00EC7524"/>
    <w:rsid w:val="00EC75A5"/>
    <w:rsid w:val="00EC7813"/>
    <w:rsid w:val="00EC7C9A"/>
    <w:rsid w:val="00EC7CA5"/>
    <w:rsid w:val="00EC7ED0"/>
    <w:rsid w:val="00EC7FBC"/>
    <w:rsid w:val="00ED0475"/>
    <w:rsid w:val="00ED0977"/>
    <w:rsid w:val="00ED0CA7"/>
    <w:rsid w:val="00ED0CBE"/>
    <w:rsid w:val="00ED0DDB"/>
    <w:rsid w:val="00ED0F47"/>
    <w:rsid w:val="00ED102D"/>
    <w:rsid w:val="00ED1669"/>
    <w:rsid w:val="00ED16C6"/>
    <w:rsid w:val="00ED170E"/>
    <w:rsid w:val="00ED180E"/>
    <w:rsid w:val="00ED1A22"/>
    <w:rsid w:val="00ED1A78"/>
    <w:rsid w:val="00ED1BB2"/>
    <w:rsid w:val="00ED1DA9"/>
    <w:rsid w:val="00ED23E1"/>
    <w:rsid w:val="00ED241B"/>
    <w:rsid w:val="00ED2A6A"/>
    <w:rsid w:val="00ED2BDE"/>
    <w:rsid w:val="00ED2D00"/>
    <w:rsid w:val="00ED2E46"/>
    <w:rsid w:val="00ED3046"/>
    <w:rsid w:val="00ED3274"/>
    <w:rsid w:val="00ED327D"/>
    <w:rsid w:val="00ED38BB"/>
    <w:rsid w:val="00ED391B"/>
    <w:rsid w:val="00ED39F2"/>
    <w:rsid w:val="00ED3A8C"/>
    <w:rsid w:val="00ED3C9F"/>
    <w:rsid w:val="00ED3D8D"/>
    <w:rsid w:val="00ED4104"/>
    <w:rsid w:val="00ED42AE"/>
    <w:rsid w:val="00ED473E"/>
    <w:rsid w:val="00ED482C"/>
    <w:rsid w:val="00ED4838"/>
    <w:rsid w:val="00ED483D"/>
    <w:rsid w:val="00ED4847"/>
    <w:rsid w:val="00ED4CA5"/>
    <w:rsid w:val="00ED4E0C"/>
    <w:rsid w:val="00ED4E8F"/>
    <w:rsid w:val="00ED50DE"/>
    <w:rsid w:val="00ED51F0"/>
    <w:rsid w:val="00ED54C7"/>
    <w:rsid w:val="00ED54F7"/>
    <w:rsid w:val="00ED5B16"/>
    <w:rsid w:val="00ED6258"/>
    <w:rsid w:val="00ED62EB"/>
    <w:rsid w:val="00ED654F"/>
    <w:rsid w:val="00ED667D"/>
    <w:rsid w:val="00ED698D"/>
    <w:rsid w:val="00ED69AF"/>
    <w:rsid w:val="00ED6B8B"/>
    <w:rsid w:val="00ED6DC5"/>
    <w:rsid w:val="00ED6EFD"/>
    <w:rsid w:val="00ED701F"/>
    <w:rsid w:val="00ED705E"/>
    <w:rsid w:val="00ED77D3"/>
    <w:rsid w:val="00ED77E2"/>
    <w:rsid w:val="00ED7850"/>
    <w:rsid w:val="00ED7894"/>
    <w:rsid w:val="00ED7DCF"/>
    <w:rsid w:val="00ED7E12"/>
    <w:rsid w:val="00ED7F47"/>
    <w:rsid w:val="00ED7F64"/>
    <w:rsid w:val="00EE0067"/>
    <w:rsid w:val="00EE0123"/>
    <w:rsid w:val="00EE01B0"/>
    <w:rsid w:val="00EE039B"/>
    <w:rsid w:val="00EE0405"/>
    <w:rsid w:val="00EE049D"/>
    <w:rsid w:val="00EE0665"/>
    <w:rsid w:val="00EE07A4"/>
    <w:rsid w:val="00EE07DA"/>
    <w:rsid w:val="00EE0A81"/>
    <w:rsid w:val="00EE0DBC"/>
    <w:rsid w:val="00EE0DD4"/>
    <w:rsid w:val="00EE0E00"/>
    <w:rsid w:val="00EE0F23"/>
    <w:rsid w:val="00EE116F"/>
    <w:rsid w:val="00EE12EA"/>
    <w:rsid w:val="00EE139B"/>
    <w:rsid w:val="00EE13D5"/>
    <w:rsid w:val="00EE1496"/>
    <w:rsid w:val="00EE151B"/>
    <w:rsid w:val="00EE156A"/>
    <w:rsid w:val="00EE15A6"/>
    <w:rsid w:val="00EE17DA"/>
    <w:rsid w:val="00EE17DC"/>
    <w:rsid w:val="00EE1A29"/>
    <w:rsid w:val="00EE1AD6"/>
    <w:rsid w:val="00EE1AE1"/>
    <w:rsid w:val="00EE1AE6"/>
    <w:rsid w:val="00EE20DC"/>
    <w:rsid w:val="00EE2130"/>
    <w:rsid w:val="00EE2164"/>
    <w:rsid w:val="00EE239B"/>
    <w:rsid w:val="00EE246B"/>
    <w:rsid w:val="00EE26B9"/>
    <w:rsid w:val="00EE2872"/>
    <w:rsid w:val="00EE2877"/>
    <w:rsid w:val="00EE29BC"/>
    <w:rsid w:val="00EE2B56"/>
    <w:rsid w:val="00EE2CE4"/>
    <w:rsid w:val="00EE2DB9"/>
    <w:rsid w:val="00EE2F33"/>
    <w:rsid w:val="00EE2FF5"/>
    <w:rsid w:val="00EE310E"/>
    <w:rsid w:val="00EE325E"/>
    <w:rsid w:val="00EE33AB"/>
    <w:rsid w:val="00EE3400"/>
    <w:rsid w:val="00EE353D"/>
    <w:rsid w:val="00EE3562"/>
    <w:rsid w:val="00EE3565"/>
    <w:rsid w:val="00EE35A5"/>
    <w:rsid w:val="00EE35BE"/>
    <w:rsid w:val="00EE3615"/>
    <w:rsid w:val="00EE388C"/>
    <w:rsid w:val="00EE3E59"/>
    <w:rsid w:val="00EE42C2"/>
    <w:rsid w:val="00EE47EA"/>
    <w:rsid w:val="00EE4BAB"/>
    <w:rsid w:val="00EE4BAC"/>
    <w:rsid w:val="00EE4CBD"/>
    <w:rsid w:val="00EE4CF5"/>
    <w:rsid w:val="00EE4D0D"/>
    <w:rsid w:val="00EE4D22"/>
    <w:rsid w:val="00EE4F92"/>
    <w:rsid w:val="00EE522D"/>
    <w:rsid w:val="00EE5273"/>
    <w:rsid w:val="00EE52EB"/>
    <w:rsid w:val="00EE5682"/>
    <w:rsid w:val="00EE56AC"/>
    <w:rsid w:val="00EE5A08"/>
    <w:rsid w:val="00EE5A61"/>
    <w:rsid w:val="00EE5B74"/>
    <w:rsid w:val="00EE612C"/>
    <w:rsid w:val="00EE6390"/>
    <w:rsid w:val="00EE64EB"/>
    <w:rsid w:val="00EE669C"/>
    <w:rsid w:val="00EE6824"/>
    <w:rsid w:val="00EE6937"/>
    <w:rsid w:val="00EE6B92"/>
    <w:rsid w:val="00EE6E65"/>
    <w:rsid w:val="00EE70B0"/>
    <w:rsid w:val="00EE70E4"/>
    <w:rsid w:val="00EE7159"/>
    <w:rsid w:val="00EE716C"/>
    <w:rsid w:val="00EE77BB"/>
    <w:rsid w:val="00EE798D"/>
    <w:rsid w:val="00EE7BDF"/>
    <w:rsid w:val="00EE7D1C"/>
    <w:rsid w:val="00EE7E79"/>
    <w:rsid w:val="00EF0033"/>
    <w:rsid w:val="00EF00FB"/>
    <w:rsid w:val="00EF0261"/>
    <w:rsid w:val="00EF03E0"/>
    <w:rsid w:val="00EF07D8"/>
    <w:rsid w:val="00EF0D86"/>
    <w:rsid w:val="00EF0E6F"/>
    <w:rsid w:val="00EF0EDD"/>
    <w:rsid w:val="00EF111B"/>
    <w:rsid w:val="00EF1122"/>
    <w:rsid w:val="00EF1325"/>
    <w:rsid w:val="00EF155E"/>
    <w:rsid w:val="00EF18CD"/>
    <w:rsid w:val="00EF197A"/>
    <w:rsid w:val="00EF1BB2"/>
    <w:rsid w:val="00EF1CD2"/>
    <w:rsid w:val="00EF2133"/>
    <w:rsid w:val="00EF214A"/>
    <w:rsid w:val="00EF2357"/>
    <w:rsid w:val="00EF26AF"/>
    <w:rsid w:val="00EF2733"/>
    <w:rsid w:val="00EF2A93"/>
    <w:rsid w:val="00EF2C44"/>
    <w:rsid w:val="00EF2C6D"/>
    <w:rsid w:val="00EF2D95"/>
    <w:rsid w:val="00EF2DCB"/>
    <w:rsid w:val="00EF2F6A"/>
    <w:rsid w:val="00EF3044"/>
    <w:rsid w:val="00EF3045"/>
    <w:rsid w:val="00EF31C3"/>
    <w:rsid w:val="00EF32AE"/>
    <w:rsid w:val="00EF3394"/>
    <w:rsid w:val="00EF3491"/>
    <w:rsid w:val="00EF359F"/>
    <w:rsid w:val="00EF36BC"/>
    <w:rsid w:val="00EF3DBA"/>
    <w:rsid w:val="00EF4047"/>
    <w:rsid w:val="00EF404F"/>
    <w:rsid w:val="00EF4438"/>
    <w:rsid w:val="00EF49AA"/>
    <w:rsid w:val="00EF4A1B"/>
    <w:rsid w:val="00EF4BEB"/>
    <w:rsid w:val="00EF4DB8"/>
    <w:rsid w:val="00EF4F25"/>
    <w:rsid w:val="00EF5332"/>
    <w:rsid w:val="00EF5527"/>
    <w:rsid w:val="00EF55D8"/>
    <w:rsid w:val="00EF5941"/>
    <w:rsid w:val="00EF5AA6"/>
    <w:rsid w:val="00EF5B19"/>
    <w:rsid w:val="00EF5C29"/>
    <w:rsid w:val="00EF5C48"/>
    <w:rsid w:val="00EF5CDF"/>
    <w:rsid w:val="00EF5E23"/>
    <w:rsid w:val="00EF5EB3"/>
    <w:rsid w:val="00EF5EB8"/>
    <w:rsid w:val="00EF607F"/>
    <w:rsid w:val="00EF60DC"/>
    <w:rsid w:val="00EF60EA"/>
    <w:rsid w:val="00EF6B28"/>
    <w:rsid w:val="00EF6D06"/>
    <w:rsid w:val="00EF6D5E"/>
    <w:rsid w:val="00EF7062"/>
    <w:rsid w:val="00EF7086"/>
    <w:rsid w:val="00EF7091"/>
    <w:rsid w:val="00EF71F5"/>
    <w:rsid w:val="00EF7352"/>
    <w:rsid w:val="00EF740F"/>
    <w:rsid w:val="00EF7727"/>
    <w:rsid w:val="00EF7966"/>
    <w:rsid w:val="00EF79E7"/>
    <w:rsid w:val="00EF7B07"/>
    <w:rsid w:val="00EF7B36"/>
    <w:rsid w:val="00EF7C65"/>
    <w:rsid w:val="00EF7E8C"/>
    <w:rsid w:val="00F001A8"/>
    <w:rsid w:val="00F004EF"/>
    <w:rsid w:val="00F005D2"/>
    <w:rsid w:val="00F006B2"/>
    <w:rsid w:val="00F00CBA"/>
    <w:rsid w:val="00F00E7A"/>
    <w:rsid w:val="00F00ED8"/>
    <w:rsid w:val="00F011C2"/>
    <w:rsid w:val="00F011FF"/>
    <w:rsid w:val="00F0123E"/>
    <w:rsid w:val="00F012F6"/>
    <w:rsid w:val="00F01482"/>
    <w:rsid w:val="00F01739"/>
    <w:rsid w:val="00F01746"/>
    <w:rsid w:val="00F018E6"/>
    <w:rsid w:val="00F01AEA"/>
    <w:rsid w:val="00F01B02"/>
    <w:rsid w:val="00F01F28"/>
    <w:rsid w:val="00F020D1"/>
    <w:rsid w:val="00F0217C"/>
    <w:rsid w:val="00F0217E"/>
    <w:rsid w:val="00F022AD"/>
    <w:rsid w:val="00F02537"/>
    <w:rsid w:val="00F0295B"/>
    <w:rsid w:val="00F029E9"/>
    <w:rsid w:val="00F02B0C"/>
    <w:rsid w:val="00F02D10"/>
    <w:rsid w:val="00F031CE"/>
    <w:rsid w:val="00F03363"/>
    <w:rsid w:val="00F03612"/>
    <w:rsid w:val="00F036D3"/>
    <w:rsid w:val="00F036FD"/>
    <w:rsid w:val="00F038BE"/>
    <w:rsid w:val="00F0394B"/>
    <w:rsid w:val="00F03A06"/>
    <w:rsid w:val="00F03C2C"/>
    <w:rsid w:val="00F03C2F"/>
    <w:rsid w:val="00F03EA8"/>
    <w:rsid w:val="00F041DB"/>
    <w:rsid w:val="00F042EA"/>
    <w:rsid w:val="00F04428"/>
    <w:rsid w:val="00F0467F"/>
    <w:rsid w:val="00F047C7"/>
    <w:rsid w:val="00F0485B"/>
    <w:rsid w:val="00F04966"/>
    <w:rsid w:val="00F04ED0"/>
    <w:rsid w:val="00F05162"/>
    <w:rsid w:val="00F051BF"/>
    <w:rsid w:val="00F05829"/>
    <w:rsid w:val="00F05B96"/>
    <w:rsid w:val="00F05D51"/>
    <w:rsid w:val="00F064F5"/>
    <w:rsid w:val="00F0662C"/>
    <w:rsid w:val="00F0683B"/>
    <w:rsid w:val="00F06AF6"/>
    <w:rsid w:val="00F06E29"/>
    <w:rsid w:val="00F06F0F"/>
    <w:rsid w:val="00F07422"/>
    <w:rsid w:val="00F0754F"/>
    <w:rsid w:val="00F07551"/>
    <w:rsid w:val="00F0757B"/>
    <w:rsid w:val="00F078D3"/>
    <w:rsid w:val="00F078FA"/>
    <w:rsid w:val="00F07B00"/>
    <w:rsid w:val="00F07C77"/>
    <w:rsid w:val="00F07DE1"/>
    <w:rsid w:val="00F07E9A"/>
    <w:rsid w:val="00F100E4"/>
    <w:rsid w:val="00F10DDF"/>
    <w:rsid w:val="00F10E44"/>
    <w:rsid w:val="00F10E9F"/>
    <w:rsid w:val="00F110B3"/>
    <w:rsid w:val="00F11250"/>
    <w:rsid w:val="00F117F1"/>
    <w:rsid w:val="00F11842"/>
    <w:rsid w:val="00F118CE"/>
    <w:rsid w:val="00F11AA0"/>
    <w:rsid w:val="00F11B16"/>
    <w:rsid w:val="00F11B46"/>
    <w:rsid w:val="00F11C7E"/>
    <w:rsid w:val="00F11CB1"/>
    <w:rsid w:val="00F11CF7"/>
    <w:rsid w:val="00F11DC1"/>
    <w:rsid w:val="00F11E06"/>
    <w:rsid w:val="00F11EE1"/>
    <w:rsid w:val="00F12111"/>
    <w:rsid w:val="00F12249"/>
    <w:rsid w:val="00F12263"/>
    <w:rsid w:val="00F124DC"/>
    <w:rsid w:val="00F12531"/>
    <w:rsid w:val="00F127EE"/>
    <w:rsid w:val="00F128DC"/>
    <w:rsid w:val="00F12A3F"/>
    <w:rsid w:val="00F12B22"/>
    <w:rsid w:val="00F12C09"/>
    <w:rsid w:val="00F12FD1"/>
    <w:rsid w:val="00F1304A"/>
    <w:rsid w:val="00F131AB"/>
    <w:rsid w:val="00F131EA"/>
    <w:rsid w:val="00F132DB"/>
    <w:rsid w:val="00F133BD"/>
    <w:rsid w:val="00F135A9"/>
    <w:rsid w:val="00F142F6"/>
    <w:rsid w:val="00F1463B"/>
    <w:rsid w:val="00F1473B"/>
    <w:rsid w:val="00F148B1"/>
    <w:rsid w:val="00F148F5"/>
    <w:rsid w:val="00F14B11"/>
    <w:rsid w:val="00F14FCF"/>
    <w:rsid w:val="00F15101"/>
    <w:rsid w:val="00F1517F"/>
    <w:rsid w:val="00F157FE"/>
    <w:rsid w:val="00F15859"/>
    <w:rsid w:val="00F15913"/>
    <w:rsid w:val="00F15E60"/>
    <w:rsid w:val="00F1614D"/>
    <w:rsid w:val="00F16446"/>
    <w:rsid w:val="00F164BF"/>
    <w:rsid w:val="00F1660F"/>
    <w:rsid w:val="00F16651"/>
    <w:rsid w:val="00F16730"/>
    <w:rsid w:val="00F1674E"/>
    <w:rsid w:val="00F1698D"/>
    <w:rsid w:val="00F169E1"/>
    <w:rsid w:val="00F16D73"/>
    <w:rsid w:val="00F17128"/>
    <w:rsid w:val="00F17222"/>
    <w:rsid w:val="00F175AF"/>
    <w:rsid w:val="00F17949"/>
    <w:rsid w:val="00F17ABC"/>
    <w:rsid w:val="00F17BF2"/>
    <w:rsid w:val="00F17E54"/>
    <w:rsid w:val="00F17EDB"/>
    <w:rsid w:val="00F2038D"/>
    <w:rsid w:val="00F2042E"/>
    <w:rsid w:val="00F2067B"/>
    <w:rsid w:val="00F20775"/>
    <w:rsid w:val="00F20CB3"/>
    <w:rsid w:val="00F20DD8"/>
    <w:rsid w:val="00F210A4"/>
    <w:rsid w:val="00F211E3"/>
    <w:rsid w:val="00F212BF"/>
    <w:rsid w:val="00F215C6"/>
    <w:rsid w:val="00F217FC"/>
    <w:rsid w:val="00F219F1"/>
    <w:rsid w:val="00F21B77"/>
    <w:rsid w:val="00F21B95"/>
    <w:rsid w:val="00F21CCF"/>
    <w:rsid w:val="00F223D9"/>
    <w:rsid w:val="00F22751"/>
    <w:rsid w:val="00F22817"/>
    <w:rsid w:val="00F22C06"/>
    <w:rsid w:val="00F22CF3"/>
    <w:rsid w:val="00F22CF9"/>
    <w:rsid w:val="00F22D41"/>
    <w:rsid w:val="00F22D60"/>
    <w:rsid w:val="00F230BF"/>
    <w:rsid w:val="00F236F2"/>
    <w:rsid w:val="00F2398F"/>
    <w:rsid w:val="00F23AC4"/>
    <w:rsid w:val="00F23B6F"/>
    <w:rsid w:val="00F23D9E"/>
    <w:rsid w:val="00F23FFD"/>
    <w:rsid w:val="00F24C3C"/>
    <w:rsid w:val="00F25081"/>
    <w:rsid w:val="00F25139"/>
    <w:rsid w:val="00F25157"/>
    <w:rsid w:val="00F253B2"/>
    <w:rsid w:val="00F254F5"/>
    <w:rsid w:val="00F258E1"/>
    <w:rsid w:val="00F2592F"/>
    <w:rsid w:val="00F25A81"/>
    <w:rsid w:val="00F25DAB"/>
    <w:rsid w:val="00F26238"/>
    <w:rsid w:val="00F2631D"/>
    <w:rsid w:val="00F26F9B"/>
    <w:rsid w:val="00F26FAB"/>
    <w:rsid w:val="00F270EE"/>
    <w:rsid w:val="00F27190"/>
    <w:rsid w:val="00F2740F"/>
    <w:rsid w:val="00F274D1"/>
    <w:rsid w:val="00F275B7"/>
    <w:rsid w:val="00F27904"/>
    <w:rsid w:val="00F27972"/>
    <w:rsid w:val="00F27B90"/>
    <w:rsid w:val="00F27C83"/>
    <w:rsid w:val="00F302B0"/>
    <w:rsid w:val="00F3037C"/>
    <w:rsid w:val="00F30401"/>
    <w:rsid w:val="00F3048D"/>
    <w:rsid w:val="00F30518"/>
    <w:rsid w:val="00F30565"/>
    <w:rsid w:val="00F307B7"/>
    <w:rsid w:val="00F30849"/>
    <w:rsid w:val="00F30ABE"/>
    <w:rsid w:val="00F30B0E"/>
    <w:rsid w:val="00F30CB2"/>
    <w:rsid w:val="00F30D5D"/>
    <w:rsid w:val="00F31139"/>
    <w:rsid w:val="00F31151"/>
    <w:rsid w:val="00F311E4"/>
    <w:rsid w:val="00F3130D"/>
    <w:rsid w:val="00F3166B"/>
    <w:rsid w:val="00F31783"/>
    <w:rsid w:val="00F31A42"/>
    <w:rsid w:val="00F31AE6"/>
    <w:rsid w:val="00F31BAE"/>
    <w:rsid w:val="00F31E7E"/>
    <w:rsid w:val="00F31F62"/>
    <w:rsid w:val="00F3209F"/>
    <w:rsid w:val="00F3272F"/>
    <w:rsid w:val="00F32899"/>
    <w:rsid w:val="00F328EB"/>
    <w:rsid w:val="00F32A02"/>
    <w:rsid w:val="00F32A15"/>
    <w:rsid w:val="00F32D7C"/>
    <w:rsid w:val="00F331B8"/>
    <w:rsid w:val="00F33326"/>
    <w:rsid w:val="00F333A9"/>
    <w:rsid w:val="00F333E9"/>
    <w:rsid w:val="00F3369B"/>
    <w:rsid w:val="00F33A38"/>
    <w:rsid w:val="00F33BED"/>
    <w:rsid w:val="00F33E88"/>
    <w:rsid w:val="00F33FF5"/>
    <w:rsid w:val="00F34400"/>
    <w:rsid w:val="00F3454A"/>
    <w:rsid w:val="00F34A85"/>
    <w:rsid w:val="00F34B31"/>
    <w:rsid w:val="00F34B49"/>
    <w:rsid w:val="00F34CA2"/>
    <w:rsid w:val="00F34FD3"/>
    <w:rsid w:val="00F3520C"/>
    <w:rsid w:val="00F353C2"/>
    <w:rsid w:val="00F354E2"/>
    <w:rsid w:val="00F3552F"/>
    <w:rsid w:val="00F355F6"/>
    <w:rsid w:val="00F356E2"/>
    <w:rsid w:val="00F358BE"/>
    <w:rsid w:val="00F35A9A"/>
    <w:rsid w:val="00F35BF8"/>
    <w:rsid w:val="00F35C91"/>
    <w:rsid w:val="00F35DB5"/>
    <w:rsid w:val="00F35FED"/>
    <w:rsid w:val="00F36297"/>
    <w:rsid w:val="00F363E6"/>
    <w:rsid w:val="00F36711"/>
    <w:rsid w:val="00F368DB"/>
    <w:rsid w:val="00F36CB6"/>
    <w:rsid w:val="00F36F59"/>
    <w:rsid w:val="00F370F5"/>
    <w:rsid w:val="00F3713B"/>
    <w:rsid w:val="00F3721E"/>
    <w:rsid w:val="00F373B1"/>
    <w:rsid w:val="00F3773F"/>
    <w:rsid w:val="00F37860"/>
    <w:rsid w:val="00F37AD2"/>
    <w:rsid w:val="00F37C32"/>
    <w:rsid w:val="00F37CDC"/>
    <w:rsid w:val="00F37D93"/>
    <w:rsid w:val="00F40404"/>
    <w:rsid w:val="00F406A3"/>
    <w:rsid w:val="00F40814"/>
    <w:rsid w:val="00F409C6"/>
    <w:rsid w:val="00F40FFA"/>
    <w:rsid w:val="00F41108"/>
    <w:rsid w:val="00F41159"/>
    <w:rsid w:val="00F413F0"/>
    <w:rsid w:val="00F418E3"/>
    <w:rsid w:val="00F41F14"/>
    <w:rsid w:val="00F42294"/>
    <w:rsid w:val="00F423A9"/>
    <w:rsid w:val="00F4274A"/>
    <w:rsid w:val="00F42885"/>
    <w:rsid w:val="00F42B55"/>
    <w:rsid w:val="00F42C7A"/>
    <w:rsid w:val="00F42CED"/>
    <w:rsid w:val="00F42EF7"/>
    <w:rsid w:val="00F430B7"/>
    <w:rsid w:val="00F431FA"/>
    <w:rsid w:val="00F43458"/>
    <w:rsid w:val="00F438F3"/>
    <w:rsid w:val="00F43E74"/>
    <w:rsid w:val="00F43F3C"/>
    <w:rsid w:val="00F443C3"/>
    <w:rsid w:val="00F4481D"/>
    <w:rsid w:val="00F4496C"/>
    <w:rsid w:val="00F44A56"/>
    <w:rsid w:val="00F44B4E"/>
    <w:rsid w:val="00F44D68"/>
    <w:rsid w:val="00F44E1D"/>
    <w:rsid w:val="00F44E3D"/>
    <w:rsid w:val="00F44ED2"/>
    <w:rsid w:val="00F44F83"/>
    <w:rsid w:val="00F45002"/>
    <w:rsid w:val="00F4501F"/>
    <w:rsid w:val="00F4504A"/>
    <w:rsid w:val="00F4527D"/>
    <w:rsid w:val="00F45507"/>
    <w:rsid w:val="00F459F0"/>
    <w:rsid w:val="00F45ABE"/>
    <w:rsid w:val="00F45E09"/>
    <w:rsid w:val="00F4617F"/>
    <w:rsid w:val="00F46207"/>
    <w:rsid w:val="00F4640B"/>
    <w:rsid w:val="00F464C7"/>
    <w:rsid w:val="00F467D4"/>
    <w:rsid w:val="00F46A2F"/>
    <w:rsid w:val="00F46B4A"/>
    <w:rsid w:val="00F46EEA"/>
    <w:rsid w:val="00F471E9"/>
    <w:rsid w:val="00F472AB"/>
    <w:rsid w:val="00F4752A"/>
    <w:rsid w:val="00F47568"/>
    <w:rsid w:val="00F4756A"/>
    <w:rsid w:val="00F47876"/>
    <w:rsid w:val="00F47989"/>
    <w:rsid w:val="00F47BF6"/>
    <w:rsid w:val="00F47FA9"/>
    <w:rsid w:val="00F501D0"/>
    <w:rsid w:val="00F5074F"/>
    <w:rsid w:val="00F50A46"/>
    <w:rsid w:val="00F50A4D"/>
    <w:rsid w:val="00F50D7E"/>
    <w:rsid w:val="00F50D92"/>
    <w:rsid w:val="00F511D3"/>
    <w:rsid w:val="00F513B3"/>
    <w:rsid w:val="00F516ED"/>
    <w:rsid w:val="00F51895"/>
    <w:rsid w:val="00F518FA"/>
    <w:rsid w:val="00F51A94"/>
    <w:rsid w:val="00F51D4A"/>
    <w:rsid w:val="00F51F4C"/>
    <w:rsid w:val="00F51FE0"/>
    <w:rsid w:val="00F521DE"/>
    <w:rsid w:val="00F524AD"/>
    <w:rsid w:val="00F5270E"/>
    <w:rsid w:val="00F52722"/>
    <w:rsid w:val="00F52792"/>
    <w:rsid w:val="00F52863"/>
    <w:rsid w:val="00F5292C"/>
    <w:rsid w:val="00F52B3E"/>
    <w:rsid w:val="00F52D91"/>
    <w:rsid w:val="00F52E0B"/>
    <w:rsid w:val="00F52F53"/>
    <w:rsid w:val="00F5342C"/>
    <w:rsid w:val="00F534CD"/>
    <w:rsid w:val="00F5361F"/>
    <w:rsid w:val="00F538F5"/>
    <w:rsid w:val="00F53A98"/>
    <w:rsid w:val="00F53C54"/>
    <w:rsid w:val="00F53CF0"/>
    <w:rsid w:val="00F53E36"/>
    <w:rsid w:val="00F54002"/>
    <w:rsid w:val="00F540FD"/>
    <w:rsid w:val="00F54206"/>
    <w:rsid w:val="00F54396"/>
    <w:rsid w:val="00F546CF"/>
    <w:rsid w:val="00F54808"/>
    <w:rsid w:val="00F54A9E"/>
    <w:rsid w:val="00F54D32"/>
    <w:rsid w:val="00F54D99"/>
    <w:rsid w:val="00F54E81"/>
    <w:rsid w:val="00F54EF9"/>
    <w:rsid w:val="00F54F27"/>
    <w:rsid w:val="00F54F6E"/>
    <w:rsid w:val="00F55073"/>
    <w:rsid w:val="00F55158"/>
    <w:rsid w:val="00F55554"/>
    <w:rsid w:val="00F5562E"/>
    <w:rsid w:val="00F5575B"/>
    <w:rsid w:val="00F5579D"/>
    <w:rsid w:val="00F55B36"/>
    <w:rsid w:val="00F55DE7"/>
    <w:rsid w:val="00F55FFF"/>
    <w:rsid w:val="00F569B8"/>
    <w:rsid w:val="00F56A21"/>
    <w:rsid w:val="00F56A31"/>
    <w:rsid w:val="00F56AC3"/>
    <w:rsid w:val="00F56C23"/>
    <w:rsid w:val="00F56E5D"/>
    <w:rsid w:val="00F56FFC"/>
    <w:rsid w:val="00F5704B"/>
    <w:rsid w:val="00F570B8"/>
    <w:rsid w:val="00F5711E"/>
    <w:rsid w:val="00F57858"/>
    <w:rsid w:val="00F5797A"/>
    <w:rsid w:val="00F57ADA"/>
    <w:rsid w:val="00F57B06"/>
    <w:rsid w:val="00F604CA"/>
    <w:rsid w:val="00F6077D"/>
    <w:rsid w:val="00F607F7"/>
    <w:rsid w:val="00F60859"/>
    <w:rsid w:val="00F6094E"/>
    <w:rsid w:val="00F609A1"/>
    <w:rsid w:val="00F60D01"/>
    <w:rsid w:val="00F618FF"/>
    <w:rsid w:val="00F61A33"/>
    <w:rsid w:val="00F61AC8"/>
    <w:rsid w:val="00F61CEC"/>
    <w:rsid w:val="00F61E5F"/>
    <w:rsid w:val="00F61F76"/>
    <w:rsid w:val="00F6292D"/>
    <w:rsid w:val="00F62AFF"/>
    <w:rsid w:val="00F62C17"/>
    <w:rsid w:val="00F62C63"/>
    <w:rsid w:val="00F62D77"/>
    <w:rsid w:val="00F62DC9"/>
    <w:rsid w:val="00F63514"/>
    <w:rsid w:val="00F6363A"/>
    <w:rsid w:val="00F63727"/>
    <w:rsid w:val="00F63835"/>
    <w:rsid w:val="00F63992"/>
    <w:rsid w:val="00F63B20"/>
    <w:rsid w:val="00F63C81"/>
    <w:rsid w:val="00F63F15"/>
    <w:rsid w:val="00F641E7"/>
    <w:rsid w:val="00F642E4"/>
    <w:rsid w:val="00F64453"/>
    <w:rsid w:val="00F64491"/>
    <w:rsid w:val="00F64578"/>
    <w:rsid w:val="00F64789"/>
    <w:rsid w:val="00F64CA0"/>
    <w:rsid w:val="00F64CE7"/>
    <w:rsid w:val="00F64CF3"/>
    <w:rsid w:val="00F64F46"/>
    <w:rsid w:val="00F64F52"/>
    <w:rsid w:val="00F6559D"/>
    <w:rsid w:val="00F65A33"/>
    <w:rsid w:val="00F65C57"/>
    <w:rsid w:val="00F65ED8"/>
    <w:rsid w:val="00F65F65"/>
    <w:rsid w:val="00F65FDC"/>
    <w:rsid w:val="00F66124"/>
    <w:rsid w:val="00F662B4"/>
    <w:rsid w:val="00F66378"/>
    <w:rsid w:val="00F66669"/>
    <w:rsid w:val="00F667C3"/>
    <w:rsid w:val="00F66803"/>
    <w:rsid w:val="00F66A3C"/>
    <w:rsid w:val="00F66CC8"/>
    <w:rsid w:val="00F6729E"/>
    <w:rsid w:val="00F6762F"/>
    <w:rsid w:val="00F678B8"/>
    <w:rsid w:val="00F67988"/>
    <w:rsid w:val="00F67B53"/>
    <w:rsid w:val="00F67DBA"/>
    <w:rsid w:val="00F70019"/>
    <w:rsid w:val="00F70202"/>
    <w:rsid w:val="00F70287"/>
    <w:rsid w:val="00F703BD"/>
    <w:rsid w:val="00F703BE"/>
    <w:rsid w:val="00F703D0"/>
    <w:rsid w:val="00F70563"/>
    <w:rsid w:val="00F7063D"/>
    <w:rsid w:val="00F709DB"/>
    <w:rsid w:val="00F70B52"/>
    <w:rsid w:val="00F70CE0"/>
    <w:rsid w:val="00F70FFC"/>
    <w:rsid w:val="00F710EF"/>
    <w:rsid w:val="00F7133B"/>
    <w:rsid w:val="00F716E3"/>
    <w:rsid w:val="00F71893"/>
    <w:rsid w:val="00F71952"/>
    <w:rsid w:val="00F71B51"/>
    <w:rsid w:val="00F71BA2"/>
    <w:rsid w:val="00F71D5C"/>
    <w:rsid w:val="00F71F97"/>
    <w:rsid w:val="00F7226A"/>
    <w:rsid w:val="00F7279B"/>
    <w:rsid w:val="00F727B0"/>
    <w:rsid w:val="00F728B0"/>
    <w:rsid w:val="00F729CD"/>
    <w:rsid w:val="00F72C04"/>
    <w:rsid w:val="00F72C93"/>
    <w:rsid w:val="00F72D02"/>
    <w:rsid w:val="00F72D26"/>
    <w:rsid w:val="00F72D5B"/>
    <w:rsid w:val="00F72F48"/>
    <w:rsid w:val="00F7326C"/>
    <w:rsid w:val="00F733DC"/>
    <w:rsid w:val="00F73805"/>
    <w:rsid w:val="00F73BA1"/>
    <w:rsid w:val="00F73BB5"/>
    <w:rsid w:val="00F73C9A"/>
    <w:rsid w:val="00F73DA5"/>
    <w:rsid w:val="00F73DF7"/>
    <w:rsid w:val="00F73F28"/>
    <w:rsid w:val="00F74047"/>
    <w:rsid w:val="00F740C7"/>
    <w:rsid w:val="00F7435A"/>
    <w:rsid w:val="00F74B45"/>
    <w:rsid w:val="00F74EB0"/>
    <w:rsid w:val="00F74F9E"/>
    <w:rsid w:val="00F75422"/>
    <w:rsid w:val="00F75440"/>
    <w:rsid w:val="00F7558C"/>
    <w:rsid w:val="00F75803"/>
    <w:rsid w:val="00F7591E"/>
    <w:rsid w:val="00F75E9F"/>
    <w:rsid w:val="00F76393"/>
    <w:rsid w:val="00F76429"/>
    <w:rsid w:val="00F76695"/>
    <w:rsid w:val="00F76885"/>
    <w:rsid w:val="00F76A19"/>
    <w:rsid w:val="00F76B24"/>
    <w:rsid w:val="00F76FED"/>
    <w:rsid w:val="00F76FF3"/>
    <w:rsid w:val="00F77277"/>
    <w:rsid w:val="00F77342"/>
    <w:rsid w:val="00F773BC"/>
    <w:rsid w:val="00F773D8"/>
    <w:rsid w:val="00F77463"/>
    <w:rsid w:val="00F7746F"/>
    <w:rsid w:val="00F77748"/>
    <w:rsid w:val="00F77AEF"/>
    <w:rsid w:val="00F77B52"/>
    <w:rsid w:val="00F77BA1"/>
    <w:rsid w:val="00F77C61"/>
    <w:rsid w:val="00F77D05"/>
    <w:rsid w:val="00F77E94"/>
    <w:rsid w:val="00F77E9B"/>
    <w:rsid w:val="00F77F21"/>
    <w:rsid w:val="00F800C0"/>
    <w:rsid w:val="00F801E1"/>
    <w:rsid w:val="00F80685"/>
    <w:rsid w:val="00F808F9"/>
    <w:rsid w:val="00F80957"/>
    <w:rsid w:val="00F80972"/>
    <w:rsid w:val="00F8099A"/>
    <w:rsid w:val="00F809FF"/>
    <w:rsid w:val="00F80A6A"/>
    <w:rsid w:val="00F80B95"/>
    <w:rsid w:val="00F80B9E"/>
    <w:rsid w:val="00F80CD3"/>
    <w:rsid w:val="00F81067"/>
    <w:rsid w:val="00F81290"/>
    <w:rsid w:val="00F8168F"/>
    <w:rsid w:val="00F81797"/>
    <w:rsid w:val="00F81A63"/>
    <w:rsid w:val="00F81A66"/>
    <w:rsid w:val="00F81C20"/>
    <w:rsid w:val="00F822AD"/>
    <w:rsid w:val="00F82305"/>
    <w:rsid w:val="00F823E5"/>
    <w:rsid w:val="00F8242F"/>
    <w:rsid w:val="00F82529"/>
    <w:rsid w:val="00F8291D"/>
    <w:rsid w:val="00F82990"/>
    <w:rsid w:val="00F82AE2"/>
    <w:rsid w:val="00F82B44"/>
    <w:rsid w:val="00F82DD0"/>
    <w:rsid w:val="00F82F36"/>
    <w:rsid w:val="00F83468"/>
    <w:rsid w:val="00F8390D"/>
    <w:rsid w:val="00F8394C"/>
    <w:rsid w:val="00F83956"/>
    <w:rsid w:val="00F8397B"/>
    <w:rsid w:val="00F839E7"/>
    <w:rsid w:val="00F83C8D"/>
    <w:rsid w:val="00F83D99"/>
    <w:rsid w:val="00F83E76"/>
    <w:rsid w:val="00F83FBD"/>
    <w:rsid w:val="00F8412B"/>
    <w:rsid w:val="00F8458E"/>
    <w:rsid w:val="00F8485C"/>
    <w:rsid w:val="00F84928"/>
    <w:rsid w:val="00F84CF6"/>
    <w:rsid w:val="00F84DAA"/>
    <w:rsid w:val="00F84DD5"/>
    <w:rsid w:val="00F84EB5"/>
    <w:rsid w:val="00F85106"/>
    <w:rsid w:val="00F8519B"/>
    <w:rsid w:val="00F85379"/>
    <w:rsid w:val="00F85423"/>
    <w:rsid w:val="00F85676"/>
    <w:rsid w:val="00F85703"/>
    <w:rsid w:val="00F85B3F"/>
    <w:rsid w:val="00F85D1C"/>
    <w:rsid w:val="00F85F52"/>
    <w:rsid w:val="00F86021"/>
    <w:rsid w:val="00F8626F"/>
    <w:rsid w:val="00F8647E"/>
    <w:rsid w:val="00F865F2"/>
    <w:rsid w:val="00F8676D"/>
    <w:rsid w:val="00F8691F"/>
    <w:rsid w:val="00F86969"/>
    <w:rsid w:val="00F86A2E"/>
    <w:rsid w:val="00F86AF7"/>
    <w:rsid w:val="00F87073"/>
    <w:rsid w:val="00F871E4"/>
    <w:rsid w:val="00F873C2"/>
    <w:rsid w:val="00F87441"/>
    <w:rsid w:val="00F87654"/>
    <w:rsid w:val="00F87682"/>
    <w:rsid w:val="00F87887"/>
    <w:rsid w:val="00F8A8D9"/>
    <w:rsid w:val="00F9007E"/>
    <w:rsid w:val="00F902CC"/>
    <w:rsid w:val="00F90553"/>
    <w:rsid w:val="00F909A1"/>
    <w:rsid w:val="00F90A21"/>
    <w:rsid w:val="00F90C6D"/>
    <w:rsid w:val="00F90DAC"/>
    <w:rsid w:val="00F90E8A"/>
    <w:rsid w:val="00F90FA5"/>
    <w:rsid w:val="00F91009"/>
    <w:rsid w:val="00F91083"/>
    <w:rsid w:val="00F912EE"/>
    <w:rsid w:val="00F91401"/>
    <w:rsid w:val="00F9165C"/>
    <w:rsid w:val="00F91BF3"/>
    <w:rsid w:val="00F91EB9"/>
    <w:rsid w:val="00F91FB2"/>
    <w:rsid w:val="00F92461"/>
    <w:rsid w:val="00F9287A"/>
    <w:rsid w:val="00F92FF3"/>
    <w:rsid w:val="00F93025"/>
    <w:rsid w:val="00F93062"/>
    <w:rsid w:val="00F9310A"/>
    <w:rsid w:val="00F9360E"/>
    <w:rsid w:val="00F93711"/>
    <w:rsid w:val="00F9376C"/>
    <w:rsid w:val="00F93827"/>
    <w:rsid w:val="00F93B06"/>
    <w:rsid w:val="00F93B79"/>
    <w:rsid w:val="00F93C23"/>
    <w:rsid w:val="00F93DE0"/>
    <w:rsid w:val="00F940DD"/>
    <w:rsid w:val="00F942BE"/>
    <w:rsid w:val="00F9435E"/>
    <w:rsid w:val="00F94412"/>
    <w:rsid w:val="00F94436"/>
    <w:rsid w:val="00F945E2"/>
    <w:rsid w:val="00F9481E"/>
    <w:rsid w:val="00F94A41"/>
    <w:rsid w:val="00F94B0B"/>
    <w:rsid w:val="00F94BED"/>
    <w:rsid w:val="00F94F55"/>
    <w:rsid w:val="00F95151"/>
    <w:rsid w:val="00F95204"/>
    <w:rsid w:val="00F95999"/>
    <w:rsid w:val="00F95D8C"/>
    <w:rsid w:val="00F96164"/>
    <w:rsid w:val="00F962F8"/>
    <w:rsid w:val="00F96554"/>
    <w:rsid w:val="00F96714"/>
    <w:rsid w:val="00F968C1"/>
    <w:rsid w:val="00F96912"/>
    <w:rsid w:val="00F96A0D"/>
    <w:rsid w:val="00F96A9B"/>
    <w:rsid w:val="00F96B1C"/>
    <w:rsid w:val="00F96BF8"/>
    <w:rsid w:val="00F96E63"/>
    <w:rsid w:val="00F97C4B"/>
    <w:rsid w:val="00F97C53"/>
    <w:rsid w:val="00F97D12"/>
    <w:rsid w:val="00F97D60"/>
    <w:rsid w:val="00F9CABD"/>
    <w:rsid w:val="00FA0026"/>
    <w:rsid w:val="00FA0142"/>
    <w:rsid w:val="00FA03AB"/>
    <w:rsid w:val="00FA051A"/>
    <w:rsid w:val="00FA05C7"/>
    <w:rsid w:val="00FA0812"/>
    <w:rsid w:val="00FA08A6"/>
    <w:rsid w:val="00FA0938"/>
    <w:rsid w:val="00FA0C35"/>
    <w:rsid w:val="00FA0EFB"/>
    <w:rsid w:val="00FA1155"/>
    <w:rsid w:val="00FA1259"/>
    <w:rsid w:val="00FA1887"/>
    <w:rsid w:val="00FA18A2"/>
    <w:rsid w:val="00FA1958"/>
    <w:rsid w:val="00FA1AAA"/>
    <w:rsid w:val="00FA1C2E"/>
    <w:rsid w:val="00FA1CA0"/>
    <w:rsid w:val="00FA1D8D"/>
    <w:rsid w:val="00FA1E35"/>
    <w:rsid w:val="00FA1E57"/>
    <w:rsid w:val="00FA1F02"/>
    <w:rsid w:val="00FA2413"/>
    <w:rsid w:val="00FA28B8"/>
    <w:rsid w:val="00FA28C7"/>
    <w:rsid w:val="00FA29D7"/>
    <w:rsid w:val="00FA2D92"/>
    <w:rsid w:val="00FA2E09"/>
    <w:rsid w:val="00FA32B4"/>
    <w:rsid w:val="00FA32E2"/>
    <w:rsid w:val="00FA35F6"/>
    <w:rsid w:val="00FA36BC"/>
    <w:rsid w:val="00FA3A62"/>
    <w:rsid w:val="00FA3C70"/>
    <w:rsid w:val="00FA3D34"/>
    <w:rsid w:val="00FA4168"/>
    <w:rsid w:val="00FA41E7"/>
    <w:rsid w:val="00FA4585"/>
    <w:rsid w:val="00FA459B"/>
    <w:rsid w:val="00FA464B"/>
    <w:rsid w:val="00FA480C"/>
    <w:rsid w:val="00FA4828"/>
    <w:rsid w:val="00FA4B78"/>
    <w:rsid w:val="00FA4E44"/>
    <w:rsid w:val="00FA4EA0"/>
    <w:rsid w:val="00FA52D0"/>
    <w:rsid w:val="00FA5487"/>
    <w:rsid w:val="00FA55A2"/>
    <w:rsid w:val="00FA585F"/>
    <w:rsid w:val="00FA598B"/>
    <w:rsid w:val="00FA5A66"/>
    <w:rsid w:val="00FA5E2D"/>
    <w:rsid w:val="00FA65A0"/>
    <w:rsid w:val="00FA665B"/>
    <w:rsid w:val="00FA6767"/>
    <w:rsid w:val="00FA6B48"/>
    <w:rsid w:val="00FA6C2F"/>
    <w:rsid w:val="00FA6C7C"/>
    <w:rsid w:val="00FA6C8C"/>
    <w:rsid w:val="00FA6D18"/>
    <w:rsid w:val="00FA7101"/>
    <w:rsid w:val="00FA7259"/>
    <w:rsid w:val="00FA73EC"/>
    <w:rsid w:val="00FA7962"/>
    <w:rsid w:val="00FA7B5E"/>
    <w:rsid w:val="00FA7DDC"/>
    <w:rsid w:val="00FA7EFC"/>
    <w:rsid w:val="00FB006B"/>
    <w:rsid w:val="00FB044B"/>
    <w:rsid w:val="00FB0604"/>
    <w:rsid w:val="00FB087A"/>
    <w:rsid w:val="00FB0D36"/>
    <w:rsid w:val="00FB0DD4"/>
    <w:rsid w:val="00FB1292"/>
    <w:rsid w:val="00FB1367"/>
    <w:rsid w:val="00FB1769"/>
    <w:rsid w:val="00FB183E"/>
    <w:rsid w:val="00FB187E"/>
    <w:rsid w:val="00FB19D3"/>
    <w:rsid w:val="00FB1CB5"/>
    <w:rsid w:val="00FB1E90"/>
    <w:rsid w:val="00FB1F50"/>
    <w:rsid w:val="00FB2032"/>
    <w:rsid w:val="00FB21FB"/>
    <w:rsid w:val="00FB22F2"/>
    <w:rsid w:val="00FB23F7"/>
    <w:rsid w:val="00FB27C6"/>
    <w:rsid w:val="00FB290E"/>
    <w:rsid w:val="00FB29CC"/>
    <w:rsid w:val="00FB2F40"/>
    <w:rsid w:val="00FB314F"/>
    <w:rsid w:val="00FB31A0"/>
    <w:rsid w:val="00FB336C"/>
    <w:rsid w:val="00FB3514"/>
    <w:rsid w:val="00FB38B3"/>
    <w:rsid w:val="00FB39FA"/>
    <w:rsid w:val="00FB3AD3"/>
    <w:rsid w:val="00FB3E26"/>
    <w:rsid w:val="00FB3FE2"/>
    <w:rsid w:val="00FB40C5"/>
    <w:rsid w:val="00FB4368"/>
    <w:rsid w:val="00FB4606"/>
    <w:rsid w:val="00FB4A96"/>
    <w:rsid w:val="00FB4EC2"/>
    <w:rsid w:val="00FB4F85"/>
    <w:rsid w:val="00FB545B"/>
    <w:rsid w:val="00FB596A"/>
    <w:rsid w:val="00FB5B9F"/>
    <w:rsid w:val="00FB5EAA"/>
    <w:rsid w:val="00FB5F45"/>
    <w:rsid w:val="00FB62CF"/>
    <w:rsid w:val="00FB6504"/>
    <w:rsid w:val="00FB6696"/>
    <w:rsid w:val="00FB68DA"/>
    <w:rsid w:val="00FB69E6"/>
    <w:rsid w:val="00FB6BD2"/>
    <w:rsid w:val="00FB6E8C"/>
    <w:rsid w:val="00FB6EDA"/>
    <w:rsid w:val="00FB7039"/>
    <w:rsid w:val="00FB73A1"/>
    <w:rsid w:val="00FB73EF"/>
    <w:rsid w:val="00FB75B1"/>
    <w:rsid w:val="00FB76C4"/>
    <w:rsid w:val="00FB78F1"/>
    <w:rsid w:val="00FB7D89"/>
    <w:rsid w:val="00FB7ECC"/>
    <w:rsid w:val="00FC00C7"/>
    <w:rsid w:val="00FC00DD"/>
    <w:rsid w:val="00FC0478"/>
    <w:rsid w:val="00FC04D0"/>
    <w:rsid w:val="00FC06F0"/>
    <w:rsid w:val="00FC07C1"/>
    <w:rsid w:val="00FC0BBC"/>
    <w:rsid w:val="00FC0E62"/>
    <w:rsid w:val="00FC1042"/>
    <w:rsid w:val="00FC11F4"/>
    <w:rsid w:val="00FC124E"/>
    <w:rsid w:val="00FC15AB"/>
    <w:rsid w:val="00FC1782"/>
    <w:rsid w:val="00FC1832"/>
    <w:rsid w:val="00FC1ACB"/>
    <w:rsid w:val="00FC1C89"/>
    <w:rsid w:val="00FC1D3D"/>
    <w:rsid w:val="00FC1F49"/>
    <w:rsid w:val="00FC201F"/>
    <w:rsid w:val="00FC21B7"/>
    <w:rsid w:val="00FC2643"/>
    <w:rsid w:val="00FC2B4D"/>
    <w:rsid w:val="00FC30CF"/>
    <w:rsid w:val="00FC34A7"/>
    <w:rsid w:val="00FC36E1"/>
    <w:rsid w:val="00FC3888"/>
    <w:rsid w:val="00FC388D"/>
    <w:rsid w:val="00FC388E"/>
    <w:rsid w:val="00FC3A0F"/>
    <w:rsid w:val="00FC3A6E"/>
    <w:rsid w:val="00FC3C54"/>
    <w:rsid w:val="00FC3F40"/>
    <w:rsid w:val="00FC4386"/>
    <w:rsid w:val="00FC441B"/>
    <w:rsid w:val="00FC452C"/>
    <w:rsid w:val="00FC4F3F"/>
    <w:rsid w:val="00FC5077"/>
    <w:rsid w:val="00FC5178"/>
    <w:rsid w:val="00FC5283"/>
    <w:rsid w:val="00FC530E"/>
    <w:rsid w:val="00FC53BE"/>
    <w:rsid w:val="00FC55AA"/>
    <w:rsid w:val="00FC583F"/>
    <w:rsid w:val="00FC5992"/>
    <w:rsid w:val="00FC5AB4"/>
    <w:rsid w:val="00FC5EB6"/>
    <w:rsid w:val="00FC61AA"/>
    <w:rsid w:val="00FC630F"/>
    <w:rsid w:val="00FC6547"/>
    <w:rsid w:val="00FC678B"/>
    <w:rsid w:val="00FC67F9"/>
    <w:rsid w:val="00FC6808"/>
    <w:rsid w:val="00FC6A04"/>
    <w:rsid w:val="00FC6B33"/>
    <w:rsid w:val="00FC6BAE"/>
    <w:rsid w:val="00FC6BB4"/>
    <w:rsid w:val="00FC6DFD"/>
    <w:rsid w:val="00FC6FB8"/>
    <w:rsid w:val="00FC713B"/>
    <w:rsid w:val="00FC73F6"/>
    <w:rsid w:val="00FC7728"/>
    <w:rsid w:val="00FC7A27"/>
    <w:rsid w:val="00FC7CBA"/>
    <w:rsid w:val="00FC7F27"/>
    <w:rsid w:val="00FC7FD9"/>
    <w:rsid w:val="00FD0122"/>
    <w:rsid w:val="00FD0541"/>
    <w:rsid w:val="00FD05F2"/>
    <w:rsid w:val="00FD0750"/>
    <w:rsid w:val="00FD081A"/>
    <w:rsid w:val="00FD09D3"/>
    <w:rsid w:val="00FD0B43"/>
    <w:rsid w:val="00FD0BAD"/>
    <w:rsid w:val="00FD0D29"/>
    <w:rsid w:val="00FD101A"/>
    <w:rsid w:val="00FD101D"/>
    <w:rsid w:val="00FD1126"/>
    <w:rsid w:val="00FD1471"/>
    <w:rsid w:val="00FD1591"/>
    <w:rsid w:val="00FD177C"/>
    <w:rsid w:val="00FD18D0"/>
    <w:rsid w:val="00FD1E2A"/>
    <w:rsid w:val="00FD1E5A"/>
    <w:rsid w:val="00FD281B"/>
    <w:rsid w:val="00FD2AC7"/>
    <w:rsid w:val="00FD2B26"/>
    <w:rsid w:val="00FD2D86"/>
    <w:rsid w:val="00FD2FF5"/>
    <w:rsid w:val="00FD3247"/>
    <w:rsid w:val="00FD3622"/>
    <w:rsid w:val="00FD3852"/>
    <w:rsid w:val="00FD3C3E"/>
    <w:rsid w:val="00FD3E2C"/>
    <w:rsid w:val="00FD3E78"/>
    <w:rsid w:val="00FD408F"/>
    <w:rsid w:val="00FD419E"/>
    <w:rsid w:val="00FD4280"/>
    <w:rsid w:val="00FD453A"/>
    <w:rsid w:val="00FD4C3C"/>
    <w:rsid w:val="00FD57F5"/>
    <w:rsid w:val="00FD58F2"/>
    <w:rsid w:val="00FD5B88"/>
    <w:rsid w:val="00FD5C12"/>
    <w:rsid w:val="00FD5EE6"/>
    <w:rsid w:val="00FD60CC"/>
    <w:rsid w:val="00FD661B"/>
    <w:rsid w:val="00FD66BB"/>
    <w:rsid w:val="00FD66FB"/>
    <w:rsid w:val="00FD6737"/>
    <w:rsid w:val="00FD6B67"/>
    <w:rsid w:val="00FD6BDC"/>
    <w:rsid w:val="00FD6C79"/>
    <w:rsid w:val="00FD6DBE"/>
    <w:rsid w:val="00FD6E15"/>
    <w:rsid w:val="00FD6E91"/>
    <w:rsid w:val="00FD7074"/>
    <w:rsid w:val="00FD71D3"/>
    <w:rsid w:val="00FD73DB"/>
    <w:rsid w:val="00FD749B"/>
    <w:rsid w:val="00FD77BE"/>
    <w:rsid w:val="00FD7892"/>
    <w:rsid w:val="00FD78A4"/>
    <w:rsid w:val="00FD7C46"/>
    <w:rsid w:val="00FE009E"/>
    <w:rsid w:val="00FE0250"/>
    <w:rsid w:val="00FE04B8"/>
    <w:rsid w:val="00FE0601"/>
    <w:rsid w:val="00FE0698"/>
    <w:rsid w:val="00FE0B3B"/>
    <w:rsid w:val="00FE0D2B"/>
    <w:rsid w:val="00FE0D9A"/>
    <w:rsid w:val="00FE0DCA"/>
    <w:rsid w:val="00FE0EFE"/>
    <w:rsid w:val="00FE0F0B"/>
    <w:rsid w:val="00FE11E9"/>
    <w:rsid w:val="00FE1259"/>
    <w:rsid w:val="00FE1B11"/>
    <w:rsid w:val="00FE1D6A"/>
    <w:rsid w:val="00FE1FA2"/>
    <w:rsid w:val="00FE2004"/>
    <w:rsid w:val="00FE205E"/>
    <w:rsid w:val="00FE21B7"/>
    <w:rsid w:val="00FE226A"/>
    <w:rsid w:val="00FE2270"/>
    <w:rsid w:val="00FE2390"/>
    <w:rsid w:val="00FE2450"/>
    <w:rsid w:val="00FE258B"/>
    <w:rsid w:val="00FE258E"/>
    <w:rsid w:val="00FE2676"/>
    <w:rsid w:val="00FE26B2"/>
    <w:rsid w:val="00FE2788"/>
    <w:rsid w:val="00FE291E"/>
    <w:rsid w:val="00FE2DFA"/>
    <w:rsid w:val="00FE2F5F"/>
    <w:rsid w:val="00FE2FBC"/>
    <w:rsid w:val="00FE3090"/>
    <w:rsid w:val="00FE32B1"/>
    <w:rsid w:val="00FE32F5"/>
    <w:rsid w:val="00FE34B2"/>
    <w:rsid w:val="00FE34C0"/>
    <w:rsid w:val="00FE36BB"/>
    <w:rsid w:val="00FE3859"/>
    <w:rsid w:val="00FE3F59"/>
    <w:rsid w:val="00FE45F5"/>
    <w:rsid w:val="00FE4710"/>
    <w:rsid w:val="00FE4AFF"/>
    <w:rsid w:val="00FE5503"/>
    <w:rsid w:val="00FE551E"/>
    <w:rsid w:val="00FE5606"/>
    <w:rsid w:val="00FE5955"/>
    <w:rsid w:val="00FE5F10"/>
    <w:rsid w:val="00FE6027"/>
    <w:rsid w:val="00FE61DB"/>
    <w:rsid w:val="00FE6807"/>
    <w:rsid w:val="00FE6A27"/>
    <w:rsid w:val="00FE6B5E"/>
    <w:rsid w:val="00FE6C31"/>
    <w:rsid w:val="00FE6D9C"/>
    <w:rsid w:val="00FE6E66"/>
    <w:rsid w:val="00FE6E71"/>
    <w:rsid w:val="00FE6EA6"/>
    <w:rsid w:val="00FE73F8"/>
    <w:rsid w:val="00FE756C"/>
    <w:rsid w:val="00FE7A8A"/>
    <w:rsid w:val="00FE7D3C"/>
    <w:rsid w:val="00FE7EC1"/>
    <w:rsid w:val="00FF00E4"/>
    <w:rsid w:val="00FF0630"/>
    <w:rsid w:val="00FF066D"/>
    <w:rsid w:val="00FF0A39"/>
    <w:rsid w:val="00FF0CEE"/>
    <w:rsid w:val="00FF0E3D"/>
    <w:rsid w:val="00FF1046"/>
    <w:rsid w:val="00FF1313"/>
    <w:rsid w:val="00FF16F9"/>
    <w:rsid w:val="00FF17EF"/>
    <w:rsid w:val="00FF1C8D"/>
    <w:rsid w:val="00FF1CBF"/>
    <w:rsid w:val="00FF1D45"/>
    <w:rsid w:val="00FF2101"/>
    <w:rsid w:val="00FF228B"/>
    <w:rsid w:val="00FF23C8"/>
    <w:rsid w:val="00FF23D3"/>
    <w:rsid w:val="00FF2598"/>
    <w:rsid w:val="00FF2A05"/>
    <w:rsid w:val="00FF2B0C"/>
    <w:rsid w:val="00FF2B72"/>
    <w:rsid w:val="00FF2C6D"/>
    <w:rsid w:val="00FF3223"/>
    <w:rsid w:val="00FF328C"/>
    <w:rsid w:val="00FF3358"/>
    <w:rsid w:val="00FF36EB"/>
    <w:rsid w:val="00FF375D"/>
    <w:rsid w:val="00FF37BC"/>
    <w:rsid w:val="00FF3852"/>
    <w:rsid w:val="00FF38D6"/>
    <w:rsid w:val="00FF3C67"/>
    <w:rsid w:val="00FF3D57"/>
    <w:rsid w:val="00FF3E7B"/>
    <w:rsid w:val="00FF3FFD"/>
    <w:rsid w:val="00FF41ED"/>
    <w:rsid w:val="00FF4362"/>
    <w:rsid w:val="00FF455F"/>
    <w:rsid w:val="00FF4E0E"/>
    <w:rsid w:val="00FF5535"/>
    <w:rsid w:val="00FF56E3"/>
    <w:rsid w:val="00FF56F3"/>
    <w:rsid w:val="00FF59FA"/>
    <w:rsid w:val="00FF5FDD"/>
    <w:rsid w:val="00FF607B"/>
    <w:rsid w:val="00FF6709"/>
    <w:rsid w:val="00FF6F0A"/>
    <w:rsid w:val="00FF7266"/>
    <w:rsid w:val="00FF76AD"/>
    <w:rsid w:val="00FF76F2"/>
    <w:rsid w:val="00FF7939"/>
    <w:rsid w:val="00FF7B38"/>
    <w:rsid w:val="0103A304"/>
    <w:rsid w:val="010F61FA"/>
    <w:rsid w:val="0116B19E"/>
    <w:rsid w:val="011EC718"/>
    <w:rsid w:val="011F28A5"/>
    <w:rsid w:val="01258848"/>
    <w:rsid w:val="012C8C0D"/>
    <w:rsid w:val="0137C11B"/>
    <w:rsid w:val="01485CAB"/>
    <w:rsid w:val="015AE396"/>
    <w:rsid w:val="0168F4E0"/>
    <w:rsid w:val="016C94AD"/>
    <w:rsid w:val="01704027"/>
    <w:rsid w:val="0175713E"/>
    <w:rsid w:val="0176DC2F"/>
    <w:rsid w:val="0178AFFD"/>
    <w:rsid w:val="018573EB"/>
    <w:rsid w:val="0188EBD0"/>
    <w:rsid w:val="01894081"/>
    <w:rsid w:val="0189D986"/>
    <w:rsid w:val="018DEED2"/>
    <w:rsid w:val="01910DCC"/>
    <w:rsid w:val="019D0137"/>
    <w:rsid w:val="019DBEB1"/>
    <w:rsid w:val="019F1537"/>
    <w:rsid w:val="01AE08EB"/>
    <w:rsid w:val="01AE8611"/>
    <w:rsid w:val="01BAE177"/>
    <w:rsid w:val="01C8D5BD"/>
    <w:rsid w:val="01C8E5C2"/>
    <w:rsid w:val="01C96345"/>
    <w:rsid w:val="01CDB321"/>
    <w:rsid w:val="01CDC576"/>
    <w:rsid w:val="01D36CBE"/>
    <w:rsid w:val="01D5521A"/>
    <w:rsid w:val="01DB2A9C"/>
    <w:rsid w:val="01E78C9B"/>
    <w:rsid w:val="01E79E68"/>
    <w:rsid w:val="01E7FBA3"/>
    <w:rsid w:val="01EB62F4"/>
    <w:rsid w:val="01F095FB"/>
    <w:rsid w:val="01F19D74"/>
    <w:rsid w:val="02001E22"/>
    <w:rsid w:val="020A3C15"/>
    <w:rsid w:val="020B9B07"/>
    <w:rsid w:val="020FECD4"/>
    <w:rsid w:val="02103C34"/>
    <w:rsid w:val="023EF58A"/>
    <w:rsid w:val="024DB0A5"/>
    <w:rsid w:val="024E3FF3"/>
    <w:rsid w:val="0253FA4B"/>
    <w:rsid w:val="025F879F"/>
    <w:rsid w:val="02603719"/>
    <w:rsid w:val="026C7945"/>
    <w:rsid w:val="02776701"/>
    <w:rsid w:val="027917DF"/>
    <w:rsid w:val="027AE115"/>
    <w:rsid w:val="027C5013"/>
    <w:rsid w:val="027F1C21"/>
    <w:rsid w:val="0280481F"/>
    <w:rsid w:val="028AE2A3"/>
    <w:rsid w:val="028E41A9"/>
    <w:rsid w:val="02946A5C"/>
    <w:rsid w:val="029B9F61"/>
    <w:rsid w:val="029C8F4B"/>
    <w:rsid w:val="02A16704"/>
    <w:rsid w:val="02A5743A"/>
    <w:rsid w:val="02B551A0"/>
    <w:rsid w:val="02C07638"/>
    <w:rsid w:val="02E71A18"/>
    <w:rsid w:val="02E9F6CA"/>
    <w:rsid w:val="02EE23C2"/>
    <w:rsid w:val="02F7D2EE"/>
    <w:rsid w:val="02FDD2FC"/>
    <w:rsid w:val="0302040A"/>
    <w:rsid w:val="03208193"/>
    <w:rsid w:val="0334BF9A"/>
    <w:rsid w:val="0338DD74"/>
    <w:rsid w:val="03447A66"/>
    <w:rsid w:val="0344A458"/>
    <w:rsid w:val="0345187F"/>
    <w:rsid w:val="035B6104"/>
    <w:rsid w:val="03772D69"/>
    <w:rsid w:val="037B6E16"/>
    <w:rsid w:val="03861C54"/>
    <w:rsid w:val="038BE0B1"/>
    <w:rsid w:val="0392868A"/>
    <w:rsid w:val="0393BD76"/>
    <w:rsid w:val="0394C4A7"/>
    <w:rsid w:val="03951389"/>
    <w:rsid w:val="039B02BE"/>
    <w:rsid w:val="039BD949"/>
    <w:rsid w:val="039DEB88"/>
    <w:rsid w:val="03AA945E"/>
    <w:rsid w:val="03AAE704"/>
    <w:rsid w:val="03ACCF91"/>
    <w:rsid w:val="03BE805F"/>
    <w:rsid w:val="03BF0B86"/>
    <w:rsid w:val="03C697AC"/>
    <w:rsid w:val="03CD5EC8"/>
    <w:rsid w:val="03CDCCE3"/>
    <w:rsid w:val="03D23E91"/>
    <w:rsid w:val="03D408A7"/>
    <w:rsid w:val="03D7A386"/>
    <w:rsid w:val="03DB8F52"/>
    <w:rsid w:val="03E5BCD1"/>
    <w:rsid w:val="03E7BE64"/>
    <w:rsid w:val="03F7A798"/>
    <w:rsid w:val="03FD09FD"/>
    <w:rsid w:val="0413176B"/>
    <w:rsid w:val="041DCF62"/>
    <w:rsid w:val="0425C2B9"/>
    <w:rsid w:val="04289FFA"/>
    <w:rsid w:val="0438078C"/>
    <w:rsid w:val="043EC47E"/>
    <w:rsid w:val="04425D16"/>
    <w:rsid w:val="0444B699"/>
    <w:rsid w:val="044AE049"/>
    <w:rsid w:val="045774DA"/>
    <w:rsid w:val="0458B4A9"/>
    <w:rsid w:val="045A1F45"/>
    <w:rsid w:val="045F1496"/>
    <w:rsid w:val="0468923E"/>
    <w:rsid w:val="04761410"/>
    <w:rsid w:val="0481D930"/>
    <w:rsid w:val="04869664"/>
    <w:rsid w:val="0493844C"/>
    <w:rsid w:val="0496E72B"/>
    <w:rsid w:val="049D9681"/>
    <w:rsid w:val="049FE413"/>
    <w:rsid w:val="04A049D6"/>
    <w:rsid w:val="04A76DC8"/>
    <w:rsid w:val="04AA670E"/>
    <w:rsid w:val="04AD602B"/>
    <w:rsid w:val="04B411EF"/>
    <w:rsid w:val="04B5255B"/>
    <w:rsid w:val="04C4AC16"/>
    <w:rsid w:val="04C96B70"/>
    <w:rsid w:val="04CE7097"/>
    <w:rsid w:val="04D42E1B"/>
    <w:rsid w:val="04DE6F7D"/>
    <w:rsid w:val="04F77F2D"/>
    <w:rsid w:val="04F8FB3F"/>
    <w:rsid w:val="04FCDA74"/>
    <w:rsid w:val="0502B56F"/>
    <w:rsid w:val="0503E300"/>
    <w:rsid w:val="050D9D3E"/>
    <w:rsid w:val="050F9870"/>
    <w:rsid w:val="05135F5A"/>
    <w:rsid w:val="051B31CA"/>
    <w:rsid w:val="052029E5"/>
    <w:rsid w:val="0520A38E"/>
    <w:rsid w:val="05296A14"/>
    <w:rsid w:val="05298A30"/>
    <w:rsid w:val="052A218E"/>
    <w:rsid w:val="05311A1D"/>
    <w:rsid w:val="05320FF0"/>
    <w:rsid w:val="053A3BEE"/>
    <w:rsid w:val="053E0AB6"/>
    <w:rsid w:val="055A7809"/>
    <w:rsid w:val="056AFD66"/>
    <w:rsid w:val="056CBEF2"/>
    <w:rsid w:val="0571D7A9"/>
    <w:rsid w:val="058AB9C0"/>
    <w:rsid w:val="05AFDEAC"/>
    <w:rsid w:val="05B507C0"/>
    <w:rsid w:val="05B7A30F"/>
    <w:rsid w:val="05C3199D"/>
    <w:rsid w:val="05CDD40D"/>
    <w:rsid w:val="05E7BC7B"/>
    <w:rsid w:val="05F40FFD"/>
    <w:rsid w:val="05F900EF"/>
    <w:rsid w:val="06066C47"/>
    <w:rsid w:val="0609043C"/>
    <w:rsid w:val="0612409C"/>
    <w:rsid w:val="061AC24D"/>
    <w:rsid w:val="061E8623"/>
    <w:rsid w:val="0625A343"/>
    <w:rsid w:val="0625D456"/>
    <w:rsid w:val="062C0ADE"/>
    <w:rsid w:val="062EA650"/>
    <w:rsid w:val="064BBB95"/>
    <w:rsid w:val="0652BD5F"/>
    <w:rsid w:val="0654CE3F"/>
    <w:rsid w:val="0657C465"/>
    <w:rsid w:val="06599685"/>
    <w:rsid w:val="06621F96"/>
    <w:rsid w:val="06641507"/>
    <w:rsid w:val="06658F06"/>
    <w:rsid w:val="0668612B"/>
    <w:rsid w:val="0668B93A"/>
    <w:rsid w:val="06697CDE"/>
    <w:rsid w:val="06727DCA"/>
    <w:rsid w:val="06835F21"/>
    <w:rsid w:val="0683DE3C"/>
    <w:rsid w:val="0687C48B"/>
    <w:rsid w:val="068807AF"/>
    <w:rsid w:val="068A7D3A"/>
    <w:rsid w:val="068BE26B"/>
    <w:rsid w:val="068EAB66"/>
    <w:rsid w:val="06937E97"/>
    <w:rsid w:val="069529F4"/>
    <w:rsid w:val="069D89E7"/>
    <w:rsid w:val="06A679E1"/>
    <w:rsid w:val="06AFED48"/>
    <w:rsid w:val="06BC31BF"/>
    <w:rsid w:val="06C339A2"/>
    <w:rsid w:val="06C88D5A"/>
    <w:rsid w:val="06D1998A"/>
    <w:rsid w:val="06D2686B"/>
    <w:rsid w:val="06D639D4"/>
    <w:rsid w:val="06E15B99"/>
    <w:rsid w:val="06E6A783"/>
    <w:rsid w:val="06ED589B"/>
    <w:rsid w:val="06EF8947"/>
    <w:rsid w:val="06F09815"/>
    <w:rsid w:val="06F7517E"/>
    <w:rsid w:val="06F78310"/>
    <w:rsid w:val="06FBF37C"/>
    <w:rsid w:val="070CF872"/>
    <w:rsid w:val="0715A297"/>
    <w:rsid w:val="072380B8"/>
    <w:rsid w:val="07240C15"/>
    <w:rsid w:val="072F60BB"/>
    <w:rsid w:val="07463284"/>
    <w:rsid w:val="074AA0C8"/>
    <w:rsid w:val="074BC0B2"/>
    <w:rsid w:val="0758A574"/>
    <w:rsid w:val="075C183D"/>
    <w:rsid w:val="075D19F1"/>
    <w:rsid w:val="076F0E8E"/>
    <w:rsid w:val="0772584A"/>
    <w:rsid w:val="077749A0"/>
    <w:rsid w:val="077A9BF0"/>
    <w:rsid w:val="077EA92F"/>
    <w:rsid w:val="078323D3"/>
    <w:rsid w:val="0785ABE3"/>
    <w:rsid w:val="07886796"/>
    <w:rsid w:val="079A4150"/>
    <w:rsid w:val="07A0AB77"/>
    <w:rsid w:val="07A25C18"/>
    <w:rsid w:val="07A26014"/>
    <w:rsid w:val="07A6CD47"/>
    <w:rsid w:val="07ACCB45"/>
    <w:rsid w:val="07B6BF8B"/>
    <w:rsid w:val="07BC6A4D"/>
    <w:rsid w:val="07CCA08E"/>
    <w:rsid w:val="07D4572B"/>
    <w:rsid w:val="07D9B7B0"/>
    <w:rsid w:val="07DEA013"/>
    <w:rsid w:val="07E36DAC"/>
    <w:rsid w:val="07EAB235"/>
    <w:rsid w:val="07EF147E"/>
    <w:rsid w:val="07F9B746"/>
    <w:rsid w:val="07FBF5B0"/>
    <w:rsid w:val="080322C8"/>
    <w:rsid w:val="080894DA"/>
    <w:rsid w:val="0808A4BA"/>
    <w:rsid w:val="08099D9B"/>
    <w:rsid w:val="080C8A16"/>
    <w:rsid w:val="0817CD25"/>
    <w:rsid w:val="081B720F"/>
    <w:rsid w:val="08265A4A"/>
    <w:rsid w:val="08318272"/>
    <w:rsid w:val="0831A1DD"/>
    <w:rsid w:val="083746A9"/>
    <w:rsid w:val="08434127"/>
    <w:rsid w:val="0850E671"/>
    <w:rsid w:val="08529B76"/>
    <w:rsid w:val="085300F3"/>
    <w:rsid w:val="0859EF86"/>
    <w:rsid w:val="0868220A"/>
    <w:rsid w:val="087133D5"/>
    <w:rsid w:val="087E16C7"/>
    <w:rsid w:val="087EF8DA"/>
    <w:rsid w:val="088352B1"/>
    <w:rsid w:val="0885B4DB"/>
    <w:rsid w:val="08889D02"/>
    <w:rsid w:val="088D8F46"/>
    <w:rsid w:val="088E168D"/>
    <w:rsid w:val="08923A8C"/>
    <w:rsid w:val="089F4B88"/>
    <w:rsid w:val="08A60342"/>
    <w:rsid w:val="08CBAFF8"/>
    <w:rsid w:val="08D600C1"/>
    <w:rsid w:val="08E2D21C"/>
    <w:rsid w:val="08EB4B8A"/>
    <w:rsid w:val="08F05844"/>
    <w:rsid w:val="08F25576"/>
    <w:rsid w:val="08F8D85C"/>
    <w:rsid w:val="090F89CE"/>
    <w:rsid w:val="09137486"/>
    <w:rsid w:val="091AFBB4"/>
    <w:rsid w:val="092491BD"/>
    <w:rsid w:val="0926AB7B"/>
    <w:rsid w:val="092952BC"/>
    <w:rsid w:val="09309F6A"/>
    <w:rsid w:val="0931CBD4"/>
    <w:rsid w:val="093CE5DC"/>
    <w:rsid w:val="0947FC2E"/>
    <w:rsid w:val="09489A57"/>
    <w:rsid w:val="09498CBD"/>
    <w:rsid w:val="095FC3FB"/>
    <w:rsid w:val="09611083"/>
    <w:rsid w:val="09669088"/>
    <w:rsid w:val="09684127"/>
    <w:rsid w:val="096F4570"/>
    <w:rsid w:val="0975A3F6"/>
    <w:rsid w:val="098928EA"/>
    <w:rsid w:val="098BC76C"/>
    <w:rsid w:val="099AA2CA"/>
    <w:rsid w:val="09A876F9"/>
    <w:rsid w:val="09AEF00D"/>
    <w:rsid w:val="09BB32C4"/>
    <w:rsid w:val="09C059DB"/>
    <w:rsid w:val="09C92753"/>
    <w:rsid w:val="09CC275C"/>
    <w:rsid w:val="09D71175"/>
    <w:rsid w:val="09E8E61D"/>
    <w:rsid w:val="09F3E876"/>
    <w:rsid w:val="09FB317F"/>
    <w:rsid w:val="0A0421B1"/>
    <w:rsid w:val="0A1717F0"/>
    <w:rsid w:val="0A22863F"/>
    <w:rsid w:val="0A272B19"/>
    <w:rsid w:val="0A353514"/>
    <w:rsid w:val="0A362C74"/>
    <w:rsid w:val="0A39F480"/>
    <w:rsid w:val="0A3A93D3"/>
    <w:rsid w:val="0A4E824D"/>
    <w:rsid w:val="0A569E20"/>
    <w:rsid w:val="0A5AEAE8"/>
    <w:rsid w:val="0A5B3F90"/>
    <w:rsid w:val="0A6046A1"/>
    <w:rsid w:val="0A6177E6"/>
    <w:rsid w:val="0A718E0A"/>
    <w:rsid w:val="0A764D56"/>
    <w:rsid w:val="0A83B047"/>
    <w:rsid w:val="0A872F2B"/>
    <w:rsid w:val="0A88D8DC"/>
    <w:rsid w:val="0A8E83AC"/>
    <w:rsid w:val="0A8F5A1D"/>
    <w:rsid w:val="0A952C12"/>
    <w:rsid w:val="0AA4A19E"/>
    <w:rsid w:val="0AA9399F"/>
    <w:rsid w:val="0AB02B4F"/>
    <w:rsid w:val="0AB27A86"/>
    <w:rsid w:val="0AB63BFC"/>
    <w:rsid w:val="0AC2565A"/>
    <w:rsid w:val="0AD3EA87"/>
    <w:rsid w:val="0AD9F857"/>
    <w:rsid w:val="0AE65FCE"/>
    <w:rsid w:val="0AEDAA4A"/>
    <w:rsid w:val="0AF0D07A"/>
    <w:rsid w:val="0AF403A4"/>
    <w:rsid w:val="0AFA299B"/>
    <w:rsid w:val="0B0961DB"/>
    <w:rsid w:val="0B0D3E7C"/>
    <w:rsid w:val="0B143390"/>
    <w:rsid w:val="0B1C7F82"/>
    <w:rsid w:val="0B224975"/>
    <w:rsid w:val="0B247D51"/>
    <w:rsid w:val="0B2ED7DF"/>
    <w:rsid w:val="0B332109"/>
    <w:rsid w:val="0B374A15"/>
    <w:rsid w:val="0B3BB3F5"/>
    <w:rsid w:val="0B3BD4F9"/>
    <w:rsid w:val="0B4A27BB"/>
    <w:rsid w:val="0B56320A"/>
    <w:rsid w:val="0B736B2F"/>
    <w:rsid w:val="0B75347A"/>
    <w:rsid w:val="0B8311E4"/>
    <w:rsid w:val="0B8C9416"/>
    <w:rsid w:val="0B913AB7"/>
    <w:rsid w:val="0B91EA09"/>
    <w:rsid w:val="0B941686"/>
    <w:rsid w:val="0B979820"/>
    <w:rsid w:val="0B9A6926"/>
    <w:rsid w:val="0B9AE1D5"/>
    <w:rsid w:val="0BA0620E"/>
    <w:rsid w:val="0BA293EC"/>
    <w:rsid w:val="0BAAA70B"/>
    <w:rsid w:val="0BB66BCD"/>
    <w:rsid w:val="0BBFBACC"/>
    <w:rsid w:val="0BC633A8"/>
    <w:rsid w:val="0BC7AB10"/>
    <w:rsid w:val="0BCD0645"/>
    <w:rsid w:val="0BD6A4CA"/>
    <w:rsid w:val="0BD845D8"/>
    <w:rsid w:val="0BF33448"/>
    <w:rsid w:val="0C00AAD6"/>
    <w:rsid w:val="0C01E953"/>
    <w:rsid w:val="0C029ED3"/>
    <w:rsid w:val="0C047304"/>
    <w:rsid w:val="0C0900E0"/>
    <w:rsid w:val="0C098941"/>
    <w:rsid w:val="0C1ABC9D"/>
    <w:rsid w:val="0C1AE30C"/>
    <w:rsid w:val="0C1D8934"/>
    <w:rsid w:val="0C1DD686"/>
    <w:rsid w:val="0C239D14"/>
    <w:rsid w:val="0C2C2004"/>
    <w:rsid w:val="0C2E4822"/>
    <w:rsid w:val="0C327077"/>
    <w:rsid w:val="0C333D76"/>
    <w:rsid w:val="0C352D2B"/>
    <w:rsid w:val="0C35AE8F"/>
    <w:rsid w:val="0C3A6C1B"/>
    <w:rsid w:val="0C3E325C"/>
    <w:rsid w:val="0C50DDF7"/>
    <w:rsid w:val="0C614ABB"/>
    <w:rsid w:val="0C62F6FD"/>
    <w:rsid w:val="0C6B0C26"/>
    <w:rsid w:val="0C6CF3CC"/>
    <w:rsid w:val="0C761847"/>
    <w:rsid w:val="0C7EEF42"/>
    <w:rsid w:val="0C81A383"/>
    <w:rsid w:val="0C940105"/>
    <w:rsid w:val="0C9494E4"/>
    <w:rsid w:val="0C9C9BE4"/>
    <w:rsid w:val="0C9F5FD0"/>
    <w:rsid w:val="0CABA0AB"/>
    <w:rsid w:val="0CAD4DCC"/>
    <w:rsid w:val="0CB59EB2"/>
    <w:rsid w:val="0CBA1DDE"/>
    <w:rsid w:val="0CBE2694"/>
    <w:rsid w:val="0CC3B3B3"/>
    <w:rsid w:val="0CDC7EEA"/>
    <w:rsid w:val="0CE05077"/>
    <w:rsid w:val="0CF27E03"/>
    <w:rsid w:val="0CF651B0"/>
    <w:rsid w:val="0D127273"/>
    <w:rsid w:val="0D1F8EA0"/>
    <w:rsid w:val="0D21AEB3"/>
    <w:rsid w:val="0D38D31E"/>
    <w:rsid w:val="0D39D6AF"/>
    <w:rsid w:val="0D3DDC35"/>
    <w:rsid w:val="0D46B266"/>
    <w:rsid w:val="0D4B6DDF"/>
    <w:rsid w:val="0D5502F4"/>
    <w:rsid w:val="0D5A8263"/>
    <w:rsid w:val="0D5AD53F"/>
    <w:rsid w:val="0D62B10A"/>
    <w:rsid w:val="0D7C6E19"/>
    <w:rsid w:val="0D82A014"/>
    <w:rsid w:val="0D842ADE"/>
    <w:rsid w:val="0D8EC9D4"/>
    <w:rsid w:val="0D8ED664"/>
    <w:rsid w:val="0D8ED726"/>
    <w:rsid w:val="0D92651B"/>
    <w:rsid w:val="0D9F932B"/>
    <w:rsid w:val="0DA1A3BA"/>
    <w:rsid w:val="0DA6FC78"/>
    <w:rsid w:val="0DA760B7"/>
    <w:rsid w:val="0DB16DD2"/>
    <w:rsid w:val="0DB42DE0"/>
    <w:rsid w:val="0DB5EB47"/>
    <w:rsid w:val="0DB6E88B"/>
    <w:rsid w:val="0DCBCA74"/>
    <w:rsid w:val="0DCC876F"/>
    <w:rsid w:val="0DD33411"/>
    <w:rsid w:val="0DD3FED3"/>
    <w:rsid w:val="0DD631A8"/>
    <w:rsid w:val="0DDA3A46"/>
    <w:rsid w:val="0DDC0826"/>
    <w:rsid w:val="0DE3714F"/>
    <w:rsid w:val="0DE4FBC4"/>
    <w:rsid w:val="0DEB0A5C"/>
    <w:rsid w:val="0DEFCC9A"/>
    <w:rsid w:val="0DFEF280"/>
    <w:rsid w:val="0E08A397"/>
    <w:rsid w:val="0E18F539"/>
    <w:rsid w:val="0E26CCC2"/>
    <w:rsid w:val="0E2BABD6"/>
    <w:rsid w:val="0E2FBAFA"/>
    <w:rsid w:val="0E3F415C"/>
    <w:rsid w:val="0E3F4D6C"/>
    <w:rsid w:val="0E5362B3"/>
    <w:rsid w:val="0E6AA5D5"/>
    <w:rsid w:val="0E77CAB1"/>
    <w:rsid w:val="0E82A985"/>
    <w:rsid w:val="0E853FCC"/>
    <w:rsid w:val="0E87D27C"/>
    <w:rsid w:val="0E88482D"/>
    <w:rsid w:val="0E8E459F"/>
    <w:rsid w:val="0E8FC4BD"/>
    <w:rsid w:val="0EA038EA"/>
    <w:rsid w:val="0EAB39AF"/>
    <w:rsid w:val="0EB30E42"/>
    <w:rsid w:val="0EBDBE0A"/>
    <w:rsid w:val="0EBE3262"/>
    <w:rsid w:val="0EBF1BF2"/>
    <w:rsid w:val="0EC3EFF3"/>
    <w:rsid w:val="0EC8AC87"/>
    <w:rsid w:val="0ECA5139"/>
    <w:rsid w:val="0ECB7DFD"/>
    <w:rsid w:val="0EE5CAFB"/>
    <w:rsid w:val="0F05025C"/>
    <w:rsid w:val="0F0F93A5"/>
    <w:rsid w:val="0F166F86"/>
    <w:rsid w:val="0F192C18"/>
    <w:rsid w:val="0F1C4A85"/>
    <w:rsid w:val="0F1D1279"/>
    <w:rsid w:val="0F233270"/>
    <w:rsid w:val="0F2DE483"/>
    <w:rsid w:val="0F2EF4E7"/>
    <w:rsid w:val="0F39E909"/>
    <w:rsid w:val="0F3B09AD"/>
    <w:rsid w:val="0F44151A"/>
    <w:rsid w:val="0F516AA5"/>
    <w:rsid w:val="0F589A6E"/>
    <w:rsid w:val="0F6EA4C1"/>
    <w:rsid w:val="0F720F25"/>
    <w:rsid w:val="0F77BB5B"/>
    <w:rsid w:val="0F790DFF"/>
    <w:rsid w:val="0F84E203"/>
    <w:rsid w:val="0F870EA8"/>
    <w:rsid w:val="0F8BCF9F"/>
    <w:rsid w:val="0F8C78A6"/>
    <w:rsid w:val="0F9D2C94"/>
    <w:rsid w:val="0FA226FC"/>
    <w:rsid w:val="0FA94535"/>
    <w:rsid w:val="0FA9AED9"/>
    <w:rsid w:val="0FBF2CAE"/>
    <w:rsid w:val="0FC0EA1E"/>
    <w:rsid w:val="0FCC7E67"/>
    <w:rsid w:val="0FDC0883"/>
    <w:rsid w:val="0FDCB3E3"/>
    <w:rsid w:val="0FE54575"/>
    <w:rsid w:val="100DB143"/>
    <w:rsid w:val="100FBB6F"/>
    <w:rsid w:val="10286D85"/>
    <w:rsid w:val="10323CBA"/>
    <w:rsid w:val="103605A4"/>
    <w:rsid w:val="103C75A4"/>
    <w:rsid w:val="1046EECC"/>
    <w:rsid w:val="1052B1AB"/>
    <w:rsid w:val="105410F8"/>
    <w:rsid w:val="105BF638"/>
    <w:rsid w:val="105CAB91"/>
    <w:rsid w:val="105E9B6E"/>
    <w:rsid w:val="10660450"/>
    <w:rsid w:val="1067006C"/>
    <w:rsid w:val="107DB808"/>
    <w:rsid w:val="1086ED79"/>
    <w:rsid w:val="1096D03E"/>
    <w:rsid w:val="10C1C0AF"/>
    <w:rsid w:val="10C24DC2"/>
    <w:rsid w:val="10C3B9BB"/>
    <w:rsid w:val="10CA429B"/>
    <w:rsid w:val="10CAC95B"/>
    <w:rsid w:val="10D84E19"/>
    <w:rsid w:val="10D9EB5E"/>
    <w:rsid w:val="10E26773"/>
    <w:rsid w:val="11025FAC"/>
    <w:rsid w:val="1102E1E4"/>
    <w:rsid w:val="110BFB03"/>
    <w:rsid w:val="110F4456"/>
    <w:rsid w:val="11143909"/>
    <w:rsid w:val="11239AE0"/>
    <w:rsid w:val="112F1169"/>
    <w:rsid w:val="1136708C"/>
    <w:rsid w:val="113A2EE7"/>
    <w:rsid w:val="114F135D"/>
    <w:rsid w:val="11595911"/>
    <w:rsid w:val="1159AC79"/>
    <w:rsid w:val="115D8FE0"/>
    <w:rsid w:val="1163AE5F"/>
    <w:rsid w:val="1169D466"/>
    <w:rsid w:val="117A6367"/>
    <w:rsid w:val="117D0675"/>
    <w:rsid w:val="117D851B"/>
    <w:rsid w:val="11846C30"/>
    <w:rsid w:val="1187A9AD"/>
    <w:rsid w:val="11898C45"/>
    <w:rsid w:val="11956961"/>
    <w:rsid w:val="11A1ADB8"/>
    <w:rsid w:val="11ACE351"/>
    <w:rsid w:val="11B19F3F"/>
    <w:rsid w:val="11B63EB3"/>
    <w:rsid w:val="11CA2BE5"/>
    <w:rsid w:val="11CD8C73"/>
    <w:rsid w:val="11D614E0"/>
    <w:rsid w:val="11D80B4E"/>
    <w:rsid w:val="11DA23A2"/>
    <w:rsid w:val="11DF5606"/>
    <w:rsid w:val="11E1A75B"/>
    <w:rsid w:val="11E56659"/>
    <w:rsid w:val="11E5A2B9"/>
    <w:rsid w:val="11E7AB41"/>
    <w:rsid w:val="11E86547"/>
    <w:rsid w:val="11F1DD08"/>
    <w:rsid w:val="11FAEC3E"/>
    <w:rsid w:val="11FE6C29"/>
    <w:rsid w:val="120D1745"/>
    <w:rsid w:val="12226A86"/>
    <w:rsid w:val="122AACA6"/>
    <w:rsid w:val="123DF3DF"/>
    <w:rsid w:val="124021CD"/>
    <w:rsid w:val="124E2596"/>
    <w:rsid w:val="126207E4"/>
    <w:rsid w:val="12646543"/>
    <w:rsid w:val="127EFE98"/>
    <w:rsid w:val="1281DEFE"/>
    <w:rsid w:val="1284F535"/>
    <w:rsid w:val="128F7C86"/>
    <w:rsid w:val="12A21B29"/>
    <w:rsid w:val="12A28089"/>
    <w:rsid w:val="12A31DD5"/>
    <w:rsid w:val="12A3431B"/>
    <w:rsid w:val="12A8818B"/>
    <w:rsid w:val="12B2D823"/>
    <w:rsid w:val="12B6E0D0"/>
    <w:rsid w:val="12B882EB"/>
    <w:rsid w:val="12CC5A25"/>
    <w:rsid w:val="12CEEECB"/>
    <w:rsid w:val="12D31A1D"/>
    <w:rsid w:val="12DFD0C5"/>
    <w:rsid w:val="12EB8A53"/>
    <w:rsid w:val="12ED5C4A"/>
    <w:rsid w:val="12F5E1EA"/>
    <w:rsid w:val="130F2823"/>
    <w:rsid w:val="13143B52"/>
    <w:rsid w:val="131572B5"/>
    <w:rsid w:val="1318C8F9"/>
    <w:rsid w:val="13227811"/>
    <w:rsid w:val="1327FB65"/>
    <w:rsid w:val="132E2FDB"/>
    <w:rsid w:val="133E7A1E"/>
    <w:rsid w:val="1351E9B9"/>
    <w:rsid w:val="135858DC"/>
    <w:rsid w:val="135AE5B8"/>
    <w:rsid w:val="135CAD30"/>
    <w:rsid w:val="135F887B"/>
    <w:rsid w:val="136031EA"/>
    <w:rsid w:val="1366D9F1"/>
    <w:rsid w:val="136B6A80"/>
    <w:rsid w:val="1375B87A"/>
    <w:rsid w:val="13789D33"/>
    <w:rsid w:val="138A1768"/>
    <w:rsid w:val="138B6B88"/>
    <w:rsid w:val="139145DE"/>
    <w:rsid w:val="1392CE4F"/>
    <w:rsid w:val="13A51C37"/>
    <w:rsid w:val="13B24C28"/>
    <w:rsid w:val="13B9AB8D"/>
    <w:rsid w:val="13BEC3DC"/>
    <w:rsid w:val="13C20DB6"/>
    <w:rsid w:val="13C7380A"/>
    <w:rsid w:val="13CE79FC"/>
    <w:rsid w:val="13DB2580"/>
    <w:rsid w:val="13DBEBB6"/>
    <w:rsid w:val="13E232AA"/>
    <w:rsid w:val="13E8F497"/>
    <w:rsid w:val="13EAF795"/>
    <w:rsid w:val="13EED4E0"/>
    <w:rsid w:val="13F4421A"/>
    <w:rsid w:val="140E449B"/>
    <w:rsid w:val="141110D6"/>
    <w:rsid w:val="14205C0A"/>
    <w:rsid w:val="14263615"/>
    <w:rsid w:val="142EE1FF"/>
    <w:rsid w:val="142F48FC"/>
    <w:rsid w:val="143337C7"/>
    <w:rsid w:val="14352D3C"/>
    <w:rsid w:val="143C5062"/>
    <w:rsid w:val="144341BC"/>
    <w:rsid w:val="1443C9E9"/>
    <w:rsid w:val="1444AF7B"/>
    <w:rsid w:val="14458C82"/>
    <w:rsid w:val="14543ECD"/>
    <w:rsid w:val="1456DF54"/>
    <w:rsid w:val="14597D9E"/>
    <w:rsid w:val="1463047F"/>
    <w:rsid w:val="146314BB"/>
    <w:rsid w:val="146DC8A6"/>
    <w:rsid w:val="146ED57F"/>
    <w:rsid w:val="14752AD4"/>
    <w:rsid w:val="147858FD"/>
    <w:rsid w:val="147AEA69"/>
    <w:rsid w:val="147F988A"/>
    <w:rsid w:val="1484F626"/>
    <w:rsid w:val="148BEDB6"/>
    <w:rsid w:val="148C0D77"/>
    <w:rsid w:val="1494A8B5"/>
    <w:rsid w:val="149A5D14"/>
    <w:rsid w:val="149C8E7C"/>
    <w:rsid w:val="14A4C11B"/>
    <w:rsid w:val="14A85E46"/>
    <w:rsid w:val="14AD990B"/>
    <w:rsid w:val="14BA2674"/>
    <w:rsid w:val="14BC1288"/>
    <w:rsid w:val="14D543D7"/>
    <w:rsid w:val="14D9599B"/>
    <w:rsid w:val="14DB7895"/>
    <w:rsid w:val="14E84620"/>
    <w:rsid w:val="14F8BFFD"/>
    <w:rsid w:val="1507DAE7"/>
    <w:rsid w:val="1514C181"/>
    <w:rsid w:val="1515142A"/>
    <w:rsid w:val="1519DC60"/>
    <w:rsid w:val="15250398"/>
    <w:rsid w:val="152A7F7C"/>
    <w:rsid w:val="15363A8B"/>
    <w:rsid w:val="154197DA"/>
    <w:rsid w:val="154270A3"/>
    <w:rsid w:val="154A129A"/>
    <w:rsid w:val="154F291F"/>
    <w:rsid w:val="15534B80"/>
    <w:rsid w:val="1553DE42"/>
    <w:rsid w:val="155D6414"/>
    <w:rsid w:val="1561A926"/>
    <w:rsid w:val="1562A389"/>
    <w:rsid w:val="15684DC4"/>
    <w:rsid w:val="156FB897"/>
    <w:rsid w:val="157038EB"/>
    <w:rsid w:val="1574EB7D"/>
    <w:rsid w:val="157F850B"/>
    <w:rsid w:val="158149C6"/>
    <w:rsid w:val="1581D18E"/>
    <w:rsid w:val="1582C930"/>
    <w:rsid w:val="158514F4"/>
    <w:rsid w:val="15905DC1"/>
    <w:rsid w:val="15949E84"/>
    <w:rsid w:val="159CF48C"/>
    <w:rsid w:val="159DDD63"/>
    <w:rsid w:val="15A7F273"/>
    <w:rsid w:val="15ACF832"/>
    <w:rsid w:val="15AF89A0"/>
    <w:rsid w:val="15B34766"/>
    <w:rsid w:val="15B58432"/>
    <w:rsid w:val="15C8A69B"/>
    <w:rsid w:val="15D11088"/>
    <w:rsid w:val="15DCDFDA"/>
    <w:rsid w:val="15EC6929"/>
    <w:rsid w:val="15EF32D0"/>
    <w:rsid w:val="15F3A762"/>
    <w:rsid w:val="15FAD8CF"/>
    <w:rsid w:val="16087B5B"/>
    <w:rsid w:val="16118C9E"/>
    <w:rsid w:val="1612D06A"/>
    <w:rsid w:val="16134850"/>
    <w:rsid w:val="161738D9"/>
    <w:rsid w:val="161781B4"/>
    <w:rsid w:val="1627CF2A"/>
    <w:rsid w:val="162B8F4A"/>
    <w:rsid w:val="163A2DA5"/>
    <w:rsid w:val="16425252"/>
    <w:rsid w:val="1643688C"/>
    <w:rsid w:val="164AE51D"/>
    <w:rsid w:val="164FAB18"/>
    <w:rsid w:val="1652E50B"/>
    <w:rsid w:val="165D7652"/>
    <w:rsid w:val="165E5D00"/>
    <w:rsid w:val="16658D21"/>
    <w:rsid w:val="1682F802"/>
    <w:rsid w:val="16830985"/>
    <w:rsid w:val="1684F377"/>
    <w:rsid w:val="168C1C92"/>
    <w:rsid w:val="168E048D"/>
    <w:rsid w:val="168E71A7"/>
    <w:rsid w:val="16944C00"/>
    <w:rsid w:val="1698497C"/>
    <w:rsid w:val="169867E0"/>
    <w:rsid w:val="169992DA"/>
    <w:rsid w:val="16A6F750"/>
    <w:rsid w:val="16A8D905"/>
    <w:rsid w:val="16B2EE0B"/>
    <w:rsid w:val="16BCD92E"/>
    <w:rsid w:val="16BEE2BE"/>
    <w:rsid w:val="16C81A7F"/>
    <w:rsid w:val="16D5ECC9"/>
    <w:rsid w:val="16D76CEB"/>
    <w:rsid w:val="16DB036D"/>
    <w:rsid w:val="16DB7F54"/>
    <w:rsid w:val="16DDD2A5"/>
    <w:rsid w:val="16E79750"/>
    <w:rsid w:val="16E81F92"/>
    <w:rsid w:val="16EA9FE4"/>
    <w:rsid w:val="16EF5725"/>
    <w:rsid w:val="16EFBFCB"/>
    <w:rsid w:val="16FC8AAB"/>
    <w:rsid w:val="17062D22"/>
    <w:rsid w:val="170BC8F8"/>
    <w:rsid w:val="1710B691"/>
    <w:rsid w:val="172AEBE6"/>
    <w:rsid w:val="172BA3AD"/>
    <w:rsid w:val="17352959"/>
    <w:rsid w:val="1735EC99"/>
    <w:rsid w:val="174192EC"/>
    <w:rsid w:val="1754240D"/>
    <w:rsid w:val="17543EAB"/>
    <w:rsid w:val="1755B9A2"/>
    <w:rsid w:val="1756DC37"/>
    <w:rsid w:val="1766E333"/>
    <w:rsid w:val="176C5E43"/>
    <w:rsid w:val="176E1985"/>
    <w:rsid w:val="17715745"/>
    <w:rsid w:val="177825D7"/>
    <w:rsid w:val="1779D587"/>
    <w:rsid w:val="1784A4B0"/>
    <w:rsid w:val="178ACDEB"/>
    <w:rsid w:val="178DF6EC"/>
    <w:rsid w:val="178E363E"/>
    <w:rsid w:val="178F8692"/>
    <w:rsid w:val="17944EB6"/>
    <w:rsid w:val="179C4DF5"/>
    <w:rsid w:val="17A1A242"/>
    <w:rsid w:val="17AE8394"/>
    <w:rsid w:val="17BBA4EC"/>
    <w:rsid w:val="17BE120B"/>
    <w:rsid w:val="17CA6781"/>
    <w:rsid w:val="17DA2F70"/>
    <w:rsid w:val="17DC6D7E"/>
    <w:rsid w:val="17DDD8DD"/>
    <w:rsid w:val="17E6A23B"/>
    <w:rsid w:val="17F61037"/>
    <w:rsid w:val="1808A06D"/>
    <w:rsid w:val="1811E4D3"/>
    <w:rsid w:val="181F3F66"/>
    <w:rsid w:val="1820AA4E"/>
    <w:rsid w:val="18217624"/>
    <w:rsid w:val="18257CE4"/>
    <w:rsid w:val="18491EFC"/>
    <w:rsid w:val="184D0CD1"/>
    <w:rsid w:val="18501C17"/>
    <w:rsid w:val="18502DE3"/>
    <w:rsid w:val="18664E9B"/>
    <w:rsid w:val="186A9C9D"/>
    <w:rsid w:val="186D64AD"/>
    <w:rsid w:val="1873612F"/>
    <w:rsid w:val="1875D70A"/>
    <w:rsid w:val="188EFC0A"/>
    <w:rsid w:val="18990962"/>
    <w:rsid w:val="18A32345"/>
    <w:rsid w:val="18B4A207"/>
    <w:rsid w:val="18B79F91"/>
    <w:rsid w:val="18BB87AD"/>
    <w:rsid w:val="18BD0BE0"/>
    <w:rsid w:val="18CE8666"/>
    <w:rsid w:val="18D45D24"/>
    <w:rsid w:val="18E8336C"/>
    <w:rsid w:val="18E8A22A"/>
    <w:rsid w:val="18F0960E"/>
    <w:rsid w:val="18F3CDEB"/>
    <w:rsid w:val="18F3FDCA"/>
    <w:rsid w:val="1903E3EE"/>
    <w:rsid w:val="19082AAA"/>
    <w:rsid w:val="190F5F15"/>
    <w:rsid w:val="19104877"/>
    <w:rsid w:val="1912F22D"/>
    <w:rsid w:val="1916F86E"/>
    <w:rsid w:val="191AB19F"/>
    <w:rsid w:val="191AE73A"/>
    <w:rsid w:val="191E0175"/>
    <w:rsid w:val="192E299B"/>
    <w:rsid w:val="193AA575"/>
    <w:rsid w:val="19428D6D"/>
    <w:rsid w:val="1946C23B"/>
    <w:rsid w:val="194A1EA8"/>
    <w:rsid w:val="194A3182"/>
    <w:rsid w:val="194E995E"/>
    <w:rsid w:val="1957E652"/>
    <w:rsid w:val="195848CF"/>
    <w:rsid w:val="195D5B65"/>
    <w:rsid w:val="195F5429"/>
    <w:rsid w:val="1963A52D"/>
    <w:rsid w:val="19699289"/>
    <w:rsid w:val="196DBCE8"/>
    <w:rsid w:val="196EF5B2"/>
    <w:rsid w:val="1978B65D"/>
    <w:rsid w:val="1986F2FA"/>
    <w:rsid w:val="19913F89"/>
    <w:rsid w:val="19A275D1"/>
    <w:rsid w:val="19A29906"/>
    <w:rsid w:val="19A79E0E"/>
    <w:rsid w:val="19AA4144"/>
    <w:rsid w:val="19B5EF44"/>
    <w:rsid w:val="19B845D3"/>
    <w:rsid w:val="19BD180F"/>
    <w:rsid w:val="19C227BB"/>
    <w:rsid w:val="19C5DE35"/>
    <w:rsid w:val="19D6EAF7"/>
    <w:rsid w:val="19DBA08B"/>
    <w:rsid w:val="19DD33F6"/>
    <w:rsid w:val="19DD6A34"/>
    <w:rsid w:val="19EB9A62"/>
    <w:rsid w:val="19EC9B65"/>
    <w:rsid w:val="19ED87C6"/>
    <w:rsid w:val="1A0EAC42"/>
    <w:rsid w:val="1A0FDEB0"/>
    <w:rsid w:val="1A11584A"/>
    <w:rsid w:val="1A137F13"/>
    <w:rsid w:val="1A19F2DB"/>
    <w:rsid w:val="1A1B6F41"/>
    <w:rsid w:val="1A24DA41"/>
    <w:rsid w:val="1A27CD37"/>
    <w:rsid w:val="1A2CA4DE"/>
    <w:rsid w:val="1A2EBBD9"/>
    <w:rsid w:val="1A2F8ADD"/>
    <w:rsid w:val="1A3F2DE2"/>
    <w:rsid w:val="1A4EF1B5"/>
    <w:rsid w:val="1A507935"/>
    <w:rsid w:val="1A56CFD1"/>
    <w:rsid w:val="1A576597"/>
    <w:rsid w:val="1A600FF6"/>
    <w:rsid w:val="1A688E37"/>
    <w:rsid w:val="1A6E7E94"/>
    <w:rsid w:val="1A721231"/>
    <w:rsid w:val="1A831830"/>
    <w:rsid w:val="1A8884A7"/>
    <w:rsid w:val="1A8E6D0B"/>
    <w:rsid w:val="1A92DA92"/>
    <w:rsid w:val="1A9500EE"/>
    <w:rsid w:val="1A986AEC"/>
    <w:rsid w:val="1A9DD914"/>
    <w:rsid w:val="1AB0CCBC"/>
    <w:rsid w:val="1AB492FF"/>
    <w:rsid w:val="1ABCE880"/>
    <w:rsid w:val="1AD8B2C1"/>
    <w:rsid w:val="1ADB8E8D"/>
    <w:rsid w:val="1AE60B2D"/>
    <w:rsid w:val="1AE64559"/>
    <w:rsid w:val="1AFBD77E"/>
    <w:rsid w:val="1B123AC6"/>
    <w:rsid w:val="1B138297"/>
    <w:rsid w:val="1B144F7C"/>
    <w:rsid w:val="1B18BCE0"/>
    <w:rsid w:val="1B27AB79"/>
    <w:rsid w:val="1B293E77"/>
    <w:rsid w:val="1B316137"/>
    <w:rsid w:val="1B363912"/>
    <w:rsid w:val="1B36DB56"/>
    <w:rsid w:val="1B798C78"/>
    <w:rsid w:val="1B97ABF3"/>
    <w:rsid w:val="1B9B171C"/>
    <w:rsid w:val="1BA299B8"/>
    <w:rsid w:val="1BA4E12E"/>
    <w:rsid w:val="1BAF1DA7"/>
    <w:rsid w:val="1BB0CB1A"/>
    <w:rsid w:val="1BBBB0C0"/>
    <w:rsid w:val="1BC968B2"/>
    <w:rsid w:val="1BD1168B"/>
    <w:rsid w:val="1BDC06D8"/>
    <w:rsid w:val="1BDD7A20"/>
    <w:rsid w:val="1BF425FC"/>
    <w:rsid w:val="1BF6C729"/>
    <w:rsid w:val="1BFA4863"/>
    <w:rsid w:val="1BFB74B9"/>
    <w:rsid w:val="1BFC8337"/>
    <w:rsid w:val="1C031122"/>
    <w:rsid w:val="1C092252"/>
    <w:rsid w:val="1C0B49BC"/>
    <w:rsid w:val="1C0D1C9D"/>
    <w:rsid w:val="1C17DAF6"/>
    <w:rsid w:val="1C1C7993"/>
    <w:rsid w:val="1C26AF8B"/>
    <w:rsid w:val="1C28AF18"/>
    <w:rsid w:val="1C360E39"/>
    <w:rsid w:val="1C3CC9CC"/>
    <w:rsid w:val="1C55DF28"/>
    <w:rsid w:val="1C595E29"/>
    <w:rsid w:val="1C6C6D7D"/>
    <w:rsid w:val="1C6CEF65"/>
    <w:rsid w:val="1C735446"/>
    <w:rsid w:val="1C7706BB"/>
    <w:rsid w:val="1C772DD7"/>
    <w:rsid w:val="1C774E7B"/>
    <w:rsid w:val="1C7CF161"/>
    <w:rsid w:val="1C7F2854"/>
    <w:rsid w:val="1C91315F"/>
    <w:rsid w:val="1C92A806"/>
    <w:rsid w:val="1C963960"/>
    <w:rsid w:val="1C99F517"/>
    <w:rsid w:val="1CA21C0A"/>
    <w:rsid w:val="1CA4AB82"/>
    <w:rsid w:val="1CA64679"/>
    <w:rsid w:val="1CA75616"/>
    <w:rsid w:val="1CB18156"/>
    <w:rsid w:val="1CBBC582"/>
    <w:rsid w:val="1CCB3CFD"/>
    <w:rsid w:val="1CEA26C3"/>
    <w:rsid w:val="1CF53501"/>
    <w:rsid w:val="1CF6527C"/>
    <w:rsid w:val="1CFC2EF1"/>
    <w:rsid w:val="1D015FE0"/>
    <w:rsid w:val="1D0ACD7C"/>
    <w:rsid w:val="1D0F30F9"/>
    <w:rsid w:val="1D1015C1"/>
    <w:rsid w:val="1D1BEE06"/>
    <w:rsid w:val="1D26A474"/>
    <w:rsid w:val="1D27B21E"/>
    <w:rsid w:val="1D2D697F"/>
    <w:rsid w:val="1D33CE65"/>
    <w:rsid w:val="1D3422A1"/>
    <w:rsid w:val="1D38001E"/>
    <w:rsid w:val="1D3BB7A1"/>
    <w:rsid w:val="1D45E3B9"/>
    <w:rsid w:val="1D477AA9"/>
    <w:rsid w:val="1D4B7F56"/>
    <w:rsid w:val="1D4F7D72"/>
    <w:rsid w:val="1D512EE7"/>
    <w:rsid w:val="1D5EE48D"/>
    <w:rsid w:val="1D671009"/>
    <w:rsid w:val="1D6C3442"/>
    <w:rsid w:val="1D753C03"/>
    <w:rsid w:val="1D76CB96"/>
    <w:rsid w:val="1D803876"/>
    <w:rsid w:val="1D835FA0"/>
    <w:rsid w:val="1D83DC20"/>
    <w:rsid w:val="1D8C84B3"/>
    <w:rsid w:val="1D8FBA78"/>
    <w:rsid w:val="1D953F31"/>
    <w:rsid w:val="1D9651BA"/>
    <w:rsid w:val="1D967830"/>
    <w:rsid w:val="1D9A5CEE"/>
    <w:rsid w:val="1DA0D53D"/>
    <w:rsid w:val="1DA4A17A"/>
    <w:rsid w:val="1DA81D11"/>
    <w:rsid w:val="1DAC14BF"/>
    <w:rsid w:val="1DB10081"/>
    <w:rsid w:val="1DB214FA"/>
    <w:rsid w:val="1DBCC5AA"/>
    <w:rsid w:val="1DC4A386"/>
    <w:rsid w:val="1DD5285A"/>
    <w:rsid w:val="1DDF81C6"/>
    <w:rsid w:val="1DE757FE"/>
    <w:rsid w:val="1DF3DBE1"/>
    <w:rsid w:val="1E012167"/>
    <w:rsid w:val="1E0A657D"/>
    <w:rsid w:val="1E0EF153"/>
    <w:rsid w:val="1E1102BB"/>
    <w:rsid w:val="1E1CB4F8"/>
    <w:rsid w:val="1E1EE5C3"/>
    <w:rsid w:val="1E3ADC44"/>
    <w:rsid w:val="1E3DBF5D"/>
    <w:rsid w:val="1E3F47CC"/>
    <w:rsid w:val="1E43786A"/>
    <w:rsid w:val="1E437F2B"/>
    <w:rsid w:val="1E44A54C"/>
    <w:rsid w:val="1E481586"/>
    <w:rsid w:val="1E57D326"/>
    <w:rsid w:val="1E5CF6F3"/>
    <w:rsid w:val="1E6A30E4"/>
    <w:rsid w:val="1E6F82BB"/>
    <w:rsid w:val="1E71BAEB"/>
    <w:rsid w:val="1E78C0E1"/>
    <w:rsid w:val="1E7D6343"/>
    <w:rsid w:val="1E8301C9"/>
    <w:rsid w:val="1E844F15"/>
    <w:rsid w:val="1E85AE3C"/>
    <w:rsid w:val="1E8C7533"/>
    <w:rsid w:val="1EA7402C"/>
    <w:rsid w:val="1EA85728"/>
    <w:rsid w:val="1EA89206"/>
    <w:rsid w:val="1EB205FD"/>
    <w:rsid w:val="1EC8232E"/>
    <w:rsid w:val="1ECC3F67"/>
    <w:rsid w:val="1ECD8322"/>
    <w:rsid w:val="1ED2629D"/>
    <w:rsid w:val="1ED46A3D"/>
    <w:rsid w:val="1EDE747D"/>
    <w:rsid w:val="1EF68B8C"/>
    <w:rsid w:val="1EFE799E"/>
    <w:rsid w:val="1F0326ED"/>
    <w:rsid w:val="1F049184"/>
    <w:rsid w:val="1F156968"/>
    <w:rsid w:val="1F15E500"/>
    <w:rsid w:val="1F1749DA"/>
    <w:rsid w:val="1F25F9F0"/>
    <w:rsid w:val="1F28D047"/>
    <w:rsid w:val="1F2BE28A"/>
    <w:rsid w:val="1F3A24C8"/>
    <w:rsid w:val="1F3ACA83"/>
    <w:rsid w:val="1F3D8751"/>
    <w:rsid w:val="1F4779B0"/>
    <w:rsid w:val="1F4B58A8"/>
    <w:rsid w:val="1F526E51"/>
    <w:rsid w:val="1F533F31"/>
    <w:rsid w:val="1F5F49FF"/>
    <w:rsid w:val="1F62E8BE"/>
    <w:rsid w:val="1F67086E"/>
    <w:rsid w:val="1F67743B"/>
    <w:rsid w:val="1F816BF9"/>
    <w:rsid w:val="1F88906D"/>
    <w:rsid w:val="1F88D292"/>
    <w:rsid w:val="1FA0584D"/>
    <w:rsid w:val="1FA2CFCA"/>
    <w:rsid w:val="1FA6FCC9"/>
    <w:rsid w:val="1FABD4D8"/>
    <w:rsid w:val="1FB1BFBD"/>
    <w:rsid w:val="1FB50206"/>
    <w:rsid w:val="1FBB40A0"/>
    <w:rsid w:val="1FC2CCC3"/>
    <w:rsid w:val="1FC4457C"/>
    <w:rsid w:val="1FC78280"/>
    <w:rsid w:val="1FD0D098"/>
    <w:rsid w:val="1FED6802"/>
    <w:rsid w:val="1FF34869"/>
    <w:rsid w:val="1FFF1309"/>
    <w:rsid w:val="2010E28A"/>
    <w:rsid w:val="2019E94B"/>
    <w:rsid w:val="201CDBFA"/>
    <w:rsid w:val="20215FA1"/>
    <w:rsid w:val="2029B55E"/>
    <w:rsid w:val="202F4187"/>
    <w:rsid w:val="203125B3"/>
    <w:rsid w:val="203C5476"/>
    <w:rsid w:val="20496CFE"/>
    <w:rsid w:val="204A2282"/>
    <w:rsid w:val="204BAED1"/>
    <w:rsid w:val="20558E48"/>
    <w:rsid w:val="2065A344"/>
    <w:rsid w:val="2078FA87"/>
    <w:rsid w:val="20797321"/>
    <w:rsid w:val="20850609"/>
    <w:rsid w:val="209A256A"/>
    <w:rsid w:val="20AEFD10"/>
    <w:rsid w:val="20B432DA"/>
    <w:rsid w:val="20BC795F"/>
    <w:rsid w:val="20BCE23D"/>
    <w:rsid w:val="20BE44AD"/>
    <w:rsid w:val="20C188B6"/>
    <w:rsid w:val="20C1EE18"/>
    <w:rsid w:val="20C875BD"/>
    <w:rsid w:val="20C921E8"/>
    <w:rsid w:val="20D2A5A7"/>
    <w:rsid w:val="20D8B277"/>
    <w:rsid w:val="20DF70AA"/>
    <w:rsid w:val="20E9BC63"/>
    <w:rsid w:val="20F867C2"/>
    <w:rsid w:val="20FD67C7"/>
    <w:rsid w:val="210196E1"/>
    <w:rsid w:val="2105A534"/>
    <w:rsid w:val="2105B2A6"/>
    <w:rsid w:val="210B7B7D"/>
    <w:rsid w:val="210CAF27"/>
    <w:rsid w:val="210E5059"/>
    <w:rsid w:val="210F44E1"/>
    <w:rsid w:val="2121FD47"/>
    <w:rsid w:val="2123DD1D"/>
    <w:rsid w:val="2124CC3B"/>
    <w:rsid w:val="213BB012"/>
    <w:rsid w:val="213C970F"/>
    <w:rsid w:val="213CEA58"/>
    <w:rsid w:val="21438327"/>
    <w:rsid w:val="214EC1F9"/>
    <w:rsid w:val="2150973D"/>
    <w:rsid w:val="21591E88"/>
    <w:rsid w:val="216EE1EF"/>
    <w:rsid w:val="217058D6"/>
    <w:rsid w:val="2171A528"/>
    <w:rsid w:val="21735E90"/>
    <w:rsid w:val="2176D78A"/>
    <w:rsid w:val="2178B6E5"/>
    <w:rsid w:val="2178D9A2"/>
    <w:rsid w:val="2184C8D4"/>
    <w:rsid w:val="218B375A"/>
    <w:rsid w:val="21920141"/>
    <w:rsid w:val="2198BD67"/>
    <w:rsid w:val="219F574D"/>
    <w:rsid w:val="21AE9DDF"/>
    <w:rsid w:val="21B084B2"/>
    <w:rsid w:val="21B372EF"/>
    <w:rsid w:val="21B5675C"/>
    <w:rsid w:val="21C6ED89"/>
    <w:rsid w:val="21CEA5A7"/>
    <w:rsid w:val="21D3A27D"/>
    <w:rsid w:val="21DBADDA"/>
    <w:rsid w:val="21E6A896"/>
    <w:rsid w:val="21E97C71"/>
    <w:rsid w:val="21ED18DC"/>
    <w:rsid w:val="21F3FE8F"/>
    <w:rsid w:val="21FCA6BD"/>
    <w:rsid w:val="22299A35"/>
    <w:rsid w:val="22357B35"/>
    <w:rsid w:val="224922CE"/>
    <w:rsid w:val="224F07E7"/>
    <w:rsid w:val="22666808"/>
    <w:rsid w:val="2266C3E8"/>
    <w:rsid w:val="2269BAA1"/>
    <w:rsid w:val="226AE0BD"/>
    <w:rsid w:val="227A22C0"/>
    <w:rsid w:val="227EAE50"/>
    <w:rsid w:val="22823993"/>
    <w:rsid w:val="2290FE42"/>
    <w:rsid w:val="2297C834"/>
    <w:rsid w:val="229F0CAD"/>
    <w:rsid w:val="229F6C25"/>
    <w:rsid w:val="22A1E615"/>
    <w:rsid w:val="22A9275F"/>
    <w:rsid w:val="22A93B06"/>
    <w:rsid w:val="22A9A19C"/>
    <w:rsid w:val="22AAA65B"/>
    <w:rsid w:val="22B15A0E"/>
    <w:rsid w:val="22B2CA54"/>
    <w:rsid w:val="22B870FA"/>
    <w:rsid w:val="22CF5BF9"/>
    <w:rsid w:val="22D4DB77"/>
    <w:rsid w:val="22E04889"/>
    <w:rsid w:val="22E6E0E9"/>
    <w:rsid w:val="22EBC9C4"/>
    <w:rsid w:val="22F45AF2"/>
    <w:rsid w:val="230C890C"/>
    <w:rsid w:val="230D12FE"/>
    <w:rsid w:val="2314490E"/>
    <w:rsid w:val="2317E749"/>
    <w:rsid w:val="231F9ABF"/>
    <w:rsid w:val="2320C6E1"/>
    <w:rsid w:val="2320DD8F"/>
    <w:rsid w:val="2325CC41"/>
    <w:rsid w:val="232EC629"/>
    <w:rsid w:val="23300226"/>
    <w:rsid w:val="23306B41"/>
    <w:rsid w:val="2331B460"/>
    <w:rsid w:val="2336928C"/>
    <w:rsid w:val="233737DE"/>
    <w:rsid w:val="233F882C"/>
    <w:rsid w:val="23464876"/>
    <w:rsid w:val="23593CDF"/>
    <w:rsid w:val="235FCC6B"/>
    <w:rsid w:val="236EBEAA"/>
    <w:rsid w:val="23785BA1"/>
    <w:rsid w:val="237EFB9D"/>
    <w:rsid w:val="237F046C"/>
    <w:rsid w:val="23872F34"/>
    <w:rsid w:val="2387EC21"/>
    <w:rsid w:val="239149CD"/>
    <w:rsid w:val="239456A8"/>
    <w:rsid w:val="2399B380"/>
    <w:rsid w:val="23A1CCB2"/>
    <w:rsid w:val="23A4321A"/>
    <w:rsid w:val="23A70CA5"/>
    <w:rsid w:val="23AA1E08"/>
    <w:rsid w:val="23AC9204"/>
    <w:rsid w:val="23B25C67"/>
    <w:rsid w:val="23BD2F3D"/>
    <w:rsid w:val="23C5527A"/>
    <w:rsid w:val="23C82EB9"/>
    <w:rsid w:val="23D65669"/>
    <w:rsid w:val="23D94B04"/>
    <w:rsid w:val="23E41BF8"/>
    <w:rsid w:val="23EB5075"/>
    <w:rsid w:val="23F5CA94"/>
    <w:rsid w:val="23F9C230"/>
    <w:rsid w:val="24039EA4"/>
    <w:rsid w:val="240640D8"/>
    <w:rsid w:val="2406F470"/>
    <w:rsid w:val="241CFECF"/>
    <w:rsid w:val="241DB5A3"/>
    <w:rsid w:val="24208D85"/>
    <w:rsid w:val="24328E66"/>
    <w:rsid w:val="243D0666"/>
    <w:rsid w:val="2440C096"/>
    <w:rsid w:val="2442AA08"/>
    <w:rsid w:val="2446A514"/>
    <w:rsid w:val="2461E452"/>
    <w:rsid w:val="246E4CBD"/>
    <w:rsid w:val="24819130"/>
    <w:rsid w:val="24911A73"/>
    <w:rsid w:val="249222A3"/>
    <w:rsid w:val="249E7E35"/>
    <w:rsid w:val="24A57D94"/>
    <w:rsid w:val="24A70352"/>
    <w:rsid w:val="24AE674F"/>
    <w:rsid w:val="24BA507A"/>
    <w:rsid w:val="24BC8E62"/>
    <w:rsid w:val="24CBB196"/>
    <w:rsid w:val="24D061D8"/>
    <w:rsid w:val="24DA5D6C"/>
    <w:rsid w:val="24DBE8E5"/>
    <w:rsid w:val="24DCC691"/>
    <w:rsid w:val="24E34843"/>
    <w:rsid w:val="24F13562"/>
    <w:rsid w:val="24FBFC56"/>
    <w:rsid w:val="24FF422A"/>
    <w:rsid w:val="2501AB31"/>
    <w:rsid w:val="2507FA1D"/>
    <w:rsid w:val="250AE2C8"/>
    <w:rsid w:val="250DD2B6"/>
    <w:rsid w:val="250E50BD"/>
    <w:rsid w:val="250F499A"/>
    <w:rsid w:val="2519CE3B"/>
    <w:rsid w:val="251AA7D0"/>
    <w:rsid w:val="252D9B00"/>
    <w:rsid w:val="25313B90"/>
    <w:rsid w:val="25339098"/>
    <w:rsid w:val="25356634"/>
    <w:rsid w:val="254476C5"/>
    <w:rsid w:val="25484B6B"/>
    <w:rsid w:val="2553955B"/>
    <w:rsid w:val="25550D25"/>
    <w:rsid w:val="25587008"/>
    <w:rsid w:val="2559D5A0"/>
    <w:rsid w:val="25658C34"/>
    <w:rsid w:val="25671356"/>
    <w:rsid w:val="256C2074"/>
    <w:rsid w:val="256CAD73"/>
    <w:rsid w:val="256D6933"/>
    <w:rsid w:val="25743E26"/>
    <w:rsid w:val="2575B534"/>
    <w:rsid w:val="2576FA7C"/>
    <w:rsid w:val="257BF793"/>
    <w:rsid w:val="257C574A"/>
    <w:rsid w:val="2585B6D2"/>
    <w:rsid w:val="2588BE1C"/>
    <w:rsid w:val="258DC88D"/>
    <w:rsid w:val="258FD42C"/>
    <w:rsid w:val="25A561C8"/>
    <w:rsid w:val="25A5EA71"/>
    <w:rsid w:val="25B4F194"/>
    <w:rsid w:val="25CD9965"/>
    <w:rsid w:val="25D87AF8"/>
    <w:rsid w:val="25E166C5"/>
    <w:rsid w:val="25E3AF99"/>
    <w:rsid w:val="25F11E75"/>
    <w:rsid w:val="25F92196"/>
    <w:rsid w:val="25FCB659"/>
    <w:rsid w:val="26000E1A"/>
    <w:rsid w:val="26089303"/>
    <w:rsid w:val="260D4DD6"/>
    <w:rsid w:val="260E2AA6"/>
    <w:rsid w:val="2617C70F"/>
    <w:rsid w:val="261937C8"/>
    <w:rsid w:val="261CA8B4"/>
    <w:rsid w:val="262673F9"/>
    <w:rsid w:val="26269604"/>
    <w:rsid w:val="2627564B"/>
    <w:rsid w:val="262EFCEF"/>
    <w:rsid w:val="264258C9"/>
    <w:rsid w:val="264AE21C"/>
    <w:rsid w:val="26519D11"/>
    <w:rsid w:val="265B525D"/>
    <w:rsid w:val="267803E8"/>
    <w:rsid w:val="2679FAED"/>
    <w:rsid w:val="267E5545"/>
    <w:rsid w:val="267FD504"/>
    <w:rsid w:val="268D64BD"/>
    <w:rsid w:val="2699CBCF"/>
    <w:rsid w:val="26A02A51"/>
    <w:rsid w:val="26A35C59"/>
    <w:rsid w:val="26A3B41C"/>
    <w:rsid w:val="26AA3A33"/>
    <w:rsid w:val="26ACD94A"/>
    <w:rsid w:val="26AD99C0"/>
    <w:rsid w:val="26B3922B"/>
    <w:rsid w:val="26C1A395"/>
    <w:rsid w:val="26C79F3D"/>
    <w:rsid w:val="26C8F06D"/>
    <w:rsid w:val="26C9C164"/>
    <w:rsid w:val="26CFA8A3"/>
    <w:rsid w:val="26DCBD2C"/>
    <w:rsid w:val="26E50ADD"/>
    <w:rsid w:val="26F93FCF"/>
    <w:rsid w:val="26FAC485"/>
    <w:rsid w:val="27103F11"/>
    <w:rsid w:val="27109BAE"/>
    <w:rsid w:val="271252E5"/>
    <w:rsid w:val="271AE78A"/>
    <w:rsid w:val="271EB741"/>
    <w:rsid w:val="27217A1F"/>
    <w:rsid w:val="2725DBDD"/>
    <w:rsid w:val="272E7816"/>
    <w:rsid w:val="2744E224"/>
    <w:rsid w:val="277B626F"/>
    <w:rsid w:val="277D933B"/>
    <w:rsid w:val="277F0F05"/>
    <w:rsid w:val="27819D4C"/>
    <w:rsid w:val="27896353"/>
    <w:rsid w:val="27AED078"/>
    <w:rsid w:val="27AEFF65"/>
    <w:rsid w:val="27B5A06F"/>
    <w:rsid w:val="27B78B6E"/>
    <w:rsid w:val="27BD082D"/>
    <w:rsid w:val="27D138F9"/>
    <w:rsid w:val="27E49F16"/>
    <w:rsid w:val="27E622DD"/>
    <w:rsid w:val="27E90E08"/>
    <w:rsid w:val="27ECE3DF"/>
    <w:rsid w:val="27ECF50A"/>
    <w:rsid w:val="27F19EF5"/>
    <w:rsid w:val="27F1B868"/>
    <w:rsid w:val="2814123D"/>
    <w:rsid w:val="281ACDD0"/>
    <w:rsid w:val="281CC0B1"/>
    <w:rsid w:val="28215FF4"/>
    <w:rsid w:val="2826C43B"/>
    <w:rsid w:val="2829A814"/>
    <w:rsid w:val="282C1808"/>
    <w:rsid w:val="282E0DA9"/>
    <w:rsid w:val="283286E0"/>
    <w:rsid w:val="28385789"/>
    <w:rsid w:val="283AD315"/>
    <w:rsid w:val="283BC1ED"/>
    <w:rsid w:val="283BE3B7"/>
    <w:rsid w:val="2848E367"/>
    <w:rsid w:val="2849C671"/>
    <w:rsid w:val="285EAD2F"/>
    <w:rsid w:val="285F7F2B"/>
    <w:rsid w:val="286B8487"/>
    <w:rsid w:val="286DAAA2"/>
    <w:rsid w:val="28723DC2"/>
    <w:rsid w:val="2876C8FB"/>
    <w:rsid w:val="287BDD21"/>
    <w:rsid w:val="28853412"/>
    <w:rsid w:val="28870001"/>
    <w:rsid w:val="2889D3DB"/>
    <w:rsid w:val="28931FBF"/>
    <w:rsid w:val="28A00374"/>
    <w:rsid w:val="28A12812"/>
    <w:rsid w:val="28AF7B66"/>
    <w:rsid w:val="28B3E310"/>
    <w:rsid w:val="28B9437E"/>
    <w:rsid w:val="28C73C97"/>
    <w:rsid w:val="28C889C7"/>
    <w:rsid w:val="28CA08B5"/>
    <w:rsid w:val="28CF61EF"/>
    <w:rsid w:val="28D9CDC9"/>
    <w:rsid w:val="28E138AC"/>
    <w:rsid w:val="28EB8B8A"/>
    <w:rsid w:val="28F5E447"/>
    <w:rsid w:val="29067CE0"/>
    <w:rsid w:val="290A6F87"/>
    <w:rsid w:val="29169820"/>
    <w:rsid w:val="291E1886"/>
    <w:rsid w:val="29226227"/>
    <w:rsid w:val="2932220F"/>
    <w:rsid w:val="2951B5AB"/>
    <w:rsid w:val="295B592F"/>
    <w:rsid w:val="296CA07E"/>
    <w:rsid w:val="2971EDED"/>
    <w:rsid w:val="29789477"/>
    <w:rsid w:val="297A4108"/>
    <w:rsid w:val="297B85E7"/>
    <w:rsid w:val="29812F48"/>
    <w:rsid w:val="298DE271"/>
    <w:rsid w:val="2996C059"/>
    <w:rsid w:val="29A10A53"/>
    <w:rsid w:val="29A42B38"/>
    <w:rsid w:val="29A50147"/>
    <w:rsid w:val="29A83699"/>
    <w:rsid w:val="29AF3C44"/>
    <w:rsid w:val="29B47CFA"/>
    <w:rsid w:val="29BE2C89"/>
    <w:rsid w:val="29BF42CF"/>
    <w:rsid w:val="29C3F57F"/>
    <w:rsid w:val="29C5AE70"/>
    <w:rsid w:val="29CD51DF"/>
    <w:rsid w:val="29D40628"/>
    <w:rsid w:val="29D5B561"/>
    <w:rsid w:val="29DA254C"/>
    <w:rsid w:val="29DAC89B"/>
    <w:rsid w:val="29E99320"/>
    <w:rsid w:val="29F19B51"/>
    <w:rsid w:val="2A066DE5"/>
    <w:rsid w:val="2A070676"/>
    <w:rsid w:val="2A21109D"/>
    <w:rsid w:val="2A24D89E"/>
    <w:rsid w:val="2A2A5116"/>
    <w:rsid w:val="2A350FDD"/>
    <w:rsid w:val="2A3EB641"/>
    <w:rsid w:val="2A46E766"/>
    <w:rsid w:val="2A48879C"/>
    <w:rsid w:val="2A5BFE3C"/>
    <w:rsid w:val="2A630199"/>
    <w:rsid w:val="2A6CE555"/>
    <w:rsid w:val="2A726310"/>
    <w:rsid w:val="2A846629"/>
    <w:rsid w:val="2A8DF62D"/>
    <w:rsid w:val="2A9DA3C6"/>
    <w:rsid w:val="2AA0C06F"/>
    <w:rsid w:val="2AA4DDC4"/>
    <w:rsid w:val="2AB98A64"/>
    <w:rsid w:val="2AC911C0"/>
    <w:rsid w:val="2AD18D11"/>
    <w:rsid w:val="2ADBC01F"/>
    <w:rsid w:val="2AE0CCA8"/>
    <w:rsid w:val="2AE113CD"/>
    <w:rsid w:val="2AE296E7"/>
    <w:rsid w:val="2AEFEA36"/>
    <w:rsid w:val="2AF2767A"/>
    <w:rsid w:val="2AF90B6D"/>
    <w:rsid w:val="2AFABCD7"/>
    <w:rsid w:val="2AFB387B"/>
    <w:rsid w:val="2B0D2671"/>
    <w:rsid w:val="2B125767"/>
    <w:rsid w:val="2B135E47"/>
    <w:rsid w:val="2B166D55"/>
    <w:rsid w:val="2B16A75D"/>
    <w:rsid w:val="2B179B22"/>
    <w:rsid w:val="2B1B5480"/>
    <w:rsid w:val="2B1B5884"/>
    <w:rsid w:val="2B203EF8"/>
    <w:rsid w:val="2B279D29"/>
    <w:rsid w:val="2B36610C"/>
    <w:rsid w:val="2B399FE0"/>
    <w:rsid w:val="2B3E26C5"/>
    <w:rsid w:val="2B3F912B"/>
    <w:rsid w:val="2B45B383"/>
    <w:rsid w:val="2B4EF401"/>
    <w:rsid w:val="2B4FAF89"/>
    <w:rsid w:val="2B55A01B"/>
    <w:rsid w:val="2B62A00B"/>
    <w:rsid w:val="2B62A4F9"/>
    <w:rsid w:val="2B69E273"/>
    <w:rsid w:val="2B71D9A2"/>
    <w:rsid w:val="2B88CF85"/>
    <w:rsid w:val="2B914E3A"/>
    <w:rsid w:val="2B9780A2"/>
    <w:rsid w:val="2B97F2B7"/>
    <w:rsid w:val="2B986DFD"/>
    <w:rsid w:val="2B9A1C3D"/>
    <w:rsid w:val="2BA49854"/>
    <w:rsid w:val="2BB16E07"/>
    <w:rsid w:val="2BBF880F"/>
    <w:rsid w:val="2BBFB2EE"/>
    <w:rsid w:val="2BC0BE5C"/>
    <w:rsid w:val="2BDD9081"/>
    <w:rsid w:val="2BDDEB08"/>
    <w:rsid w:val="2BE399B4"/>
    <w:rsid w:val="2BE6B64B"/>
    <w:rsid w:val="2BEE843E"/>
    <w:rsid w:val="2BF4AE0E"/>
    <w:rsid w:val="2BF4B6FD"/>
    <w:rsid w:val="2C00BC2B"/>
    <w:rsid w:val="2C0E2352"/>
    <w:rsid w:val="2C0F78C8"/>
    <w:rsid w:val="2C1635CA"/>
    <w:rsid w:val="2C1ED7A6"/>
    <w:rsid w:val="2C210D28"/>
    <w:rsid w:val="2C21A412"/>
    <w:rsid w:val="2C230620"/>
    <w:rsid w:val="2C25C670"/>
    <w:rsid w:val="2C25FCEE"/>
    <w:rsid w:val="2C3A5EF9"/>
    <w:rsid w:val="2C41E4E5"/>
    <w:rsid w:val="2C438603"/>
    <w:rsid w:val="2C4775B2"/>
    <w:rsid w:val="2C5A53FA"/>
    <w:rsid w:val="2C64FE31"/>
    <w:rsid w:val="2C6BBB62"/>
    <w:rsid w:val="2C6E9AFD"/>
    <w:rsid w:val="2C7BB197"/>
    <w:rsid w:val="2C858911"/>
    <w:rsid w:val="2C8A3BEC"/>
    <w:rsid w:val="2C8F42F5"/>
    <w:rsid w:val="2C93EC13"/>
    <w:rsid w:val="2C98709A"/>
    <w:rsid w:val="2C9942EA"/>
    <w:rsid w:val="2C9E0A2B"/>
    <w:rsid w:val="2CABD270"/>
    <w:rsid w:val="2CB514FF"/>
    <w:rsid w:val="2CC04C58"/>
    <w:rsid w:val="2CC20703"/>
    <w:rsid w:val="2CC54605"/>
    <w:rsid w:val="2CC9F79E"/>
    <w:rsid w:val="2CCC4C14"/>
    <w:rsid w:val="2CCCA25C"/>
    <w:rsid w:val="2CCF5365"/>
    <w:rsid w:val="2CDADC20"/>
    <w:rsid w:val="2CDD629B"/>
    <w:rsid w:val="2CE7506F"/>
    <w:rsid w:val="2CE7A9F6"/>
    <w:rsid w:val="2CF0944D"/>
    <w:rsid w:val="2CF64243"/>
    <w:rsid w:val="2CFA1389"/>
    <w:rsid w:val="2CFD3881"/>
    <w:rsid w:val="2D00E4B2"/>
    <w:rsid w:val="2D0C1B85"/>
    <w:rsid w:val="2D144C23"/>
    <w:rsid w:val="2D18318D"/>
    <w:rsid w:val="2D1AB24C"/>
    <w:rsid w:val="2D2F128D"/>
    <w:rsid w:val="2D3882E2"/>
    <w:rsid w:val="2D390D61"/>
    <w:rsid w:val="2D462DCE"/>
    <w:rsid w:val="2D4A1618"/>
    <w:rsid w:val="2D5D7B28"/>
    <w:rsid w:val="2D6F0D30"/>
    <w:rsid w:val="2D740720"/>
    <w:rsid w:val="2D7D5A85"/>
    <w:rsid w:val="2D8252C7"/>
    <w:rsid w:val="2D8EB671"/>
    <w:rsid w:val="2DAFA03E"/>
    <w:rsid w:val="2DB02631"/>
    <w:rsid w:val="2DB13988"/>
    <w:rsid w:val="2DB1F4CB"/>
    <w:rsid w:val="2DB4FECB"/>
    <w:rsid w:val="2DBCD0F9"/>
    <w:rsid w:val="2DCAA43B"/>
    <w:rsid w:val="2DD2F0C1"/>
    <w:rsid w:val="2DFA37E0"/>
    <w:rsid w:val="2E120A80"/>
    <w:rsid w:val="2E1603E8"/>
    <w:rsid w:val="2E1D1A13"/>
    <w:rsid w:val="2E2559BC"/>
    <w:rsid w:val="2E286140"/>
    <w:rsid w:val="2E2FF2FF"/>
    <w:rsid w:val="2E3D9A20"/>
    <w:rsid w:val="2E40F3CD"/>
    <w:rsid w:val="2E4BBB1C"/>
    <w:rsid w:val="2E57CEA2"/>
    <w:rsid w:val="2E61D3E2"/>
    <w:rsid w:val="2E68DBCC"/>
    <w:rsid w:val="2E6DF14A"/>
    <w:rsid w:val="2E6FA1BC"/>
    <w:rsid w:val="2E73B74A"/>
    <w:rsid w:val="2E76A812"/>
    <w:rsid w:val="2E790599"/>
    <w:rsid w:val="2E83102B"/>
    <w:rsid w:val="2E840A5C"/>
    <w:rsid w:val="2E842A7A"/>
    <w:rsid w:val="2E8A9731"/>
    <w:rsid w:val="2E95AA0A"/>
    <w:rsid w:val="2E973FEA"/>
    <w:rsid w:val="2E984867"/>
    <w:rsid w:val="2E9D3ED6"/>
    <w:rsid w:val="2EA0A7F5"/>
    <w:rsid w:val="2EA6ED11"/>
    <w:rsid w:val="2EA91C18"/>
    <w:rsid w:val="2EAB36AD"/>
    <w:rsid w:val="2EBE82CD"/>
    <w:rsid w:val="2ECEC40F"/>
    <w:rsid w:val="2EDD63C3"/>
    <w:rsid w:val="2EF2C50D"/>
    <w:rsid w:val="2F35798B"/>
    <w:rsid w:val="2F3F2990"/>
    <w:rsid w:val="2F473937"/>
    <w:rsid w:val="2F5087D9"/>
    <w:rsid w:val="2F53F876"/>
    <w:rsid w:val="2F62AEC8"/>
    <w:rsid w:val="2F6D42CF"/>
    <w:rsid w:val="2F7109CD"/>
    <w:rsid w:val="2F9AC501"/>
    <w:rsid w:val="2FA17B11"/>
    <w:rsid w:val="2FA43FB6"/>
    <w:rsid w:val="2FA48687"/>
    <w:rsid w:val="2FBB9E3D"/>
    <w:rsid w:val="2FBBE700"/>
    <w:rsid w:val="2FBCD26D"/>
    <w:rsid w:val="2FC10F8D"/>
    <w:rsid w:val="2FCE58C2"/>
    <w:rsid w:val="2FD21E86"/>
    <w:rsid w:val="2FD33286"/>
    <w:rsid w:val="2FD71350"/>
    <w:rsid w:val="2FD7CEF5"/>
    <w:rsid w:val="2FDCB0DF"/>
    <w:rsid w:val="2FE3D1FF"/>
    <w:rsid w:val="2FFE30A8"/>
    <w:rsid w:val="3015539B"/>
    <w:rsid w:val="3018006D"/>
    <w:rsid w:val="3026EEA6"/>
    <w:rsid w:val="302B1754"/>
    <w:rsid w:val="30371F65"/>
    <w:rsid w:val="3038E9AD"/>
    <w:rsid w:val="303EBCFC"/>
    <w:rsid w:val="304B9653"/>
    <w:rsid w:val="3068C6F3"/>
    <w:rsid w:val="306ADF1D"/>
    <w:rsid w:val="30700983"/>
    <w:rsid w:val="307BA57F"/>
    <w:rsid w:val="3092F91A"/>
    <w:rsid w:val="309626C4"/>
    <w:rsid w:val="309E4BAE"/>
    <w:rsid w:val="30A22B6D"/>
    <w:rsid w:val="30B18BB3"/>
    <w:rsid w:val="30B9BC0B"/>
    <w:rsid w:val="30CFAAEA"/>
    <w:rsid w:val="30D2DFA1"/>
    <w:rsid w:val="30DA21B3"/>
    <w:rsid w:val="30DD6118"/>
    <w:rsid w:val="30E42909"/>
    <w:rsid w:val="30E81D31"/>
    <w:rsid w:val="30E8C015"/>
    <w:rsid w:val="30EB1107"/>
    <w:rsid w:val="30ED92B0"/>
    <w:rsid w:val="30EFCC1D"/>
    <w:rsid w:val="30F60624"/>
    <w:rsid w:val="30F8F2B2"/>
    <w:rsid w:val="30FDB2F9"/>
    <w:rsid w:val="310206FB"/>
    <w:rsid w:val="310531AA"/>
    <w:rsid w:val="3106F5A5"/>
    <w:rsid w:val="31101CD1"/>
    <w:rsid w:val="3112D82F"/>
    <w:rsid w:val="311A5A93"/>
    <w:rsid w:val="31212AEB"/>
    <w:rsid w:val="31299261"/>
    <w:rsid w:val="31320F1D"/>
    <w:rsid w:val="313E62E5"/>
    <w:rsid w:val="3145E6FD"/>
    <w:rsid w:val="314FFAE4"/>
    <w:rsid w:val="3160A4CF"/>
    <w:rsid w:val="316ABABD"/>
    <w:rsid w:val="317B2292"/>
    <w:rsid w:val="317B2D67"/>
    <w:rsid w:val="31927C46"/>
    <w:rsid w:val="319319D1"/>
    <w:rsid w:val="319E35FF"/>
    <w:rsid w:val="319E5BD9"/>
    <w:rsid w:val="31AD60AA"/>
    <w:rsid w:val="31B01609"/>
    <w:rsid w:val="31BE28E8"/>
    <w:rsid w:val="31CBB317"/>
    <w:rsid w:val="31D5C097"/>
    <w:rsid w:val="31DE5060"/>
    <w:rsid w:val="31E76C47"/>
    <w:rsid w:val="31F5CBB0"/>
    <w:rsid w:val="31F85815"/>
    <w:rsid w:val="31FA6B98"/>
    <w:rsid w:val="32051385"/>
    <w:rsid w:val="3209EF5A"/>
    <w:rsid w:val="32257FFE"/>
    <w:rsid w:val="322D304F"/>
    <w:rsid w:val="3230066F"/>
    <w:rsid w:val="3231A768"/>
    <w:rsid w:val="323E9BDA"/>
    <w:rsid w:val="3242AD0A"/>
    <w:rsid w:val="32593FDD"/>
    <w:rsid w:val="3260BCAA"/>
    <w:rsid w:val="32613F5E"/>
    <w:rsid w:val="3276C10D"/>
    <w:rsid w:val="328105D6"/>
    <w:rsid w:val="32899296"/>
    <w:rsid w:val="328E2635"/>
    <w:rsid w:val="328FD30B"/>
    <w:rsid w:val="3299008C"/>
    <w:rsid w:val="32A0ACF6"/>
    <w:rsid w:val="32A0D678"/>
    <w:rsid w:val="32A1F234"/>
    <w:rsid w:val="32A59C43"/>
    <w:rsid w:val="32BAAF5F"/>
    <w:rsid w:val="32C083E6"/>
    <w:rsid w:val="32C2CC2C"/>
    <w:rsid w:val="32CAF274"/>
    <w:rsid w:val="32D11F4E"/>
    <w:rsid w:val="32DFA97C"/>
    <w:rsid w:val="32E38D5D"/>
    <w:rsid w:val="32E4C9DF"/>
    <w:rsid w:val="32EF1344"/>
    <w:rsid w:val="32F0EE5F"/>
    <w:rsid w:val="32F4A1B8"/>
    <w:rsid w:val="3306A49E"/>
    <w:rsid w:val="33086686"/>
    <w:rsid w:val="33107003"/>
    <w:rsid w:val="332ED8A4"/>
    <w:rsid w:val="332F1994"/>
    <w:rsid w:val="333575AF"/>
    <w:rsid w:val="3335CEF6"/>
    <w:rsid w:val="333AD2B9"/>
    <w:rsid w:val="333B5865"/>
    <w:rsid w:val="33517B05"/>
    <w:rsid w:val="335583FF"/>
    <w:rsid w:val="33562EC5"/>
    <w:rsid w:val="3362BC5C"/>
    <w:rsid w:val="3365249A"/>
    <w:rsid w:val="3366C5CB"/>
    <w:rsid w:val="33759D46"/>
    <w:rsid w:val="337C732C"/>
    <w:rsid w:val="337D6C3A"/>
    <w:rsid w:val="3385BD15"/>
    <w:rsid w:val="338875CE"/>
    <w:rsid w:val="338DD55F"/>
    <w:rsid w:val="3392BA8F"/>
    <w:rsid w:val="339A80B0"/>
    <w:rsid w:val="339EA8A4"/>
    <w:rsid w:val="33A21EE9"/>
    <w:rsid w:val="33AF2EDF"/>
    <w:rsid w:val="33B3A768"/>
    <w:rsid w:val="33C7D475"/>
    <w:rsid w:val="33C9D0B4"/>
    <w:rsid w:val="33CAC0CA"/>
    <w:rsid w:val="33DC5FA3"/>
    <w:rsid w:val="33DC8E1F"/>
    <w:rsid w:val="33DDC1FD"/>
    <w:rsid w:val="33DE2D35"/>
    <w:rsid w:val="33E1EC2E"/>
    <w:rsid w:val="33EED486"/>
    <w:rsid w:val="33EF9473"/>
    <w:rsid w:val="33FD0852"/>
    <w:rsid w:val="34050016"/>
    <w:rsid w:val="34089331"/>
    <w:rsid w:val="340D981E"/>
    <w:rsid w:val="341A8F47"/>
    <w:rsid w:val="34247C64"/>
    <w:rsid w:val="3446A0AB"/>
    <w:rsid w:val="3452F1CA"/>
    <w:rsid w:val="34591F52"/>
    <w:rsid w:val="34648ED4"/>
    <w:rsid w:val="3465729C"/>
    <w:rsid w:val="347D439D"/>
    <w:rsid w:val="348A9E72"/>
    <w:rsid w:val="349CA6A5"/>
    <w:rsid w:val="34AEC191"/>
    <w:rsid w:val="34B2A5CF"/>
    <w:rsid w:val="34B7E8B9"/>
    <w:rsid w:val="34BD45FD"/>
    <w:rsid w:val="34CFBC63"/>
    <w:rsid w:val="34DD8EDE"/>
    <w:rsid w:val="34E46027"/>
    <w:rsid w:val="34E51508"/>
    <w:rsid w:val="34EE0C70"/>
    <w:rsid w:val="34F442F2"/>
    <w:rsid w:val="34F59EA4"/>
    <w:rsid w:val="34F69892"/>
    <w:rsid w:val="34F76434"/>
    <w:rsid w:val="34F79C10"/>
    <w:rsid w:val="34FF4A83"/>
    <w:rsid w:val="3507C12A"/>
    <w:rsid w:val="35086076"/>
    <w:rsid w:val="35191928"/>
    <w:rsid w:val="35207B58"/>
    <w:rsid w:val="3541595D"/>
    <w:rsid w:val="354EA241"/>
    <w:rsid w:val="355916CC"/>
    <w:rsid w:val="3559660B"/>
    <w:rsid w:val="356C4815"/>
    <w:rsid w:val="356DDD7B"/>
    <w:rsid w:val="35872ED3"/>
    <w:rsid w:val="358C7973"/>
    <w:rsid w:val="3590EA9B"/>
    <w:rsid w:val="3595705B"/>
    <w:rsid w:val="3596E99D"/>
    <w:rsid w:val="3599F49D"/>
    <w:rsid w:val="359B1998"/>
    <w:rsid w:val="359B9FB2"/>
    <w:rsid w:val="359C935B"/>
    <w:rsid w:val="35A35C6E"/>
    <w:rsid w:val="35A6E626"/>
    <w:rsid w:val="35B35647"/>
    <w:rsid w:val="35B60318"/>
    <w:rsid w:val="35B6D3DD"/>
    <w:rsid w:val="35B753AC"/>
    <w:rsid w:val="35B9D5F7"/>
    <w:rsid w:val="35BB1677"/>
    <w:rsid w:val="35D4C171"/>
    <w:rsid w:val="35D65C6D"/>
    <w:rsid w:val="35E92868"/>
    <w:rsid w:val="35FBCD4C"/>
    <w:rsid w:val="35FC6F2E"/>
    <w:rsid w:val="35FD5D36"/>
    <w:rsid w:val="360422D6"/>
    <w:rsid w:val="360E0C21"/>
    <w:rsid w:val="3613E6B0"/>
    <w:rsid w:val="3619CC90"/>
    <w:rsid w:val="361E4B55"/>
    <w:rsid w:val="3627B896"/>
    <w:rsid w:val="3627BB19"/>
    <w:rsid w:val="3629E202"/>
    <w:rsid w:val="362CBE7A"/>
    <w:rsid w:val="3630379F"/>
    <w:rsid w:val="36376C50"/>
    <w:rsid w:val="363798DE"/>
    <w:rsid w:val="363AED35"/>
    <w:rsid w:val="36430738"/>
    <w:rsid w:val="36487612"/>
    <w:rsid w:val="3648D7C9"/>
    <w:rsid w:val="364DF0DF"/>
    <w:rsid w:val="364F64B5"/>
    <w:rsid w:val="36594E64"/>
    <w:rsid w:val="366344D2"/>
    <w:rsid w:val="366E1BE7"/>
    <w:rsid w:val="366EBEB8"/>
    <w:rsid w:val="36769C3B"/>
    <w:rsid w:val="367AC74E"/>
    <w:rsid w:val="368A80D2"/>
    <w:rsid w:val="368CE1CF"/>
    <w:rsid w:val="368D0C5F"/>
    <w:rsid w:val="36918EB8"/>
    <w:rsid w:val="3693EDC9"/>
    <w:rsid w:val="36947833"/>
    <w:rsid w:val="369ABEE4"/>
    <w:rsid w:val="369DD082"/>
    <w:rsid w:val="36A1778A"/>
    <w:rsid w:val="36A3B81A"/>
    <w:rsid w:val="36A6E064"/>
    <w:rsid w:val="36AF52E9"/>
    <w:rsid w:val="36B064C6"/>
    <w:rsid w:val="36C095BA"/>
    <w:rsid w:val="36C6832A"/>
    <w:rsid w:val="36C88487"/>
    <w:rsid w:val="36EB1FFE"/>
    <w:rsid w:val="36EBAF8C"/>
    <w:rsid w:val="36EC87D5"/>
    <w:rsid w:val="36EF39E3"/>
    <w:rsid w:val="36F85CC9"/>
    <w:rsid w:val="36FF089A"/>
    <w:rsid w:val="3708EE37"/>
    <w:rsid w:val="371A2862"/>
    <w:rsid w:val="372A061F"/>
    <w:rsid w:val="37324F03"/>
    <w:rsid w:val="37366590"/>
    <w:rsid w:val="373D3D52"/>
    <w:rsid w:val="37537421"/>
    <w:rsid w:val="375891E1"/>
    <w:rsid w:val="375C24F3"/>
    <w:rsid w:val="375DB8CC"/>
    <w:rsid w:val="37608769"/>
    <w:rsid w:val="37692083"/>
    <w:rsid w:val="377E4EB0"/>
    <w:rsid w:val="3785AD07"/>
    <w:rsid w:val="37877384"/>
    <w:rsid w:val="378CDA17"/>
    <w:rsid w:val="379A2508"/>
    <w:rsid w:val="37A0D7B5"/>
    <w:rsid w:val="37A2B830"/>
    <w:rsid w:val="37A3C39A"/>
    <w:rsid w:val="37A4507D"/>
    <w:rsid w:val="37A7883A"/>
    <w:rsid w:val="37A8EDF9"/>
    <w:rsid w:val="37A9725F"/>
    <w:rsid w:val="37AC0DC6"/>
    <w:rsid w:val="37AC7163"/>
    <w:rsid w:val="37AFD546"/>
    <w:rsid w:val="37B21CCB"/>
    <w:rsid w:val="37B491D2"/>
    <w:rsid w:val="37C3E2BF"/>
    <w:rsid w:val="37C8907F"/>
    <w:rsid w:val="37CE1F6F"/>
    <w:rsid w:val="37D82649"/>
    <w:rsid w:val="37DC830C"/>
    <w:rsid w:val="37E12495"/>
    <w:rsid w:val="37E67FB5"/>
    <w:rsid w:val="37E761AB"/>
    <w:rsid w:val="37F74248"/>
    <w:rsid w:val="37FFB49F"/>
    <w:rsid w:val="3806B4FE"/>
    <w:rsid w:val="3808C6E2"/>
    <w:rsid w:val="380C9D9F"/>
    <w:rsid w:val="380F4FAC"/>
    <w:rsid w:val="382431F0"/>
    <w:rsid w:val="382AB2B1"/>
    <w:rsid w:val="382BB6EF"/>
    <w:rsid w:val="382BD78A"/>
    <w:rsid w:val="382CC4FB"/>
    <w:rsid w:val="383079CB"/>
    <w:rsid w:val="3841F359"/>
    <w:rsid w:val="3849BFD7"/>
    <w:rsid w:val="3852EE7B"/>
    <w:rsid w:val="3857B322"/>
    <w:rsid w:val="38601AE2"/>
    <w:rsid w:val="3861FCD6"/>
    <w:rsid w:val="3866060F"/>
    <w:rsid w:val="387C0B37"/>
    <w:rsid w:val="387D2F87"/>
    <w:rsid w:val="38814F65"/>
    <w:rsid w:val="3885A06B"/>
    <w:rsid w:val="3892C43F"/>
    <w:rsid w:val="38941549"/>
    <w:rsid w:val="389C02E3"/>
    <w:rsid w:val="38A2D5AB"/>
    <w:rsid w:val="38A3FFF0"/>
    <w:rsid w:val="38AAC7A0"/>
    <w:rsid w:val="38AD7E1D"/>
    <w:rsid w:val="38B337C9"/>
    <w:rsid w:val="38B76BF8"/>
    <w:rsid w:val="38BEB120"/>
    <w:rsid w:val="38CC67A9"/>
    <w:rsid w:val="38CDD29B"/>
    <w:rsid w:val="38D5025F"/>
    <w:rsid w:val="38DEC584"/>
    <w:rsid w:val="38F81ADC"/>
    <w:rsid w:val="390C171F"/>
    <w:rsid w:val="391123E9"/>
    <w:rsid w:val="391B2795"/>
    <w:rsid w:val="391D04C3"/>
    <w:rsid w:val="391FF939"/>
    <w:rsid w:val="39296D48"/>
    <w:rsid w:val="392D4698"/>
    <w:rsid w:val="39335653"/>
    <w:rsid w:val="3953D023"/>
    <w:rsid w:val="39625D1E"/>
    <w:rsid w:val="3966F34E"/>
    <w:rsid w:val="396A4EFA"/>
    <w:rsid w:val="396E0E57"/>
    <w:rsid w:val="3971E374"/>
    <w:rsid w:val="397762F2"/>
    <w:rsid w:val="397925C4"/>
    <w:rsid w:val="397D8EC4"/>
    <w:rsid w:val="39802CF9"/>
    <w:rsid w:val="39808A31"/>
    <w:rsid w:val="398815D9"/>
    <w:rsid w:val="3989A972"/>
    <w:rsid w:val="398A3011"/>
    <w:rsid w:val="39A2D11D"/>
    <w:rsid w:val="39A87CF5"/>
    <w:rsid w:val="39B0E393"/>
    <w:rsid w:val="39C5E993"/>
    <w:rsid w:val="39CAE1E6"/>
    <w:rsid w:val="39CB2D0F"/>
    <w:rsid w:val="39D2E707"/>
    <w:rsid w:val="39D7702E"/>
    <w:rsid w:val="39DA59D7"/>
    <w:rsid w:val="39E49213"/>
    <w:rsid w:val="39E9F2ED"/>
    <w:rsid w:val="39F2E90B"/>
    <w:rsid w:val="39F4825A"/>
    <w:rsid w:val="3A05206A"/>
    <w:rsid w:val="3A06C445"/>
    <w:rsid w:val="3A0D8FFE"/>
    <w:rsid w:val="3A17F8EE"/>
    <w:rsid w:val="3A22CABD"/>
    <w:rsid w:val="3A277D10"/>
    <w:rsid w:val="3A43E7E3"/>
    <w:rsid w:val="3A506D0E"/>
    <w:rsid w:val="3A593682"/>
    <w:rsid w:val="3A65E88B"/>
    <w:rsid w:val="3A7655C9"/>
    <w:rsid w:val="3A7D134B"/>
    <w:rsid w:val="3A7FC8FD"/>
    <w:rsid w:val="3A80B28E"/>
    <w:rsid w:val="3A8A55BD"/>
    <w:rsid w:val="3A999D91"/>
    <w:rsid w:val="3AA6A723"/>
    <w:rsid w:val="3AB291FA"/>
    <w:rsid w:val="3AB79C04"/>
    <w:rsid w:val="3ABF7917"/>
    <w:rsid w:val="3AC0D215"/>
    <w:rsid w:val="3AC39FD5"/>
    <w:rsid w:val="3AC46D2F"/>
    <w:rsid w:val="3ACFF031"/>
    <w:rsid w:val="3AD0F419"/>
    <w:rsid w:val="3AD1A2B6"/>
    <w:rsid w:val="3ADE4931"/>
    <w:rsid w:val="3AE51F7A"/>
    <w:rsid w:val="3AED1D07"/>
    <w:rsid w:val="3AF702B7"/>
    <w:rsid w:val="3B0496E8"/>
    <w:rsid w:val="3B062345"/>
    <w:rsid w:val="3B0701E7"/>
    <w:rsid w:val="3B19E84C"/>
    <w:rsid w:val="3B1C089D"/>
    <w:rsid w:val="3B268A11"/>
    <w:rsid w:val="3B29DF99"/>
    <w:rsid w:val="3B364424"/>
    <w:rsid w:val="3B440B28"/>
    <w:rsid w:val="3B479636"/>
    <w:rsid w:val="3B48C196"/>
    <w:rsid w:val="3B4951B7"/>
    <w:rsid w:val="3B501AC2"/>
    <w:rsid w:val="3B55C519"/>
    <w:rsid w:val="3B570AAD"/>
    <w:rsid w:val="3B57655A"/>
    <w:rsid w:val="3B590395"/>
    <w:rsid w:val="3B5FD54C"/>
    <w:rsid w:val="3B653EC5"/>
    <w:rsid w:val="3B65FB75"/>
    <w:rsid w:val="3B68C139"/>
    <w:rsid w:val="3B72A4B2"/>
    <w:rsid w:val="3B77F071"/>
    <w:rsid w:val="3B7A640E"/>
    <w:rsid w:val="3B85211C"/>
    <w:rsid w:val="3B9AF584"/>
    <w:rsid w:val="3B9E97AA"/>
    <w:rsid w:val="3BA20092"/>
    <w:rsid w:val="3BA65F19"/>
    <w:rsid w:val="3BCA6AF6"/>
    <w:rsid w:val="3BD36B6E"/>
    <w:rsid w:val="3BDD6A6C"/>
    <w:rsid w:val="3BDF48FC"/>
    <w:rsid w:val="3BDF5835"/>
    <w:rsid w:val="3BE20CE7"/>
    <w:rsid w:val="3BED890F"/>
    <w:rsid w:val="3BF362A2"/>
    <w:rsid w:val="3C009608"/>
    <w:rsid w:val="3C06337A"/>
    <w:rsid w:val="3C0964BE"/>
    <w:rsid w:val="3C0C688C"/>
    <w:rsid w:val="3C1204A3"/>
    <w:rsid w:val="3C14D10C"/>
    <w:rsid w:val="3C17B1CD"/>
    <w:rsid w:val="3C17FCCF"/>
    <w:rsid w:val="3C1BE78F"/>
    <w:rsid w:val="3C1C8503"/>
    <w:rsid w:val="3C24F1BF"/>
    <w:rsid w:val="3C397735"/>
    <w:rsid w:val="3C4489C4"/>
    <w:rsid w:val="3C4B9401"/>
    <w:rsid w:val="3C55A669"/>
    <w:rsid w:val="3C632B18"/>
    <w:rsid w:val="3C67B355"/>
    <w:rsid w:val="3C6B4CBE"/>
    <w:rsid w:val="3C7025C4"/>
    <w:rsid w:val="3C7266C5"/>
    <w:rsid w:val="3C746C23"/>
    <w:rsid w:val="3C816500"/>
    <w:rsid w:val="3C84D8F8"/>
    <w:rsid w:val="3C91548E"/>
    <w:rsid w:val="3CA121F7"/>
    <w:rsid w:val="3CA79A20"/>
    <w:rsid w:val="3CA87770"/>
    <w:rsid w:val="3CBBFC8B"/>
    <w:rsid w:val="3CBC5B1A"/>
    <w:rsid w:val="3CC41149"/>
    <w:rsid w:val="3CC442EA"/>
    <w:rsid w:val="3CC6B2FD"/>
    <w:rsid w:val="3CCB8D7A"/>
    <w:rsid w:val="3CCF5E15"/>
    <w:rsid w:val="3CCF6BBA"/>
    <w:rsid w:val="3CE64DE1"/>
    <w:rsid w:val="3CFAC8F1"/>
    <w:rsid w:val="3CFD2E68"/>
    <w:rsid w:val="3D013859"/>
    <w:rsid w:val="3D04B075"/>
    <w:rsid w:val="3D10FA4A"/>
    <w:rsid w:val="3D137091"/>
    <w:rsid w:val="3D2286A4"/>
    <w:rsid w:val="3D2783FD"/>
    <w:rsid w:val="3D2F29AA"/>
    <w:rsid w:val="3D3293FD"/>
    <w:rsid w:val="3D3870F3"/>
    <w:rsid w:val="3D41EDF2"/>
    <w:rsid w:val="3D4452D2"/>
    <w:rsid w:val="3D44CFF4"/>
    <w:rsid w:val="3D505C43"/>
    <w:rsid w:val="3D593E48"/>
    <w:rsid w:val="3D633B61"/>
    <w:rsid w:val="3D6AB8D2"/>
    <w:rsid w:val="3D771732"/>
    <w:rsid w:val="3D7EA58E"/>
    <w:rsid w:val="3D90345E"/>
    <w:rsid w:val="3D94D23D"/>
    <w:rsid w:val="3D9B4020"/>
    <w:rsid w:val="3D9FFD6D"/>
    <w:rsid w:val="3DA7AFDA"/>
    <w:rsid w:val="3DB39B72"/>
    <w:rsid w:val="3DCBF85B"/>
    <w:rsid w:val="3DDC88DE"/>
    <w:rsid w:val="3DFF1465"/>
    <w:rsid w:val="3E072DF3"/>
    <w:rsid w:val="3E09B7C0"/>
    <w:rsid w:val="3E0EEF35"/>
    <w:rsid w:val="3E180A07"/>
    <w:rsid w:val="3E202B7E"/>
    <w:rsid w:val="3E271D94"/>
    <w:rsid w:val="3E313F3D"/>
    <w:rsid w:val="3E358BF9"/>
    <w:rsid w:val="3E35A9A5"/>
    <w:rsid w:val="3E3F160E"/>
    <w:rsid w:val="3E3FFA75"/>
    <w:rsid w:val="3E410085"/>
    <w:rsid w:val="3E41A829"/>
    <w:rsid w:val="3E41E825"/>
    <w:rsid w:val="3E439A39"/>
    <w:rsid w:val="3E4A85A7"/>
    <w:rsid w:val="3E5369F3"/>
    <w:rsid w:val="3E54307E"/>
    <w:rsid w:val="3E567AA6"/>
    <w:rsid w:val="3E58F9E9"/>
    <w:rsid w:val="3E5B04ED"/>
    <w:rsid w:val="3E5EB86A"/>
    <w:rsid w:val="3E607A83"/>
    <w:rsid w:val="3E728317"/>
    <w:rsid w:val="3E754D52"/>
    <w:rsid w:val="3E755215"/>
    <w:rsid w:val="3E7A8DCB"/>
    <w:rsid w:val="3E7BAFFA"/>
    <w:rsid w:val="3E841EC8"/>
    <w:rsid w:val="3E84F514"/>
    <w:rsid w:val="3E86784B"/>
    <w:rsid w:val="3E89A860"/>
    <w:rsid w:val="3E978714"/>
    <w:rsid w:val="3E9A4A01"/>
    <w:rsid w:val="3EA6DCA0"/>
    <w:rsid w:val="3EB46BAD"/>
    <w:rsid w:val="3EB96D5B"/>
    <w:rsid w:val="3EBD2D23"/>
    <w:rsid w:val="3EC2E96C"/>
    <w:rsid w:val="3EC3FFA8"/>
    <w:rsid w:val="3ECCDB64"/>
    <w:rsid w:val="3ED24C0B"/>
    <w:rsid w:val="3ED68299"/>
    <w:rsid w:val="3ED6FD60"/>
    <w:rsid w:val="3EDED08F"/>
    <w:rsid w:val="3EEE36DC"/>
    <w:rsid w:val="3EF8B80F"/>
    <w:rsid w:val="3F010E58"/>
    <w:rsid w:val="3F01EA70"/>
    <w:rsid w:val="3F39D3D9"/>
    <w:rsid w:val="3F3A198E"/>
    <w:rsid w:val="3F4D0DEB"/>
    <w:rsid w:val="3F535F1F"/>
    <w:rsid w:val="3F5A0559"/>
    <w:rsid w:val="3F5D8EBD"/>
    <w:rsid w:val="3F5E13FB"/>
    <w:rsid w:val="3F5E63E7"/>
    <w:rsid w:val="3F613E39"/>
    <w:rsid w:val="3F62861F"/>
    <w:rsid w:val="3F6D342D"/>
    <w:rsid w:val="3F760B09"/>
    <w:rsid w:val="3F826AC7"/>
    <w:rsid w:val="3F87A7E7"/>
    <w:rsid w:val="3F8FE227"/>
    <w:rsid w:val="3FA300DB"/>
    <w:rsid w:val="3FA9FD4C"/>
    <w:rsid w:val="3FBCBF6C"/>
    <w:rsid w:val="3FBD40ED"/>
    <w:rsid w:val="3FBEF57C"/>
    <w:rsid w:val="3FC01086"/>
    <w:rsid w:val="3FC5841B"/>
    <w:rsid w:val="3FD3A308"/>
    <w:rsid w:val="3FD9FC26"/>
    <w:rsid w:val="3FE629E2"/>
    <w:rsid w:val="3FE75086"/>
    <w:rsid w:val="3FEAE0AF"/>
    <w:rsid w:val="3FEB8C4E"/>
    <w:rsid w:val="3FECE0F9"/>
    <w:rsid w:val="3FEF53DD"/>
    <w:rsid w:val="3FF0BF3B"/>
    <w:rsid w:val="3FF62E78"/>
    <w:rsid w:val="3FF80EF7"/>
    <w:rsid w:val="3FF8EC81"/>
    <w:rsid w:val="3FF9954A"/>
    <w:rsid w:val="4004243A"/>
    <w:rsid w:val="4005CDF5"/>
    <w:rsid w:val="4008BBE3"/>
    <w:rsid w:val="401068DD"/>
    <w:rsid w:val="401301F6"/>
    <w:rsid w:val="401E04BB"/>
    <w:rsid w:val="4020E5EA"/>
    <w:rsid w:val="40221846"/>
    <w:rsid w:val="4027F62C"/>
    <w:rsid w:val="4034A9B1"/>
    <w:rsid w:val="4037FC29"/>
    <w:rsid w:val="404323EF"/>
    <w:rsid w:val="404A0D3C"/>
    <w:rsid w:val="404AFBE1"/>
    <w:rsid w:val="40500D53"/>
    <w:rsid w:val="40524174"/>
    <w:rsid w:val="40527BBF"/>
    <w:rsid w:val="4056B41E"/>
    <w:rsid w:val="405DE98D"/>
    <w:rsid w:val="405F00A4"/>
    <w:rsid w:val="40668579"/>
    <w:rsid w:val="40692B55"/>
    <w:rsid w:val="4069B886"/>
    <w:rsid w:val="409E6AE5"/>
    <w:rsid w:val="40A2629F"/>
    <w:rsid w:val="40AADD35"/>
    <w:rsid w:val="40AE3E88"/>
    <w:rsid w:val="40B159F8"/>
    <w:rsid w:val="40D67335"/>
    <w:rsid w:val="40E51D5D"/>
    <w:rsid w:val="40F206A2"/>
    <w:rsid w:val="4108BFBD"/>
    <w:rsid w:val="410F54F9"/>
    <w:rsid w:val="41177916"/>
    <w:rsid w:val="411BD251"/>
    <w:rsid w:val="412833DA"/>
    <w:rsid w:val="412A111B"/>
    <w:rsid w:val="412AA561"/>
    <w:rsid w:val="412B62F2"/>
    <w:rsid w:val="4130897A"/>
    <w:rsid w:val="414386ED"/>
    <w:rsid w:val="414BB9F8"/>
    <w:rsid w:val="415C5D31"/>
    <w:rsid w:val="41625C83"/>
    <w:rsid w:val="417951EA"/>
    <w:rsid w:val="4184DFE9"/>
    <w:rsid w:val="41877085"/>
    <w:rsid w:val="418D8F07"/>
    <w:rsid w:val="419243A3"/>
    <w:rsid w:val="41966A44"/>
    <w:rsid w:val="419A891A"/>
    <w:rsid w:val="419B9D55"/>
    <w:rsid w:val="41A03A16"/>
    <w:rsid w:val="41A66CB2"/>
    <w:rsid w:val="41B1AA57"/>
    <w:rsid w:val="41BDD900"/>
    <w:rsid w:val="41C72039"/>
    <w:rsid w:val="41CC0B0A"/>
    <w:rsid w:val="41D26E3D"/>
    <w:rsid w:val="41E467EE"/>
    <w:rsid w:val="421BAA59"/>
    <w:rsid w:val="421CE603"/>
    <w:rsid w:val="4225B401"/>
    <w:rsid w:val="422A1AD6"/>
    <w:rsid w:val="422EC3C8"/>
    <w:rsid w:val="422F1F72"/>
    <w:rsid w:val="423EF681"/>
    <w:rsid w:val="423F6B3F"/>
    <w:rsid w:val="424069C0"/>
    <w:rsid w:val="42528BA9"/>
    <w:rsid w:val="425FD178"/>
    <w:rsid w:val="42618E4E"/>
    <w:rsid w:val="4264B8BF"/>
    <w:rsid w:val="426C8D9E"/>
    <w:rsid w:val="4274C7B5"/>
    <w:rsid w:val="42784E93"/>
    <w:rsid w:val="427BFA33"/>
    <w:rsid w:val="429063FC"/>
    <w:rsid w:val="429E70BC"/>
    <w:rsid w:val="42A1BAAB"/>
    <w:rsid w:val="42AD1E1E"/>
    <w:rsid w:val="42B1D07E"/>
    <w:rsid w:val="42B87F3E"/>
    <w:rsid w:val="42C36737"/>
    <w:rsid w:val="42CA1667"/>
    <w:rsid w:val="42D16BBB"/>
    <w:rsid w:val="42D900E8"/>
    <w:rsid w:val="42EBE0D9"/>
    <w:rsid w:val="430E8E9C"/>
    <w:rsid w:val="430F01DB"/>
    <w:rsid w:val="4310836A"/>
    <w:rsid w:val="4318BCBD"/>
    <w:rsid w:val="431C8C81"/>
    <w:rsid w:val="43253235"/>
    <w:rsid w:val="432EFD6B"/>
    <w:rsid w:val="433295BD"/>
    <w:rsid w:val="433307DC"/>
    <w:rsid w:val="43341AE0"/>
    <w:rsid w:val="433A0102"/>
    <w:rsid w:val="433DA351"/>
    <w:rsid w:val="433E09AD"/>
    <w:rsid w:val="4343B10E"/>
    <w:rsid w:val="43544D72"/>
    <w:rsid w:val="435814C7"/>
    <w:rsid w:val="4358F4FD"/>
    <w:rsid w:val="435E0995"/>
    <w:rsid w:val="435F5E1A"/>
    <w:rsid w:val="435FD245"/>
    <w:rsid w:val="4365DD36"/>
    <w:rsid w:val="43669B2D"/>
    <w:rsid w:val="436A457B"/>
    <w:rsid w:val="436DCD7D"/>
    <w:rsid w:val="43714CA1"/>
    <w:rsid w:val="43826888"/>
    <w:rsid w:val="438E1EE0"/>
    <w:rsid w:val="43989F5F"/>
    <w:rsid w:val="439D33BF"/>
    <w:rsid w:val="43A9C238"/>
    <w:rsid w:val="43AE7092"/>
    <w:rsid w:val="43CA7607"/>
    <w:rsid w:val="43CACB54"/>
    <w:rsid w:val="43D53754"/>
    <w:rsid w:val="43DAD62A"/>
    <w:rsid w:val="43DD3148"/>
    <w:rsid w:val="43DDA084"/>
    <w:rsid w:val="43E248E3"/>
    <w:rsid w:val="43F4B822"/>
    <w:rsid w:val="43F69BDE"/>
    <w:rsid w:val="43F7CFFE"/>
    <w:rsid w:val="43F9732A"/>
    <w:rsid w:val="43FCB777"/>
    <w:rsid w:val="44104716"/>
    <w:rsid w:val="4410D921"/>
    <w:rsid w:val="441A338A"/>
    <w:rsid w:val="442121B1"/>
    <w:rsid w:val="442E14C4"/>
    <w:rsid w:val="4439E1E7"/>
    <w:rsid w:val="443BBADA"/>
    <w:rsid w:val="443FED2A"/>
    <w:rsid w:val="4443ACA6"/>
    <w:rsid w:val="4457064C"/>
    <w:rsid w:val="445F5C8B"/>
    <w:rsid w:val="446E628F"/>
    <w:rsid w:val="446EAAE7"/>
    <w:rsid w:val="44732F49"/>
    <w:rsid w:val="447B6B44"/>
    <w:rsid w:val="447FD97B"/>
    <w:rsid w:val="4490B94E"/>
    <w:rsid w:val="44A56A27"/>
    <w:rsid w:val="44A9B90E"/>
    <w:rsid w:val="44B39FA6"/>
    <w:rsid w:val="44B9D95C"/>
    <w:rsid w:val="44BD8EEA"/>
    <w:rsid w:val="44C589C7"/>
    <w:rsid w:val="44F925AE"/>
    <w:rsid w:val="44FD3345"/>
    <w:rsid w:val="44FE30ED"/>
    <w:rsid w:val="44FEA07F"/>
    <w:rsid w:val="44FEFB89"/>
    <w:rsid w:val="4507C791"/>
    <w:rsid w:val="450CD0D7"/>
    <w:rsid w:val="451B0499"/>
    <w:rsid w:val="451C2ECF"/>
    <w:rsid w:val="4523C291"/>
    <w:rsid w:val="452556BE"/>
    <w:rsid w:val="45276E69"/>
    <w:rsid w:val="452B418A"/>
    <w:rsid w:val="452D02D6"/>
    <w:rsid w:val="452ECF9C"/>
    <w:rsid w:val="453FF62D"/>
    <w:rsid w:val="45404AD8"/>
    <w:rsid w:val="4541C895"/>
    <w:rsid w:val="4548B74D"/>
    <w:rsid w:val="454DD37A"/>
    <w:rsid w:val="45583081"/>
    <w:rsid w:val="455DE7BE"/>
    <w:rsid w:val="4569C151"/>
    <w:rsid w:val="456CE8DE"/>
    <w:rsid w:val="45725348"/>
    <w:rsid w:val="457453DA"/>
    <w:rsid w:val="457C318F"/>
    <w:rsid w:val="4585F90C"/>
    <w:rsid w:val="458ACC11"/>
    <w:rsid w:val="45946B50"/>
    <w:rsid w:val="45A97138"/>
    <w:rsid w:val="45AE3531"/>
    <w:rsid w:val="45B239B9"/>
    <w:rsid w:val="45BD99C8"/>
    <w:rsid w:val="45CD64CA"/>
    <w:rsid w:val="45CDE70A"/>
    <w:rsid w:val="45D0FDE5"/>
    <w:rsid w:val="45D876C7"/>
    <w:rsid w:val="45D8BC62"/>
    <w:rsid w:val="45E607FA"/>
    <w:rsid w:val="45E6DBB8"/>
    <w:rsid w:val="45EACFF6"/>
    <w:rsid w:val="45ECE2FE"/>
    <w:rsid w:val="45F60D9D"/>
    <w:rsid w:val="4608AB3C"/>
    <w:rsid w:val="460F54FC"/>
    <w:rsid w:val="46186F89"/>
    <w:rsid w:val="461EF799"/>
    <w:rsid w:val="46316C67"/>
    <w:rsid w:val="46342C1B"/>
    <w:rsid w:val="4636BFD2"/>
    <w:rsid w:val="463A8006"/>
    <w:rsid w:val="463B3238"/>
    <w:rsid w:val="463B3270"/>
    <w:rsid w:val="463D8A6B"/>
    <w:rsid w:val="4647F04F"/>
    <w:rsid w:val="464AC588"/>
    <w:rsid w:val="466C8A8A"/>
    <w:rsid w:val="4670848E"/>
    <w:rsid w:val="4686E344"/>
    <w:rsid w:val="468CACA7"/>
    <w:rsid w:val="468E59FA"/>
    <w:rsid w:val="4690B841"/>
    <w:rsid w:val="469DF528"/>
    <w:rsid w:val="469E1245"/>
    <w:rsid w:val="469F5BE0"/>
    <w:rsid w:val="46A50592"/>
    <w:rsid w:val="46A94AB9"/>
    <w:rsid w:val="46BBD57D"/>
    <w:rsid w:val="46BBF8FA"/>
    <w:rsid w:val="46C1B451"/>
    <w:rsid w:val="46CFB976"/>
    <w:rsid w:val="46D4D325"/>
    <w:rsid w:val="46DAB3B7"/>
    <w:rsid w:val="46E2BEE5"/>
    <w:rsid w:val="46F18508"/>
    <w:rsid w:val="46F63A38"/>
    <w:rsid w:val="46FA39CB"/>
    <w:rsid w:val="4707284C"/>
    <w:rsid w:val="471064B1"/>
    <w:rsid w:val="471243F2"/>
    <w:rsid w:val="47125062"/>
    <w:rsid w:val="471A31B9"/>
    <w:rsid w:val="47214067"/>
    <w:rsid w:val="4721B4B5"/>
    <w:rsid w:val="4723AE70"/>
    <w:rsid w:val="47362E70"/>
    <w:rsid w:val="4745333C"/>
    <w:rsid w:val="4751C653"/>
    <w:rsid w:val="476FA34D"/>
    <w:rsid w:val="47755A2E"/>
    <w:rsid w:val="4776DBA8"/>
    <w:rsid w:val="47823132"/>
    <w:rsid w:val="47876CC5"/>
    <w:rsid w:val="478CAEF5"/>
    <w:rsid w:val="47A0B6AD"/>
    <w:rsid w:val="47A2183D"/>
    <w:rsid w:val="47A50F53"/>
    <w:rsid w:val="47A7F888"/>
    <w:rsid w:val="47AF55B4"/>
    <w:rsid w:val="47B73652"/>
    <w:rsid w:val="47BF7005"/>
    <w:rsid w:val="47C5D5F0"/>
    <w:rsid w:val="47D2EC85"/>
    <w:rsid w:val="47D4A358"/>
    <w:rsid w:val="47D82259"/>
    <w:rsid w:val="47D90BEA"/>
    <w:rsid w:val="47DF337E"/>
    <w:rsid w:val="47E0D9D5"/>
    <w:rsid w:val="47EDFC44"/>
    <w:rsid w:val="47FD035D"/>
    <w:rsid w:val="481EE7E7"/>
    <w:rsid w:val="4826715A"/>
    <w:rsid w:val="482B9977"/>
    <w:rsid w:val="4837D532"/>
    <w:rsid w:val="4837DF51"/>
    <w:rsid w:val="484822B4"/>
    <w:rsid w:val="484AC0A0"/>
    <w:rsid w:val="4864F84A"/>
    <w:rsid w:val="4876D3D8"/>
    <w:rsid w:val="487C1123"/>
    <w:rsid w:val="487FEE99"/>
    <w:rsid w:val="488068AC"/>
    <w:rsid w:val="48847066"/>
    <w:rsid w:val="4897897F"/>
    <w:rsid w:val="48980D11"/>
    <w:rsid w:val="48AC3873"/>
    <w:rsid w:val="48AC42C4"/>
    <w:rsid w:val="48B0264E"/>
    <w:rsid w:val="48CD35BD"/>
    <w:rsid w:val="48D12BC5"/>
    <w:rsid w:val="48D34BB2"/>
    <w:rsid w:val="48D5B815"/>
    <w:rsid w:val="48E1ABFA"/>
    <w:rsid w:val="48E78BAC"/>
    <w:rsid w:val="48EAD5B5"/>
    <w:rsid w:val="48EEDCE9"/>
    <w:rsid w:val="48F0FA39"/>
    <w:rsid w:val="48F284B6"/>
    <w:rsid w:val="48F9ABFC"/>
    <w:rsid w:val="48FB2C59"/>
    <w:rsid w:val="4907F71E"/>
    <w:rsid w:val="4909504D"/>
    <w:rsid w:val="4915777A"/>
    <w:rsid w:val="493AF7E8"/>
    <w:rsid w:val="49434D12"/>
    <w:rsid w:val="49474312"/>
    <w:rsid w:val="494CDDC9"/>
    <w:rsid w:val="494EEAB0"/>
    <w:rsid w:val="4951E110"/>
    <w:rsid w:val="49523CF7"/>
    <w:rsid w:val="49559789"/>
    <w:rsid w:val="4960DF13"/>
    <w:rsid w:val="496DBF00"/>
    <w:rsid w:val="497D68DA"/>
    <w:rsid w:val="498A167A"/>
    <w:rsid w:val="498D4B23"/>
    <w:rsid w:val="499096BB"/>
    <w:rsid w:val="49956238"/>
    <w:rsid w:val="499C83C6"/>
    <w:rsid w:val="49B21400"/>
    <w:rsid w:val="49B86B2B"/>
    <w:rsid w:val="49B93483"/>
    <w:rsid w:val="49B9FDFE"/>
    <w:rsid w:val="49C86999"/>
    <w:rsid w:val="49C9822D"/>
    <w:rsid w:val="49CD5E98"/>
    <w:rsid w:val="49D0CB08"/>
    <w:rsid w:val="49D51AF0"/>
    <w:rsid w:val="49E9C786"/>
    <w:rsid w:val="49EB2F91"/>
    <w:rsid w:val="49ED32F4"/>
    <w:rsid w:val="49EE9800"/>
    <w:rsid w:val="49EF9CA1"/>
    <w:rsid w:val="49F15317"/>
    <w:rsid w:val="49FD96E7"/>
    <w:rsid w:val="4A0BF29F"/>
    <w:rsid w:val="4A17F4A5"/>
    <w:rsid w:val="4A339802"/>
    <w:rsid w:val="4A36CCEB"/>
    <w:rsid w:val="4A3DBCD9"/>
    <w:rsid w:val="4A59FAF9"/>
    <w:rsid w:val="4A5C6EE7"/>
    <w:rsid w:val="4A5D397A"/>
    <w:rsid w:val="4A5F4BC7"/>
    <w:rsid w:val="4A666A93"/>
    <w:rsid w:val="4A68117E"/>
    <w:rsid w:val="4A71F48B"/>
    <w:rsid w:val="4A7CBBC6"/>
    <w:rsid w:val="4A7CF60C"/>
    <w:rsid w:val="4A817E3D"/>
    <w:rsid w:val="4A82DE7B"/>
    <w:rsid w:val="4A854A0C"/>
    <w:rsid w:val="4AA1E93D"/>
    <w:rsid w:val="4AA543AB"/>
    <w:rsid w:val="4AAB2078"/>
    <w:rsid w:val="4AAD9D53"/>
    <w:rsid w:val="4ABF065F"/>
    <w:rsid w:val="4AC618FF"/>
    <w:rsid w:val="4ACC713F"/>
    <w:rsid w:val="4ADAEE00"/>
    <w:rsid w:val="4ADE5DA2"/>
    <w:rsid w:val="4AEA1C61"/>
    <w:rsid w:val="4AEF553B"/>
    <w:rsid w:val="4AF31113"/>
    <w:rsid w:val="4AFA6F23"/>
    <w:rsid w:val="4AFEEA22"/>
    <w:rsid w:val="4AFF6184"/>
    <w:rsid w:val="4B058E4D"/>
    <w:rsid w:val="4B0793E5"/>
    <w:rsid w:val="4B0904F9"/>
    <w:rsid w:val="4B090CF7"/>
    <w:rsid w:val="4B13C9EE"/>
    <w:rsid w:val="4B157930"/>
    <w:rsid w:val="4B1C6285"/>
    <w:rsid w:val="4B206387"/>
    <w:rsid w:val="4B2A7B2A"/>
    <w:rsid w:val="4B2C9356"/>
    <w:rsid w:val="4B384965"/>
    <w:rsid w:val="4B4149BF"/>
    <w:rsid w:val="4B482A1E"/>
    <w:rsid w:val="4B4A91DA"/>
    <w:rsid w:val="4B4DC7E8"/>
    <w:rsid w:val="4B59DD01"/>
    <w:rsid w:val="4B60B3EF"/>
    <w:rsid w:val="4B65E913"/>
    <w:rsid w:val="4B687862"/>
    <w:rsid w:val="4B694763"/>
    <w:rsid w:val="4B8391E8"/>
    <w:rsid w:val="4B8439BA"/>
    <w:rsid w:val="4B8AB26B"/>
    <w:rsid w:val="4B8F7243"/>
    <w:rsid w:val="4B94DF90"/>
    <w:rsid w:val="4B9FF089"/>
    <w:rsid w:val="4BB37627"/>
    <w:rsid w:val="4BB52AD1"/>
    <w:rsid w:val="4BB8E0CE"/>
    <w:rsid w:val="4BC0685A"/>
    <w:rsid w:val="4BCC989D"/>
    <w:rsid w:val="4BD4103C"/>
    <w:rsid w:val="4BDB8A8E"/>
    <w:rsid w:val="4BE422C9"/>
    <w:rsid w:val="4BE871FC"/>
    <w:rsid w:val="4BEADBC8"/>
    <w:rsid w:val="4BF16522"/>
    <w:rsid w:val="4BF38A88"/>
    <w:rsid w:val="4BFE1341"/>
    <w:rsid w:val="4BFE35E8"/>
    <w:rsid w:val="4C026E2E"/>
    <w:rsid w:val="4C171F6D"/>
    <w:rsid w:val="4C18E87F"/>
    <w:rsid w:val="4C32B0FF"/>
    <w:rsid w:val="4C469FBF"/>
    <w:rsid w:val="4C475B2A"/>
    <w:rsid w:val="4C481161"/>
    <w:rsid w:val="4C4FF8D1"/>
    <w:rsid w:val="4C524E31"/>
    <w:rsid w:val="4C5ADDB9"/>
    <w:rsid w:val="4C5B6F45"/>
    <w:rsid w:val="4C5EAC85"/>
    <w:rsid w:val="4C61F10D"/>
    <w:rsid w:val="4C78DBB3"/>
    <w:rsid w:val="4C7A5BEC"/>
    <w:rsid w:val="4C7DBF48"/>
    <w:rsid w:val="4C806811"/>
    <w:rsid w:val="4C87D282"/>
    <w:rsid w:val="4C8807FA"/>
    <w:rsid w:val="4C9FFBA8"/>
    <w:rsid w:val="4CA102B2"/>
    <w:rsid w:val="4CA55DE0"/>
    <w:rsid w:val="4CA63791"/>
    <w:rsid w:val="4CA6AB41"/>
    <w:rsid w:val="4CAFEB82"/>
    <w:rsid w:val="4CB279A3"/>
    <w:rsid w:val="4CB4C84D"/>
    <w:rsid w:val="4CC3CFCB"/>
    <w:rsid w:val="4CC4BDAD"/>
    <w:rsid w:val="4CCA6198"/>
    <w:rsid w:val="4CCDB22A"/>
    <w:rsid w:val="4CCE4F95"/>
    <w:rsid w:val="4CD24F2A"/>
    <w:rsid w:val="4CE2CA1C"/>
    <w:rsid w:val="4CEDFF16"/>
    <w:rsid w:val="4CEE6CFD"/>
    <w:rsid w:val="4CF6FE60"/>
    <w:rsid w:val="4D02636A"/>
    <w:rsid w:val="4D04354F"/>
    <w:rsid w:val="4D066392"/>
    <w:rsid w:val="4D09E570"/>
    <w:rsid w:val="4D21F73E"/>
    <w:rsid w:val="4D2ABC88"/>
    <w:rsid w:val="4D2AD166"/>
    <w:rsid w:val="4D3363AC"/>
    <w:rsid w:val="4D4B1133"/>
    <w:rsid w:val="4D64F58E"/>
    <w:rsid w:val="4D65D35A"/>
    <w:rsid w:val="4D6C14F6"/>
    <w:rsid w:val="4D6FCDB3"/>
    <w:rsid w:val="4D71AD96"/>
    <w:rsid w:val="4D7532FB"/>
    <w:rsid w:val="4D7AE6DE"/>
    <w:rsid w:val="4D845E53"/>
    <w:rsid w:val="4D8A7478"/>
    <w:rsid w:val="4D8C93A8"/>
    <w:rsid w:val="4D8CA172"/>
    <w:rsid w:val="4DA14CAE"/>
    <w:rsid w:val="4DAB5B4E"/>
    <w:rsid w:val="4DBF24AA"/>
    <w:rsid w:val="4DC23B93"/>
    <w:rsid w:val="4DC68D5B"/>
    <w:rsid w:val="4DD4FE2F"/>
    <w:rsid w:val="4DDF16B9"/>
    <w:rsid w:val="4DE13F72"/>
    <w:rsid w:val="4DE4AC26"/>
    <w:rsid w:val="4DE77D8E"/>
    <w:rsid w:val="4DEBD106"/>
    <w:rsid w:val="4DED68C6"/>
    <w:rsid w:val="4E0099FC"/>
    <w:rsid w:val="4E0BB03D"/>
    <w:rsid w:val="4E11AD48"/>
    <w:rsid w:val="4E200911"/>
    <w:rsid w:val="4E2B2AB6"/>
    <w:rsid w:val="4E2C317D"/>
    <w:rsid w:val="4E2F27DA"/>
    <w:rsid w:val="4E491036"/>
    <w:rsid w:val="4E6643B3"/>
    <w:rsid w:val="4E68FB49"/>
    <w:rsid w:val="4E6E5A84"/>
    <w:rsid w:val="4E700CDF"/>
    <w:rsid w:val="4E9277D3"/>
    <w:rsid w:val="4E9CF700"/>
    <w:rsid w:val="4EA0FE4D"/>
    <w:rsid w:val="4EA718BD"/>
    <w:rsid w:val="4EC2446B"/>
    <w:rsid w:val="4EC5202A"/>
    <w:rsid w:val="4ECBF2FC"/>
    <w:rsid w:val="4ECC0B73"/>
    <w:rsid w:val="4ED35995"/>
    <w:rsid w:val="4ED553EC"/>
    <w:rsid w:val="4ED9CC60"/>
    <w:rsid w:val="4EEAA866"/>
    <w:rsid w:val="4F0D7C19"/>
    <w:rsid w:val="4F0E9A0B"/>
    <w:rsid w:val="4F0F244B"/>
    <w:rsid w:val="4F111870"/>
    <w:rsid w:val="4F11F7B3"/>
    <w:rsid w:val="4F14CD8C"/>
    <w:rsid w:val="4F1C9821"/>
    <w:rsid w:val="4F1CEE75"/>
    <w:rsid w:val="4F1F3842"/>
    <w:rsid w:val="4F21E1E6"/>
    <w:rsid w:val="4F2B2701"/>
    <w:rsid w:val="4F2EFAFF"/>
    <w:rsid w:val="4F3C2DA6"/>
    <w:rsid w:val="4F3FD6B1"/>
    <w:rsid w:val="4F51854D"/>
    <w:rsid w:val="4F528E8C"/>
    <w:rsid w:val="4F52E12E"/>
    <w:rsid w:val="4F5C13AA"/>
    <w:rsid w:val="4F6848CE"/>
    <w:rsid w:val="4F722193"/>
    <w:rsid w:val="4F752E3C"/>
    <w:rsid w:val="4F7CB73B"/>
    <w:rsid w:val="4F87D85D"/>
    <w:rsid w:val="4F9107BD"/>
    <w:rsid w:val="4F991E6B"/>
    <w:rsid w:val="4FA145E0"/>
    <w:rsid w:val="4FB1E46F"/>
    <w:rsid w:val="4FB4673D"/>
    <w:rsid w:val="4FC02571"/>
    <w:rsid w:val="4FCF6EF6"/>
    <w:rsid w:val="4FD20AA1"/>
    <w:rsid w:val="4FDACF52"/>
    <w:rsid w:val="4FDE0589"/>
    <w:rsid w:val="4FF3806E"/>
    <w:rsid w:val="4FFE43A2"/>
    <w:rsid w:val="50025B84"/>
    <w:rsid w:val="5007C5A3"/>
    <w:rsid w:val="50141C1F"/>
    <w:rsid w:val="5029CF99"/>
    <w:rsid w:val="502DB69E"/>
    <w:rsid w:val="5030ABCA"/>
    <w:rsid w:val="5038BD2B"/>
    <w:rsid w:val="503C838F"/>
    <w:rsid w:val="503F49B4"/>
    <w:rsid w:val="504B8D9A"/>
    <w:rsid w:val="5050058B"/>
    <w:rsid w:val="5050491A"/>
    <w:rsid w:val="50529C48"/>
    <w:rsid w:val="50545FCB"/>
    <w:rsid w:val="5060808E"/>
    <w:rsid w:val="507E2AE0"/>
    <w:rsid w:val="509B4157"/>
    <w:rsid w:val="509D636E"/>
    <w:rsid w:val="50AF8475"/>
    <w:rsid w:val="50BB368C"/>
    <w:rsid w:val="50BE0916"/>
    <w:rsid w:val="50C2EB0C"/>
    <w:rsid w:val="50CDFAA6"/>
    <w:rsid w:val="50CE8962"/>
    <w:rsid w:val="50D5C7DF"/>
    <w:rsid w:val="50DFDDE9"/>
    <w:rsid w:val="50EB24BF"/>
    <w:rsid w:val="50F0D3A2"/>
    <w:rsid w:val="5106207E"/>
    <w:rsid w:val="510CA040"/>
    <w:rsid w:val="5112C155"/>
    <w:rsid w:val="51339A82"/>
    <w:rsid w:val="5135D855"/>
    <w:rsid w:val="515DD54A"/>
    <w:rsid w:val="5162C72D"/>
    <w:rsid w:val="51676043"/>
    <w:rsid w:val="516C5D8A"/>
    <w:rsid w:val="516E8128"/>
    <w:rsid w:val="51961203"/>
    <w:rsid w:val="519CD8E8"/>
    <w:rsid w:val="51A0CBD1"/>
    <w:rsid w:val="51A90A45"/>
    <w:rsid w:val="51B296ED"/>
    <w:rsid w:val="51C7ADC3"/>
    <w:rsid w:val="51D01222"/>
    <w:rsid w:val="51D1AA2A"/>
    <w:rsid w:val="51D2E642"/>
    <w:rsid w:val="51D44630"/>
    <w:rsid w:val="51F0ED4D"/>
    <w:rsid w:val="52054C4C"/>
    <w:rsid w:val="52083B62"/>
    <w:rsid w:val="5210A239"/>
    <w:rsid w:val="5223B5BB"/>
    <w:rsid w:val="522C9E90"/>
    <w:rsid w:val="522FE0B2"/>
    <w:rsid w:val="52327694"/>
    <w:rsid w:val="5237893C"/>
    <w:rsid w:val="5248C011"/>
    <w:rsid w:val="5251A35C"/>
    <w:rsid w:val="52577275"/>
    <w:rsid w:val="525B6E28"/>
    <w:rsid w:val="525E96C2"/>
    <w:rsid w:val="5261039C"/>
    <w:rsid w:val="5262B28A"/>
    <w:rsid w:val="526357E7"/>
    <w:rsid w:val="526AC7AE"/>
    <w:rsid w:val="526EE19F"/>
    <w:rsid w:val="5270FF9D"/>
    <w:rsid w:val="52718F1E"/>
    <w:rsid w:val="5278B36E"/>
    <w:rsid w:val="5281D662"/>
    <w:rsid w:val="52858CA3"/>
    <w:rsid w:val="529051C6"/>
    <w:rsid w:val="5293E12F"/>
    <w:rsid w:val="5298ED05"/>
    <w:rsid w:val="529E24E4"/>
    <w:rsid w:val="52A0E356"/>
    <w:rsid w:val="52A4067A"/>
    <w:rsid w:val="52AF3127"/>
    <w:rsid w:val="52B359AC"/>
    <w:rsid w:val="52BE194D"/>
    <w:rsid w:val="52BE2DB6"/>
    <w:rsid w:val="52CF8A52"/>
    <w:rsid w:val="52D6322B"/>
    <w:rsid w:val="52DAE489"/>
    <w:rsid w:val="52DD627C"/>
    <w:rsid w:val="52E3051A"/>
    <w:rsid w:val="52E41CFB"/>
    <w:rsid w:val="52E41D39"/>
    <w:rsid w:val="52E9E444"/>
    <w:rsid w:val="52F5F80C"/>
    <w:rsid w:val="52FEDAF6"/>
    <w:rsid w:val="53020F5B"/>
    <w:rsid w:val="53027818"/>
    <w:rsid w:val="530CF441"/>
    <w:rsid w:val="530F5C20"/>
    <w:rsid w:val="531A97B5"/>
    <w:rsid w:val="5321270F"/>
    <w:rsid w:val="532B86F1"/>
    <w:rsid w:val="53302729"/>
    <w:rsid w:val="5331F342"/>
    <w:rsid w:val="533D1FB6"/>
    <w:rsid w:val="53455E97"/>
    <w:rsid w:val="5346F040"/>
    <w:rsid w:val="5348A2F1"/>
    <w:rsid w:val="535A33EB"/>
    <w:rsid w:val="535DCC29"/>
    <w:rsid w:val="536942BB"/>
    <w:rsid w:val="536C1738"/>
    <w:rsid w:val="5371BA72"/>
    <w:rsid w:val="537AB39A"/>
    <w:rsid w:val="5389FADE"/>
    <w:rsid w:val="538E812A"/>
    <w:rsid w:val="539F274E"/>
    <w:rsid w:val="53A7EDEC"/>
    <w:rsid w:val="53B062A6"/>
    <w:rsid w:val="53B8B66C"/>
    <w:rsid w:val="53C06E56"/>
    <w:rsid w:val="53C3404D"/>
    <w:rsid w:val="53C4937E"/>
    <w:rsid w:val="53C5B6BF"/>
    <w:rsid w:val="53D2303E"/>
    <w:rsid w:val="53D5D53A"/>
    <w:rsid w:val="53D6EC6A"/>
    <w:rsid w:val="53DE84D6"/>
    <w:rsid w:val="53E145D3"/>
    <w:rsid w:val="53E4FA62"/>
    <w:rsid w:val="53E74F90"/>
    <w:rsid w:val="540D7E6B"/>
    <w:rsid w:val="541D63C5"/>
    <w:rsid w:val="54244ED8"/>
    <w:rsid w:val="54285789"/>
    <w:rsid w:val="542B43C5"/>
    <w:rsid w:val="5437825A"/>
    <w:rsid w:val="5438025D"/>
    <w:rsid w:val="5446E828"/>
    <w:rsid w:val="544AED06"/>
    <w:rsid w:val="544CDC57"/>
    <w:rsid w:val="544EE0A8"/>
    <w:rsid w:val="54528596"/>
    <w:rsid w:val="5453FA49"/>
    <w:rsid w:val="5456114B"/>
    <w:rsid w:val="545BB7C8"/>
    <w:rsid w:val="54828188"/>
    <w:rsid w:val="5488774B"/>
    <w:rsid w:val="54895A87"/>
    <w:rsid w:val="5492EEC9"/>
    <w:rsid w:val="54979AB5"/>
    <w:rsid w:val="549E2DAF"/>
    <w:rsid w:val="54A3CE36"/>
    <w:rsid w:val="54A5EC45"/>
    <w:rsid w:val="54A8AA79"/>
    <w:rsid w:val="54A91A55"/>
    <w:rsid w:val="54AE504C"/>
    <w:rsid w:val="54B43131"/>
    <w:rsid w:val="54C1972F"/>
    <w:rsid w:val="54C2B36F"/>
    <w:rsid w:val="54CA09BB"/>
    <w:rsid w:val="54D4F051"/>
    <w:rsid w:val="54DC515E"/>
    <w:rsid w:val="54F50659"/>
    <w:rsid w:val="54FC526D"/>
    <w:rsid w:val="5505C133"/>
    <w:rsid w:val="550968CE"/>
    <w:rsid w:val="550CE645"/>
    <w:rsid w:val="5517FBCE"/>
    <w:rsid w:val="55198AC1"/>
    <w:rsid w:val="55228DE4"/>
    <w:rsid w:val="5529E770"/>
    <w:rsid w:val="552BCE8D"/>
    <w:rsid w:val="55316BF1"/>
    <w:rsid w:val="55355A3E"/>
    <w:rsid w:val="553ECF31"/>
    <w:rsid w:val="5541E1DC"/>
    <w:rsid w:val="554556F6"/>
    <w:rsid w:val="555DF6AF"/>
    <w:rsid w:val="55678618"/>
    <w:rsid w:val="556CACE6"/>
    <w:rsid w:val="556ED303"/>
    <w:rsid w:val="55704A9B"/>
    <w:rsid w:val="55734A64"/>
    <w:rsid w:val="55765FB9"/>
    <w:rsid w:val="557FA61F"/>
    <w:rsid w:val="5585B234"/>
    <w:rsid w:val="55875A04"/>
    <w:rsid w:val="558E07A1"/>
    <w:rsid w:val="558EE542"/>
    <w:rsid w:val="5599FAE4"/>
    <w:rsid w:val="55A06609"/>
    <w:rsid w:val="55A718D5"/>
    <w:rsid w:val="55A8B25A"/>
    <w:rsid w:val="55ACFB7B"/>
    <w:rsid w:val="55ADF8F9"/>
    <w:rsid w:val="55B1CE81"/>
    <w:rsid w:val="55BA5E4D"/>
    <w:rsid w:val="55CC0570"/>
    <w:rsid w:val="55D9408F"/>
    <w:rsid w:val="55F7D0E8"/>
    <w:rsid w:val="55FB6A00"/>
    <w:rsid w:val="5606FE65"/>
    <w:rsid w:val="5638121F"/>
    <w:rsid w:val="5639839C"/>
    <w:rsid w:val="5645C9E4"/>
    <w:rsid w:val="5645EF91"/>
    <w:rsid w:val="56475EBC"/>
    <w:rsid w:val="56517F23"/>
    <w:rsid w:val="5651C25E"/>
    <w:rsid w:val="565C3D92"/>
    <w:rsid w:val="56647EDC"/>
    <w:rsid w:val="566781CF"/>
    <w:rsid w:val="567CDE36"/>
    <w:rsid w:val="56893D6E"/>
    <w:rsid w:val="5689CB44"/>
    <w:rsid w:val="568A593F"/>
    <w:rsid w:val="568B214A"/>
    <w:rsid w:val="569C5365"/>
    <w:rsid w:val="56A0A87E"/>
    <w:rsid w:val="56A5E5F1"/>
    <w:rsid w:val="56AAE4A1"/>
    <w:rsid w:val="56B08869"/>
    <w:rsid w:val="56B5AE55"/>
    <w:rsid w:val="56B7BB8D"/>
    <w:rsid w:val="56C0A1CE"/>
    <w:rsid w:val="56CCCD88"/>
    <w:rsid w:val="56D7BCB8"/>
    <w:rsid w:val="56DFE00D"/>
    <w:rsid w:val="56E359A6"/>
    <w:rsid w:val="56ED82E7"/>
    <w:rsid w:val="56EE530D"/>
    <w:rsid w:val="56EEA17B"/>
    <w:rsid w:val="56F996D2"/>
    <w:rsid w:val="57008C5C"/>
    <w:rsid w:val="570BF9D4"/>
    <w:rsid w:val="570D37C1"/>
    <w:rsid w:val="57152B6C"/>
    <w:rsid w:val="5718BD2D"/>
    <w:rsid w:val="57196417"/>
    <w:rsid w:val="571ABAA7"/>
    <w:rsid w:val="571E9A96"/>
    <w:rsid w:val="573D674A"/>
    <w:rsid w:val="573F83C6"/>
    <w:rsid w:val="5741D495"/>
    <w:rsid w:val="574D022E"/>
    <w:rsid w:val="57549D0C"/>
    <w:rsid w:val="5755E730"/>
    <w:rsid w:val="575995DE"/>
    <w:rsid w:val="5759DAEE"/>
    <w:rsid w:val="575B7FB1"/>
    <w:rsid w:val="575CC281"/>
    <w:rsid w:val="576598AA"/>
    <w:rsid w:val="576ED84A"/>
    <w:rsid w:val="5783744A"/>
    <w:rsid w:val="578EA974"/>
    <w:rsid w:val="578EF0DC"/>
    <w:rsid w:val="5790BAEB"/>
    <w:rsid w:val="579A9295"/>
    <w:rsid w:val="57A6B870"/>
    <w:rsid w:val="57A9F967"/>
    <w:rsid w:val="57AB3D4D"/>
    <w:rsid w:val="57AD248B"/>
    <w:rsid w:val="57B961A7"/>
    <w:rsid w:val="57BAD0D3"/>
    <w:rsid w:val="57C1036A"/>
    <w:rsid w:val="57D7D850"/>
    <w:rsid w:val="57ED2CE1"/>
    <w:rsid w:val="57EF184D"/>
    <w:rsid w:val="57F1345C"/>
    <w:rsid w:val="57F584A2"/>
    <w:rsid w:val="57FC2C4B"/>
    <w:rsid w:val="57FD4051"/>
    <w:rsid w:val="57FE9EFA"/>
    <w:rsid w:val="58239E61"/>
    <w:rsid w:val="582ACC61"/>
    <w:rsid w:val="582B7373"/>
    <w:rsid w:val="5836FE68"/>
    <w:rsid w:val="583D04A8"/>
    <w:rsid w:val="583F684E"/>
    <w:rsid w:val="5846AAEA"/>
    <w:rsid w:val="58521C3A"/>
    <w:rsid w:val="585292EB"/>
    <w:rsid w:val="5853DE01"/>
    <w:rsid w:val="586994F8"/>
    <w:rsid w:val="5872DAB7"/>
    <w:rsid w:val="587768EC"/>
    <w:rsid w:val="58788137"/>
    <w:rsid w:val="587F9438"/>
    <w:rsid w:val="58876E74"/>
    <w:rsid w:val="589742E1"/>
    <w:rsid w:val="58996CB7"/>
    <w:rsid w:val="589AAF17"/>
    <w:rsid w:val="58AAA3EB"/>
    <w:rsid w:val="58ABFAEA"/>
    <w:rsid w:val="58B6945A"/>
    <w:rsid w:val="58B6C4D0"/>
    <w:rsid w:val="58D122B0"/>
    <w:rsid w:val="58D14DEE"/>
    <w:rsid w:val="58D25511"/>
    <w:rsid w:val="58D760EF"/>
    <w:rsid w:val="58D90C72"/>
    <w:rsid w:val="58DD4E9F"/>
    <w:rsid w:val="58DF0B1D"/>
    <w:rsid w:val="58E655D6"/>
    <w:rsid w:val="58ED56FC"/>
    <w:rsid w:val="58EFE133"/>
    <w:rsid w:val="58F1CB3C"/>
    <w:rsid w:val="58F41CCE"/>
    <w:rsid w:val="58F6CDB4"/>
    <w:rsid w:val="58FB86C8"/>
    <w:rsid w:val="5901C9FA"/>
    <w:rsid w:val="590A6266"/>
    <w:rsid w:val="590A6832"/>
    <w:rsid w:val="590A71BF"/>
    <w:rsid w:val="59125036"/>
    <w:rsid w:val="5919A354"/>
    <w:rsid w:val="591F27F8"/>
    <w:rsid w:val="59224FE8"/>
    <w:rsid w:val="592334D8"/>
    <w:rsid w:val="592B1E73"/>
    <w:rsid w:val="592BE6CB"/>
    <w:rsid w:val="592EA70A"/>
    <w:rsid w:val="5938E12A"/>
    <w:rsid w:val="593D451C"/>
    <w:rsid w:val="595056A3"/>
    <w:rsid w:val="5953A1D9"/>
    <w:rsid w:val="59555A55"/>
    <w:rsid w:val="5962EDC4"/>
    <w:rsid w:val="596AA0A2"/>
    <w:rsid w:val="59743DFD"/>
    <w:rsid w:val="5979240E"/>
    <w:rsid w:val="597D2A89"/>
    <w:rsid w:val="5980B652"/>
    <w:rsid w:val="59829CA5"/>
    <w:rsid w:val="5988154B"/>
    <w:rsid w:val="598AC593"/>
    <w:rsid w:val="598BCBDC"/>
    <w:rsid w:val="598DBC92"/>
    <w:rsid w:val="599CA035"/>
    <w:rsid w:val="599FCA1E"/>
    <w:rsid w:val="59BB239D"/>
    <w:rsid w:val="59BBD4D3"/>
    <w:rsid w:val="59BD68F6"/>
    <w:rsid w:val="59C88A4D"/>
    <w:rsid w:val="5A0006FB"/>
    <w:rsid w:val="5A01534B"/>
    <w:rsid w:val="5A02F8DF"/>
    <w:rsid w:val="5A0FFB1E"/>
    <w:rsid w:val="5A11DB77"/>
    <w:rsid w:val="5A1E0367"/>
    <w:rsid w:val="5A29A343"/>
    <w:rsid w:val="5A32A1BF"/>
    <w:rsid w:val="5A32CCA8"/>
    <w:rsid w:val="5A5DFA08"/>
    <w:rsid w:val="5A6299B5"/>
    <w:rsid w:val="5A745B77"/>
    <w:rsid w:val="5A747BB7"/>
    <w:rsid w:val="5A77942E"/>
    <w:rsid w:val="5A8117E2"/>
    <w:rsid w:val="5A823B27"/>
    <w:rsid w:val="5A89E816"/>
    <w:rsid w:val="5A8CF1C3"/>
    <w:rsid w:val="5A939D21"/>
    <w:rsid w:val="5A9B565B"/>
    <w:rsid w:val="5A9B80C6"/>
    <w:rsid w:val="5A9C67E9"/>
    <w:rsid w:val="5AADB850"/>
    <w:rsid w:val="5ABB6697"/>
    <w:rsid w:val="5ABC9214"/>
    <w:rsid w:val="5AC3A391"/>
    <w:rsid w:val="5AC7BC91"/>
    <w:rsid w:val="5AD9D80F"/>
    <w:rsid w:val="5AE14176"/>
    <w:rsid w:val="5AEB1752"/>
    <w:rsid w:val="5AEB81B4"/>
    <w:rsid w:val="5AEDBC50"/>
    <w:rsid w:val="5AF0E79E"/>
    <w:rsid w:val="5AF93A6C"/>
    <w:rsid w:val="5AFFD586"/>
    <w:rsid w:val="5B12799F"/>
    <w:rsid w:val="5B1E9F42"/>
    <w:rsid w:val="5B26A0D0"/>
    <w:rsid w:val="5B29C3C3"/>
    <w:rsid w:val="5B3567FB"/>
    <w:rsid w:val="5B373C7B"/>
    <w:rsid w:val="5B428B6E"/>
    <w:rsid w:val="5B43DC03"/>
    <w:rsid w:val="5B4FFFB7"/>
    <w:rsid w:val="5B5C4B17"/>
    <w:rsid w:val="5B64D1ED"/>
    <w:rsid w:val="5B7B2ABD"/>
    <w:rsid w:val="5B7F40F3"/>
    <w:rsid w:val="5BAB3346"/>
    <w:rsid w:val="5BACEBFD"/>
    <w:rsid w:val="5BAF29DC"/>
    <w:rsid w:val="5BAFF5DE"/>
    <w:rsid w:val="5BB31DA6"/>
    <w:rsid w:val="5BC736A7"/>
    <w:rsid w:val="5BCFE7A5"/>
    <w:rsid w:val="5BD39E1D"/>
    <w:rsid w:val="5BDA2EB6"/>
    <w:rsid w:val="5BDFAB27"/>
    <w:rsid w:val="5BF693A4"/>
    <w:rsid w:val="5C00E847"/>
    <w:rsid w:val="5C026D81"/>
    <w:rsid w:val="5C0507B5"/>
    <w:rsid w:val="5C06BE36"/>
    <w:rsid w:val="5C101AEE"/>
    <w:rsid w:val="5C16E287"/>
    <w:rsid w:val="5C199585"/>
    <w:rsid w:val="5C23DB7F"/>
    <w:rsid w:val="5C25B772"/>
    <w:rsid w:val="5C25E882"/>
    <w:rsid w:val="5C2660BF"/>
    <w:rsid w:val="5C268AA5"/>
    <w:rsid w:val="5C33BF57"/>
    <w:rsid w:val="5C3504AE"/>
    <w:rsid w:val="5C3AE7AD"/>
    <w:rsid w:val="5C3E9329"/>
    <w:rsid w:val="5C3F2E42"/>
    <w:rsid w:val="5C453620"/>
    <w:rsid w:val="5C46EED2"/>
    <w:rsid w:val="5C4D5DB1"/>
    <w:rsid w:val="5C57EA9A"/>
    <w:rsid w:val="5C651AA4"/>
    <w:rsid w:val="5C6F448B"/>
    <w:rsid w:val="5C7823A2"/>
    <w:rsid w:val="5C783A73"/>
    <w:rsid w:val="5C7BD5B4"/>
    <w:rsid w:val="5C7D3DB7"/>
    <w:rsid w:val="5C7E55E2"/>
    <w:rsid w:val="5CAC6C7B"/>
    <w:rsid w:val="5CAE6D74"/>
    <w:rsid w:val="5CB0CC42"/>
    <w:rsid w:val="5CB39108"/>
    <w:rsid w:val="5CB7C754"/>
    <w:rsid w:val="5CBF6B6B"/>
    <w:rsid w:val="5CBF803E"/>
    <w:rsid w:val="5CCF4C6C"/>
    <w:rsid w:val="5CDFC82C"/>
    <w:rsid w:val="5CEA6756"/>
    <w:rsid w:val="5CEDF9B0"/>
    <w:rsid w:val="5CF08580"/>
    <w:rsid w:val="5CF41CC6"/>
    <w:rsid w:val="5CFCA350"/>
    <w:rsid w:val="5D081D4F"/>
    <w:rsid w:val="5D093F5D"/>
    <w:rsid w:val="5D172A0B"/>
    <w:rsid w:val="5D1ABD50"/>
    <w:rsid w:val="5D244474"/>
    <w:rsid w:val="5D2BED62"/>
    <w:rsid w:val="5D3670BB"/>
    <w:rsid w:val="5D377618"/>
    <w:rsid w:val="5D3FCF3D"/>
    <w:rsid w:val="5D4A8AE5"/>
    <w:rsid w:val="5D54BD38"/>
    <w:rsid w:val="5D5C6865"/>
    <w:rsid w:val="5D605F7E"/>
    <w:rsid w:val="5D7464D5"/>
    <w:rsid w:val="5D857751"/>
    <w:rsid w:val="5D959440"/>
    <w:rsid w:val="5D9B5061"/>
    <w:rsid w:val="5D9FB903"/>
    <w:rsid w:val="5DAE7135"/>
    <w:rsid w:val="5DB8CA58"/>
    <w:rsid w:val="5DBFAA63"/>
    <w:rsid w:val="5DC34ECF"/>
    <w:rsid w:val="5DDCF1F9"/>
    <w:rsid w:val="5DE4F037"/>
    <w:rsid w:val="5DEB05D0"/>
    <w:rsid w:val="5DED3818"/>
    <w:rsid w:val="5DF12420"/>
    <w:rsid w:val="5DF57E24"/>
    <w:rsid w:val="5DF8EB0E"/>
    <w:rsid w:val="5DF96119"/>
    <w:rsid w:val="5E05F778"/>
    <w:rsid w:val="5E1047EB"/>
    <w:rsid w:val="5E104966"/>
    <w:rsid w:val="5E1CBA01"/>
    <w:rsid w:val="5E20D422"/>
    <w:rsid w:val="5E226EFB"/>
    <w:rsid w:val="5E2995B1"/>
    <w:rsid w:val="5E2FC8E1"/>
    <w:rsid w:val="5E2FE491"/>
    <w:rsid w:val="5E33DF2F"/>
    <w:rsid w:val="5E535ADB"/>
    <w:rsid w:val="5E5640BB"/>
    <w:rsid w:val="5E61B6DC"/>
    <w:rsid w:val="5E696244"/>
    <w:rsid w:val="5E7693B3"/>
    <w:rsid w:val="5E7D260F"/>
    <w:rsid w:val="5E811721"/>
    <w:rsid w:val="5E834D7E"/>
    <w:rsid w:val="5E8F5229"/>
    <w:rsid w:val="5E9A009E"/>
    <w:rsid w:val="5E9ABF05"/>
    <w:rsid w:val="5E9B1233"/>
    <w:rsid w:val="5EAD657C"/>
    <w:rsid w:val="5EB325D0"/>
    <w:rsid w:val="5EB3B650"/>
    <w:rsid w:val="5EB72858"/>
    <w:rsid w:val="5EBEE382"/>
    <w:rsid w:val="5EC39D57"/>
    <w:rsid w:val="5EC3A8DE"/>
    <w:rsid w:val="5EC40C58"/>
    <w:rsid w:val="5EDE4D48"/>
    <w:rsid w:val="5EE1A0E9"/>
    <w:rsid w:val="5EE85364"/>
    <w:rsid w:val="5EF24B28"/>
    <w:rsid w:val="5EF3DAC3"/>
    <w:rsid w:val="5EF7C52C"/>
    <w:rsid w:val="5EF90342"/>
    <w:rsid w:val="5EFC8692"/>
    <w:rsid w:val="5EFD1712"/>
    <w:rsid w:val="5F005D35"/>
    <w:rsid w:val="5F040A77"/>
    <w:rsid w:val="5F12AEF7"/>
    <w:rsid w:val="5F15D2AE"/>
    <w:rsid w:val="5F22A48C"/>
    <w:rsid w:val="5F26176B"/>
    <w:rsid w:val="5F284D46"/>
    <w:rsid w:val="5F301317"/>
    <w:rsid w:val="5F3D2BFC"/>
    <w:rsid w:val="5F4888C8"/>
    <w:rsid w:val="5F497349"/>
    <w:rsid w:val="5F57753B"/>
    <w:rsid w:val="5F57B43F"/>
    <w:rsid w:val="5F594483"/>
    <w:rsid w:val="5F60AD22"/>
    <w:rsid w:val="5F635B37"/>
    <w:rsid w:val="5F68DFF6"/>
    <w:rsid w:val="5F6EB619"/>
    <w:rsid w:val="5F746FBA"/>
    <w:rsid w:val="5F7CEB39"/>
    <w:rsid w:val="5F7F97DA"/>
    <w:rsid w:val="5F7FA81E"/>
    <w:rsid w:val="5F825CD5"/>
    <w:rsid w:val="5F889991"/>
    <w:rsid w:val="5F94B863"/>
    <w:rsid w:val="5F9880C3"/>
    <w:rsid w:val="5F9D06D0"/>
    <w:rsid w:val="5FA35894"/>
    <w:rsid w:val="5FB85715"/>
    <w:rsid w:val="5FCC807A"/>
    <w:rsid w:val="5FD60A50"/>
    <w:rsid w:val="5FD66234"/>
    <w:rsid w:val="5FDCA5BA"/>
    <w:rsid w:val="5FDCDAFB"/>
    <w:rsid w:val="5FE01B69"/>
    <w:rsid w:val="5FE2E1A9"/>
    <w:rsid w:val="5FE8D256"/>
    <w:rsid w:val="5FEEDB3A"/>
    <w:rsid w:val="5FFB9D4E"/>
    <w:rsid w:val="5FFDC1C3"/>
    <w:rsid w:val="6006C204"/>
    <w:rsid w:val="60096C44"/>
    <w:rsid w:val="60125196"/>
    <w:rsid w:val="601A132C"/>
    <w:rsid w:val="601BC1AA"/>
    <w:rsid w:val="602DFC4B"/>
    <w:rsid w:val="60453B06"/>
    <w:rsid w:val="605E2FF6"/>
    <w:rsid w:val="6069208D"/>
    <w:rsid w:val="607072AD"/>
    <w:rsid w:val="6073CABB"/>
    <w:rsid w:val="6076F631"/>
    <w:rsid w:val="607FE8EF"/>
    <w:rsid w:val="60800756"/>
    <w:rsid w:val="6089DE8C"/>
    <w:rsid w:val="608DA688"/>
    <w:rsid w:val="608E388F"/>
    <w:rsid w:val="609C0518"/>
    <w:rsid w:val="60B685E5"/>
    <w:rsid w:val="60CEFF1A"/>
    <w:rsid w:val="60D131FC"/>
    <w:rsid w:val="60D7BF3F"/>
    <w:rsid w:val="60E29D2D"/>
    <w:rsid w:val="60E7EAC6"/>
    <w:rsid w:val="60ECD67E"/>
    <w:rsid w:val="60FC2F6B"/>
    <w:rsid w:val="61012439"/>
    <w:rsid w:val="6103401D"/>
    <w:rsid w:val="61048633"/>
    <w:rsid w:val="61075AF7"/>
    <w:rsid w:val="610785AC"/>
    <w:rsid w:val="6107E198"/>
    <w:rsid w:val="6107F790"/>
    <w:rsid w:val="61093821"/>
    <w:rsid w:val="610C0513"/>
    <w:rsid w:val="611B0B88"/>
    <w:rsid w:val="61242ADE"/>
    <w:rsid w:val="612A9A3E"/>
    <w:rsid w:val="612E9978"/>
    <w:rsid w:val="61383C48"/>
    <w:rsid w:val="614C2C24"/>
    <w:rsid w:val="615828AE"/>
    <w:rsid w:val="61597956"/>
    <w:rsid w:val="616A8F85"/>
    <w:rsid w:val="616E8B37"/>
    <w:rsid w:val="618A3A4C"/>
    <w:rsid w:val="61A04CE4"/>
    <w:rsid w:val="61AAE54B"/>
    <w:rsid w:val="61ACFE0B"/>
    <w:rsid w:val="61B0DD60"/>
    <w:rsid w:val="61B6B6B0"/>
    <w:rsid w:val="61C0F0F1"/>
    <w:rsid w:val="61C51B6D"/>
    <w:rsid w:val="61CAB4AC"/>
    <w:rsid w:val="61DEE3FE"/>
    <w:rsid w:val="61E3E9B4"/>
    <w:rsid w:val="61E3F064"/>
    <w:rsid w:val="61E7B33D"/>
    <w:rsid w:val="61EB0439"/>
    <w:rsid w:val="61F72E6C"/>
    <w:rsid w:val="61FE6A40"/>
    <w:rsid w:val="620F34DB"/>
    <w:rsid w:val="62104861"/>
    <w:rsid w:val="6210ED23"/>
    <w:rsid w:val="62122C59"/>
    <w:rsid w:val="622BE722"/>
    <w:rsid w:val="622BFBF9"/>
    <w:rsid w:val="622FACF4"/>
    <w:rsid w:val="6249579F"/>
    <w:rsid w:val="62559CA3"/>
    <w:rsid w:val="62647095"/>
    <w:rsid w:val="62742714"/>
    <w:rsid w:val="6280D2C8"/>
    <w:rsid w:val="628919A2"/>
    <w:rsid w:val="62A89672"/>
    <w:rsid w:val="62ABD523"/>
    <w:rsid w:val="62B3BD79"/>
    <w:rsid w:val="62CB6647"/>
    <w:rsid w:val="62CE9B0F"/>
    <w:rsid w:val="62DD5FEB"/>
    <w:rsid w:val="62DDB117"/>
    <w:rsid w:val="62E04C81"/>
    <w:rsid w:val="62E378AA"/>
    <w:rsid w:val="62E93101"/>
    <w:rsid w:val="62F9BB80"/>
    <w:rsid w:val="62FCD48C"/>
    <w:rsid w:val="63156CFA"/>
    <w:rsid w:val="63214267"/>
    <w:rsid w:val="6321F1E2"/>
    <w:rsid w:val="6325E6C2"/>
    <w:rsid w:val="633C728D"/>
    <w:rsid w:val="6341F243"/>
    <w:rsid w:val="6361A08E"/>
    <w:rsid w:val="636806DE"/>
    <w:rsid w:val="638C3C3E"/>
    <w:rsid w:val="638D8B43"/>
    <w:rsid w:val="63909F0D"/>
    <w:rsid w:val="6395155D"/>
    <w:rsid w:val="639EDD9B"/>
    <w:rsid w:val="63A0FB87"/>
    <w:rsid w:val="63ABB807"/>
    <w:rsid w:val="63BBD061"/>
    <w:rsid w:val="63C14F07"/>
    <w:rsid w:val="63CC605D"/>
    <w:rsid w:val="63D4DE66"/>
    <w:rsid w:val="63E1EC5D"/>
    <w:rsid w:val="63F76D84"/>
    <w:rsid w:val="63FD5D0C"/>
    <w:rsid w:val="640951A1"/>
    <w:rsid w:val="64115693"/>
    <w:rsid w:val="641A4352"/>
    <w:rsid w:val="64213726"/>
    <w:rsid w:val="6421E01F"/>
    <w:rsid w:val="6428386B"/>
    <w:rsid w:val="6428EA89"/>
    <w:rsid w:val="6437197C"/>
    <w:rsid w:val="64385C85"/>
    <w:rsid w:val="643C46F9"/>
    <w:rsid w:val="644C3BEC"/>
    <w:rsid w:val="644F633F"/>
    <w:rsid w:val="64539667"/>
    <w:rsid w:val="645CADF2"/>
    <w:rsid w:val="6464A2CF"/>
    <w:rsid w:val="646B3DE0"/>
    <w:rsid w:val="646F7BF0"/>
    <w:rsid w:val="64765EE6"/>
    <w:rsid w:val="6477B8D8"/>
    <w:rsid w:val="647CA434"/>
    <w:rsid w:val="647E3890"/>
    <w:rsid w:val="64832552"/>
    <w:rsid w:val="6484BB31"/>
    <w:rsid w:val="648CBCBE"/>
    <w:rsid w:val="64A6525F"/>
    <w:rsid w:val="64C7BC13"/>
    <w:rsid w:val="64CF4961"/>
    <w:rsid w:val="64EED789"/>
    <w:rsid w:val="64F72C3A"/>
    <w:rsid w:val="64FCD6FF"/>
    <w:rsid w:val="64FDAD24"/>
    <w:rsid w:val="6501F7AF"/>
    <w:rsid w:val="65027D16"/>
    <w:rsid w:val="6507DD9D"/>
    <w:rsid w:val="650EB866"/>
    <w:rsid w:val="65125467"/>
    <w:rsid w:val="6514EC5A"/>
    <w:rsid w:val="6515B104"/>
    <w:rsid w:val="651B8101"/>
    <w:rsid w:val="651F4202"/>
    <w:rsid w:val="65265FC4"/>
    <w:rsid w:val="652D6AAB"/>
    <w:rsid w:val="654B581C"/>
    <w:rsid w:val="655120BA"/>
    <w:rsid w:val="65544B8F"/>
    <w:rsid w:val="655917EC"/>
    <w:rsid w:val="6562B7B4"/>
    <w:rsid w:val="65696F57"/>
    <w:rsid w:val="65720692"/>
    <w:rsid w:val="6574DE69"/>
    <w:rsid w:val="65814962"/>
    <w:rsid w:val="658700DE"/>
    <w:rsid w:val="6588CAF5"/>
    <w:rsid w:val="659EED4D"/>
    <w:rsid w:val="65A6C226"/>
    <w:rsid w:val="65B4B9E8"/>
    <w:rsid w:val="65BB7B0D"/>
    <w:rsid w:val="65C0AF3C"/>
    <w:rsid w:val="65C6B64C"/>
    <w:rsid w:val="65CD8DED"/>
    <w:rsid w:val="65D0891E"/>
    <w:rsid w:val="65D1BC73"/>
    <w:rsid w:val="65D862A0"/>
    <w:rsid w:val="65D8E4BC"/>
    <w:rsid w:val="65E07F09"/>
    <w:rsid w:val="65E250E4"/>
    <w:rsid w:val="65E290D4"/>
    <w:rsid w:val="65E40CC4"/>
    <w:rsid w:val="65EB977E"/>
    <w:rsid w:val="65EE0F31"/>
    <w:rsid w:val="65F3A5AD"/>
    <w:rsid w:val="65F61505"/>
    <w:rsid w:val="6604AA16"/>
    <w:rsid w:val="66169255"/>
    <w:rsid w:val="661A7151"/>
    <w:rsid w:val="661B5306"/>
    <w:rsid w:val="662376E1"/>
    <w:rsid w:val="663FFD98"/>
    <w:rsid w:val="66564FE4"/>
    <w:rsid w:val="66668977"/>
    <w:rsid w:val="66723C9D"/>
    <w:rsid w:val="667A6727"/>
    <w:rsid w:val="667CA696"/>
    <w:rsid w:val="668BC931"/>
    <w:rsid w:val="6691AC34"/>
    <w:rsid w:val="6694D52F"/>
    <w:rsid w:val="6695E236"/>
    <w:rsid w:val="66962F6D"/>
    <w:rsid w:val="6697503B"/>
    <w:rsid w:val="669A251B"/>
    <w:rsid w:val="66A9ABFF"/>
    <w:rsid w:val="66AAC17E"/>
    <w:rsid w:val="66B41435"/>
    <w:rsid w:val="66BB0C58"/>
    <w:rsid w:val="66BF0251"/>
    <w:rsid w:val="66C02220"/>
    <w:rsid w:val="66C11F18"/>
    <w:rsid w:val="66C31858"/>
    <w:rsid w:val="66C6D79C"/>
    <w:rsid w:val="66CA6087"/>
    <w:rsid w:val="66D2C290"/>
    <w:rsid w:val="66D5200A"/>
    <w:rsid w:val="66DFEE86"/>
    <w:rsid w:val="66F64C17"/>
    <w:rsid w:val="66FDA607"/>
    <w:rsid w:val="670204C4"/>
    <w:rsid w:val="670B2B1D"/>
    <w:rsid w:val="670EEF19"/>
    <w:rsid w:val="6712FDF2"/>
    <w:rsid w:val="6713DB17"/>
    <w:rsid w:val="67228C52"/>
    <w:rsid w:val="6726E9F1"/>
    <w:rsid w:val="6726EBAD"/>
    <w:rsid w:val="672827DD"/>
    <w:rsid w:val="67353CAB"/>
    <w:rsid w:val="67361137"/>
    <w:rsid w:val="673C514A"/>
    <w:rsid w:val="67400890"/>
    <w:rsid w:val="6759D62B"/>
    <w:rsid w:val="67628899"/>
    <w:rsid w:val="676563D6"/>
    <w:rsid w:val="676BB9EC"/>
    <w:rsid w:val="676E0780"/>
    <w:rsid w:val="6787EDB1"/>
    <w:rsid w:val="6788A0D8"/>
    <w:rsid w:val="6792A737"/>
    <w:rsid w:val="679D32FC"/>
    <w:rsid w:val="679E817A"/>
    <w:rsid w:val="67A09174"/>
    <w:rsid w:val="67B27528"/>
    <w:rsid w:val="67B49C98"/>
    <w:rsid w:val="67B83818"/>
    <w:rsid w:val="67D31557"/>
    <w:rsid w:val="67D6EFA1"/>
    <w:rsid w:val="67D97D0B"/>
    <w:rsid w:val="67E6786F"/>
    <w:rsid w:val="67E7C51C"/>
    <w:rsid w:val="67E916DE"/>
    <w:rsid w:val="67EC9BEF"/>
    <w:rsid w:val="67F170FD"/>
    <w:rsid w:val="67F22109"/>
    <w:rsid w:val="67FAC0DF"/>
    <w:rsid w:val="67FD545B"/>
    <w:rsid w:val="67FFF09A"/>
    <w:rsid w:val="6803524F"/>
    <w:rsid w:val="6806AC5A"/>
    <w:rsid w:val="680D7865"/>
    <w:rsid w:val="681A552C"/>
    <w:rsid w:val="681B2FFD"/>
    <w:rsid w:val="681B62F2"/>
    <w:rsid w:val="6820B84B"/>
    <w:rsid w:val="68235091"/>
    <w:rsid w:val="683EAEA7"/>
    <w:rsid w:val="684D464E"/>
    <w:rsid w:val="6850E546"/>
    <w:rsid w:val="68556AA5"/>
    <w:rsid w:val="685AC715"/>
    <w:rsid w:val="6864A5BE"/>
    <w:rsid w:val="6867114C"/>
    <w:rsid w:val="686CDD3C"/>
    <w:rsid w:val="68751526"/>
    <w:rsid w:val="687AD1E0"/>
    <w:rsid w:val="687CD4B0"/>
    <w:rsid w:val="687EFB58"/>
    <w:rsid w:val="68879F7D"/>
    <w:rsid w:val="688E8930"/>
    <w:rsid w:val="68991797"/>
    <w:rsid w:val="68AA4498"/>
    <w:rsid w:val="68B36A24"/>
    <w:rsid w:val="68BB195D"/>
    <w:rsid w:val="68BBE368"/>
    <w:rsid w:val="68BC7C2D"/>
    <w:rsid w:val="68BFB142"/>
    <w:rsid w:val="68D54B7D"/>
    <w:rsid w:val="68F6A9D6"/>
    <w:rsid w:val="69081B54"/>
    <w:rsid w:val="690C964C"/>
    <w:rsid w:val="6910E64F"/>
    <w:rsid w:val="691115C7"/>
    <w:rsid w:val="69188C8D"/>
    <w:rsid w:val="69454C82"/>
    <w:rsid w:val="695F0882"/>
    <w:rsid w:val="696D9DEA"/>
    <w:rsid w:val="696E18C2"/>
    <w:rsid w:val="6977792A"/>
    <w:rsid w:val="69794ACF"/>
    <w:rsid w:val="697A6D3E"/>
    <w:rsid w:val="69A1CDC2"/>
    <w:rsid w:val="69A66C11"/>
    <w:rsid w:val="69AFEDDD"/>
    <w:rsid w:val="69B33C74"/>
    <w:rsid w:val="69CD2282"/>
    <w:rsid w:val="69D5A7E7"/>
    <w:rsid w:val="69D7A03C"/>
    <w:rsid w:val="69F07D40"/>
    <w:rsid w:val="6A01C0B1"/>
    <w:rsid w:val="6A02B6A7"/>
    <w:rsid w:val="6A1EB5F7"/>
    <w:rsid w:val="6A2FFDA3"/>
    <w:rsid w:val="6A31DCC9"/>
    <w:rsid w:val="6A3B670E"/>
    <w:rsid w:val="6A424F4B"/>
    <w:rsid w:val="6A482FED"/>
    <w:rsid w:val="6A48C42E"/>
    <w:rsid w:val="6A50688D"/>
    <w:rsid w:val="6A532F77"/>
    <w:rsid w:val="6A60C201"/>
    <w:rsid w:val="6A60E59B"/>
    <w:rsid w:val="6A6F6EB9"/>
    <w:rsid w:val="6A74314F"/>
    <w:rsid w:val="6A7578F5"/>
    <w:rsid w:val="6A7ACDF6"/>
    <w:rsid w:val="6A885C68"/>
    <w:rsid w:val="6A8B8DF6"/>
    <w:rsid w:val="6A8BC22C"/>
    <w:rsid w:val="6A8F12A3"/>
    <w:rsid w:val="6A935998"/>
    <w:rsid w:val="6A96CFC8"/>
    <w:rsid w:val="6A9FEAEB"/>
    <w:rsid w:val="6AA1132A"/>
    <w:rsid w:val="6AA87B29"/>
    <w:rsid w:val="6AAFBD88"/>
    <w:rsid w:val="6AB27158"/>
    <w:rsid w:val="6ABB9C22"/>
    <w:rsid w:val="6ABE47C8"/>
    <w:rsid w:val="6AC57737"/>
    <w:rsid w:val="6AC6EFC2"/>
    <w:rsid w:val="6AD53876"/>
    <w:rsid w:val="6ADCAF7B"/>
    <w:rsid w:val="6ADFEB9A"/>
    <w:rsid w:val="6AE04B91"/>
    <w:rsid w:val="6AE1E46D"/>
    <w:rsid w:val="6AEB34C8"/>
    <w:rsid w:val="6AF0A24C"/>
    <w:rsid w:val="6B00A699"/>
    <w:rsid w:val="6B1009C5"/>
    <w:rsid w:val="6B1028EC"/>
    <w:rsid w:val="6B1288CF"/>
    <w:rsid w:val="6B1733F2"/>
    <w:rsid w:val="6B1A7DC3"/>
    <w:rsid w:val="6B203EE3"/>
    <w:rsid w:val="6B2A9D34"/>
    <w:rsid w:val="6B31450A"/>
    <w:rsid w:val="6B324863"/>
    <w:rsid w:val="6B33C201"/>
    <w:rsid w:val="6B35C707"/>
    <w:rsid w:val="6B393C45"/>
    <w:rsid w:val="6B4B142F"/>
    <w:rsid w:val="6B54D02C"/>
    <w:rsid w:val="6B567678"/>
    <w:rsid w:val="6B610D65"/>
    <w:rsid w:val="6B623247"/>
    <w:rsid w:val="6B6761B4"/>
    <w:rsid w:val="6B68A4BB"/>
    <w:rsid w:val="6B7D521F"/>
    <w:rsid w:val="6B8122E4"/>
    <w:rsid w:val="6B81D2C7"/>
    <w:rsid w:val="6B86CF01"/>
    <w:rsid w:val="6B968C21"/>
    <w:rsid w:val="6B9FD12C"/>
    <w:rsid w:val="6BA55E08"/>
    <w:rsid w:val="6BA6A4D8"/>
    <w:rsid w:val="6BA8C096"/>
    <w:rsid w:val="6BB13EF7"/>
    <w:rsid w:val="6BB4C0BA"/>
    <w:rsid w:val="6BB8F1E7"/>
    <w:rsid w:val="6BC46D7C"/>
    <w:rsid w:val="6BC782E6"/>
    <w:rsid w:val="6BD8B1FD"/>
    <w:rsid w:val="6BD9E059"/>
    <w:rsid w:val="6BE8F80E"/>
    <w:rsid w:val="6BED1AD7"/>
    <w:rsid w:val="6BED6227"/>
    <w:rsid w:val="6BEE4421"/>
    <w:rsid w:val="6BF6A1DA"/>
    <w:rsid w:val="6BFFD343"/>
    <w:rsid w:val="6C00DF2B"/>
    <w:rsid w:val="6C10B22A"/>
    <w:rsid w:val="6C113349"/>
    <w:rsid w:val="6C158CC0"/>
    <w:rsid w:val="6C27CE94"/>
    <w:rsid w:val="6C28DD38"/>
    <w:rsid w:val="6C30B74B"/>
    <w:rsid w:val="6C3AC7CB"/>
    <w:rsid w:val="6C3F9A61"/>
    <w:rsid w:val="6C4480A3"/>
    <w:rsid w:val="6C459DD1"/>
    <w:rsid w:val="6C49CFA8"/>
    <w:rsid w:val="6C4BAA30"/>
    <w:rsid w:val="6C6418C9"/>
    <w:rsid w:val="6C65607C"/>
    <w:rsid w:val="6C6C595C"/>
    <w:rsid w:val="6C81AE4F"/>
    <w:rsid w:val="6C82AE75"/>
    <w:rsid w:val="6C90FC34"/>
    <w:rsid w:val="6C99C1A6"/>
    <w:rsid w:val="6C9EC356"/>
    <w:rsid w:val="6CA47B1C"/>
    <w:rsid w:val="6CB190B9"/>
    <w:rsid w:val="6CB55D9B"/>
    <w:rsid w:val="6CBB6C12"/>
    <w:rsid w:val="6CBCAA4B"/>
    <w:rsid w:val="6CBE2A06"/>
    <w:rsid w:val="6CBE4C91"/>
    <w:rsid w:val="6CD3F5EF"/>
    <w:rsid w:val="6CE65233"/>
    <w:rsid w:val="6CE87436"/>
    <w:rsid w:val="6CEA967D"/>
    <w:rsid w:val="6CED9596"/>
    <w:rsid w:val="6D1065F1"/>
    <w:rsid w:val="6D14CC85"/>
    <w:rsid w:val="6D21E4B4"/>
    <w:rsid w:val="6D23A521"/>
    <w:rsid w:val="6D309FBC"/>
    <w:rsid w:val="6D345DA0"/>
    <w:rsid w:val="6D3EF1A5"/>
    <w:rsid w:val="6D4AC8C3"/>
    <w:rsid w:val="6D53C46F"/>
    <w:rsid w:val="6D559BC5"/>
    <w:rsid w:val="6D55BD43"/>
    <w:rsid w:val="6D579BCD"/>
    <w:rsid w:val="6D5D41C0"/>
    <w:rsid w:val="6D62B311"/>
    <w:rsid w:val="6D63F5FC"/>
    <w:rsid w:val="6D6541C0"/>
    <w:rsid w:val="6D688167"/>
    <w:rsid w:val="6D69FFCE"/>
    <w:rsid w:val="6D7027E5"/>
    <w:rsid w:val="6D74394C"/>
    <w:rsid w:val="6D76D9DF"/>
    <w:rsid w:val="6D8542CF"/>
    <w:rsid w:val="6D8CE5BA"/>
    <w:rsid w:val="6DB19842"/>
    <w:rsid w:val="6DBD6DA6"/>
    <w:rsid w:val="6DC47C95"/>
    <w:rsid w:val="6DC521FA"/>
    <w:rsid w:val="6DCC08D3"/>
    <w:rsid w:val="6DCCE2C8"/>
    <w:rsid w:val="6DCCFABB"/>
    <w:rsid w:val="6DCD95B5"/>
    <w:rsid w:val="6DD8EB8A"/>
    <w:rsid w:val="6DD9077A"/>
    <w:rsid w:val="6DDD56B4"/>
    <w:rsid w:val="6DE3C22B"/>
    <w:rsid w:val="6DED92E1"/>
    <w:rsid w:val="6DF14F74"/>
    <w:rsid w:val="6DFBACB7"/>
    <w:rsid w:val="6DFCE9E9"/>
    <w:rsid w:val="6E045C70"/>
    <w:rsid w:val="6E0591A1"/>
    <w:rsid w:val="6E0C5F47"/>
    <w:rsid w:val="6E151D10"/>
    <w:rsid w:val="6E189B28"/>
    <w:rsid w:val="6E1DBEAB"/>
    <w:rsid w:val="6E24867B"/>
    <w:rsid w:val="6E3E34B5"/>
    <w:rsid w:val="6E4317B4"/>
    <w:rsid w:val="6E66B521"/>
    <w:rsid w:val="6E67B7C2"/>
    <w:rsid w:val="6E68B022"/>
    <w:rsid w:val="6E7EB3AC"/>
    <w:rsid w:val="6E8BC187"/>
    <w:rsid w:val="6E8CC98A"/>
    <w:rsid w:val="6E8D28CF"/>
    <w:rsid w:val="6E8FE500"/>
    <w:rsid w:val="6E950547"/>
    <w:rsid w:val="6E9E2D33"/>
    <w:rsid w:val="6EA5A81C"/>
    <w:rsid w:val="6EA8D0E4"/>
    <w:rsid w:val="6EABB1DD"/>
    <w:rsid w:val="6EACA37D"/>
    <w:rsid w:val="6EB24F04"/>
    <w:rsid w:val="6EBC60C2"/>
    <w:rsid w:val="6EC1DC4E"/>
    <w:rsid w:val="6EC6575A"/>
    <w:rsid w:val="6EC8AE98"/>
    <w:rsid w:val="6ED049CD"/>
    <w:rsid w:val="6ED2A82A"/>
    <w:rsid w:val="6ED45375"/>
    <w:rsid w:val="6ED48A13"/>
    <w:rsid w:val="6EDC25E8"/>
    <w:rsid w:val="6EE0EBE7"/>
    <w:rsid w:val="6EEBB256"/>
    <w:rsid w:val="6EF91489"/>
    <w:rsid w:val="6EFB4BCE"/>
    <w:rsid w:val="6F08D619"/>
    <w:rsid w:val="6F09CEDF"/>
    <w:rsid w:val="6F0C8CBD"/>
    <w:rsid w:val="6F0E39DB"/>
    <w:rsid w:val="6F116935"/>
    <w:rsid w:val="6F13686F"/>
    <w:rsid w:val="6F15272C"/>
    <w:rsid w:val="6F1BE068"/>
    <w:rsid w:val="6F2C915D"/>
    <w:rsid w:val="6F375914"/>
    <w:rsid w:val="6F3B4D7D"/>
    <w:rsid w:val="6F3E2EE5"/>
    <w:rsid w:val="6F46B42C"/>
    <w:rsid w:val="6F5A9141"/>
    <w:rsid w:val="6F5DD741"/>
    <w:rsid w:val="6F668146"/>
    <w:rsid w:val="6F6E1E55"/>
    <w:rsid w:val="6F7335D6"/>
    <w:rsid w:val="6F7358CC"/>
    <w:rsid w:val="6F7A401F"/>
    <w:rsid w:val="6F7AFE3E"/>
    <w:rsid w:val="6F7B7934"/>
    <w:rsid w:val="6F7F8DA6"/>
    <w:rsid w:val="6F99A7AB"/>
    <w:rsid w:val="6FA1CBBA"/>
    <w:rsid w:val="6FA4EEAA"/>
    <w:rsid w:val="6FA77F82"/>
    <w:rsid w:val="6FB4394B"/>
    <w:rsid w:val="6FBA0092"/>
    <w:rsid w:val="6FBA5FF7"/>
    <w:rsid w:val="6FC13F03"/>
    <w:rsid w:val="6FC5D709"/>
    <w:rsid w:val="6FE85B96"/>
    <w:rsid w:val="6FEA9038"/>
    <w:rsid w:val="6FF319A7"/>
    <w:rsid w:val="701B3560"/>
    <w:rsid w:val="7021E4D8"/>
    <w:rsid w:val="7026C6CB"/>
    <w:rsid w:val="702B521D"/>
    <w:rsid w:val="702D6BF3"/>
    <w:rsid w:val="7030820B"/>
    <w:rsid w:val="7039FE1C"/>
    <w:rsid w:val="7045071E"/>
    <w:rsid w:val="7058DA2A"/>
    <w:rsid w:val="705A02C9"/>
    <w:rsid w:val="705B0C6D"/>
    <w:rsid w:val="705D3BA1"/>
    <w:rsid w:val="706B15F4"/>
    <w:rsid w:val="7073120E"/>
    <w:rsid w:val="707FEAFB"/>
    <w:rsid w:val="708F7B56"/>
    <w:rsid w:val="70961037"/>
    <w:rsid w:val="709863A3"/>
    <w:rsid w:val="709AC581"/>
    <w:rsid w:val="709BEA96"/>
    <w:rsid w:val="70AAC3B5"/>
    <w:rsid w:val="70AC2266"/>
    <w:rsid w:val="70B29C48"/>
    <w:rsid w:val="70B5B7DA"/>
    <w:rsid w:val="70C03AD1"/>
    <w:rsid w:val="70C97157"/>
    <w:rsid w:val="70CAEC0B"/>
    <w:rsid w:val="70D10DF1"/>
    <w:rsid w:val="70D25B73"/>
    <w:rsid w:val="70DA81D4"/>
    <w:rsid w:val="70E1D300"/>
    <w:rsid w:val="70E7DC0E"/>
    <w:rsid w:val="70EA7A7B"/>
    <w:rsid w:val="70FC7A15"/>
    <w:rsid w:val="70FE1DED"/>
    <w:rsid w:val="710B2311"/>
    <w:rsid w:val="71143F5C"/>
    <w:rsid w:val="71175BA7"/>
    <w:rsid w:val="711CB622"/>
    <w:rsid w:val="7120447F"/>
    <w:rsid w:val="7121A36C"/>
    <w:rsid w:val="712D2A98"/>
    <w:rsid w:val="7137C983"/>
    <w:rsid w:val="71465AF8"/>
    <w:rsid w:val="714E2C2E"/>
    <w:rsid w:val="71556216"/>
    <w:rsid w:val="7160538C"/>
    <w:rsid w:val="7165995B"/>
    <w:rsid w:val="716A3D35"/>
    <w:rsid w:val="717373B7"/>
    <w:rsid w:val="71747384"/>
    <w:rsid w:val="71773479"/>
    <w:rsid w:val="717D70B9"/>
    <w:rsid w:val="7180B13C"/>
    <w:rsid w:val="71836A72"/>
    <w:rsid w:val="719056EF"/>
    <w:rsid w:val="71A09175"/>
    <w:rsid w:val="71A13FB6"/>
    <w:rsid w:val="71AD605C"/>
    <w:rsid w:val="71AF7E67"/>
    <w:rsid w:val="71B1B7CF"/>
    <w:rsid w:val="71B8F4CE"/>
    <w:rsid w:val="71BC51C3"/>
    <w:rsid w:val="71C9290C"/>
    <w:rsid w:val="71D51D6E"/>
    <w:rsid w:val="71D60A07"/>
    <w:rsid w:val="71DAAE49"/>
    <w:rsid w:val="71E7ACE0"/>
    <w:rsid w:val="71FD1FD0"/>
    <w:rsid w:val="72142D3D"/>
    <w:rsid w:val="72279F35"/>
    <w:rsid w:val="722BF2E6"/>
    <w:rsid w:val="7233605E"/>
    <w:rsid w:val="723C9302"/>
    <w:rsid w:val="724BA498"/>
    <w:rsid w:val="725DC1C7"/>
    <w:rsid w:val="729892A0"/>
    <w:rsid w:val="72A46155"/>
    <w:rsid w:val="72A4F2E0"/>
    <w:rsid w:val="72A6E0EE"/>
    <w:rsid w:val="72C44984"/>
    <w:rsid w:val="72E75B0F"/>
    <w:rsid w:val="72EEFE99"/>
    <w:rsid w:val="72EFF744"/>
    <w:rsid w:val="72F3A5C5"/>
    <w:rsid w:val="72F3BF0C"/>
    <w:rsid w:val="72FB4F07"/>
    <w:rsid w:val="72FE3C72"/>
    <w:rsid w:val="73027228"/>
    <w:rsid w:val="7306BC6C"/>
    <w:rsid w:val="731B795A"/>
    <w:rsid w:val="731EEBA4"/>
    <w:rsid w:val="73207976"/>
    <w:rsid w:val="73231D3C"/>
    <w:rsid w:val="7325502A"/>
    <w:rsid w:val="7330B6DD"/>
    <w:rsid w:val="73354BDE"/>
    <w:rsid w:val="73367E17"/>
    <w:rsid w:val="733D55D3"/>
    <w:rsid w:val="733FC635"/>
    <w:rsid w:val="734065EB"/>
    <w:rsid w:val="7340C786"/>
    <w:rsid w:val="73464AA5"/>
    <w:rsid w:val="7348C01B"/>
    <w:rsid w:val="73498877"/>
    <w:rsid w:val="734A8A26"/>
    <w:rsid w:val="7354743D"/>
    <w:rsid w:val="73549197"/>
    <w:rsid w:val="7355B437"/>
    <w:rsid w:val="7356472A"/>
    <w:rsid w:val="73565F61"/>
    <w:rsid w:val="735A0D1B"/>
    <w:rsid w:val="73681038"/>
    <w:rsid w:val="736922DA"/>
    <w:rsid w:val="73763330"/>
    <w:rsid w:val="7376E44E"/>
    <w:rsid w:val="737B03C5"/>
    <w:rsid w:val="737BBC16"/>
    <w:rsid w:val="737EF60C"/>
    <w:rsid w:val="73814BA1"/>
    <w:rsid w:val="73860CCA"/>
    <w:rsid w:val="73876D3D"/>
    <w:rsid w:val="7388B676"/>
    <w:rsid w:val="7389ADA3"/>
    <w:rsid w:val="738B8951"/>
    <w:rsid w:val="738F1B7E"/>
    <w:rsid w:val="73932127"/>
    <w:rsid w:val="739E996B"/>
    <w:rsid w:val="73A3E325"/>
    <w:rsid w:val="73A69207"/>
    <w:rsid w:val="73A72371"/>
    <w:rsid w:val="73AAD38E"/>
    <w:rsid w:val="73B377BF"/>
    <w:rsid w:val="73B6C2D9"/>
    <w:rsid w:val="73BF2BCD"/>
    <w:rsid w:val="73D2AA1A"/>
    <w:rsid w:val="73D91196"/>
    <w:rsid w:val="73E1099D"/>
    <w:rsid w:val="73E33857"/>
    <w:rsid w:val="73E74EAE"/>
    <w:rsid w:val="73F2A1A0"/>
    <w:rsid w:val="73F2A293"/>
    <w:rsid w:val="73F2F583"/>
    <w:rsid w:val="73FF444D"/>
    <w:rsid w:val="7406078E"/>
    <w:rsid w:val="740D1F25"/>
    <w:rsid w:val="74130AC1"/>
    <w:rsid w:val="74130F6D"/>
    <w:rsid w:val="7416D496"/>
    <w:rsid w:val="7428AD77"/>
    <w:rsid w:val="742AF5D3"/>
    <w:rsid w:val="74345DF2"/>
    <w:rsid w:val="743F7EBA"/>
    <w:rsid w:val="74437FED"/>
    <w:rsid w:val="74455FBA"/>
    <w:rsid w:val="7446A393"/>
    <w:rsid w:val="7448EA5F"/>
    <w:rsid w:val="744A63D8"/>
    <w:rsid w:val="745F37BD"/>
    <w:rsid w:val="7460E47C"/>
    <w:rsid w:val="746AC936"/>
    <w:rsid w:val="74715CF8"/>
    <w:rsid w:val="7482E642"/>
    <w:rsid w:val="74840ED9"/>
    <w:rsid w:val="7487D8FA"/>
    <w:rsid w:val="74885511"/>
    <w:rsid w:val="748F9055"/>
    <w:rsid w:val="749ECFBA"/>
    <w:rsid w:val="74B6697E"/>
    <w:rsid w:val="74B7DDA9"/>
    <w:rsid w:val="74C63743"/>
    <w:rsid w:val="74D3F179"/>
    <w:rsid w:val="74D8DF56"/>
    <w:rsid w:val="74E0DD42"/>
    <w:rsid w:val="74E90FBE"/>
    <w:rsid w:val="74EBD970"/>
    <w:rsid w:val="74EE70B8"/>
    <w:rsid w:val="74EEF2A6"/>
    <w:rsid w:val="74F40F26"/>
    <w:rsid w:val="75020F88"/>
    <w:rsid w:val="750501AD"/>
    <w:rsid w:val="750C0B2C"/>
    <w:rsid w:val="750F52C2"/>
    <w:rsid w:val="7511D56E"/>
    <w:rsid w:val="75136166"/>
    <w:rsid w:val="75141615"/>
    <w:rsid w:val="75212EEC"/>
    <w:rsid w:val="75321874"/>
    <w:rsid w:val="7534B83D"/>
    <w:rsid w:val="754B05F9"/>
    <w:rsid w:val="754BB98E"/>
    <w:rsid w:val="7550AEF7"/>
    <w:rsid w:val="7559A9BE"/>
    <w:rsid w:val="75716A90"/>
    <w:rsid w:val="757F9344"/>
    <w:rsid w:val="75880513"/>
    <w:rsid w:val="7589495A"/>
    <w:rsid w:val="758B61FF"/>
    <w:rsid w:val="758CBF79"/>
    <w:rsid w:val="75920C39"/>
    <w:rsid w:val="7593ACC5"/>
    <w:rsid w:val="75981240"/>
    <w:rsid w:val="759D3D03"/>
    <w:rsid w:val="75B35FA1"/>
    <w:rsid w:val="75D0F004"/>
    <w:rsid w:val="75DEBA62"/>
    <w:rsid w:val="75E0A1FD"/>
    <w:rsid w:val="75E71DE9"/>
    <w:rsid w:val="75EFC7E6"/>
    <w:rsid w:val="76014EB4"/>
    <w:rsid w:val="7613F6CC"/>
    <w:rsid w:val="761CFA9D"/>
    <w:rsid w:val="761D0A01"/>
    <w:rsid w:val="76232EE2"/>
    <w:rsid w:val="76258C7C"/>
    <w:rsid w:val="7625CB3B"/>
    <w:rsid w:val="763586E3"/>
    <w:rsid w:val="7640616F"/>
    <w:rsid w:val="76498F2F"/>
    <w:rsid w:val="764D59E9"/>
    <w:rsid w:val="765E6270"/>
    <w:rsid w:val="7672688E"/>
    <w:rsid w:val="7681BDC6"/>
    <w:rsid w:val="7682FD05"/>
    <w:rsid w:val="768A9827"/>
    <w:rsid w:val="768ADEFE"/>
    <w:rsid w:val="769AED95"/>
    <w:rsid w:val="769D936A"/>
    <w:rsid w:val="769E3A21"/>
    <w:rsid w:val="76B0D5B8"/>
    <w:rsid w:val="76B49D7F"/>
    <w:rsid w:val="76BC23FD"/>
    <w:rsid w:val="76C666B8"/>
    <w:rsid w:val="76C73ACB"/>
    <w:rsid w:val="76CA3C44"/>
    <w:rsid w:val="76CEE085"/>
    <w:rsid w:val="76D3EAF3"/>
    <w:rsid w:val="76D9DD3F"/>
    <w:rsid w:val="76DC0210"/>
    <w:rsid w:val="76DEF5B4"/>
    <w:rsid w:val="76E0A945"/>
    <w:rsid w:val="76E4CC92"/>
    <w:rsid w:val="76E96B44"/>
    <w:rsid w:val="76F9B876"/>
    <w:rsid w:val="76FD7B13"/>
    <w:rsid w:val="77053FAF"/>
    <w:rsid w:val="7707FFEA"/>
    <w:rsid w:val="770880FD"/>
    <w:rsid w:val="770989E9"/>
    <w:rsid w:val="7713FD5D"/>
    <w:rsid w:val="7714DBC2"/>
    <w:rsid w:val="771B31C0"/>
    <w:rsid w:val="77274798"/>
    <w:rsid w:val="772B1980"/>
    <w:rsid w:val="77365E0A"/>
    <w:rsid w:val="773778FB"/>
    <w:rsid w:val="7737AADB"/>
    <w:rsid w:val="7739BB5D"/>
    <w:rsid w:val="77456EC5"/>
    <w:rsid w:val="77498134"/>
    <w:rsid w:val="774B3370"/>
    <w:rsid w:val="774CFAF0"/>
    <w:rsid w:val="77531EC9"/>
    <w:rsid w:val="775E41F3"/>
    <w:rsid w:val="776253FB"/>
    <w:rsid w:val="77657C88"/>
    <w:rsid w:val="7768C78E"/>
    <w:rsid w:val="77748B89"/>
    <w:rsid w:val="7776E89F"/>
    <w:rsid w:val="77794857"/>
    <w:rsid w:val="77797FA2"/>
    <w:rsid w:val="777B8B12"/>
    <w:rsid w:val="777F21FF"/>
    <w:rsid w:val="778B7FC8"/>
    <w:rsid w:val="778C80E3"/>
    <w:rsid w:val="77AED2F4"/>
    <w:rsid w:val="77BDA277"/>
    <w:rsid w:val="77D2BFBB"/>
    <w:rsid w:val="77D2E1C1"/>
    <w:rsid w:val="77DAF267"/>
    <w:rsid w:val="77DE429A"/>
    <w:rsid w:val="77E432AC"/>
    <w:rsid w:val="77F1B59A"/>
    <w:rsid w:val="77FB6D74"/>
    <w:rsid w:val="78208AE3"/>
    <w:rsid w:val="78364760"/>
    <w:rsid w:val="7836EB89"/>
    <w:rsid w:val="78374D59"/>
    <w:rsid w:val="78441E8A"/>
    <w:rsid w:val="7848418E"/>
    <w:rsid w:val="784A5E04"/>
    <w:rsid w:val="7855E015"/>
    <w:rsid w:val="785E1857"/>
    <w:rsid w:val="786F8B69"/>
    <w:rsid w:val="78704B52"/>
    <w:rsid w:val="78718CCA"/>
    <w:rsid w:val="78733866"/>
    <w:rsid w:val="78788C6F"/>
    <w:rsid w:val="7891ADBD"/>
    <w:rsid w:val="78A491F3"/>
    <w:rsid w:val="78A61E40"/>
    <w:rsid w:val="78AB1461"/>
    <w:rsid w:val="78B438E9"/>
    <w:rsid w:val="78B6ED3A"/>
    <w:rsid w:val="78BBE1AA"/>
    <w:rsid w:val="78BD2647"/>
    <w:rsid w:val="78C0B435"/>
    <w:rsid w:val="78C5CEB2"/>
    <w:rsid w:val="78C93FF2"/>
    <w:rsid w:val="78CD134E"/>
    <w:rsid w:val="78DE198C"/>
    <w:rsid w:val="78E1BEFE"/>
    <w:rsid w:val="78F0474F"/>
    <w:rsid w:val="7907925C"/>
    <w:rsid w:val="7918A97F"/>
    <w:rsid w:val="7937C277"/>
    <w:rsid w:val="793EC1C4"/>
    <w:rsid w:val="794507B3"/>
    <w:rsid w:val="7947C9A7"/>
    <w:rsid w:val="7973C234"/>
    <w:rsid w:val="7978AACF"/>
    <w:rsid w:val="79807F26"/>
    <w:rsid w:val="7982AFD0"/>
    <w:rsid w:val="79862EAE"/>
    <w:rsid w:val="798D9F47"/>
    <w:rsid w:val="79942D86"/>
    <w:rsid w:val="79A03DC5"/>
    <w:rsid w:val="79A46E32"/>
    <w:rsid w:val="79B23254"/>
    <w:rsid w:val="79BC7820"/>
    <w:rsid w:val="79CC80C9"/>
    <w:rsid w:val="79D0CA2A"/>
    <w:rsid w:val="79D64737"/>
    <w:rsid w:val="79D8FCC1"/>
    <w:rsid w:val="79DA53ED"/>
    <w:rsid w:val="79E1D350"/>
    <w:rsid w:val="79E4ADE9"/>
    <w:rsid w:val="79EC0F4B"/>
    <w:rsid w:val="79F39A84"/>
    <w:rsid w:val="7A04DC8A"/>
    <w:rsid w:val="7A05CE41"/>
    <w:rsid w:val="7A0A2456"/>
    <w:rsid w:val="7A0B1808"/>
    <w:rsid w:val="7A0F96D3"/>
    <w:rsid w:val="7A15EF7C"/>
    <w:rsid w:val="7A181BD1"/>
    <w:rsid w:val="7A22E79A"/>
    <w:rsid w:val="7A2D8FAC"/>
    <w:rsid w:val="7A3FC2B3"/>
    <w:rsid w:val="7A45BE2C"/>
    <w:rsid w:val="7A4BFDD3"/>
    <w:rsid w:val="7A4C369A"/>
    <w:rsid w:val="7A5795D0"/>
    <w:rsid w:val="7A5B154A"/>
    <w:rsid w:val="7A64F86A"/>
    <w:rsid w:val="7A7D3C91"/>
    <w:rsid w:val="7A8D57D7"/>
    <w:rsid w:val="7A90D34A"/>
    <w:rsid w:val="7A9340FD"/>
    <w:rsid w:val="7A944B87"/>
    <w:rsid w:val="7A9CD195"/>
    <w:rsid w:val="7AA0135E"/>
    <w:rsid w:val="7AA1AF66"/>
    <w:rsid w:val="7AA1F7F2"/>
    <w:rsid w:val="7AA500F1"/>
    <w:rsid w:val="7AAF27FE"/>
    <w:rsid w:val="7AAFCE2B"/>
    <w:rsid w:val="7AB1F83B"/>
    <w:rsid w:val="7AB3965C"/>
    <w:rsid w:val="7AB8ED8C"/>
    <w:rsid w:val="7AB94487"/>
    <w:rsid w:val="7AD6F75B"/>
    <w:rsid w:val="7AE036B4"/>
    <w:rsid w:val="7AF8EA3A"/>
    <w:rsid w:val="7AF9B224"/>
    <w:rsid w:val="7AFE190C"/>
    <w:rsid w:val="7B028EB8"/>
    <w:rsid w:val="7B05D57E"/>
    <w:rsid w:val="7B0A91CC"/>
    <w:rsid w:val="7B0C4DC2"/>
    <w:rsid w:val="7B1400BC"/>
    <w:rsid w:val="7B1F5D59"/>
    <w:rsid w:val="7B21808C"/>
    <w:rsid w:val="7B21A3D4"/>
    <w:rsid w:val="7B27932E"/>
    <w:rsid w:val="7B33EEE6"/>
    <w:rsid w:val="7B3637FA"/>
    <w:rsid w:val="7B390E8E"/>
    <w:rsid w:val="7B3BF9F4"/>
    <w:rsid w:val="7B45A7C2"/>
    <w:rsid w:val="7B45D552"/>
    <w:rsid w:val="7B4E78B6"/>
    <w:rsid w:val="7B50BD5F"/>
    <w:rsid w:val="7B560BC7"/>
    <w:rsid w:val="7B62E6CE"/>
    <w:rsid w:val="7B66012C"/>
    <w:rsid w:val="7B6C8188"/>
    <w:rsid w:val="7B6E2DE6"/>
    <w:rsid w:val="7B739BC3"/>
    <w:rsid w:val="7B75F061"/>
    <w:rsid w:val="7B8630E7"/>
    <w:rsid w:val="7B8BBB6F"/>
    <w:rsid w:val="7B8C45E7"/>
    <w:rsid w:val="7B8D3174"/>
    <w:rsid w:val="7BAB34DC"/>
    <w:rsid w:val="7BB2C699"/>
    <w:rsid w:val="7BBDE0E4"/>
    <w:rsid w:val="7BBE7506"/>
    <w:rsid w:val="7BBFA04F"/>
    <w:rsid w:val="7BC2B0D5"/>
    <w:rsid w:val="7BCBB6C3"/>
    <w:rsid w:val="7BD51441"/>
    <w:rsid w:val="7BD5EA33"/>
    <w:rsid w:val="7BD77FCD"/>
    <w:rsid w:val="7BD89E9C"/>
    <w:rsid w:val="7BE34E51"/>
    <w:rsid w:val="7BE72D1F"/>
    <w:rsid w:val="7BEE3F40"/>
    <w:rsid w:val="7BF400AF"/>
    <w:rsid w:val="7BF56905"/>
    <w:rsid w:val="7BFAF4AF"/>
    <w:rsid w:val="7C13F03B"/>
    <w:rsid w:val="7C2ED7D4"/>
    <w:rsid w:val="7C33EAFA"/>
    <w:rsid w:val="7C3B7A68"/>
    <w:rsid w:val="7C3E7942"/>
    <w:rsid w:val="7C4B2738"/>
    <w:rsid w:val="7C4D1B5C"/>
    <w:rsid w:val="7C588A15"/>
    <w:rsid w:val="7C5D9A21"/>
    <w:rsid w:val="7C697D85"/>
    <w:rsid w:val="7C71F586"/>
    <w:rsid w:val="7C7352ED"/>
    <w:rsid w:val="7C740021"/>
    <w:rsid w:val="7C7FB4AB"/>
    <w:rsid w:val="7C815A72"/>
    <w:rsid w:val="7C858274"/>
    <w:rsid w:val="7C88843D"/>
    <w:rsid w:val="7C98D4ED"/>
    <w:rsid w:val="7CA1F899"/>
    <w:rsid w:val="7CA78EB3"/>
    <w:rsid w:val="7CBB35E7"/>
    <w:rsid w:val="7CBCB7C1"/>
    <w:rsid w:val="7CCC1606"/>
    <w:rsid w:val="7CD44CDE"/>
    <w:rsid w:val="7CD507D5"/>
    <w:rsid w:val="7CDA1630"/>
    <w:rsid w:val="7D206F1A"/>
    <w:rsid w:val="7D24A653"/>
    <w:rsid w:val="7D2BD159"/>
    <w:rsid w:val="7D2C9D8F"/>
    <w:rsid w:val="7D353559"/>
    <w:rsid w:val="7D3D442D"/>
    <w:rsid w:val="7D468572"/>
    <w:rsid w:val="7D4ED9B2"/>
    <w:rsid w:val="7D5BD72F"/>
    <w:rsid w:val="7D609806"/>
    <w:rsid w:val="7D60A1CB"/>
    <w:rsid w:val="7D6E4E6F"/>
    <w:rsid w:val="7D755A03"/>
    <w:rsid w:val="7D78E2FD"/>
    <w:rsid w:val="7D9C6D75"/>
    <w:rsid w:val="7DAEBD64"/>
    <w:rsid w:val="7DB10491"/>
    <w:rsid w:val="7DB3EF1D"/>
    <w:rsid w:val="7DB77C14"/>
    <w:rsid w:val="7DB7F7C7"/>
    <w:rsid w:val="7DC5816B"/>
    <w:rsid w:val="7DC5A80A"/>
    <w:rsid w:val="7DEFCF55"/>
    <w:rsid w:val="7DF96512"/>
    <w:rsid w:val="7E01E11D"/>
    <w:rsid w:val="7E070A9C"/>
    <w:rsid w:val="7E0B76CA"/>
    <w:rsid w:val="7E147D0B"/>
    <w:rsid w:val="7E15E203"/>
    <w:rsid w:val="7E1BC8D9"/>
    <w:rsid w:val="7E20AA87"/>
    <w:rsid w:val="7E231B39"/>
    <w:rsid w:val="7E23EE79"/>
    <w:rsid w:val="7E265F2E"/>
    <w:rsid w:val="7E28D8DB"/>
    <w:rsid w:val="7E3AA9A5"/>
    <w:rsid w:val="7E56FF88"/>
    <w:rsid w:val="7E6257FC"/>
    <w:rsid w:val="7E62ACBD"/>
    <w:rsid w:val="7E6625D5"/>
    <w:rsid w:val="7E66BC82"/>
    <w:rsid w:val="7E6DE31C"/>
    <w:rsid w:val="7E6FFA4C"/>
    <w:rsid w:val="7E706734"/>
    <w:rsid w:val="7E70A65A"/>
    <w:rsid w:val="7E7201ED"/>
    <w:rsid w:val="7E80C5E3"/>
    <w:rsid w:val="7E82344F"/>
    <w:rsid w:val="7E855152"/>
    <w:rsid w:val="7E8DE080"/>
    <w:rsid w:val="7E9450CC"/>
    <w:rsid w:val="7E9918AF"/>
    <w:rsid w:val="7EB3C713"/>
    <w:rsid w:val="7EC2B7EB"/>
    <w:rsid w:val="7EC683E1"/>
    <w:rsid w:val="7EDC7967"/>
    <w:rsid w:val="7EDE2DBE"/>
    <w:rsid w:val="7EFBA07F"/>
    <w:rsid w:val="7F031D2A"/>
    <w:rsid w:val="7F06A3B5"/>
    <w:rsid w:val="7F0ED2B9"/>
    <w:rsid w:val="7F1F6926"/>
    <w:rsid w:val="7F2741DC"/>
    <w:rsid w:val="7F32EDC1"/>
    <w:rsid w:val="7F38549D"/>
    <w:rsid w:val="7F3B48CB"/>
    <w:rsid w:val="7F3EEC46"/>
    <w:rsid w:val="7F45A661"/>
    <w:rsid w:val="7F54518D"/>
    <w:rsid w:val="7F5DCE88"/>
    <w:rsid w:val="7F639DA6"/>
    <w:rsid w:val="7F63D3A4"/>
    <w:rsid w:val="7F697FB3"/>
    <w:rsid w:val="7F6E0E95"/>
    <w:rsid w:val="7F6F6B91"/>
    <w:rsid w:val="7F8CFEF8"/>
    <w:rsid w:val="7F8DB4C8"/>
    <w:rsid w:val="7FA60985"/>
    <w:rsid w:val="7FA8E5D0"/>
    <w:rsid w:val="7FC2BF09"/>
    <w:rsid w:val="7FC731C0"/>
    <w:rsid w:val="7FCB1F0F"/>
    <w:rsid w:val="7FD21BF5"/>
    <w:rsid w:val="7FDD625A"/>
    <w:rsid w:val="7FE57E7F"/>
    <w:rsid w:val="7FF7AB5F"/>
    <w:rsid w:val="7FF94321"/>
    <w:rsid w:val="7FFF103F"/>
  </w:rsids>
  <m:mathPr>
    <m:mathFont m:val="Cambria Math"/>
    <m:brkBin m:val="before"/>
    <m:brkBinSub m:val="--"/>
    <m:smallFrac m:val="0"/>
    <m:dispDef/>
    <m:lMargin m:val="0"/>
    <m:rMargin m:val="0"/>
    <m:defJc m:val="centerGroup"/>
    <m:wrapIndent m:val="1440"/>
    <m:intLim m:val="subSup"/>
    <m:naryLim m:val="undOvr"/>
  </m:mathPr>
  <w:themeFontLang w:val="pt-PT"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FC025B"/>
  <w15:chartTrackingRefBased/>
  <w15:docId w15:val="{64CCB760-731E-4F20-B3CD-FA5473587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PT" w:eastAsia="pt-PT"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99"/>
    <w:lsdException w:name="header" w:uiPriority="99"/>
    <w:lsdException w:name="footer" w:uiPriority="99"/>
    <w:lsdException w:name="caption" w:semiHidden="1" w:unhideWhenUsed="1" w:qFormat="1"/>
    <w:lsdException w:name="table of figures" w:uiPriority="99"/>
    <w:lsdException w:name="annotation reference" w:uiPriority="99"/>
    <w:lsdException w:name="Title" w:qFormat="1"/>
    <w:lsdException w:name="Subtitle" w:qFormat="1"/>
    <w:lsdException w:name="Hyperlink" w:uiPriority="99"/>
    <w:lsdException w:name="Strong" w:uiPriority="22" w:qFormat="1"/>
    <w:lsdException w:name="Emphasis" w:qFormat="1"/>
    <w:lsdException w:name="Normal (Web)" w:uiPriority="99"/>
    <w:lsdException w:name="HTML Variable" w:semiHidden="1" w:unhideWhenUsed="1"/>
    <w:lsdException w:name="Normal Table" w:semiHidden="1" w:unhideWhenUsed="1"/>
    <w:lsdException w:name="No List" w:uiPriority="99"/>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538E812A"/>
    <w:pPr>
      <w:spacing w:before="60" w:after="60"/>
    </w:pPr>
    <w:rPr>
      <w:rFonts w:ascii="Calibri" w:hAnsi="Calibri"/>
      <w:sz w:val="24"/>
      <w:szCs w:val="24"/>
      <w:lang w:eastAsia="en-US"/>
    </w:rPr>
  </w:style>
  <w:style w:type="paragraph" w:styleId="Ttulo1">
    <w:name w:val="heading 1"/>
    <w:basedOn w:val="Normal"/>
    <w:next w:val="Normal"/>
    <w:link w:val="Ttulo1Carter"/>
    <w:uiPriority w:val="9"/>
    <w:qFormat/>
    <w:rsid w:val="538E812A"/>
    <w:pPr>
      <w:keepNext/>
      <w:pageBreakBefore/>
      <w:numPr>
        <w:numId w:val="36"/>
      </w:numPr>
      <w:spacing w:before="240"/>
      <w:outlineLvl w:val="0"/>
    </w:pPr>
    <w:rPr>
      <w:b/>
      <w:bCs/>
      <w:color w:val="1F497D"/>
      <w:sz w:val="36"/>
      <w:szCs w:val="36"/>
      <w:lang w:val="en-US"/>
    </w:rPr>
  </w:style>
  <w:style w:type="paragraph" w:styleId="Ttulo2">
    <w:name w:val="heading 2"/>
    <w:basedOn w:val="Normal"/>
    <w:next w:val="Normal"/>
    <w:link w:val="Ttulo2Carter"/>
    <w:uiPriority w:val="9"/>
    <w:qFormat/>
    <w:rsid w:val="538E812A"/>
    <w:pPr>
      <w:keepNext/>
      <w:numPr>
        <w:ilvl w:val="1"/>
        <w:numId w:val="36"/>
      </w:numPr>
      <w:spacing w:before="240"/>
      <w:outlineLvl w:val="1"/>
    </w:pPr>
    <w:rPr>
      <w:b/>
      <w:bCs/>
      <w:i/>
      <w:iCs/>
      <w:color w:val="1F497D"/>
      <w:lang w:val="en-US"/>
    </w:rPr>
  </w:style>
  <w:style w:type="paragraph" w:styleId="Ttulo3">
    <w:name w:val="heading 3"/>
    <w:basedOn w:val="Ttulo2"/>
    <w:next w:val="Normal"/>
    <w:link w:val="Ttulo3Carter"/>
    <w:uiPriority w:val="9"/>
    <w:qFormat/>
    <w:rsid w:val="00D94BE5"/>
    <w:pPr>
      <w:numPr>
        <w:ilvl w:val="2"/>
      </w:numPr>
      <w:outlineLvl w:val="2"/>
    </w:pPr>
    <w:rPr>
      <w:rFonts w:ascii="Arial" w:hAnsi="Arial"/>
      <w:i w:val="0"/>
      <w:color w:val="1F4E79" w:themeColor="accent5" w:themeShade="80"/>
      <w:sz w:val="20"/>
      <w:lang w:val="pt-PT"/>
    </w:rPr>
  </w:style>
  <w:style w:type="paragraph" w:styleId="Ttulo4">
    <w:name w:val="heading 4"/>
    <w:basedOn w:val="Normal"/>
    <w:next w:val="Normal"/>
    <w:uiPriority w:val="1"/>
    <w:qFormat/>
    <w:rsid w:val="538E812A"/>
    <w:pPr>
      <w:keepNext/>
      <w:numPr>
        <w:ilvl w:val="3"/>
        <w:numId w:val="36"/>
      </w:numPr>
      <w:spacing w:before="240"/>
      <w:outlineLvl w:val="3"/>
    </w:pPr>
    <w:rPr>
      <w:rFonts w:ascii="Arial" w:hAnsi="Arial"/>
      <w:b/>
      <w:bCs/>
      <w:color w:val="1F497D"/>
      <w:sz w:val="21"/>
      <w:szCs w:val="21"/>
    </w:rPr>
  </w:style>
  <w:style w:type="paragraph" w:styleId="Ttulo5">
    <w:name w:val="heading 5"/>
    <w:basedOn w:val="Normal"/>
    <w:next w:val="Normal"/>
    <w:uiPriority w:val="1"/>
    <w:qFormat/>
    <w:rsid w:val="538E812A"/>
    <w:pPr>
      <w:numPr>
        <w:ilvl w:val="4"/>
        <w:numId w:val="36"/>
      </w:numPr>
      <w:spacing w:before="240"/>
      <w:outlineLvl w:val="4"/>
    </w:pPr>
    <w:rPr>
      <w:b/>
      <w:bCs/>
      <w:i/>
      <w:iCs/>
      <w:color w:val="1F497D"/>
      <w:sz w:val="16"/>
      <w:szCs w:val="16"/>
    </w:rPr>
  </w:style>
  <w:style w:type="paragraph" w:styleId="Ttulo6">
    <w:name w:val="heading 6"/>
    <w:basedOn w:val="Normal"/>
    <w:next w:val="Normal"/>
    <w:uiPriority w:val="1"/>
    <w:qFormat/>
    <w:rsid w:val="538E812A"/>
    <w:pPr>
      <w:numPr>
        <w:ilvl w:val="5"/>
        <w:numId w:val="36"/>
      </w:numPr>
      <w:spacing w:before="240"/>
      <w:outlineLvl w:val="5"/>
    </w:pPr>
    <w:rPr>
      <w:rFonts w:ascii="Times New Roman" w:hAnsi="Times New Roman"/>
      <w:b/>
      <w:bCs/>
    </w:rPr>
  </w:style>
  <w:style w:type="paragraph" w:styleId="Ttulo7">
    <w:name w:val="heading 7"/>
    <w:basedOn w:val="Normal"/>
    <w:next w:val="Normal"/>
    <w:uiPriority w:val="1"/>
    <w:qFormat/>
    <w:rsid w:val="538E812A"/>
    <w:pPr>
      <w:numPr>
        <w:ilvl w:val="6"/>
        <w:numId w:val="36"/>
      </w:numPr>
      <w:spacing w:before="240"/>
      <w:outlineLvl w:val="6"/>
    </w:pPr>
    <w:rPr>
      <w:rFonts w:ascii="Times New Roman" w:hAnsi="Times New Roman"/>
    </w:rPr>
  </w:style>
  <w:style w:type="paragraph" w:styleId="Ttulo8">
    <w:name w:val="heading 8"/>
    <w:basedOn w:val="Normal"/>
    <w:next w:val="Normal"/>
    <w:uiPriority w:val="1"/>
    <w:qFormat/>
    <w:rsid w:val="538E812A"/>
    <w:pPr>
      <w:numPr>
        <w:ilvl w:val="7"/>
        <w:numId w:val="36"/>
      </w:numPr>
      <w:spacing w:before="240"/>
      <w:outlineLvl w:val="7"/>
    </w:pPr>
    <w:rPr>
      <w:rFonts w:ascii="Times New Roman" w:hAnsi="Times New Roman"/>
      <w:i/>
      <w:iCs/>
    </w:rPr>
  </w:style>
  <w:style w:type="paragraph" w:styleId="Ttulo9">
    <w:name w:val="heading 9"/>
    <w:basedOn w:val="Normal"/>
    <w:next w:val="Normal"/>
    <w:uiPriority w:val="1"/>
    <w:qFormat/>
    <w:rsid w:val="538E812A"/>
    <w:pPr>
      <w:numPr>
        <w:ilvl w:val="8"/>
        <w:numId w:val="36"/>
      </w:numPr>
      <w:spacing w:before="240"/>
      <w:outlineLvl w:val="8"/>
    </w:pPr>
    <w:rPr>
      <w:rFonts w:ascii="Arial" w:hAnsi="Arial" w:cs="Arial"/>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odap">
    <w:name w:val="footer"/>
    <w:basedOn w:val="Normal"/>
    <w:link w:val="RodapCarter"/>
    <w:uiPriority w:val="99"/>
    <w:rsid w:val="538E812A"/>
    <w:pPr>
      <w:tabs>
        <w:tab w:val="center" w:pos="4320"/>
        <w:tab w:val="right" w:pos="8640"/>
      </w:tabs>
    </w:pPr>
    <w:rPr>
      <w:rFonts w:ascii="Tahoma" w:hAnsi="Tahoma"/>
    </w:rPr>
  </w:style>
  <w:style w:type="character" w:styleId="Nmerodepgina">
    <w:name w:val="page number"/>
    <w:basedOn w:val="Tipodeletrapredefinidodopargrafo"/>
    <w:rsid w:val="00777D2B"/>
  </w:style>
  <w:style w:type="paragraph" w:styleId="Cabealho">
    <w:name w:val="header"/>
    <w:basedOn w:val="Normal"/>
    <w:link w:val="CabealhoCarter"/>
    <w:uiPriority w:val="99"/>
    <w:rsid w:val="538E812A"/>
    <w:pPr>
      <w:tabs>
        <w:tab w:val="center" w:pos="4320"/>
        <w:tab w:val="right" w:pos="8640"/>
      </w:tabs>
    </w:pPr>
    <w:rPr>
      <w:rFonts w:ascii="Tahoma" w:hAnsi="Tahoma"/>
    </w:rPr>
  </w:style>
  <w:style w:type="table" w:styleId="TabelacomGrelha">
    <w:name w:val="Table Grid"/>
    <w:basedOn w:val="Tabelanormal"/>
    <w:uiPriority w:val="59"/>
    <w:rsid w:val="00697F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dice1">
    <w:name w:val="toc 1"/>
    <w:basedOn w:val="Normal"/>
    <w:next w:val="Normal"/>
    <w:uiPriority w:val="39"/>
    <w:rsid w:val="538E812A"/>
    <w:pPr>
      <w:tabs>
        <w:tab w:val="left" w:pos="440"/>
        <w:tab w:val="right" w:leader="dot" w:pos="8898"/>
      </w:tabs>
    </w:pPr>
  </w:style>
  <w:style w:type="paragraph" w:styleId="ndice2">
    <w:name w:val="toc 2"/>
    <w:basedOn w:val="Normal"/>
    <w:next w:val="Normal"/>
    <w:uiPriority w:val="39"/>
    <w:rsid w:val="538E812A"/>
    <w:pPr>
      <w:tabs>
        <w:tab w:val="right" w:leader="dot" w:pos="8898"/>
      </w:tabs>
    </w:pPr>
  </w:style>
  <w:style w:type="character" w:styleId="Hiperligao">
    <w:name w:val="Hyperlink"/>
    <w:uiPriority w:val="99"/>
    <w:rsid w:val="006A5E94"/>
    <w:rPr>
      <w:color w:val="0000FF"/>
      <w:u w:val="single"/>
    </w:rPr>
  </w:style>
  <w:style w:type="paragraph" w:styleId="Corpodetexto">
    <w:name w:val="Body Text"/>
    <w:basedOn w:val="Normal"/>
    <w:uiPriority w:val="1"/>
    <w:rsid w:val="538E812A"/>
    <w:rPr>
      <w:rFonts w:ascii="Arial" w:hAnsi="Arial"/>
      <w:lang w:val="en-GB"/>
    </w:rPr>
  </w:style>
  <w:style w:type="paragraph" w:customStyle="1" w:styleId="APRBT">
    <w:name w:val="APRBT"/>
    <w:rsid w:val="00AB347C"/>
    <w:pPr>
      <w:widowControl w:val="0"/>
      <w:tabs>
        <w:tab w:val="left" w:pos="170"/>
      </w:tabs>
      <w:adjustRightInd w:val="0"/>
      <w:spacing w:line="360" w:lineRule="atLeast"/>
      <w:jc w:val="both"/>
      <w:textAlignment w:val="baseline"/>
    </w:pPr>
    <w:rPr>
      <w:rFonts w:ascii="Switzerland" w:hAnsi="Switzerland"/>
      <w:lang w:val="en-GB" w:eastAsia="en-US"/>
    </w:rPr>
  </w:style>
  <w:style w:type="paragraph" w:customStyle="1" w:styleId="xl41">
    <w:name w:val="xl41"/>
    <w:basedOn w:val="Normal"/>
    <w:uiPriority w:val="1"/>
    <w:rsid w:val="538E812A"/>
    <w:rPr>
      <w:rFonts w:ascii="Times New Roman" w:eastAsia="Arial Unicode MS" w:hAnsi="Times New Roman"/>
      <w:sz w:val="20"/>
      <w:szCs w:val="20"/>
      <w:lang w:val="it-IT" w:eastAsia="it-IT"/>
    </w:rPr>
  </w:style>
  <w:style w:type="paragraph" w:styleId="ndice3">
    <w:name w:val="toc 3"/>
    <w:basedOn w:val="Normal"/>
    <w:next w:val="Normal"/>
    <w:uiPriority w:val="39"/>
    <w:rsid w:val="538E812A"/>
    <w:pPr>
      <w:tabs>
        <w:tab w:val="left" w:pos="1320"/>
        <w:tab w:val="right" w:leader="dot" w:pos="8898"/>
      </w:tabs>
      <w:ind w:left="440"/>
    </w:pPr>
  </w:style>
  <w:style w:type="paragraph" w:customStyle="1" w:styleId="ECABullets">
    <w:name w:val="ECA Bullets"/>
    <w:basedOn w:val="Corpodetexto"/>
    <w:rsid w:val="002C0174"/>
    <w:pPr>
      <w:numPr>
        <w:numId w:val="1"/>
      </w:numPr>
      <w:suppressAutoHyphens/>
      <w:spacing w:after="240"/>
    </w:pPr>
    <w:rPr>
      <w:rFonts w:ascii="Book Antiqua" w:hAnsi="Book Antiqua"/>
    </w:rPr>
  </w:style>
  <w:style w:type="paragraph" w:customStyle="1" w:styleId="ECASub-Bullets">
    <w:name w:val="ECA Sub-Bullets"/>
    <w:basedOn w:val="Normal"/>
    <w:uiPriority w:val="1"/>
    <w:rsid w:val="538E812A"/>
    <w:pPr>
      <w:numPr>
        <w:ilvl w:val="1"/>
        <w:numId w:val="1"/>
      </w:numPr>
      <w:spacing w:after="240"/>
    </w:pPr>
    <w:rPr>
      <w:rFonts w:ascii="Book Antiqua" w:hAnsi="Book Antiqua"/>
      <w:lang w:val="en-GB"/>
    </w:rPr>
  </w:style>
  <w:style w:type="paragraph" w:customStyle="1" w:styleId="ECASub-Sub-Bullets">
    <w:name w:val="ECA Sub-Sub-Bullets"/>
    <w:basedOn w:val="Corpodetexto"/>
    <w:rsid w:val="002C0174"/>
    <w:pPr>
      <w:numPr>
        <w:ilvl w:val="2"/>
        <w:numId w:val="1"/>
      </w:numPr>
      <w:suppressAutoHyphens/>
      <w:spacing w:after="240"/>
    </w:pPr>
    <w:rPr>
      <w:rFonts w:ascii="Book Antiqua" w:hAnsi="Book Antiqua"/>
    </w:rPr>
  </w:style>
  <w:style w:type="paragraph" w:customStyle="1" w:styleId="NVS4">
    <w:name w:val="NVS 4"/>
    <w:basedOn w:val="Normal"/>
    <w:uiPriority w:val="1"/>
    <w:rsid w:val="538E812A"/>
    <w:pPr>
      <w:spacing w:line="360" w:lineRule="auto"/>
      <w:ind w:left="1440"/>
    </w:pPr>
    <w:rPr>
      <w:rFonts w:ascii="Arial" w:hAnsi="Arial" w:cs="Arial"/>
      <w:lang w:eastAsia="pt-PT"/>
    </w:rPr>
  </w:style>
  <w:style w:type="paragraph" w:styleId="Textodebalo">
    <w:name w:val="Balloon Text"/>
    <w:basedOn w:val="Normal"/>
    <w:link w:val="TextodebaloCarter"/>
    <w:uiPriority w:val="99"/>
    <w:semiHidden/>
    <w:rsid w:val="538E812A"/>
    <w:rPr>
      <w:rFonts w:ascii="Tahoma" w:hAnsi="Tahoma"/>
      <w:sz w:val="16"/>
      <w:szCs w:val="16"/>
    </w:rPr>
  </w:style>
  <w:style w:type="character" w:customStyle="1" w:styleId="Ttulo1Carter">
    <w:name w:val="Título 1 Caráter"/>
    <w:link w:val="Ttulo1"/>
    <w:uiPriority w:val="9"/>
    <w:rsid w:val="0037783E"/>
    <w:rPr>
      <w:rFonts w:ascii="Calibri" w:hAnsi="Calibri"/>
      <w:b/>
      <w:bCs/>
      <w:color w:val="1F497D"/>
      <w:sz w:val="36"/>
      <w:szCs w:val="36"/>
      <w:lang w:val="en-US" w:eastAsia="en-US"/>
    </w:rPr>
  </w:style>
  <w:style w:type="character" w:customStyle="1" w:styleId="Ttulo2Carter">
    <w:name w:val="Título 2 Caráter"/>
    <w:link w:val="Ttulo2"/>
    <w:uiPriority w:val="9"/>
    <w:rsid w:val="00591067"/>
    <w:rPr>
      <w:rFonts w:ascii="Calibri" w:hAnsi="Calibri"/>
      <w:b/>
      <w:bCs/>
      <w:i/>
      <w:iCs/>
      <w:color w:val="1F497D"/>
      <w:sz w:val="24"/>
      <w:szCs w:val="24"/>
      <w:lang w:val="en-US" w:eastAsia="en-US"/>
    </w:rPr>
  </w:style>
  <w:style w:type="character" w:customStyle="1" w:styleId="Ttulo3Carter">
    <w:name w:val="Título 3 Caráter"/>
    <w:link w:val="Ttulo3"/>
    <w:uiPriority w:val="9"/>
    <w:rsid w:val="002B49DC"/>
    <w:rPr>
      <w:rFonts w:ascii="Arial" w:hAnsi="Arial"/>
      <w:b/>
      <w:bCs/>
      <w:iCs/>
      <w:color w:val="1F4E79" w:themeColor="accent5" w:themeShade="80"/>
      <w:szCs w:val="24"/>
      <w:lang w:eastAsia="en-US"/>
    </w:rPr>
  </w:style>
  <w:style w:type="character" w:customStyle="1" w:styleId="TextodebaloCarter">
    <w:name w:val="Texto de balão Caráter"/>
    <w:link w:val="Textodebalo"/>
    <w:uiPriority w:val="99"/>
    <w:semiHidden/>
    <w:rsid w:val="00CC012A"/>
    <w:rPr>
      <w:rFonts w:ascii="Tahoma" w:hAnsi="Tahoma" w:cs="Tahoma"/>
      <w:sz w:val="16"/>
      <w:szCs w:val="16"/>
      <w:lang w:val="pt-PT"/>
    </w:rPr>
  </w:style>
  <w:style w:type="character" w:customStyle="1" w:styleId="CabealhoCarter">
    <w:name w:val="Cabeçalho Caráter"/>
    <w:link w:val="Cabealho"/>
    <w:uiPriority w:val="99"/>
    <w:rsid w:val="00CC012A"/>
    <w:rPr>
      <w:rFonts w:ascii="Tahoma" w:hAnsi="Tahoma"/>
      <w:sz w:val="22"/>
      <w:szCs w:val="24"/>
      <w:lang w:val="pt-PT"/>
    </w:rPr>
  </w:style>
  <w:style w:type="character" w:customStyle="1" w:styleId="RodapCarter">
    <w:name w:val="Rodapé Caráter"/>
    <w:link w:val="Rodap"/>
    <w:uiPriority w:val="99"/>
    <w:rsid w:val="00CC012A"/>
    <w:rPr>
      <w:rFonts w:ascii="Tahoma" w:hAnsi="Tahoma"/>
      <w:sz w:val="22"/>
      <w:szCs w:val="24"/>
      <w:lang w:val="pt-PT"/>
    </w:rPr>
  </w:style>
  <w:style w:type="paragraph" w:styleId="SemEspaamento">
    <w:name w:val="No Spacing"/>
    <w:link w:val="SemEspaamentoCarter"/>
    <w:uiPriority w:val="1"/>
    <w:qFormat/>
    <w:rsid w:val="00CC012A"/>
    <w:rPr>
      <w:rFonts w:ascii="Calibri" w:hAnsi="Calibri"/>
      <w:sz w:val="22"/>
      <w:szCs w:val="22"/>
      <w:lang w:val="en-US" w:eastAsia="en-US"/>
    </w:rPr>
  </w:style>
  <w:style w:type="character" w:customStyle="1" w:styleId="SemEspaamentoCarter">
    <w:name w:val="Sem Espaçamento Caráter"/>
    <w:link w:val="SemEspaamento"/>
    <w:uiPriority w:val="1"/>
    <w:rsid w:val="00CC012A"/>
    <w:rPr>
      <w:rFonts w:ascii="Calibri" w:hAnsi="Calibri"/>
      <w:sz w:val="22"/>
      <w:szCs w:val="22"/>
      <w:lang w:val="en-US" w:eastAsia="en-US" w:bidi="ar-SA"/>
    </w:rPr>
  </w:style>
  <w:style w:type="paragraph" w:styleId="PargrafodaLista">
    <w:name w:val="List Paragraph"/>
    <w:basedOn w:val="Normal"/>
    <w:link w:val="PargrafodaListaCarter"/>
    <w:uiPriority w:val="34"/>
    <w:qFormat/>
    <w:rsid w:val="538E812A"/>
    <w:pPr>
      <w:spacing w:after="200" w:line="276" w:lineRule="auto"/>
      <w:ind w:left="708"/>
    </w:pPr>
    <w:rPr>
      <w:rFonts w:eastAsia="Calibri"/>
      <w:lang w:val="en-US"/>
    </w:rPr>
  </w:style>
  <w:style w:type="paragraph" w:styleId="Cabealhodondice">
    <w:name w:val="TOC Heading"/>
    <w:basedOn w:val="Ttulo1"/>
    <w:next w:val="Normal"/>
    <w:uiPriority w:val="39"/>
    <w:qFormat/>
    <w:rsid w:val="00CC012A"/>
    <w:pPr>
      <w:keepLines/>
      <w:numPr>
        <w:numId w:val="0"/>
      </w:numPr>
      <w:spacing w:before="480" w:after="0" w:line="360" w:lineRule="auto"/>
      <w:ind w:right="136"/>
      <w:jc w:val="both"/>
      <w:outlineLvl w:val="9"/>
    </w:pPr>
    <w:rPr>
      <w:rFonts w:ascii="Cambria" w:hAnsi="Cambria"/>
      <w:color w:val="365F91"/>
      <w:sz w:val="28"/>
      <w:szCs w:val="28"/>
    </w:rPr>
  </w:style>
  <w:style w:type="table" w:customStyle="1" w:styleId="SombreadoMdio2-Cor11">
    <w:name w:val="Sombreado Médio 2 - Cor 11"/>
    <w:basedOn w:val="Tabelanormal"/>
    <w:uiPriority w:val="64"/>
    <w:rsid w:val="00CC012A"/>
    <w:rPr>
      <w:rFonts w:ascii="Calibri" w:eastAsia="Calibri" w:hAnsi="Calibri"/>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Texto">
    <w:name w:val="Texto"/>
    <w:semiHidden/>
    <w:rsid w:val="00CC012A"/>
    <w:pPr>
      <w:spacing w:after="120" w:line="360" w:lineRule="auto"/>
      <w:jc w:val="both"/>
    </w:pPr>
    <w:rPr>
      <w:rFonts w:ascii="Arial" w:hAnsi="Arial"/>
      <w:lang w:eastAsia="en-US"/>
    </w:rPr>
  </w:style>
  <w:style w:type="paragraph" w:styleId="NormalWeb">
    <w:name w:val="Normal (Web)"/>
    <w:basedOn w:val="Normal"/>
    <w:uiPriority w:val="99"/>
    <w:unhideWhenUsed/>
    <w:rsid w:val="538E812A"/>
    <w:rPr>
      <w:rFonts w:ascii="Times New Roman" w:hAnsi="Times New Roman"/>
      <w:lang w:val="en-US"/>
    </w:rPr>
  </w:style>
  <w:style w:type="character" w:styleId="Refdecomentrio">
    <w:name w:val="annotation reference"/>
    <w:uiPriority w:val="99"/>
    <w:semiHidden/>
    <w:rsid w:val="00626CDA"/>
    <w:rPr>
      <w:sz w:val="16"/>
      <w:szCs w:val="16"/>
    </w:rPr>
  </w:style>
  <w:style w:type="paragraph" w:styleId="Textodecomentrio">
    <w:name w:val="annotation text"/>
    <w:basedOn w:val="Normal"/>
    <w:link w:val="TextodecomentrioCarter"/>
    <w:uiPriority w:val="99"/>
    <w:semiHidden/>
    <w:rsid w:val="538E812A"/>
    <w:rPr>
      <w:sz w:val="20"/>
      <w:szCs w:val="20"/>
    </w:rPr>
  </w:style>
  <w:style w:type="paragraph" w:styleId="Assuntodecomentrio">
    <w:name w:val="annotation subject"/>
    <w:basedOn w:val="Textodecomentrio"/>
    <w:next w:val="Textodecomentrio"/>
    <w:semiHidden/>
    <w:rsid w:val="00626CDA"/>
    <w:rPr>
      <w:b/>
      <w:bCs/>
    </w:rPr>
  </w:style>
  <w:style w:type="character" w:customStyle="1" w:styleId="Cabealho3Carter">
    <w:name w:val="Cabeçalho 3 Caráter"/>
    <w:uiPriority w:val="9"/>
    <w:rsid w:val="006411A1"/>
    <w:rPr>
      <w:rFonts w:ascii="Arial" w:hAnsi="Arial"/>
      <w:b/>
      <w:bCs/>
      <w:color w:val="1F497D"/>
      <w:szCs w:val="26"/>
      <w:lang w:val="x-none" w:eastAsia="x-none"/>
    </w:rPr>
  </w:style>
  <w:style w:type="character" w:customStyle="1" w:styleId="PargrafodaListaCarter">
    <w:name w:val="Parágrafo da Lista Caráter"/>
    <w:link w:val="PargrafodaLista"/>
    <w:uiPriority w:val="34"/>
    <w:rsid w:val="001B3331"/>
    <w:rPr>
      <w:rFonts w:ascii="Calibri" w:eastAsia="Calibri" w:hAnsi="Calibri"/>
      <w:sz w:val="22"/>
      <w:szCs w:val="22"/>
      <w:lang w:val="en-US" w:eastAsia="en-US"/>
    </w:rPr>
  </w:style>
  <w:style w:type="paragraph" w:styleId="Textodenotaderodap">
    <w:name w:val="footnote text"/>
    <w:basedOn w:val="Normal"/>
    <w:link w:val="TextodenotaderodapCarter"/>
    <w:uiPriority w:val="1"/>
    <w:rsid w:val="538E812A"/>
    <w:rPr>
      <w:sz w:val="20"/>
      <w:szCs w:val="20"/>
    </w:rPr>
  </w:style>
  <w:style w:type="character" w:customStyle="1" w:styleId="TextodenotaderodapCarter">
    <w:name w:val="Texto de nota de rodapé Caráter"/>
    <w:link w:val="Textodenotaderodap"/>
    <w:rsid w:val="00F86A2E"/>
    <w:rPr>
      <w:rFonts w:ascii="Calibri" w:hAnsi="Calibri"/>
      <w:lang w:eastAsia="en-US"/>
    </w:rPr>
  </w:style>
  <w:style w:type="character" w:styleId="Refdenotaderodap">
    <w:name w:val="footnote reference"/>
    <w:rsid w:val="00F86A2E"/>
    <w:rPr>
      <w:vertAlign w:val="superscript"/>
    </w:rPr>
  </w:style>
  <w:style w:type="character" w:styleId="MenoNoResolvida">
    <w:name w:val="Unresolved Mention"/>
    <w:uiPriority w:val="99"/>
    <w:semiHidden/>
    <w:unhideWhenUsed/>
    <w:rsid w:val="00B9484F"/>
    <w:rPr>
      <w:color w:val="808080"/>
      <w:shd w:val="clear" w:color="auto" w:fill="E6E6E6"/>
    </w:rPr>
  </w:style>
  <w:style w:type="character" w:styleId="Hiperligaovisitada">
    <w:name w:val="FollowedHyperlink"/>
    <w:rsid w:val="00E74BA6"/>
    <w:rPr>
      <w:color w:val="954F72"/>
      <w:u w:val="single"/>
    </w:rPr>
  </w:style>
  <w:style w:type="character" w:customStyle="1" w:styleId="TextodecomentrioCarter">
    <w:name w:val="Texto de comentário Caráter"/>
    <w:link w:val="Textodecomentrio"/>
    <w:uiPriority w:val="99"/>
    <w:semiHidden/>
    <w:rsid w:val="007644B8"/>
    <w:rPr>
      <w:rFonts w:ascii="Calibri" w:hAnsi="Calibri"/>
      <w:lang w:eastAsia="en-US"/>
    </w:rPr>
  </w:style>
  <w:style w:type="table" w:styleId="Tabelacomefeitos3D1">
    <w:name w:val="Table 3D effects 1"/>
    <w:basedOn w:val="Tabelanormal"/>
    <w:rsid w:val="00990906"/>
    <w:pPr>
      <w:spacing w:before="120" w:after="120"/>
      <w:jc w:val="both"/>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acomefeitos3D3">
    <w:name w:val="Table 3D effects 3"/>
    <w:basedOn w:val="Tabelanormal"/>
    <w:rsid w:val="00990906"/>
    <w:pPr>
      <w:spacing w:before="120" w:after="120"/>
      <w:jc w:val="both"/>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Legenda">
    <w:name w:val="caption"/>
    <w:basedOn w:val="Normal"/>
    <w:next w:val="Normal"/>
    <w:uiPriority w:val="1"/>
    <w:unhideWhenUsed/>
    <w:qFormat/>
    <w:rsid w:val="538E812A"/>
    <w:rPr>
      <w:b/>
      <w:bCs/>
      <w:sz w:val="20"/>
      <w:szCs w:val="20"/>
    </w:rPr>
  </w:style>
  <w:style w:type="paragraph" w:styleId="ndicedeilustraes">
    <w:name w:val="table of figures"/>
    <w:basedOn w:val="Normal"/>
    <w:next w:val="Normal"/>
    <w:uiPriority w:val="99"/>
    <w:rsid w:val="538E812A"/>
  </w:style>
  <w:style w:type="paragraph" w:styleId="ndice4">
    <w:name w:val="toc 4"/>
    <w:basedOn w:val="Normal"/>
    <w:next w:val="Normal"/>
    <w:uiPriority w:val="39"/>
    <w:rsid w:val="538E812A"/>
    <w:pPr>
      <w:ind w:left="660"/>
    </w:pPr>
  </w:style>
  <w:style w:type="paragraph" w:styleId="Reviso">
    <w:name w:val="Revision"/>
    <w:hidden/>
    <w:uiPriority w:val="99"/>
    <w:semiHidden/>
    <w:rsid w:val="00F54002"/>
    <w:rPr>
      <w:rFonts w:ascii="Calibri" w:hAnsi="Calibri"/>
      <w:sz w:val="24"/>
      <w:szCs w:val="24"/>
      <w:lang w:val="fr-FR" w:eastAsia="en-US"/>
    </w:rPr>
  </w:style>
  <w:style w:type="paragraph" w:styleId="ndice5">
    <w:name w:val="toc 5"/>
    <w:basedOn w:val="Normal"/>
    <w:next w:val="Normal"/>
    <w:uiPriority w:val="39"/>
    <w:rsid w:val="538E812A"/>
    <w:pPr>
      <w:tabs>
        <w:tab w:val="left" w:pos="1880"/>
        <w:tab w:val="right" w:leader="dot" w:pos="8898"/>
      </w:tabs>
      <w:ind w:left="960"/>
    </w:pPr>
  </w:style>
  <w:style w:type="paragraph" w:styleId="ndice6">
    <w:name w:val="toc 6"/>
    <w:basedOn w:val="Normal"/>
    <w:next w:val="Normal"/>
    <w:uiPriority w:val="39"/>
    <w:rsid w:val="538E812A"/>
    <w:pPr>
      <w:tabs>
        <w:tab w:val="left" w:pos="2772"/>
        <w:tab w:val="right" w:leader="dot" w:pos="8898"/>
      </w:tabs>
      <w:ind w:left="1200"/>
    </w:pPr>
  </w:style>
  <w:style w:type="paragraph" w:styleId="ndice7">
    <w:name w:val="toc 7"/>
    <w:basedOn w:val="Normal"/>
    <w:next w:val="Normal"/>
    <w:uiPriority w:val="39"/>
    <w:unhideWhenUsed/>
    <w:rsid w:val="538E812A"/>
    <w:pPr>
      <w:ind w:left="1440"/>
    </w:pPr>
    <w:rPr>
      <w:rFonts w:asciiTheme="minorHAnsi" w:eastAsiaTheme="minorEastAsia" w:hAnsiTheme="minorHAnsi" w:cstheme="minorBidi"/>
      <w:lang w:val="en-GB" w:eastAsia="en-GB"/>
    </w:rPr>
  </w:style>
  <w:style w:type="paragraph" w:styleId="ndice8">
    <w:name w:val="toc 8"/>
    <w:basedOn w:val="Normal"/>
    <w:next w:val="Normal"/>
    <w:uiPriority w:val="39"/>
    <w:unhideWhenUsed/>
    <w:rsid w:val="538E812A"/>
    <w:pPr>
      <w:ind w:left="1680"/>
    </w:pPr>
    <w:rPr>
      <w:rFonts w:asciiTheme="minorHAnsi" w:eastAsiaTheme="minorEastAsia" w:hAnsiTheme="minorHAnsi" w:cstheme="minorBidi"/>
      <w:lang w:val="en-GB" w:eastAsia="en-GB"/>
    </w:rPr>
  </w:style>
  <w:style w:type="paragraph" w:styleId="ndice9">
    <w:name w:val="toc 9"/>
    <w:basedOn w:val="Normal"/>
    <w:next w:val="Normal"/>
    <w:uiPriority w:val="39"/>
    <w:unhideWhenUsed/>
    <w:rsid w:val="538E812A"/>
    <w:pPr>
      <w:ind w:left="1920"/>
    </w:pPr>
    <w:rPr>
      <w:rFonts w:asciiTheme="minorHAnsi" w:eastAsiaTheme="minorEastAsia" w:hAnsiTheme="minorHAnsi" w:cstheme="minorBidi"/>
      <w:lang w:val="en-GB" w:eastAsia="en-GB"/>
    </w:rPr>
  </w:style>
  <w:style w:type="character" w:customStyle="1" w:styleId="normaltextrun">
    <w:name w:val="normaltextrun"/>
    <w:basedOn w:val="Tipodeletrapredefinidodopargrafo"/>
    <w:rsid w:val="00AC6C5B"/>
  </w:style>
  <w:style w:type="character" w:styleId="nfaseDiscreta">
    <w:name w:val="Subtle Emphasis"/>
    <w:basedOn w:val="Tipodeletrapredefinidodopargrafo"/>
    <w:uiPriority w:val="19"/>
    <w:qFormat/>
    <w:rsid w:val="00E57139"/>
    <w:rPr>
      <w:i/>
      <w:iCs/>
      <w:color w:val="404040" w:themeColor="text1" w:themeTint="BF"/>
    </w:rPr>
  </w:style>
  <w:style w:type="character" w:styleId="Forte">
    <w:name w:val="Strong"/>
    <w:basedOn w:val="Tipodeletrapredefinidodopargrafo"/>
    <w:uiPriority w:val="22"/>
    <w:qFormat/>
    <w:rsid w:val="00540C5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81910">
      <w:bodyDiv w:val="1"/>
      <w:marLeft w:val="0"/>
      <w:marRight w:val="0"/>
      <w:marTop w:val="0"/>
      <w:marBottom w:val="0"/>
      <w:divBdr>
        <w:top w:val="none" w:sz="0" w:space="0" w:color="auto"/>
        <w:left w:val="none" w:sz="0" w:space="0" w:color="auto"/>
        <w:bottom w:val="none" w:sz="0" w:space="0" w:color="auto"/>
        <w:right w:val="none" w:sz="0" w:space="0" w:color="auto"/>
      </w:divBdr>
    </w:div>
    <w:div w:id="52505517">
      <w:bodyDiv w:val="1"/>
      <w:marLeft w:val="0"/>
      <w:marRight w:val="0"/>
      <w:marTop w:val="0"/>
      <w:marBottom w:val="0"/>
      <w:divBdr>
        <w:top w:val="none" w:sz="0" w:space="0" w:color="auto"/>
        <w:left w:val="none" w:sz="0" w:space="0" w:color="auto"/>
        <w:bottom w:val="none" w:sz="0" w:space="0" w:color="auto"/>
        <w:right w:val="none" w:sz="0" w:space="0" w:color="auto"/>
      </w:divBdr>
      <w:divsChild>
        <w:div w:id="2142922486">
          <w:marLeft w:val="0"/>
          <w:marRight w:val="0"/>
          <w:marTop w:val="0"/>
          <w:marBottom w:val="0"/>
          <w:divBdr>
            <w:top w:val="none" w:sz="0" w:space="0" w:color="auto"/>
            <w:left w:val="none" w:sz="0" w:space="0" w:color="auto"/>
            <w:bottom w:val="none" w:sz="0" w:space="0" w:color="auto"/>
            <w:right w:val="none" w:sz="0" w:space="0" w:color="auto"/>
          </w:divBdr>
        </w:div>
      </w:divsChild>
    </w:div>
    <w:div w:id="59980863">
      <w:bodyDiv w:val="1"/>
      <w:marLeft w:val="0"/>
      <w:marRight w:val="0"/>
      <w:marTop w:val="0"/>
      <w:marBottom w:val="0"/>
      <w:divBdr>
        <w:top w:val="none" w:sz="0" w:space="0" w:color="auto"/>
        <w:left w:val="none" w:sz="0" w:space="0" w:color="auto"/>
        <w:bottom w:val="none" w:sz="0" w:space="0" w:color="auto"/>
        <w:right w:val="none" w:sz="0" w:space="0" w:color="auto"/>
      </w:divBdr>
    </w:div>
    <w:div w:id="91171491">
      <w:bodyDiv w:val="1"/>
      <w:marLeft w:val="0"/>
      <w:marRight w:val="0"/>
      <w:marTop w:val="0"/>
      <w:marBottom w:val="0"/>
      <w:divBdr>
        <w:top w:val="none" w:sz="0" w:space="0" w:color="auto"/>
        <w:left w:val="none" w:sz="0" w:space="0" w:color="auto"/>
        <w:bottom w:val="none" w:sz="0" w:space="0" w:color="auto"/>
        <w:right w:val="none" w:sz="0" w:space="0" w:color="auto"/>
      </w:divBdr>
    </w:div>
    <w:div w:id="112602074">
      <w:bodyDiv w:val="1"/>
      <w:marLeft w:val="0"/>
      <w:marRight w:val="0"/>
      <w:marTop w:val="0"/>
      <w:marBottom w:val="0"/>
      <w:divBdr>
        <w:top w:val="none" w:sz="0" w:space="0" w:color="auto"/>
        <w:left w:val="none" w:sz="0" w:space="0" w:color="auto"/>
        <w:bottom w:val="none" w:sz="0" w:space="0" w:color="auto"/>
        <w:right w:val="none" w:sz="0" w:space="0" w:color="auto"/>
      </w:divBdr>
    </w:div>
    <w:div w:id="163785449">
      <w:bodyDiv w:val="1"/>
      <w:marLeft w:val="0"/>
      <w:marRight w:val="0"/>
      <w:marTop w:val="0"/>
      <w:marBottom w:val="0"/>
      <w:divBdr>
        <w:top w:val="none" w:sz="0" w:space="0" w:color="auto"/>
        <w:left w:val="none" w:sz="0" w:space="0" w:color="auto"/>
        <w:bottom w:val="none" w:sz="0" w:space="0" w:color="auto"/>
        <w:right w:val="none" w:sz="0" w:space="0" w:color="auto"/>
      </w:divBdr>
      <w:divsChild>
        <w:div w:id="1456020789">
          <w:marLeft w:val="0"/>
          <w:marRight w:val="0"/>
          <w:marTop w:val="0"/>
          <w:marBottom w:val="0"/>
          <w:divBdr>
            <w:top w:val="none" w:sz="0" w:space="0" w:color="auto"/>
            <w:left w:val="none" w:sz="0" w:space="0" w:color="auto"/>
            <w:bottom w:val="none" w:sz="0" w:space="0" w:color="auto"/>
            <w:right w:val="none" w:sz="0" w:space="0" w:color="auto"/>
          </w:divBdr>
          <w:divsChild>
            <w:div w:id="1436443710">
              <w:marLeft w:val="0"/>
              <w:marRight w:val="0"/>
              <w:marTop w:val="0"/>
              <w:marBottom w:val="0"/>
              <w:divBdr>
                <w:top w:val="none" w:sz="0" w:space="0" w:color="auto"/>
                <w:left w:val="none" w:sz="0" w:space="0" w:color="auto"/>
                <w:bottom w:val="none" w:sz="0" w:space="0" w:color="auto"/>
                <w:right w:val="none" w:sz="0" w:space="0" w:color="auto"/>
              </w:divBdr>
              <w:divsChild>
                <w:div w:id="1247878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857102">
      <w:bodyDiv w:val="1"/>
      <w:marLeft w:val="0"/>
      <w:marRight w:val="0"/>
      <w:marTop w:val="0"/>
      <w:marBottom w:val="0"/>
      <w:divBdr>
        <w:top w:val="none" w:sz="0" w:space="0" w:color="auto"/>
        <w:left w:val="none" w:sz="0" w:space="0" w:color="auto"/>
        <w:bottom w:val="none" w:sz="0" w:space="0" w:color="auto"/>
        <w:right w:val="none" w:sz="0" w:space="0" w:color="auto"/>
      </w:divBdr>
    </w:div>
    <w:div w:id="186529045">
      <w:bodyDiv w:val="1"/>
      <w:marLeft w:val="0"/>
      <w:marRight w:val="0"/>
      <w:marTop w:val="0"/>
      <w:marBottom w:val="0"/>
      <w:divBdr>
        <w:top w:val="none" w:sz="0" w:space="0" w:color="auto"/>
        <w:left w:val="none" w:sz="0" w:space="0" w:color="auto"/>
        <w:bottom w:val="none" w:sz="0" w:space="0" w:color="auto"/>
        <w:right w:val="none" w:sz="0" w:space="0" w:color="auto"/>
      </w:divBdr>
    </w:div>
    <w:div w:id="194123223">
      <w:bodyDiv w:val="1"/>
      <w:marLeft w:val="0"/>
      <w:marRight w:val="0"/>
      <w:marTop w:val="0"/>
      <w:marBottom w:val="0"/>
      <w:divBdr>
        <w:top w:val="none" w:sz="0" w:space="0" w:color="auto"/>
        <w:left w:val="none" w:sz="0" w:space="0" w:color="auto"/>
        <w:bottom w:val="none" w:sz="0" w:space="0" w:color="auto"/>
        <w:right w:val="none" w:sz="0" w:space="0" w:color="auto"/>
      </w:divBdr>
    </w:div>
    <w:div w:id="203251902">
      <w:bodyDiv w:val="1"/>
      <w:marLeft w:val="0"/>
      <w:marRight w:val="0"/>
      <w:marTop w:val="0"/>
      <w:marBottom w:val="0"/>
      <w:divBdr>
        <w:top w:val="none" w:sz="0" w:space="0" w:color="auto"/>
        <w:left w:val="none" w:sz="0" w:space="0" w:color="auto"/>
        <w:bottom w:val="none" w:sz="0" w:space="0" w:color="auto"/>
        <w:right w:val="none" w:sz="0" w:space="0" w:color="auto"/>
      </w:divBdr>
    </w:div>
    <w:div w:id="286353588">
      <w:bodyDiv w:val="1"/>
      <w:marLeft w:val="0"/>
      <w:marRight w:val="0"/>
      <w:marTop w:val="0"/>
      <w:marBottom w:val="0"/>
      <w:divBdr>
        <w:top w:val="none" w:sz="0" w:space="0" w:color="auto"/>
        <w:left w:val="none" w:sz="0" w:space="0" w:color="auto"/>
        <w:bottom w:val="none" w:sz="0" w:space="0" w:color="auto"/>
        <w:right w:val="none" w:sz="0" w:space="0" w:color="auto"/>
      </w:divBdr>
      <w:divsChild>
        <w:div w:id="941105071">
          <w:marLeft w:val="0"/>
          <w:marRight w:val="0"/>
          <w:marTop w:val="0"/>
          <w:marBottom w:val="0"/>
          <w:divBdr>
            <w:top w:val="none" w:sz="0" w:space="0" w:color="auto"/>
            <w:left w:val="none" w:sz="0" w:space="0" w:color="auto"/>
            <w:bottom w:val="none" w:sz="0" w:space="0" w:color="auto"/>
            <w:right w:val="none" w:sz="0" w:space="0" w:color="auto"/>
          </w:divBdr>
          <w:divsChild>
            <w:div w:id="1584604030">
              <w:marLeft w:val="0"/>
              <w:marRight w:val="0"/>
              <w:marTop w:val="0"/>
              <w:marBottom w:val="0"/>
              <w:divBdr>
                <w:top w:val="none" w:sz="0" w:space="0" w:color="auto"/>
                <w:left w:val="none" w:sz="0" w:space="0" w:color="auto"/>
                <w:bottom w:val="none" w:sz="0" w:space="0" w:color="auto"/>
                <w:right w:val="none" w:sz="0" w:space="0" w:color="auto"/>
              </w:divBdr>
              <w:divsChild>
                <w:div w:id="1018508918">
                  <w:marLeft w:val="0"/>
                  <w:marRight w:val="0"/>
                  <w:marTop w:val="0"/>
                  <w:marBottom w:val="0"/>
                  <w:divBdr>
                    <w:top w:val="none" w:sz="0" w:space="0" w:color="auto"/>
                    <w:left w:val="none" w:sz="0" w:space="0" w:color="auto"/>
                    <w:bottom w:val="none" w:sz="0" w:space="0" w:color="auto"/>
                    <w:right w:val="none" w:sz="0" w:space="0" w:color="auto"/>
                  </w:divBdr>
                </w:div>
                <w:div w:id="1569613502">
                  <w:marLeft w:val="0"/>
                  <w:marRight w:val="0"/>
                  <w:marTop w:val="0"/>
                  <w:marBottom w:val="0"/>
                  <w:divBdr>
                    <w:top w:val="none" w:sz="0" w:space="0" w:color="auto"/>
                    <w:left w:val="none" w:sz="0" w:space="0" w:color="auto"/>
                    <w:bottom w:val="none" w:sz="0" w:space="0" w:color="auto"/>
                    <w:right w:val="none" w:sz="0" w:space="0" w:color="auto"/>
                  </w:divBdr>
                </w:div>
                <w:div w:id="1647127070">
                  <w:marLeft w:val="0"/>
                  <w:marRight w:val="0"/>
                  <w:marTop w:val="0"/>
                  <w:marBottom w:val="0"/>
                  <w:divBdr>
                    <w:top w:val="none" w:sz="0" w:space="0" w:color="auto"/>
                    <w:left w:val="none" w:sz="0" w:space="0" w:color="auto"/>
                    <w:bottom w:val="none" w:sz="0" w:space="0" w:color="auto"/>
                    <w:right w:val="none" w:sz="0" w:space="0" w:color="auto"/>
                  </w:divBdr>
                </w:div>
                <w:div w:id="197690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7009710">
      <w:bodyDiv w:val="1"/>
      <w:marLeft w:val="0"/>
      <w:marRight w:val="0"/>
      <w:marTop w:val="0"/>
      <w:marBottom w:val="0"/>
      <w:divBdr>
        <w:top w:val="none" w:sz="0" w:space="0" w:color="auto"/>
        <w:left w:val="none" w:sz="0" w:space="0" w:color="auto"/>
        <w:bottom w:val="none" w:sz="0" w:space="0" w:color="auto"/>
        <w:right w:val="none" w:sz="0" w:space="0" w:color="auto"/>
      </w:divBdr>
      <w:divsChild>
        <w:div w:id="50618185">
          <w:marLeft w:val="0"/>
          <w:marRight w:val="0"/>
          <w:marTop w:val="0"/>
          <w:marBottom w:val="0"/>
          <w:divBdr>
            <w:top w:val="none" w:sz="0" w:space="0" w:color="auto"/>
            <w:left w:val="none" w:sz="0" w:space="0" w:color="auto"/>
            <w:bottom w:val="none" w:sz="0" w:space="0" w:color="auto"/>
            <w:right w:val="none" w:sz="0" w:space="0" w:color="auto"/>
          </w:divBdr>
          <w:divsChild>
            <w:div w:id="2615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293865">
      <w:bodyDiv w:val="1"/>
      <w:marLeft w:val="0"/>
      <w:marRight w:val="0"/>
      <w:marTop w:val="0"/>
      <w:marBottom w:val="0"/>
      <w:divBdr>
        <w:top w:val="none" w:sz="0" w:space="0" w:color="auto"/>
        <w:left w:val="none" w:sz="0" w:space="0" w:color="auto"/>
        <w:bottom w:val="none" w:sz="0" w:space="0" w:color="auto"/>
        <w:right w:val="none" w:sz="0" w:space="0" w:color="auto"/>
      </w:divBdr>
    </w:div>
    <w:div w:id="304705733">
      <w:bodyDiv w:val="1"/>
      <w:marLeft w:val="0"/>
      <w:marRight w:val="0"/>
      <w:marTop w:val="0"/>
      <w:marBottom w:val="0"/>
      <w:divBdr>
        <w:top w:val="none" w:sz="0" w:space="0" w:color="auto"/>
        <w:left w:val="none" w:sz="0" w:space="0" w:color="auto"/>
        <w:bottom w:val="none" w:sz="0" w:space="0" w:color="auto"/>
        <w:right w:val="none" w:sz="0" w:space="0" w:color="auto"/>
      </w:divBdr>
    </w:div>
    <w:div w:id="348602610">
      <w:bodyDiv w:val="1"/>
      <w:marLeft w:val="0"/>
      <w:marRight w:val="0"/>
      <w:marTop w:val="0"/>
      <w:marBottom w:val="0"/>
      <w:divBdr>
        <w:top w:val="none" w:sz="0" w:space="0" w:color="auto"/>
        <w:left w:val="none" w:sz="0" w:space="0" w:color="auto"/>
        <w:bottom w:val="none" w:sz="0" w:space="0" w:color="auto"/>
        <w:right w:val="none" w:sz="0" w:space="0" w:color="auto"/>
      </w:divBdr>
      <w:divsChild>
        <w:div w:id="2059548900">
          <w:marLeft w:val="0"/>
          <w:marRight w:val="0"/>
          <w:marTop w:val="0"/>
          <w:marBottom w:val="0"/>
          <w:divBdr>
            <w:top w:val="none" w:sz="0" w:space="0" w:color="auto"/>
            <w:left w:val="none" w:sz="0" w:space="0" w:color="auto"/>
            <w:bottom w:val="none" w:sz="0" w:space="0" w:color="auto"/>
            <w:right w:val="none" w:sz="0" w:space="0" w:color="auto"/>
          </w:divBdr>
          <w:divsChild>
            <w:div w:id="133931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998174">
      <w:bodyDiv w:val="1"/>
      <w:marLeft w:val="0"/>
      <w:marRight w:val="0"/>
      <w:marTop w:val="0"/>
      <w:marBottom w:val="0"/>
      <w:divBdr>
        <w:top w:val="none" w:sz="0" w:space="0" w:color="auto"/>
        <w:left w:val="none" w:sz="0" w:space="0" w:color="auto"/>
        <w:bottom w:val="none" w:sz="0" w:space="0" w:color="auto"/>
        <w:right w:val="none" w:sz="0" w:space="0" w:color="auto"/>
      </w:divBdr>
    </w:div>
    <w:div w:id="376859315">
      <w:bodyDiv w:val="1"/>
      <w:marLeft w:val="0"/>
      <w:marRight w:val="0"/>
      <w:marTop w:val="0"/>
      <w:marBottom w:val="0"/>
      <w:divBdr>
        <w:top w:val="none" w:sz="0" w:space="0" w:color="auto"/>
        <w:left w:val="none" w:sz="0" w:space="0" w:color="auto"/>
        <w:bottom w:val="none" w:sz="0" w:space="0" w:color="auto"/>
        <w:right w:val="none" w:sz="0" w:space="0" w:color="auto"/>
      </w:divBdr>
    </w:div>
    <w:div w:id="471404671">
      <w:bodyDiv w:val="1"/>
      <w:marLeft w:val="0"/>
      <w:marRight w:val="0"/>
      <w:marTop w:val="0"/>
      <w:marBottom w:val="0"/>
      <w:divBdr>
        <w:top w:val="none" w:sz="0" w:space="0" w:color="auto"/>
        <w:left w:val="none" w:sz="0" w:space="0" w:color="auto"/>
        <w:bottom w:val="none" w:sz="0" w:space="0" w:color="auto"/>
        <w:right w:val="none" w:sz="0" w:space="0" w:color="auto"/>
      </w:divBdr>
    </w:div>
    <w:div w:id="472722605">
      <w:bodyDiv w:val="1"/>
      <w:marLeft w:val="0"/>
      <w:marRight w:val="0"/>
      <w:marTop w:val="0"/>
      <w:marBottom w:val="0"/>
      <w:divBdr>
        <w:top w:val="none" w:sz="0" w:space="0" w:color="auto"/>
        <w:left w:val="none" w:sz="0" w:space="0" w:color="auto"/>
        <w:bottom w:val="none" w:sz="0" w:space="0" w:color="auto"/>
        <w:right w:val="none" w:sz="0" w:space="0" w:color="auto"/>
      </w:divBdr>
      <w:divsChild>
        <w:div w:id="112679336">
          <w:marLeft w:val="0"/>
          <w:marRight w:val="0"/>
          <w:marTop w:val="0"/>
          <w:marBottom w:val="0"/>
          <w:divBdr>
            <w:top w:val="none" w:sz="0" w:space="0" w:color="auto"/>
            <w:left w:val="none" w:sz="0" w:space="0" w:color="auto"/>
            <w:bottom w:val="none" w:sz="0" w:space="0" w:color="auto"/>
            <w:right w:val="none" w:sz="0" w:space="0" w:color="auto"/>
          </w:divBdr>
          <w:divsChild>
            <w:div w:id="541209820">
              <w:marLeft w:val="0"/>
              <w:marRight w:val="0"/>
              <w:marTop w:val="0"/>
              <w:marBottom w:val="0"/>
              <w:divBdr>
                <w:top w:val="none" w:sz="0" w:space="0" w:color="auto"/>
                <w:left w:val="none" w:sz="0" w:space="0" w:color="auto"/>
                <w:bottom w:val="none" w:sz="0" w:space="0" w:color="auto"/>
                <w:right w:val="none" w:sz="0" w:space="0" w:color="auto"/>
              </w:divBdr>
              <w:divsChild>
                <w:div w:id="896936664">
                  <w:marLeft w:val="0"/>
                  <w:marRight w:val="0"/>
                  <w:marTop w:val="0"/>
                  <w:marBottom w:val="0"/>
                  <w:divBdr>
                    <w:top w:val="none" w:sz="0" w:space="0" w:color="auto"/>
                    <w:left w:val="none" w:sz="0" w:space="0" w:color="auto"/>
                    <w:bottom w:val="none" w:sz="0" w:space="0" w:color="auto"/>
                    <w:right w:val="none" w:sz="0" w:space="0" w:color="auto"/>
                  </w:divBdr>
                </w:div>
                <w:div w:id="1601060340">
                  <w:marLeft w:val="0"/>
                  <w:marRight w:val="0"/>
                  <w:marTop w:val="0"/>
                  <w:marBottom w:val="0"/>
                  <w:divBdr>
                    <w:top w:val="none" w:sz="0" w:space="0" w:color="auto"/>
                    <w:left w:val="none" w:sz="0" w:space="0" w:color="auto"/>
                    <w:bottom w:val="none" w:sz="0" w:space="0" w:color="auto"/>
                    <w:right w:val="none" w:sz="0" w:space="0" w:color="auto"/>
                  </w:divBdr>
                </w:div>
                <w:div w:id="1908614044">
                  <w:marLeft w:val="0"/>
                  <w:marRight w:val="0"/>
                  <w:marTop w:val="0"/>
                  <w:marBottom w:val="0"/>
                  <w:divBdr>
                    <w:top w:val="none" w:sz="0" w:space="0" w:color="auto"/>
                    <w:left w:val="none" w:sz="0" w:space="0" w:color="auto"/>
                    <w:bottom w:val="none" w:sz="0" w:space="0" w:color="auto"/>
                    <w:right w:val="none" w:sz="0" w:space="0" w:color="auto"/>
                  </w:divBdr>
                </w:div>
                <w:div w:id="201224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2351128">
      <w:bodyDiv w:val="1"/>
      <w:marLeft w:val="0"/>
      <w:marRight w:val="0"/>
      <w:marTop w:val="0"/>
      <w:marBottom w:val="0"/>
      <w:divBdr>
        <w:top w:val="none" w:sz="0" w:space="0" w:color="auto"/>
        <w:left w:val="none" w:sz="0" w:space="0" w:color="auto"/>
        <w:bottom w:val="none" w:sz="0" w:space="0" w:color="auto"/>
        <w:right w:val="none" w:sz="0" w:space="0" w:color="auto"/>
      </w:divBdr>
    </w:div>
    <w:div w:id="506602661">
      <w:bodyDiv w:val="1"/>
      <w:marLeft w:val="0"/>
      <w:marRight w:val="0"/>
      <w:marTop w:val="0"/>
      <w:marBottom w:val="0"/>
      <w:divBdr>
        <w:top w:val="none" w:sz="0" w:space="0" w:color="auto"/>
        <w:left w:val="none" w:sz="0" w:space="0" w:color="auto"/>
        <w:bottom w:val="none" w:sz="0" w:space="0" w:color="auto"/>
        <w:right w:val="none" w:sz="0" w:space="0" w:color="auto"/>
      </w:divBdr>
    </w:div>
    <w:div w:id="517086258">
      <w:bodyDiv w:val="1"/>
      <w:marLeft w:val="0"/>
      <w:marRight w:val="0"/>
      <w:marTop w:val="0"/>
      <w:marBottom w:val="0"/>
      <w:divBdr>
        <w:top w:val="none" w:sz="0" w:space="0" w:color="auto"/>
        <w:left w:val="none" w:sz="0" w:space="0" w:color="auto"/>
        <w:bottom w:val="none" w:sz="0" w:space="0" w:color="auto"/>
        <w:right w:val="none" w:sz="0" w:space="0" w:color="auto"/>
      </w:divBdr>
    </w:div>
    <w:div w:id="529875774">
      <w:bodyDiv w:val="1"/>
      <w:marLeft w:val="0"/>
      <w:marRight w:val="0"/>
      <w:marTop w:val="0"/>
      <w:marBottom w:val="0"/>
      <w:divBdr>
        <w:top w:val="none" w:sz="0" w:space="0" w:color="auto"/>
        <w:left w:val="none" w:sz="0" w:space="0" w:color="auto"/>
        <w:bottom w:val="none" w:sz="0" w:space="0" w:color="auto"/>
        <w:right w:val="none" w:sz="0" w:space="0" w:color="auto"/>
      </w:divBdr>
    </w:div>
    <w:div w:id="561913748">
      <w:bodyDiv w:val="1"/>
      <w:marLeft w:val="0"/>
      <w:marRight w:val="0"/>
      <w:marTop w:val="0"/>
      <w:marBottom w:val="0"/>
      <w:divBdr>
        <w:top w:val="none" w:sz="0" w:space="0" w:color="auto"/>
        <w:left w:val="none" w:sz="0" w:space="0" w:color="auto"/>
        <w:bottom w:val="none" w:sz="0" w:space="0" w:color="auto"/>
        <w:right w:val="none" w:sz="0" w:space="0" w:color="auto"/>
      </w:divBdr>
    </w:div>
    <w:div w:id="582229225">
      <w:bodyDiv w:val="1"/>
      <w:marLeft w:val="0"/>
      <w:marRight w:val="0"/>
      <w:marTop w:val="0"/>
      <w:marBottom w:val="0"/>
      <w:divBdr>
        <w:top w:val="none" w:sz="0" w:space="0" w:color="auto"/>
        <w:left w:val="none" w:sz="0" w:space="0" w:color="auto"/>
        <w:bottom w:val="none" w:sz="0" w:space="0" w:color="auto"/>
        <w:right w:val="none" w:sz="0" w:space="0" w:color="auto"/>
      </w:divBdr>
    </w:div>
    <w:div w:id="669067032">
      <w:bodyDiv w:val="1"/>
      <w:marLeft w:val="0"/>
      <w:marRight w:val="0"/>
      <w:marTop w:val="0"/>
      <w:marBottom w:val="0"/>
      <w:divBdr>
        <w:top w:val="none" w:sz="0" w:space="0" w:color="auto"/>
        <w:left w:val="none" w:sz="0" w:space="0" w:color="auto"/>
        <w:bottom w:val="none" w:sz="0" w:space="0" w:color="auto"/>
        <w:right w:val="none" w:sz="0" w:space="0" w:color="auto"/>
      </w:divBdr>
    </w:div>
    <w:div w:id="691341392">
      <w:bodyDiv w:val="1"/>
      <w:marLeft w:val="0"/>
      <w:marRight w:val="0"/>
      <w:marTop w:val="0"/>
      <w:marBottom w:val="0"/>
      <w:divBdr>
        <w:top w:val="none" w:sz="0" w:space="0" w:color="auto"/>
        <w:left w:val="none" w:sz="0" w:space="0" w:color="auto"/>
        <w:bottom w:val="none" w:sz="0" w:space="0" w:color="auto"/>
        <w:right w:val="none" w:sz="0" w:space="0" w:color="auto"/>
      </w:divBdr>
    </w:div>
    <w:div w:id="696320966">
      <w:bodyDiv w:val="1"/>
      <w:marLeft w:val="0"/>
      <w:marRight w:val="0"/>
      <w:marTop w:val="0"/>
      <w:marBottom w:val="0"/>
      <w:divBdr>
        <w:top w:val="none" w:sz="0" w:space="0" w:color="auto"/>
        <w:left w:val="none" w:sz="0" w:space="0" w:color="auto"/>
        <w:bottom w:val="none" w:sz="0" w:space="0" w:color="auto"/>
        <w:right w:val="none" w:sz="0" w:space="0" w:color="auto"/>
      </w:divBdr>
    </w:div>
    <w:div w:id="705522605">
      <w:bodyDiv w:val="1"/>
      <w:marLeft w:val="0"/>
      <w:marRight w:val="0"/>
      <w:marTop w:val="0"/>
      <w:marBottom w:val="0"/>
      <w:divBdr>
        <w:top w:val="none" w:sz="0" w:space="0" w:color="auto"/>
        <w:left w:val="none" w:sz="0" w:space="0" w:color="auto"/>
        <w:bottom w:val="none" w:sz="0" w:space="0" w:color="auto"/>
        <w:right w:val="none" w:sz="0" w:space="0" w:color="auto"/>
      </w:divBdr>
    </w:div>
    <w:div w:id="740908870">
      <w:bodyDiv w:val="1"/>
      <w:marLeft w:val="0"/>
      <w:marRight w:val="0"/>
      <w:marTop w:val="0"/>
      <w:marBottom w:val="0"/>
      <w:divBdr>
        <w:top w:val="none" w:sz="0" w:space="0" w:color="auto"/>
        <w:left w:val="none" w:sz="0" w:space="0" w:color="auto"/>
        <w:bottom w:val="none" w:sz="0" w:space="0" w:color="auto"/>
        <w:right w:val="none" w:sz="0" w:space="0" w:color="auto"/>
      </w:divBdr>
    </w:div>
    <w:div w:id="758329772">
      <w:bodyDiv w:val="1"/>
      <w:marLeft w:val="0"/>
      <w:marRight w:val="0"/>
      <w:marTop w:val="0"/>
      <w:marBottom w:val="0"/>
      <w:divBdr>
        <w:top w:val="none" w:sz="0" w:space="0" w:color="auto"/>
        <w:left w:val="none" w:sz="0" w:space="0" w:color="auto"/>
        <w:bottom w:val="none" w:sz="0" w:space="0" w:color="auto"/>
        <w:right w:val="none" w:sz="0" w:space="0" w:color="auto"/>
      </w:divBdr>
    </w:div>
    <w:div w:id="769005428">
      <w:bodyDiv w:val="1"/>
      <w:marLeft w:val="0"/>
      <w:marRight w:val="0"/>
      <w:marTop w:val="0"/>
      <w:marBottom w:val="0"/>
      <w:divBdr>
        <w:top w:val="none" w:sz="0" w:space="0" w:color="auto"/>
        <w:left w:val="none" w:sz="0" w:space="0" w:color="auto"/>
        <w:bottom w:val="none" w:sz="0" w:space="0" w:color="auto"/>
        <w:right w:val="none" w:sz="0" w:space="0" w:color="auto"/>
      </w:divBdr>
    </w:div>
    <w:div w:id="865288268">
      <w:bodyDiv w:val="1"/>
      <w:marLeft w:val="0"/>
      <w:marRight w:val="0"/>
      <w:marTop w:val="0"/>
      <w:marBottom w:val="0"/>
      <w:divBdr>
        <w:top w:val="none" w:sz="0" w:space="0" w:color="auto"/>
        <w:left w:val="none" w:sz="0" w:space="0" w:color="auto"/>
        <w:bottom w:val="none" w:sz="0" w:space="0" w:color="auto"/>
        <w:right w:val="none" w:sz="0" w:space="0" w:color="auto"/>
      </w:divBdr>
    </w:div>
    <w:div w:id="876548628">
      <w:bodyDiv w:val="1"/>
      <w:marLeft w:val="0"/>
      <w:marRight w:val="0"/>
      <w:marTop w:val="0"/>
      <w:marBottom w:val="0"/>
      <w:divBdr>
        <w:top w:val="none" w:sz="0" w:space="0" w:color="auto"/>
        <w:left w:val="none" w:sz="0" w:space="0" w:color="auto"/>
        <w:bottom w:val="none" w:sz="0" w:space="0" w:color="auto"/>
        <w:right w:val="none" w:sz="0" w:space="0" w:color="auto"/>
      </w:divBdr>
    </w:div>
    <w:div w:id="925772054">
      <w:bodyDiv w:val="1"/>
      <w:marLeft w:val="0"/>
      <w:marRight w:val="0"/>
      <w:marTop w:val="0"/>
      <w:marBottom w:val="0"/>
      <w:divBdr>
        <w:top w:val="none" w:sz="0" w:space="0" w:color="auto"/>
        <w:left w:val="none" w:sz="0" w:space="0" w:color="auto"/>
        <w:bottom w:val="none" w:sz="0" w:space="0" w:color="auto"/>
        <w:right w:val="none" w:sz="0" w:space="0" w:color="auto"/>
      </w:divBdr>
      <w:divsChild>
        <w:div w:id="1470707167">
          <w:marLeft w:val="0"/>
          <w:marRight w:val="0"/>
          <w:marTop w:val="0"/>
          <w:marBottom w:val="0"/>
          <w:divBdr>
            <w:top w:val="none" w:sz="0" w:space="0" w:color="auto"/>
            <w:left w:val="none" w:sz="0" w:space="0" w:color="auto"/>
            <w:bottom w:val="none" w:sz="0" w:space="0" w:color="auto"/>
            <w:right w:val="none" w:sz="0" w:space="0" w:color="auto"/>
          </w:divBdr>
          <w:divsChild>
            <w:div w:id="142626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376170">
      <w:bodyDiv w:val="1"/>
      <w:marLeft w:val="0"/>
      <w:marRight w:val="0"/>
      <w:marTop w:val="0"/>
      <w:marBottom w:val="0"/>
      <w:divBdr>
        <w:top w:val="none" w:sz="0" w:space="0" w:color="auto"/>
        <w:left w:val="none" w:sz="0" w:space="0" w:color="auto"/>
        <w:bottom w:val="none" w:sz="0" w:space="0" w:color="auto"/>
        <w:right w:val="none" w:sz="0" w:space="0" w:color="auto"/>
      </w:divBdr>
    </w:div>
    <w:div w:id="962272071">
      <w:bodyDiv w:val="1"/>
      <w:marLeft w:val="0"/>
      <w:marRight w:val="0"/>
      <w:marTop w:val="0"/>
      <w:marBottom w:val="0"/>
      <w:divBdr>
        <w:top w:val="none" w:sz="0" w:space="0" w:color="auto"/>
        <w:left w:val="none" w:sz="0" w:space="0" w:color="auto"/>
        <w:bottom w:val="none" w:sz="0" w:space="0" w:color="auto"/>
        <w:right w:val="none" w:sz="0" w:space="0" w:color="auto"/>
      </w:divBdr>
    </w:div>
    <w:div w:id="973825547">
      <w:bodyDiv w:val="1"/>
      <w:marLeft w:val="0"/>
      <w:marRight w:val="0"/>
      <w:marTop w:val="0"/>
      <w:marBottom w:val="0"/>
      <w:divBdr>
        <w:top w:val="none" w:sz="0" w:space="0" w:color="auto"/>
        <w:left w:val="none" w:sz="0" w:space="0" w:color="auto"/>
        <w:bottom w:val="none" w:sz="0" w:space="0" w:color="auto"/>
        <w:right w:val="none" w:sz="0" w:space="0" w:color="auto"/>
      </w:divBdr>
    </w:div>
    <w:div w:id="1018043688">
      <w:bodyDiv w:val="1"/>
      <w:marLeft w:val="0"/>
      <w:marRight w:val="0"/>
      <w:marTop w:val="0"/>
      <w:marBottom w:val="0"/>
      <w:divBdr>
        <w:top w:val="none" w:sz="0" w:space="0" w:color="auto"/>
        <w:left w:val="none" w:sz="0" w:space="0" w:color="auto"/>
        <w:bottom w:val="none" w:sz="0" w:space="0" w:color="auto"/>
        <w:right w:val="none" w:sz="0" w:space="0" w:color="auto"/>
      </w:divBdr>
    </w:div>
    <w:div w:id="1052584309">
      <w:bodyDiv w:val="1"/>
      <w:marLeft w:val="0"/>
      <w:marRight w:val="0"/>
      <w:marTop w:val="0"/>
      <w:marBottom w:val="0"/>
      <w:divBdr>
        <w:top w:val="none" w:sz="0" w:space="0" w:color="auto"/>
        <w:left w:val="none" w:sz="0" w:space="0" w:color="auto"/>
        <w:bottom w:val="none" w:sz="0" w:space="0" w:color="auto"/>
        <w:right w:val="none" w:sz="0" w:space="0" w:color="auto"/>
      </w:divBdr>
    </w:div>
    <w:div w:id="1075589319">
      <w:bodyDiv w:val="1"/>
      <w:marLeft w:val="0"/>
      <w:marRight w:val="0"/>
      <w:marTop w:val="0"/>
      <w:marBottom w:val="0"/>
      <w:divBdr>
        <w:top w:val="none" w:sz="0" w:space="0" w:color="auto"/>
        <w:left w:val="none" w:sz="0" w:space="0" w:color="auto"/>
        <w:bottom w:val="none" w:sz="0" w:space="0" w:color="auto"/>
        <w:right w:val="none" w:sz="0" w:space="0" w:color="auto"/>
      </w:divBdr>
    </w:div>
    <w:div w:id="1151211027">
      <w:bodyDiv w:val="1"/>
      <w:marLeft w:val="0"/>
      <w:marRight w:val="0"/>
      <w:marTop w:val="0"/>
      <w:marBottom w:val="0"/>
      <w:divBdr>
        <w:top w:val="none" w:sz="0" w:space="0" w:color="auto"/>
        <w:left w:val="none" w:sz="0" w:space="0" w:color="auto"/>
        <w:bottom w:val="none" w:sz="0" w:space="0" w:color="auto"/>
        <w:right w:val="none" w:sz="0" w:space="0" w:color="auto"/>
      </w:divBdr>
    </w:div>
    <w:div w:id="1166047284">
      <w:bodyDiv w:val="1"/>
      <w:marLeft w:val="0"/>
      <w:marRight w:val="0"/>
      <w:marTop w:val="0"/>
      <w:marBottom w:val="0"/>
      <w:divBdr>
        <w:top w:val="none" w:sz="0" w:space="0" w:color="auto"/>
        <w:left w:val="none" w:sz="0" w:space="0" w:color="auto"/>
        <w:bottom w:val="none" w:sz="0" w:space="0" w:color="auto"/>
        <w:right w:val="none" w:sz="0" w:space="0" w:color="auto"/>
      </w:divBdr>
      <w:divsChild>
        <w:div w:id="1520773265">
          <w:marLeft w:val="0"/>
          <w:marRight w:val="0"/>
          <w:marTop w:val="0"/>
          <w:marBottom w:val="0"/>
          <w:divBdr>
            <w:top w:val="none" w:sz="0" w:space="0" w:color="auto"/>
            <w:left w:val="none" w:sz="0" w:space="0" w:color="auto"/>
            <w:bottom w:val="none" w:sz="0" w:space="0" w:color="auto"/>
            <w:right w:val="none" w:sz="0" w:space="0" w:color="auto"/>
          </w:divBdr>
        </w:div>
      </w:divsChild>
    </w:div>
    <w:div w:id="1187211627">
      <w:bodyDiv w:val="1"/>
      <w:marLeft w:val="0"/>
      <w:marRight w:val="0"/>
      <w:marTop w:val="0"/>
      <w:marBottom w:val="0"/>
      <w:divBdr>
        <w:top w:val="none" w:sz="0" w:space="0" w:color="auto"/>
        <w:left w:val="none" w:sz="0" w:space="0" w:color="auto"/>
        <w:bottom w:val="none" w:sz="0" w:space="0" w:color="auto"/>
        <w:right w:val="none" w:sz="0" w:space="0" w:color="auto"/>
      </w:divBdr>
      <w:divsChild>
        <w:div w:id="1739087857">
          <w:marLeft w:val="0"/>
          <w:marRight w:val="0"/>
          <w:marTop w:val="0"/>
          <w:marBottom w:val="0"/>
          <w:divBdr>
            <w:top w:val="none" w:sz="0" w:space="0" w:color="auto"/>
            <w:left w:val="none" w:sz="0" w:space="0" w:color="auto"/>
            <w:bottom w:val="none" w:sz="0" w:space="0" w:color="auto"/>
            <w:right w:val="none" w:sz="0" w:space="0" w:color="auto"/>
          </w:divBdr>
          <w:divsChild>
            <w:div w:id="316308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694291">
      <w:bodyDiv w:val="1"/>
      <w:marLeft w:val="0"/>
      <w:marRight w:val="0"/>
      <w:marTop w:val="0"/>
      <w:marBottom w:val="0"/>
      <w:divBdr>
        <w:top w:val="none" w:sz="0" w:space="0" w:color="auto"/>
        <w:left w:val="none" w:sz="0" w:space="0" w:color="auto"/>
        <w:bottom w:val="none" w:sz="0" w:space="0" w:color="auto"/>
        <w:right w:val="none" w:sz="0" w:space="0" w:color="auto"/>
      </w:divBdr>
    </w:div>
    <w:div w:id="1217201234">
      <w:bodyDiv w:val="1"/>
      <w:marLeft w:val="0"/>
      <w:marRight w:val="0"/>
      <w:marTop w:val="0"/>
      <w:marBottom w:val="0"/>
      <w:divBdr>
        <w:top w:val="none" w:sz="0" w:space="0" w:color="auto"/>
        <w:left w:val="none" w:sz="0" w:space="0" w:color="auto"/>
        <w:bottom w:val="none" w:sz="0" w:space="0" w:color="auto"/>
        <w:right w:val="none" w:sz="0" w:space="0" w:color="auto"/>
      </w:divBdr>
      <w:divsChild>
        <w:div w:id="720783831">
          <w:marLeft w:val="0"/>
          <w:marRight w:val="0"/>
          <w:marTop w:val="0"/>
          <w:marBottom w:val="0"/>
          <w:divBdr>
            <w:top w:val="none" w:sz="0" w:space="0" w:color="auto"/>
            <w:left w:val="none" w:sz="0" w:space="0" w:color="auto"/>
            <w:bottom w:val="none" w:sz="0" w:space="0" w:color="auto"/>
            <w:right w:val="none" w:sz="0" w:space="0" w:color="auto"/>
          </w:divBdr>
          <w:divsChild>
            <w:div w:id="3882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720074">
      <w:bodyDiv w:val="1"/>
      <w:marLeft w:val="0"/>
      <w:marRight w:val="0"/>
      <w:marTop w:val="0"/>
      <w:marBottom w:val="0"/>
      <w:divBdr>
        <w:top w:val="none" w:sz="0" w:space="0" w:color="auto"/>
        <w:left w:val="none" w:sz="0" w:space="0" w:color="auto"/>
        <w:bottom w:val="none" w:sz="0" w:space="0" w:color="auto"/>
        <w:right w:val="none" w:sz="0" w:space="0" w:color="auto"/>
      </w:divBdr>
    </w:div>
    <w:div w:id="1269584761">
      <w:bodyDiv w:val="1"/>
      <w:marLeft w:val="0"/>
      <w:marRight w:val="0"/>
      <w:marTop w:val="0"/>
      <w:marBottom w:val="0"/>
      <w:divBdr>
        <w:top w:val="none" w:sz="0" w:space="0" w:color="auto"/>
        <w:left w:val="none" w:sz="0" w:space="0" w:color="auto"/>
        <w:bottom w:val="none" w:sz="0" w:space="0" w:color="auto"/>
        <w:right w:val="none" w:sz="0" w:space="0" w:color="auto"/>
      </w:divBdr>
    </w:div>
    <w:div w:id="1275476915">
      <w:bodyDiv w:val="1"/>
      <w:marLeft w:val="0"/>
      <w:marRight w:val="0"/>
      <w:marTop w:val="0"/>
      <w:marBottom w:val="0"/>
      <w:divBdr>
        <w:top w:val="none" w:sz="0" w:space="0" w:color="auto"/>
        <w:left w:val="none" w:sz="0" w:space="0" w:color="auto"/>
        <w:bottom w:val="none" w:sz="0" w:space="0" w:color="auto"/>
        <w:right w:val="none" w:sz="0" w:space="0" w:color="auto"/>
      </w:divBdr>
    </w:div>
    <w:div w:id="1276018011">
      <w:bodyDiv w:val="1"/>
      <w:marLeft w:val="0"/>
      <w:marRight w:val="0"/>
      <w:marTop w:val="0"/>
      <w:marBottom w:val="0"/>
      <w:divBdr>
        <w:top w:val="none" w:sz="0" w:space="0" w:color="auto"/>
        <w:left w:val="none" w:sz="0" w:space="0" w:color="auto"/>
        <w:bottom w:val="none" w:sz="0" w:space="0" w:color="auto"/>
        <w:right w:val="none" w:sz="0" w:space="0" w:color="auto"/>
      </w:divBdr>
    </w:div>
    <w:div w:id="1345670227">
      <w:bodyDiv w:val="1"/>
      <w:marLeft w:val="0"/>
      <w:marRight w:val="0"/>
      <w:marTop w:val="0"/>
      <w:marBottom w:val="0"/>
      <w:divBdr>
        <w:top w:val="none" w:sz="0" w:space="0" w:color="auto"/>
        <w:left w:val="none" w:sz="0" w:space="0" w:color="auto"/>
        <w:bottom w:val="none" w:sz="0" w:space="0" w:color="auto"/>
        <w:right w:val="none" w:sz="0" w:space="0" w:color="auto"/>
      </w:divBdr>
    </w:div>
    <w:div w:id="1460680647">
      <w:bodyDiv w:val="1"/>
      <w:marLeft w:val="0"/>
      <w:marRight w:val="0"/>
      <w:marTop w:val="0"/>
      <w:marBottom w:val="0"/>
      <w:divBdr>
        <w:top w:val="none" w:sz="0" w:space="0" w:color="auto"/>
        <w:left w:val="none" w:sz="0" w:space="0" w:color="auto"/>
        <w:bottom w:val="none" w:sz="0" w:space="0" w:color="auto"/>
        <w:right w:val="none" w:sz="0" w:space="0" w:color="auto"/>
      </w:divBdr>
    </w:div>
    <w:div w:id="1470711224">
      <w:bodyDiv w:val="1"/>
      <w:marLeft w:val="0"/>
      <w:marRight w:val="0"/>
      <w:marTop w:val="0"/>
      <w:marBottom w:val="0"/>
      <w:divBdr>
        <w:top w:val="none" w:sz="0" w:space="0" w:color="auto"/>
        <w:left w:val="none" w:sz="0" w:space="0" w:color="auto"/>
        <w:bottom w:val="none" w:sz="0" w:space="0" w:color="auto"/>
        <w:right w:val="none" w:sz="0" w:space="0" w:color="auto"/>
      </w:divBdr>
    </w:div>
    <w:div w:id="1489634902">
      <w:bodyDiv w:val="1"/>
      <w:marLeft w:val="0"/>
      <w:marRight w:val="0"/>
      <w:marTop w:val="0"/>
      <w:marBottom w:val="0"/>
      <w:divBdr>
        <w:top w:val="none" w:sz="0" w:space="0" w:color="auto"/>
        <w:left w:val="none" w:sz="0" w:space="0" w:color="auto"/>
        <w:bottom w:val="none" w:sz="0" w:space="0" w:color="auto"/>
        <w:right w:val="none" w:sz="0" w:space="0" w:color="auto"/>
      </w:divBdr>
    </w:div>
    <w:div w:id="1507135523">
      <w:bodyDiv w:val="1"/>
      <w:marLeft w:val="0"/>
      <w:marRight w:val="0"/>
      <w:marTop w:val="0"/>
      <w:marBottom w:val="0"/>
      <w:divBdr>
        <w:top w:val="none" w:sz="0" w:space="0" w:color="auto"/>
        <w:left w:val="none" w:sz="0" w:space="0" w:color="auto"/>
        <w:bottom w:val="none" w:sz="0" w:space="0" w:color="auto"/>
        <w:right w:val="none" w:sz="0" w:space="0" w:color="auto"/>
      </w:divBdr>
    </w:div>
    <w:div w:id="1554776304">
      <w:bodyDiv w:val="1"/>
      <w:marLeft w:val="0"/>
      <w:marRight w:val="0"/>
      <w:marTop w:val="0"/>
      <w:marBottom w:val="0"/>
      <w:divBdr>
        <w:top w:val="none" w:sz="0" w:space="0" w:color="auto"/>
        <w:left w:val="none" w:sz="0" w:space="0" w:color="auto"/>
        <w:bottom w:val="none" w:sz="0" w:space="0" w:color="auto"/>
        <w:right w:val="none" w:sz="0" w:space="0" w:color="auto"/>
      </w:divBdr>
    </w:div>
    <w:div w:id="1563373307">
      <w:bodyDiv w:val="1"/>
      <w:marLeft w:val="0"/>
      <w:marRight w:val="0"/>
      <w:marTop w:val="0"/>
      <w:marBottom w:val="0"/>
      <w:divBdr>
        <w:top w:val="none" w:sz="0" w:space="0" w:color="auto"/>
        <w:left w:val="none" w:sz="0" w:space="0" w:color="auto"/>
        <w:bottom w:val="none" w:sz="0" w:space="0" w:color="auto"/>
        <w:right w:val="none" w:sz="0" w:space="0" w:color="auto"/>
      </w:divBdr>
    </w:div>
    <w:div w:id="1595506062">
      <w:bodyDiv w:val="1"/>
      <w:marLeft w:val="0"/>
      <w:marRight w:val="0"/>
      <w:marTop w:val="0"/>
      <w:marBottom w:val="0"/>
      <w:divBdr>
        <w:top w:val="none" w:sz="0" w:space="0" w:color="auto"/>
        <w:left w:val="none" w:sz="0" w:space="0" w:color="auto"/>
        <w:bottom w:val="none" w:sz="0" w:space="0" w:color="auto"/>
        <w:right w:val="none" w:sz="0" w:space="0" w:color="auto"/>
      </w:divBdr>
    </w:div>
    <w:div w:id="1647123437">
      <w:bodyDiv w:val="1"/>
      <w:marLeft w:val="0"/>
      <w:marRight w:val="0"/>
      <w:marTop w:val="0"/>
      <w:marBottom w:val="0"/>
      <w:divBdr>
        <w:top w:val="none" w:sz="0" w:space="0" w:color="auto"/>
        <w:left w:val="none" w:sz="0" w:space="0" w:color="auto"/>
        <w:bottom w:val="none" w:sz="0" w:space="0" w:color="auto"/>
        <w:right w:val="none" w:sz="0" w:space="0" w:color="auto"/>
      </w:divBdr>
    </w:div>
    <w:div w:id="1647125477">
      <w:bodyDiv w:val="1"/>
      <w:marLeft w:val="0"/>
      <w:marRight w:val="0"/>
      <w:marTop w:val="0"/>
      <w:marBottom w:val="0"/>
      <w:divBdr>
        <w:top w:val="none" w:sz="0" w:space="0" w:color="auto"/>
        <w:left w:val="none" w:sz="0" w:space="0" w:color="auto"/>
        <w:bottom w:val="none" w:sz="0" w:space="0" w:color="auto"/>
        <w:right w:val="none" w:sz="0" w:space="0" w:color="auto"/>
      </w:divBdr>
    </w:div>
    <w:div w:id="1653832263">
      <w:bodyDiv w:val="1"/>
      <w:marLeft w:val="0"/>
      <w:marRight w:val="0"/>
      <w:marTop w:val="0"/>
      <w:marBottom w:val="0"/>
      <w:divBdr>
        <w:top w:val="none" w:sz="0" w:space="0" w:color="auto"/>
        <w:left w:val="none" w:sz="0" w:space="0" w:color="auto"/>
        <w:bottom w:val="none" w:sz="0" w:space="0" w:color="auto"/>
        <w:right w:val="none" w:sz="0" w:space="0" w:color="auto"/>
      </w:divBdr>
      <w:divsChild>
        <w:div w:id="594703477">
          <w:marLeft w:val="0"/>
          <w:marRight w:val="0"/>
          <w:marTop w:val="0"/>
          <w:marBottom w:val="0"/>
          <w:divBdr>
            <w:top w:val="none" w:sz="0" w:space="0" w:color="auto"/>
            <w:left w:val="none" w:sz="0" w:space="0" w:color="auto"/>
            <w:bottom w:val="none" w:sz="0" w:space="0" w:color="auto"/>
            <w:right w:val="none" w:sz="0" w:space="0" w:color="auto"/>
          </w:divBdr>
          <w:divsChild>
            <w:div w:id="2027752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667093">
      <w:bodyDiv w:val="1"/>
      <w:marLeft w:val="0"/>
      <w:marRight w:val="0"/>
      <w:marTop w:val="0"/>
      <w:marBottom w:val="0"/>
      <w:divBdr>
        <w:top w:val="none" w:sz="0" w:space="0" w:color="auto"/>
        <w:left w:val="none" w:sz="0" w:space="0" w:color="auto"/>
        <w:bottom w:val="none" w:sz="0" w:space="0" w:color="auto"/>
        <w:right w:val="none" w:sz="0" w:space="0" w:color="auto"/>
      </w:divBdr>
      <w:divsChild>
        <w:div w:id="145048587">
          <w:marLeft w:val="0"/>
          <w:marRight w:val="0"/>
          <w:marTop w:val="0"/>
          <w:marBottom w:val="0"/>
          <w:divBdr>
            <w:top w:val="none" w:sz="0" w:space="0" w:color="auto"/>
            <w:left w:val="none" w:sz="0" w:space="0" w:color="auto"/>
            <w:bottom w:val="none" w:sz="0" w:space="0" w:color="auto"/>
            <w:right w:val="none" w:sz="0" w:space="0" w:color="auto"/>
          </w:divBdr>
        </w:div>
      </w:divsChild>
    </w:div>
    <w:div w:id="1680620841">
      <w:bodyDiv w:val="1"/>
      <w:marLeft w:val="0"/>
      <w:marRight w:val="0"/>
      <w:marTop w:val="0"/>
      <w:marBottom w:val="0"/>
      <w:divBdr>
        <w:top w:val="none" w:sz="0" w:space="0" w:color="auto"/>
        <w:left w:val="none" w:sz="0" w:space="0" w:color="auto"/>
        <w:bottom w:val="none" w:sz="0" w:space="0" w:color="auto"/>
        <w:right w:val="none" w:sz="0" w:space="0" w:color="auto"/>
      </w:divBdr>
    </w:div>
    <w:div w:id="1684435690">
      <w:bodyDiv w:val="1"/>
      <w:marLeft w:val="0"/>
      <w:marRight w:val="0"/>
      <w:marTop w:val="0"/>
      <w:marBottom w:val="0"/>
      <w:divBdr>
        <w:top w:val="none" w:sz="0" w:space="0" w:color="auto"/>
        <w:left w:val="none" w:sz="0" w:space="0" w:color="auto"/>
        <w:bottom w:val="none" w:sz="0" w:space="0" w:color="auto"/>
        <w:right w:val="none" w:sz="0" w:space="0" w:color="auto"/>
      </w:divBdr>
      <w:divsChild>
        <w:div w:id="1103187516">
          <w:marLeft w:val="0"/>
          <w:marRight w:val="0"/>
          <w:marTop w:val="0"/>
          <w:marBottom w:val="0"/>
          <w:divBdr>
            <w:top w:val="none" w:sz="0" w:space="0" w:color="auto"/>
            <w:left w:val="none" w:sz="0" w:space="0" w:color="auto"/>
            <w:bottom w:val="none" w:sz="0" w:space="0" w:color="auto"/>
            <w:right w:val="none" w:sz="0" w:space="0" w:color="auto"/>
          </w:divBdr>
          <w:divsChild>
            <w:div w:id="211104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894679">
      <w:bodyDiv w:val="1"/>
      <w:marLeft w:val="0"/>
      <w:marRight w:val="0"/>
      <w:marTop w:val="0"/>
      <w:marBottom w:val="0"/>
      <w:divBdr>
        <w:top w:val="none" w:sz="0" w:space="0" w:color="auto"/>
        <w:left w:val="none" w:sz="0" w:space="0" w:color="auto"/>
        <w:bottom w:val="none" w:sz="0" w:space="0" w:color="auto"/>
        <w:right w:val="none" w:sz="0" w:space="0" w:color="auto"/>
      </w:divBdr>
      <w:divsChild>
        <w:div w:id="1362710062">
          <w:marLeft w:val="0"/>
          <w:marRight w:val="0"/>
          <w:marTop w:val="0"/>
          <w:marBottom w:val="0"/>
          <w:divBdr>
            <w:top w:val="none" w:sz="0" w:space="0" w:color="auto"/>
            <w:left w:val="none" w:sz="0" w:space="0" w:color="auto"/>
            <w:bottom w:val="none" w:sz="0" w:space="0" w:color="auto"/>
            <w:right w:val="none" w:sz="0" w:space="0" w:color="auto"/>
          </w:divBdr>
          <w:divsChild>
            <w:div w:id="81638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045688">
      <w:bodyDiv w:val="1"/>
      <w:marLeft w:val="0"/>
      <w:marRight w:val="0"/>
      <w:marTop w:val="0"/>
      <w:marBottom w:val="0"/>
      <w:divBdr>
        <w:top w:val="none" w:sz="0" w:space="0" w:color="auto"/>
        <w:left w:val="none" w:sz="0" w:space="0" w:color="auto"/>
        <w:bottom w:val="none" w:sz="0" w:space="0" w:color="auto"/>
        <w:right w:val="none" w:sz="0" w:space="0" w:color="auto"/>
      </w:divBdr>
    </w:div>
    <w:div w:id="1731491264">
      <w:bodyDiv w:val="1"/>
      <w:marLeft w:val="0"/>
      <w:marRight w:val="0"/>
      <w:marTop w:val="0"/>
      <w:marBottom w:val="0"/>
      <w:divBdr>
        <w:top w:val="none" w:sz="0" w:space="0" w:color="auto"/>
        <w:left w:val="none" w:sz="0" w:space="0" w:color="auto"/>
        <w:bottom w:val="none" w:sz="0" w:space="0" w:color="auto"/>
        <w:right w:val="none" w:sz="0" w:space="0" w:color="auto"/>
      </w:divBdr>
    </w:div>
    <w:div w:id="1763719822">
      <w:bodyDiv w:val="1"/>
      <w:marLeft w:val="0"/>
      <w:marRight w:val="0"/>
      <w:marTop w:val="0"/>
      <w:marBottom w:val="0"/>
      <w:divBdr>
        <w:top w:val="none" w:sz="0" w:space="0" w:color="auto"/>
        <w:left w:val="none" w:sz="0" w:space="0" w:color="auto"/>
        <w:bottom w:val="none" w:sz="0" w:space="0" w:color="auto"/>
        <w:right w:val="none" w:sz="0" w:space="0" w:color="auto"/>
      </w:divBdr>
      <w:divsChild>
        <w:div w:id="1683777699">
          <w:marLeft w:val="0"/>
          <w:marRight w:val="0"/>
          <w:marTop w:val="0"/>
          <w:marBottom w:val="0"/>
          <w:divBdr>
            <w:top w:val="none" w:sz="0" w:space="0" w:color="auto"/>
            <w:left w:val="none" w:sz="0" w:space="0" w:color="auto"/>
            <w:bottom w:val="none" w:sz="0" w:space="0" w:color="auto"/>
            <w:right w:val="none" w:sz="0" w:space="0" w:color="auto"/>
          </w:divBdr>
        </w:div>
      </w:divsChild>
    </w:div>
    <w:div w:id="1782677088">
      <w:bodyDiv w:val="1"/>
      <w:marLeft w:val="0"/>
      <w:marRight w:val="0"/>
      <w:marTop w:val="0"/>
      <w:marBottom w:val="0"/>
      <w:divBdr>
        <w:top w:val="none" w:sz="0" w:space="0" w:color="auto"/>
        <w:left w:val="none" w:sz="0" w:space="0" w:color="auto"/>
        <w:bottom w:val="none" w:sz="0" w:space="0" w:color="auto"/>
        <w:right w:val="none" w:sz="0" w:space="0" w:color="auto"/>
      </w:divBdr>
      <w:divsChild>
        <w:div w:id="471795832">
          <w:marLeft w:val="0"/>
          <w:marRight w:val="0"/>
          <w:marTop w:val="0"/>
          <w:marBottom w:val="0"/>
          <w:divBdr>
            <w:top w:val="none" w:sz="0" w:space="0" w:color="auto"/>
            <w:left w:val="none" w:sz="0" w:space="0" w:color="auto"/>
            <w:bottom w:val="none" w:sz="0" w:space="0" w:color="auto"/>
            <w:right w:val="none" w:sz="0" w:space="0" w:color="auto"/>
          </w:divBdr>
          <w:divsChild>
            <w:div w:id="1703242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920963">
      <w:bodyDiv w:val="1"/>
      <w:marLeft w:val="0"/>
      <w:marRight w:val="0"/>
      <w:marTop w:val="0"/>
      <w:marBottom w:val="0"/>
      <w:divBdr>
        <w:top w:val="none" w:sz="0" w:space="0" w:color="auto"/>
        <w:left w:val="none" w:sz="0" w:space="0" w:color="auto"/>
        <w:bottom w:val="none" w:sz="0" w:space="0" w:color="auto"/>
        <w:right w:val="none" w:sz="0" w:space="0" w:color="auto"/>
      </w:divBdr>
    </w:div>
    <w:div w:id="1830167089">
      <w:bodyDiv w:val="1"/>
      <w:marLeft w:val="0"/>
      <w:marRight w:val="0"/>
      <w:marTop w:val="0"/>
      <w:marBottom w:val="0"/>
      <w:divBdr>
        <w:top w:val="none" w:sz="0" w:space="0" w:color="auto"/>
        <w:left w:val="none" w:sz="0" w:space="0" w:color="auto"/>
        <w:bottom w:val="none" w:sz="0" w:space="0" w:color="auto"/>
        <w:right w:val="none" w:sz="0" w:space="0" w:color="auto"/>
      </w:divBdr>
    </w:div>
    <w:div w:id="1833519261">
      <w:bodyDiv w:val="1"/>
      <w:marLeft w:val="0"/>
      <w:marRight w:val="0"/>
      <w:marTop w:val="0"/>
      <w:marBottom w:val="0"/>
      <w:divBdr>
        <w:top w:val="none" w:sz="0" w:space="0" w:color="auto"/>
        <w:left w:val="none" w:sz="0" w:space="0" w:color="auto"/>
        <w:bottom w:val="none" w:sz="0" w:space="0" w:color="auto"/>
        <w:right w:val="none" w:sz="0" w:space="0" w:color="auto"/>
      </w:divBdr>
      <w:divsChild>
        <w:div w:id="1427727176">
          <w:marLeft w:val="0"/>
          <w:marRight w:val="0"/>
          <w:marTop w:val="0"/>
          <w:marBottom w:val="0"/>
          <w:divBdr>
            <w:top w:val="none" w:sz="0" w:space="0" w:color="auto"/>
            <w:left w:val="none" w:sz="0" w:space="0" w:color="auto"/>
            <w:bottom w:val="none" w:sz="0" w:space="0" w:color="auto"/>
            <w:right w:val="none" w:sz="0" w:space="0" w:color="auto"/>
          </w:divBdr>
          <w:divsChild>
            <w:div w:id="1154952217">
              <w:marLeft w:val="0"/>
              <w:marRight w:val="0"/>
              <w:marTop w:val="0"/>
              <w:marBottom w:val="0"/>
              <w:divBdr>
                <w:top w:val="none" w:sz="0" w:space="0" w:color="auto"/>
                <w:left w:val="none" w:sz="0" w:space="0" w:color="auto"/>
                <w:bottom w:val="none" w:sz="0" w:space="0" w:color="auto"/>
                <w:right w:val="none" w:sz="0" w:space="0" w:color="auto"/>
              </w:divBdr>
              <w:divsChild>
                <w:div w:id="508715383">
                  <w:marLeft w:val="-225"/>
                  <w:marRight w:val="-225"/>
                  <w:marTop w:val="0"/>
                  <w:marBottom w:val="0"/>
                  <w:divBdr>
                    <w:top w:val="none" w:sz="0" w:space="0" w:color="auto"/>
                    <w:left w:val="none" w:sz="0" w:space="0" w:color="auto"/>
                    <w:bottom w:val="none" w:sz="0" w:space="0" w:color="auto"/>
                    <w:right w:val="none" w:sz="0" w:space="0" w:color="auto"/>
                  </w:divBdr>
                  <w:divsChild>
                    <w:div w:id="502208084">
                      <w:marLeft w:val="0"/>
                      <w:marRight w:val="0"/>
                      <w:marTop w:val="0"/>
                      <w:marBottom w:val="0"/>
                      <w:divBdr>
                        <w:top w:val="none" w:sz="0" w:space="0" w:color="auto"/>
                        <w:left w:val="none" w:sz="0" w:space="0" w:color="auto"/>
                        <w:bottom w:val="none" w:sz="0" w:space="0" w:color="auto"/>
                        <w:right w:val="none" w:sz="0" w:space="0" w:color="auto"/>
                      </w:divBdr>
                      <w:divsChild>
                        <w:div w:id="523322280">
                          <w:marLeft w:val="0"/>
                          <w:marRight w:val="0"/>
                          <w:marTop w:val="0"/>
                          <w:marBottom w:val="0"/>
                          <w:divBdr>
                            <w:top w:val="none" w:sz="0" w:space="0" w:color="auto"/>
                            <w:left w:val="none" w:sz="0" w:space="0" w:color="auto"/>
                            <w:bottom w:val="none" w:sz="0" w:space="0" w:color="auto"/>
                            <w:right w:val="none" w:sz="0" w:space="0" w:color="auto"/>
                          </w:divBdr>
                          <w:divsChild>
                            <w:div w:id="1651252620">
                              <w:marLeft w:val="0"/>
                              <w:marRight w:val="0"/>
                              <w:marTop w:val="0"/>
                              <w:marBottom w:val="0"/>
                              <w:divBdr>
                                <w:top w:val="none" w:sz="0" w:space="0" w:color="auto"/>
                                <w:left w:val="none" w:sz="0" w:space="0" w:color="auto"/>
                                <w:bottom w:val="none" w:sz="0" w:space="0" w:color="auto"/>
                                <w:right w:val="none" w:sz="0" w:space="0" w:color="auto"/>
                              </w:divBdr>
                              <w:divsChild>
                                <w:div w:id="1966422910">
                                  <w:marLeft w:val="-225"/>
                                  <w:marRight w:val="-225"/>
                                  <w:marTop w:val="0"/>
                                  <w:marBottom w:val="0"/>
                                  <w:divBdr>
                                    <w:top w:val="none" w:sz="0" w:space="0" w:color="auto"/>
                                    <w:left w:val="none" w:sz="0" w:space="0" w:color="auto"/>
                                    <w:bottom w:val="none" w:sz="0" w:space="0" w:color="auto"/>
                                    <w:right w:val="none" w:sz="0" w:space="0" w:color="auto"/>
                                  </w:divBdr>
                                  <w:divsChild>
                                    <w:div w:id="1473330400">
                                      <w:marLeft w:val="0"/>
                                      <w:marRight w:val="0"/>
                                      <w:marTop w:val="0"/>
                                      <w:marBottom w:val="0"/>
                                      <w:divBdr>
                                        <w:top w:val="none" w:sz="0" w:space="0" w:color="auto"/>
                                        <w:left w:val="none" w:sz="0" w:space="0" w:color="auto"/>
                                        <w:bottom w:val="none" w:sz="0" w:space="0" w:color="auto"/>
                                        <w:right w:val="none" w:sz="0" w:space="0" w:color="auto"/>
                                      </w:divBdr>
                                      <w:divsChild>
                                        <w:div w:id="1379471306">
                                          <w:marLeft w:val="0"/>
                                          <w:marRight w:val="0"/>
                                          <w:marTop w:val="0"/>
                                          <w:marBottom w:val="0"/>
                                          <w:divBdr>
                                            <w:top w:val="none" w:sz="0" w:space="0" w:color="auto"/>
                                            <w:left w:val="none" w:sz="0" w:space="0" w:color="auto"/>
                                            <w:bottom w:val="none" w:sz="0" w:space="0" w:color="auto"/>
                                            <w:right w:val="none" w:sz="0" w:space="0" w:color="auto"/>
                                          </w:divBdr>
                                          <w:divsChild>
                                            <w:div w:id="1929652969">
                                              <w:marLeft w:val="0"/>
                                              <w:marRight w:val="0"/>
                                              <w:marTop w:val="0"/>
                                              <w:marBottom w:val="0"/>
                                              <w:divBdr>
                                                <w:top w:val="none" w:sz="0" w:space="0" w:color="auto"/>
                                                <w:left w:val="none" w:sz="0" w:space="0" w:color="auto"/>
                                                <w:bottom w:val="none" w:sz="0" w:space="0" w:color="auto"/>
                                                <w:right w:val="none" w:sz="0" w:space="0" w:color="auto"/>
                                              </w:divBdr>
                                              <w:divsChild>
                                                <w:div w:id="200288742">
                                                  <w:marLeft w:val="0"/>
                                                  <w:marRight w:val="0"/>
                                                  <w:marTop w:val="0"/>
                                                  <w:marBottom w:val="0"/>
                                                  <w:divBdr>
                                                    <w:top w:val="none" w:sz="0" w:space="0" w:color="auto"/>
                                                    <w:left w:val="none" w:sz="0" w:space="0" w:color="auto"/>
                                                    <w:bottom w:val="none" w:sz="0" w:space="0" w:color="auto"/>
                                                    <w:right w:val="none" w:sz="0" w:space="0" w:color="auto"/>
                                                  </w:divBdr>
                                                  <w:divsChild>
                                                    <w:div w:id="1397901791">
                                                      <w:marLeft w:val="0"/>
                                                      <w:marRight w:val="0"/>
                                                      <w:marTop w:val="0"/>
                                                      <w:marBottom w:val="0"/>
                                                      <w:divBdr>
                                                        <w:top w:val="none" w:sz="0" w:space="0" w:color="auto"/>
                                                        <w:left w:val="none" w:sz="0" w:space="0" w:color="auto"/>
                                                        <w:bottom w:val="none" w:sz="0" w:space="0" w:color="auto"/>
                                                        <w:right w:val="none" w:sz="0" w:space="0" w:color="auto"/>
                                                      </w:divBdr>
                                                      <w:divsChild>
                                                        <w:div w:id="13463526">
                                                          <w:marLeft w:val="0"/>
                                                          <w:marRight w:val="0"/>
                                                          <w:marTop w:val="0"/>
                                                          <w:marBottom w:val="0"/>
                                                          <w:divBdr>
                                                            <w:top w:val="none" w:sz="0" w:space="0" w:color="auto"/>
                                                            <w:left w:val="none" w:sz="0" w:space="0" w:color="auto"/>
                                                            <w:bottom w:val="none" w:sz="0" w:space="0" w:color="auto"/>
                                                            <w:right w:val="none" w:sz="0" w:space="0" w:color="auto"/>
                                                          </w:divBdr>
                                                          <w:divsChild>
                                                            <w:div w:id="1534461405">
                                                              <w:marLeft w:val="0"/>
                                                              <w:marRight w:val="0"/>
                                                              <w:marTop w:val="0"/>
                                                              <w:marBottom w:val="0"/>
                                                              <w:divBdr>
                                                                <w:top w:val="none" w:sz="0" w:space="0" w:color="auto"/>
                                                                <w:left w:val="none" w:sz="0" w:space="0" w:color="auto"/>
                                                                <w:bottom w:val="none" w:sz="0" w:space="0" w:color="auto"/>
                                                                <w:right w:val="none" w:sz="0" w:space="0" w:color="auto"/>
                                                              </w:divBdr>
                                                            </w:div>
                                                          </w:divsChild>
                                                        </w:div>
                                                        <w:div w:id="26028656">
                                                          <w:marLeft w:val="0"/>
                                                          <w:marRight w:val="0"/>
                                                          <w:marTop w:val="0"/>
                                                          <w:marBottom w:val="0"/>
                                                          <w:divBdr>
                                                            <w:top w:val="none" w:sz="0" w:space="0" w:color="auto"/>
                                                            <w:left w:val="none" w:sz="0" w:space="0" w:color="auto"/>
                                                            <w:bottom w:val="none" w:sz="0" w:space="0" w:color="auto"/>
                                                            <w:right w:val="none" w:sz="0" w:space="0" w:color="auto"/>
                                                          </w:divBdr>
                                                          <w:divsChild>
                                                            <w:div w:id="1858687352">
                                                              <w:marLeft w:val="0"/>
                                                              <w:marRight w:val="0"/>
                                                              <w:marTop w:val="0"/>
                                                              <w:marBottom w:val="0"/>
                                                              <w:divBdr>
                                                                <w:top w:val="none" w:sz="0" w:space="0" w:color="auto"/>
                                                                <w:left w:val="none" w:sz="0" w:space="0" w:color="auto"/>
                                                                <w:bottom w:val="none" w:sz="0" w:space="0" w:color="auto"/>
                                                                <w:right w:val="none" w:sz="0" w:space="0" w:color="auto"/>
                                                              </w:divBdr>
                                                            </w:div>
                                                          </w:divsChild>
                                                        </w:div>
                                                        <w:div w:id="171143826">
                                                          <w:marLeft w:val="0"/>
                                                          <w:marRight w:val="0"/>
                                                          <w:marTop w:val="0"/>
                                                          <w:marBottom w:val="0"/>
                                                          <w:divBdr>
                                                            <w:top w:val="none" w:sz="0" w:space="0" w:color="auto"/>
                                                            <w:left w:val="none" w:sz="0" w:space="0" w:color="auto"/>
                                                            <w:bottom w:val="none" w:sz="0" w:space="0" w:color="auto"/>
                                                            <w:right w:val="none" w:sz="0" w:space="0" w:color="auto"/>
                                                          </w:divBdr>
                                                          <w:divsChild>
                                                            <w:div w:id="848181052">
                                                              <w:marLeft w:val="0"/>
                                                              <w:marRight w:val="0"/>
                                                              <w:marTop w:val="0"/>
                                                              <w:marBottom w:val="0"/>
                                                              <w:divBdr>
                                                                <w:top w:val="none" w:sz="0" w:space="0" w:color="auto"/>
                                                                <w:left w:val="none" w:sz="0" w:space="0" w:color="auto"/>
                                                                <w:bottom w:val="none" w:sz="0" w:space="0" w:color="auto"/>
                                                                <w:right w:val="none" w:sz="0" w:space="0" w:color="auto"/>
                                                              </w:divBdr>
                                                            </w:div>
                                                          </w:divsChild>
                                                        </w:div>
                                                        <w:div w:id="294722198">
                                                          <w:marLeft w:val="0"/>
                                                          <w:marRight w:val="0"/>
                                                          <w:marTop w:val="0"/>
                                                          <w:marBottom w:val="0"/>
                                                          <w:divBdr>
                                                            <w:top w:val="none" w:sz="0" w:space="0" w:color="auto"/>
                                                            <w:left w:val="none" w:sz="0" w:space="0" w:color="auto"/>
                                                            <w:bottom w:val="none" w:sz="0" w:space="0" w:color="auto"/>
                                                            <w:right w:val="none" w:sz="0" w:space="0" w:color="auto"/>
                                                          </w:divBdr>
                                                        </w:div>
                                                        <w:div w:id="428813237">
                                                          <w:marLeft w:val="0"/>
                                                          <w:marRight w:val="0"/>
                                                          <w:marTop w:val="0"/>
                                                          <w:marBottom w:val="0"/>
                                                          <w:divBdr>
                                                            <w:top w:val="none" w:sz="0" w:space="0" w:color="auto"/>
                                                            <w:left w:val="none" w:sz="0" w:space="0" w:color="auto"/>
                                                            <w:bottom w:val="none" w:sz="0" w:space="0" w:color="auto"/>
                                                            <w:right w:val="none" w:sz="0" w:space="0" w:color="auto"/>
                                                          </w:divBdr>
                                                        </w:div>
                                                        <w:div w:id="513619088">
                                                          <w:marLeft w:val="0"/>
                                                          <w:marRight w:val="0"/>
                                                          <w:marTop w:val="0"/>
                                                          <w:marBottom w:val="0"/>
                                                          <w:divBdr>
                                                            <w:top w:val="none" w:sz="0" w:space="0" w:color="auto"/>
                                                            <w:left w:val="none" w:sz="0" w:space="0" w:color="auto"/>
                                                            <w:bottom w:val="none" w:sz="0" w:space="0" w:color="auto"/>
                                                            <w:right w:val="none" w:sz="0" w:space="0" w:color="auto"/>
                                                          </w:divBdr>
                                                          <w:divsChild>
                                                            <w:div w:id="1135870947">
                                                              <w:marLeft w:val="0"/>
                                                              <w:marRight w:val="0"/>
                                                              <w:marTop w:val="0"/>
                                                              <w:marBottom w:val="0"/>
                                                              <w:divBdr>
                                                                <w:top w:val="none" w:sz="0" w:space="0" w:color="auto"/>
                                                                <w:left w:val="none" w:sz="0" w:space="0" w:color="auto"/>
                                                                <w:bottom w:val="none" w:sz="0" w:space="0" w:color="auto"/>
                                                                <w:right w:val="none" w:sz="0" w:space="0" w:color="auto"/>
                                                              </w:divBdr>
                                                            </w:div>
                                                          </w:divsChild>
                                                        </w:div>
                                                        <w:div w:id="551498351">
                                                          <w:marLeft w:val="0"/>
                                                          <w:marRight w:val="0"/>
                                                          <w:marTop w:val="0"/>
                                                          <w:marBottom w:val="0"/>
                                                          <w:divBdr>
                                                            <w:top w:val="none" w:sz="0" w:space="0" w:color="auto"/>
                                                            <w:left w:val="none" w:sz="0" w:space="0" w:color="auto"/>
                                                            <w:bottom w:val="none" w:sz="0" w:space="0" w:color="auto"/>
                                                            <w:right w:val="none" w:sz="0" w:space="0" w:color="auto"/>
                                                          </w:divBdr>
                                                        </w:div>
                                                        <w:div w:id="683940014">
                                                          <w:marLeft w:val="0"/>
                                                          <w:marRight w:val="0"/>
                                                          <w:marTop w:val="0"/>
                                                          <w:marBottom w:val="0"/>
                                                          <w:divBdr>
                                                            <w:top w:val="none" w:sz="0" w:space="0" w:color="auto"/>
                                                            <w:left w:val="none" w:sz="0" w:space="0" w:color="auto"/>
                                                            <w:bottom w:val="none" w:sz="0" w:space="0" w:color="auto"/>
                                                            <w:right w:val="none" w:sz="0" w:space="0" w:color="auto"/>
                                                          </w:divBdr>
                                                          <w:divsChild>
                                                            <w:div w:id="1144085408">
                                                              <w:marLeft w:val="0"/>
                                                              <w:marRight w:val="0"/>
                                                              <w:marTop w:val="0"/>
                                                              <w:marBottom w:val="0"/>
                                                              <w:divBdr>
                                                                <w:top w:val="none" w:sz="0" w:space="0" w:color="auto"/>
                                                                <w:left w:val="none" w:sz="0" w:space="0" w:color="auto"/>
                                                                <w:bottom w:val="none" w:sz="0" w:space="0" w:color="auto"/>
                                                                <w:right w:val="none" w:sz="0" w:space="0" w:color="auto"/>
                                                              </w:divBdr>
                                                            </w:div>
                                                          </w:divsChild>
                                                        </w:div>
                                                        <w:div w:id="711883250">
                                                          <w:marLeft w:val="0"/>
                                                          <w:marRight w:val="0"/>
                                                          <w:marTop w:val="0"/>
                                                          <w:marBottom w:val="0"/>
                                                          <w:divBdr>
                                                            <w:top w:val="none" w:sz="0" w:space="0" w:color="auto"/>
                                                            <w:left w:val="none" w:sz="0" w:space="0" w:color="auto"/>
                                                            <w:bottom w:val="none" w:sz="0" w:space="0" w:color="auto"/>
                                                            <w:right w:val="none" w:sz="0" w:space="0" w:color="auto"/>
                                                          </w:divBdr>
                                                        </w:div>
                                                        <w:div w:id="799418282">
                                                          <w:marLeft w:val="0"/>
                                                          <w:marRight w:val="0"/>
                                                          <w:marTop w:val="0"/>
                                                          <w:marBottom w:val="0"/>
                                                          <w:divBdr>
                                                            <w:top w:val="none" w:sz="0" w:space="0" w:color="auto"/>
                                                            <w:left w:val="none" w:sz="0" w:space="0" w:color="auto"/>
                                                            <w:bottom w:val="none" w:sz="0" w:space="0" w:color="auto"/>
                                                            <w:right w:val="none" w:sz="0" w:space="0" w:color="auto"/>
                                                          </w:divBdr>
                                                        </w:div>
                                                        <w:div w:id="1014385598">
                                                          <w:marLeft w:val="0"/>
                                                          <w:marRight w:val="0"/>
                                                          <w:marTop w:val="0"/>
                                                          <w:marBottom w:val="0"/>
                                                          <w:divBdr>
                                                            <w:top w:val="none" w:sz="0" w:space="0" w:color="auto"/>
                                                            <w:left w:val="none" w:sz="0" w:space="0" w:color="auto"/>
                                                            <w:bottom w:val="none" w:sz="0" w:space="0" w:color="auto"/>
                                                            <w:right w:val="none" w:sz="0" w:space="0" w:color="auto"/>
                                                          </w:divBdr>
                                                          <w:divsChild>
                                                            <w:div w:id="45570563">
                                                              <w:marLeft w:val="0"/>
                                                              <w:marRight w:val="0"/>
                                                              <w:marTop w:val="0"/>
                                                              <w:marBottom w:val="0"/>
                                                              <w:divBdr>
                                                                <w:top w:val="none" w:sz="0" w:space="0" w:color="auto"/>
                                                                <w:left w:val="none" w:sz="0" w:space="0" w:color="auto"/>
                                                                <w:bottom w:val="none" w:sz="0" w:space="0" w:color="auto"/>
                                                                <w:right w:val="none" w:sz="0" w:space="0" w:color="auto"/>
                                                              </w:divBdr>
                                                            </w:div>
                                                          </w:divsChild>
                                                        </w:div>
                                                        <w:div w:id="1095130858">
                                                          <w:marLeft w:val="0"/>
                                                          <w:marRight w:val="0"/>
                                                          <w:marTop w:val="0"/>
                                                          <w:marBottom w:val="0"/>
                                                          <w:divBdr>
                                                            <w:top w:val="none" w:sz="0" w:space="0" w:color="auto"/>
                                                            <w:left w:val="none" w:sz="0" w:space="0" w:color="auto"/>
                                                            <w:bottom w:val="none" w:sz="0" w:space="0" w:color="auto"/>
                                                            <w:right w:val="none" w:sz="0" w:space="0" w:color="auto"/>
                                                          </w:divBdr>
                                                          <w:divsChild>
                                                            <w:div w:id="1597252425">
                                                              <w:marLeft w:val="0"/>
                                                              <w:marRight w:val="0"/>
                                                              <w:marTop w:val="0"/>
                                                              <w:marBottom w:val="0"/>
                                                              <w:divBdr>
                                                                <w:top w:val="none" w:sz="0" w:space="0" w:color="auto"/>
                                                                <w:left w:val="none" w:sz="0" w:space="0" w:color="auto"/>
                                                                <w:bottom w:val="none" w:sz="0" w:space="0" w:color="auto"/>
                                                                <w:right w:val="none" w:sz="0" w:space="0" w:color="auto"/>
                                                              </w:divBdr>
                                                            </w:div>
                                                          </w:divsChild>
                                                        </w:div>
                                                        <w:div w:id="1225020016">
                                                          <w:marLeft w:val="0"/>
                                                          <w:marRight w:val="0"/>
                                                          <w:marTop w:val="0"/>
                                                          <w:marBottom w:val="0"/>
                                                          <w:divBdr>
                                                            <w:top w:val="none" w:sz="0" w:space="0" w:color="auto"/>
                                                            <w:left w:val="none" w:sz="0" w:space="0" w:color="auto"/>
                                                            <w:bottom w:val="none" w:sz="0" w:space="0" w:color="auto"/>
                                                            <w:right w:val="none" w:sz="0" w:space="0" w:color="auto"/>
                                                          </w:divBdr>
                                                          <w:divsChild>
                                                            <w:div w:id="1953703737">
                                                              <w:marLeft w:val="0"/>
                                                              <w:marRight w:val="0"/>
                                                              <w:marTop w:val="0"/>
                                                              <w:marBottom w:val="0"/>
                                                              <w:divBdr>
                                                                <w:top w:val="none" w:sz="0" w:space="0" w:color="auto"/>
                                                                <w:left w:val="none" w:sz="0" w:space="0" w:color="auto"/>
                                                                <w:bottom w:val="none" w:sz="0" w:space="0" w:color="auto"/>
                                                                <w:right w:val="none" w:sz="0" w:space="0" w:color="auto"/>
                                                              </w:divBdr>
                                                            </w:div>
                                                          </w:divsChild>
                                                        </w:div>
                                                        <w:div w:id="1230457225">
                                                          <w:marLeft w:val="0"/>
                                                          <w:marRight w:val="0"/>
                                                          <w:marTop w:val="0"/>
                                                          <w:marBottom w:val="0"/>
                                                          <w:divBdr>
                                                            <w:top w:val="none" w:sz="0" w:space="0" w:color="auto"/>
                                                            <w:left w:val="none" w:sz="0" w:space="0" w:color="auto"/>
                                                            <w:bottom w:val="none" w:sz="0" w:space="0" w:color="auto"/>
                                                            <w:right w:val="none" w:sz="0" w:space="0" w:color="auto"/>
                                                          </w:divBdr>
                                                        </w:div>
                                                        <w:div w:id="1234583652">
                                                          <w:marLeft w:val="0"/>
                                                          <w:marRight w:val="0"/>
                                                          <w:marTop w:val="0"/>
                                                          <w:marBottom w:val="0"/>
                                                          <w:divBdr>
                                                            <w:top w:val="none" w:sz="0" w:space="0" w:color="auto"/>
                                                            <w:left w:val="none" w:sz="0" w:space="0" w:color="auto"/>
                                                            <w:bottom w:val="none" w:sz="0" w:space="0" w:color="auto"/>
                                                            <w:right w:val="none" w:sz="0" w:space="0" w:color="auto"/>
                                                          </w:divBdr>
                                                        </w:div>
                                                        <w:div w:id="1268269260">
                                                          <w:marLeft w:val="0"/>
                                                          <w:marRight w:val="0"/>
                                                          <w:marTop w:val="0"/>
                                                          <w:marBottom w:val="0"/>
                                                          <w:divBdr>
                                                            <w:top w:val="none" w:sz="0" w:space="0" w:color="auto"/>
                                                            <w:left w:val="none" w:sz="0" w:space="0" w:color="auto"/>
                                                            <w:bottom w:val="none" w:sz="0" w:space="0" w:color="auto"/>
                                                            <w:right w:val="none" w:sz="0" w:space="0" w:color="auto"/>
                                                          </w:divBdr>
                                                          <w:divsChild>
                                                            <w:div w:id="1601179938">
                                                              <w:marLeft w:val="0"/>
                                                              <w:marRight w:val="0"/>
                                                              <w:marTop w:val="0"/>
                                                              <w:marBottom w:val="0"/>
                                                              <w:divBdr>
                                                                <w:top w:val="none" w:sz="0" w:space="0" w:color="auto"/>
                                                                <w:left w:val="none" w:sz="0" w:space="0" w:color="auto"/>
                                                                <w:bottom w:val="none" w:sz="0" w:space="0" w:color="auto"/>
                                                                <w:right w:val="none" w:sz="0" w:space="0" w:color="auto"/>
                                                              </w:divBdr>
                                                            </w:div>
                                                          </w:divsChild>
                                                        </w:div>
                                                        <w:div w:id="1356536015">
                                                          <w:marLeft w:val="0"/>
                                                          <w:marRight w:val="0"/>
                                                          <w:marTop w:val="0"/>
                                                          <w:marBottom w:val="0"/>
                                                          <w:divBdr>
                                                            <w:top w:val="none" w:sz="0" w:space="0" w:color="auto"/>
                                                            <w:left w:val="none" w:sz="0" w:space="0" w:color="auto"/>
                                                            <w:bottom w:val="none" w:sz="0" w:space="0" w:color="auto"/>
                                                            <w:right w:val="none" w:sz="0" w:space="0" w:color="auto"/>
                                                          </w:divBdr>
                                                        </w:div>
                                                        <w:div w:id="1513643319">
                                                          <w:marLeft w:val="0"/>
                                                          <w:marRight w:val="0"/>
                                                          <w:marTop w:val="0"/>
                                                          <w:marBottom w:val="0"/>
                                                          <w:divBdr>
                                                            <w:top w:val="none" w:sz="0" w:space="0" w:color="auto"/>
                                                            <w:left w:val="none" w:sz="0" w:space="0" w:color="auto"/>
                                                            <w:bottom w:val="none" w:sz="0" w:space="0" w:color="auto"/>
                                                            <w:right w:val="none" w:sz="0" w:space="0" w:color="auto"/>
                                                          </w:divBdr>
                                                          <w:divsChild>
                                                            <w:div w:id="1687247040">
                                                              <w:marLeft w:val="0"/>
                                                              <w:marRight w:val="0"/>
                                                              <w:marTop w:val="0"/>
                                                              <w:marBottom w:val="0"/>
                                                              <w:divBdr>
                                                                <w:top w:val="none" w:sz="0" w:space="0" w:color="auto"/>
                                                                <w:left w:val="none" w:sz="0" w:space="0" w:color="auto"/>
                                                                <w:bottom w:val="none" w:sz="0" w:space="0" w:color="auto"/>
                                                                <w:right w:val="none" w:sz="0" w:space="0" w:color="auto"/>
                                                              </w:divBdr>
                                                            </w:div>
                                                          </w:divsChild>
                                                        </w:div>
                                                        <w:div w:id="1636057524">
                                                          <w:marLeft w:val="0"/>
                                                          <w:marRight w:val="0"/>
                                                          <w:marTop w:val="0"/>
                                                          <w:marBottom w:val="0"/>
                                                          <w:divBdr>
                                                            <w:top w:val="none" w:sz="0" w:space="0" w:color="auto"/>
                                                            <w:left w:val="none" w:sz="0" w:space="0" w:color="auto"/>
                                                            <w:bottom w:val="none" w:sz="0" w:space="0" w:color="auto"/>
                                                            <w:right w:val="none" w:sz="0" w:space="0" w:color="auto"/>
                                                          </w:divBdr>
                                                        </w:div>
                                                        <w:div w:id="1703284108">
                                                          <w:marLeft w:val="0"/>
                                                          <w:marRight w:val="0"/>
                                                          <w:marTop w:val="0"/>
                                                          <w:marBottom w:val="0"/>
                                                          <w:divBdr>
                                                            <w:top w:val="none" w:sz="0" w:space="0" w:color="auto"/>
                                                            <w:left w:val="none" w:sz="0" w:space="0" w:color="auto"/>
                                                            <w:bottom w:val="none" w:sz="0" w:space="0" w:color="auto"/>
                                                            <w:right w:val="none" w:sz="0" w:space="0" w:color="auto"/>
                                                          </w:divBdr>
                                                        </w:div>
                                                        <w:div w:id="1753820133">
                                                          <w:marLeft w:val="0"/>
                                                          <w:marRight w:val="0"/>
                                                          <w:marTop w:val="0"/>
                                                          <w:marBottom w:val="0"/>
                                                          <w:divBdr>
                                                            <w:top w:val="none" w:sz="0" w:space="0" w:color="auto"/>
                                                            <w:left w:val="none" w:sz="0" w:space="0" w:color="auto"/>
                                                            <w:bottom w:val="none" w:sz="0" w:space="0" w:color="auto"/>
                                                            <w:right w:val="none" w:sz="0" w:space="0" w:color="auto"/>
                                                          </w:divBdr>
                                                        </w:div>
                                                        <w:div w:id="1779138011">
                                                          <w:marLeft w:val="0"/>
                                                          <w:marRight w:val="0"/>
                                                          <w:marTop w:val="0"/>
                                                          <w:marBottom w:val="0"/>
                                                          <w:divBdr>
                                                            <w:top w:val="none" w:sz="0" w:space="0" w:color="auto"/>
                                                            <w:left w:val="none" w:sz="0" w:space="0" w:color="auto"/>
                                                            <w:bottom w:val="none" w:sz="0" w:space="0" w:color="auto"/>
                                                            <w:right w:val="none" w:sz="0" w:space="0" w:color="auto"/>
                                                          </w:divBdr>
                                                        </w:div>
                                                        <w:div w:id="1888714599">
                                                          <w:marLeft w:val="0"/>
                                                          <w:marRight w:val="0"/>
                                                          <w:marTop w:val="0"/>
                                                          <w:marBottom w:val="0"/>
                                                          <w:divBdr>
                                                            <w:top w:val="none" w:sz="0" w:space="0" w:color="auto"/>
                                                            <w:left w:val="none" w:sz="0" w:space="0" w:color="auto"/>
                                                            <w:bottom w:val="none" w:sz="0" w:space="0" w:color="auto"/>
                                                            <w:right w:val="none" w:sz="0" w:space="0" w:color="auto"/>
                                                          </w:divBdr>
                                                          <w:divsChild>
                                                            <w:div w:id="934827450">
                                                              <w:marLeft w:val="0"/>
                                                              <w:marRight w:val="0"/>
                                                              <w:marTop w:val="0"/>
                                                              <w:marBottom w:val="0"/>
                                                              <w:divBdr>
                                                                <w:top w:val="none" w:sz="0" w:space="0" w:color="auto"/>
                                                                <w:left w:val="none" w:sz="0" w:space="0" w:color="auto"/>
                                                                <w:bottom w:val="none" w:sz="0" w:space="0" w:color="auto"/>
                                                                <w:right w:val="none" w:sz="0" w:space="0" w:color="auto"/>
                                                              </w:divBdr>
                                                            </w:div>
                                                          </w:divsChild>
                                                        </w:div>
                                                        <w:div w:id="2071034423">
                                                          <w:marLeft w:val="0"/>
                                                          <w:marRight w:val="0"/>
                                                          <w:marTop w:val="0"/>
                                                          <w:marBottom w:val="0"/>
                                                          <w:divBdr>
                                                            <w:top w:val="none" w:sz="0" w:space="0" w:color="auto"/>
                                                            <w:left w:val="none" w:sz="0" w:space="0" w:color="auto"/>
                                                            <w:bottom w:val="none" w:sz="0" w:space="0" w:color="auto"/>
                                                            <w:right w:val="none" w:sz="0" w:space="0" w:color="auto"/>
                                                          </w:divBdr>
                                                        </w:div>
                                                        <w:div w:id="2119913341">
                                                          <w:marLeft w:val="0"/>
                                                          <w:marRight w:val="0"/>
                                                          <w:marTop w:val="0"/>
                                                          <w:marBottom w:val="0"/>
                                                          <w:divBdr>
                                                            <w:top w:val="none" w:sz="0" w:space="0" w:color="auto"/>
                                                            <w:left w:val="none" w:sz="0" w:space="0" w:color="auto"/>
                                                            <w:bottom w:val="none" w:sz="0" w:space="0" w:color="auto"/>
                                                            <w:right w:val="none" w:sz="0" w:space="0" w:color="auto"/>
                                                          </w:divBdr>
                                                          <w:divsChild>
                                                            <w:div w:id="79826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40807872">
      <w:bodyDiv w:val="1"/>
      <w:marLeft w:val="0"/>
      <w:marRight w:val="0"/>
      <w:marTop w:val="0"/>
      <w:marBottom w:val="0"/>
      <w:divBdr>
        <w:top w:val="none" w:sz="0" w:space="0" w:color="auto"/>
        <w:left w:val="none" w:sz="0" w:space="0" w:color="auto"/>
        <w:bottom w:val="none" w:sz="0" w:space="0" w:color="auto"/>
        <w:right w:val="none" w:sz="0" w:space="0" w:color="auto"/>
      </w:divBdr>
    </w:div>
    <w:div w:id="1843743614">
      <w:bodyDiv w:val="1"/>
      <w:marLeft w:val="0"/>
      <w:marRight w:val="0"/>
      <w:marTop w:val="0"/>
      <w:marBottom w:val="0"/>
      <w:divBdr>
        <w:top w:val="none" w:sz="0" w:space="0" w:color="auto"/>
        <w:left w:val="none" w:sz="0" w:space="0" w:color="auto"/>
        <w:bottom w:val="none" w:sz="0" w:space="0" w:color="auto"/>
        <w:right w:val="none" w:sz="0" w:space="0" w:color="auto"/>
      </w:divBdr>
    </w:div>
    <w:div w:id="1877814537">
      <w:bodyDiv w:val="1"/>
      <w:marLeft w:val="0"/>
      <w:marRight w:val="0"/>
      <w:marTop w:val="0"/>
      <w:marBottom w:val="0"/>
      <w:divBdr>
        <w:top w:val="none" w:sz="0" w:space="0" w:color="auto"/>
        <w:left w:val="none" w:sz="0" w:space="0" w:color="auto"/>
        <w:bottom w:val="none" w:sz="0" w:space="0" w:color="auto"/>
        <w:right w:val="none" w:sz="0" w:space="0" w:color="auto"/>
      </w:divBdr>
    </w:div>
    <w:div w:id="1896893023">
      <w:bodyDiv w:val="1"/>
      <w:marLeft w:val="0"/>
      <w:marRight w:val="0"/>
      <w:marTop w:val="0"/>
      <w:marBottom w:val="0"/>
      <w:divBdr>
        <w:top w:val="none" w:sz="0" w:space="0" w:color="auto"/>
        <w:left w:val="none" w:sz="0" w:space="0" w:color="auto"/>
        <w:bottom w:val="none" w:sz="0" w:space="0" w:color="auto"/>
        <w:right w:val="none" w:sz="0" w:space="0" w:color="auto"/>
      </w:divBdr>
      <w:divsChild>
        <w:div w:id="7561660">
          <w:marLeft w:val="446"/>
          <w:marRight w:val="0"/>
          <w:marTop w:val="0"/>
          <w:marBottom w:val="0"/>
          <w:divBdr>
            <w:top w:val="none" w:sz="0" w:space="0" w:color="auto"/>
            <w:left w:val="none" w:sz="0" w:space="0" w:color="auto"/>
            <w:bottom w:val="none" w:sz="0" w:space="0" w:color="auto"/>
            <w:right w:val="none" w:sz="0" w:space="0" w:color="auto"/>
          </w:divBdr>
        </w:div>
        <w:div w:id="272248879">
          <w:marLeft w:val="446"/>
          <w:marRight w:val="0"/>
          <w:marTop w:val="0"/>
          <w:marBottom w:val="0"/>
          <w:divBdr>
            <w:top w:val="none" w:sz="0" w:space="0" w:color="auto"/>
            <w:left w:val="none" w:sz="0" w:space="0" w:color="auto"/>
            <w:bottom w:val="none" w:sz="0" w:space="0" w:color="auto"/>
            <w:right w:val="none" w:sz="0" w:space="0" w:color="auto"/>
          </w:divBdr>
        </w:div>
        <w:div w:id="287275783">
          <w:marLeft w:val="446"/>
          <w:marRight w:val="0"/>
          <w:marTop w:val="0"/>
          <w:marBottom w:val="0"/>
          <w:divBdr>
            <w:top w:val="none" w:sz="0" w:space="0" w:color="auto"/>
            <w:left w:val="none" w:sz="0" w:space="0" w:color="auto"/>
            <w:bottom w:val="none" w:sz="0" w:space="0" w:color="auto"/>
            <w:right w:val="none" w:sz="0" w:space="0" w:color="auto"/>
          </w:divBdr>
        </w:div>
        <w:div w:id="596521719">
          <w:marLeft w:val="446"/>
          <w:marRight w:val="0"/>
          <w:marTop w:val="0"/>
          <w:marBottom w:val="0"/>
          <w:divBdr>
            <w:top w:val="none" w:sz="0" w:space="0" w:color="auto"/>
            <w:left w:val="none" w:sz="0" w:space="0" w:color="auto"/>
            <w:bottom w:val="none" w:sz="0" w:space="0" w:color="auto"/>
            <w:right w:val="none" w:sz="0" w:space="0" w:color="auto"/>
          </w:divBdr>
        </w:div>
        <w:div w:id="1098983692">
          <w:marLeft w:val="446"/>
          <w:marRight w:val="0"/>
          <w:marTop w:val="0"/>
          <w:marBottom w:val="0"/>
          <w:divBdr>
            <w:top w:val="none" w:sz="0" w:space="0" w:color="auto"/>
            <w:left w:val="none" w:sz="0" w:space="0" w:color="auto"/>
            <w:bottom w:val="none" w:sz="0" w:space="0" w:color="auto"/>
            <w:right w:val="none" w:sz="0" w:space="0" w:color="auto"/>
          </w:divBdr>
        </w:div>
        <w:div w:id="1397127508">
          <w:marLeft w:val="446"/>
          <w:marRight w:val="0"/>
          <w:marTop w:val="0"/>
          <w:marBottom w:val="0"/>
          <w:divBdr>
            <w:top w:val="none" w:sz="0" w:space="0" w:color="auto"/>
            <w:left w:val="none" w:sz="0" w:space="0" w:color="auto"/>
            <w:bottom w:val="none" w:sz="0" w:space="0" w:color="auto"/>
            <w:right w:val="none" w:sz="0" w:space="0" w:color="auto"/>
          </w:divBdr>
        </w:div>
        <w:div w:id="2087218278">
          <w:marLeft w:val="446"/>
          <w:marRight w:val="0"/>
          <w:marTop w:val="0"/>
          <w:marBottom w:val="0"/>
          <w:divBdr>
            <w:top w:val="none" w:sz="0" w:space="0" w:color="auto"/>
            <w:left w:val="none" w:sz="0" w:space="0" w:color="auto"/>
            <w:bottom w:val="none" w:sz="0" w:space="0" w:color="auto"/>
            <w:right w:val="none" w:sz="0" w:space="0" w:color="auto"/>
          </w:divBdr>
        </w:div>
      </w:divsChild>
    </w:div>
    <w:div w:id="1903708044">
      <w:bodyDiv w:val="1"/>
      <w:marLeft w:val="0"/>
      <w:marRight w:val="0"/>
      <w:marTop w:val="0"/>
      <w:marBottom w:val="0"/>
      <w:divBdr>
        <w:top w:val="none" w:sz="0" w:space="0" w:color="auto"/>
        <w:left w:val="none" w:sz="0" w:space="0" w:color="auto"/>
        <w:bottom w:val="none" w:sz="0" w:space="0" w:color="auto"/>
        <w:right w:val="none" w:sz="0" w:space="0" w:color="auto"/>
      </w:divBdr>
    </w:div>
    <w:div w:id="1907907976">
      <w:bodyDiv w:val="1"/>
      <w:marLeft w:val="0"/>
      <w:marRight w:val="0"/>
      <w:marTop w:val="0"/>
      <w:marBottom w:val="0"/>
      <w:divBdr>
        <w:top w:val="none" w:sz="0" w:space="0" w:color="auto"/>
        <w:left w:val="none" w:sz="0" w:space="0" w:color="auto"/>
        <w:bottom w:val="none" w:sz="0" w:space="0" w:color="auto"/>
        <w:right w:val="none" w:sz="0" w:space="0" w:color="auto"/>
      </w:divBdr>
    </w:div>
    <w:div w:id="1927222099">
      <w:bodyDiv w:val="1"/>
      <w:marLeft w:val="0"/>
      <w:marRight w:val="0"/>
      <w:marTop w:val="0"/>
      <w:marBottom w:val="0"/>
      <w:divBdr>
        <w:top w:val="none" w:sz="0" w:space="0" w:color="auto"/>
        <w:left w:val="none" w:sz="0" w:space="0" w:color="auto"/>
        <w:bottom w:val="none" w:sz="0" w:space="0" w:color="auto"/>
        <w:right w:val="none" w:sz="0" w:space="0" w:color="auto"/>
      </w:divBdr>
    </w:div>
    <w:div w:id="1970084485">
      <w:bodyDiv w:val="1"/>
      <w:marLeft w:val="0"/>
      <w:marRight w:val="0"/>
      <w:marTop w:val="0"/>
      <w:marBottom w:val="0"/>
      <w:divBdr>
        <w:top w:val="none" w:sz="0" w:space="0" w:color="auto"/>
        <w:left w:val="none" w:sz="0" w:space="0" w:color="auto"/>
        <w:bottom w:val="none" w:sz="0" w:space="0" w:color="auto"/>
        <w:right w:val="none" w:sz="0" w:space="0" w:color="auto"/>
      </w:divBdr>
      <w:divsChild>
        <w:div w:id="835077418">
          <w:marLeft w:val="0"/>
          <w:marRight w:val="0"/>
          <w:marTop w:val="0"/>
          <w:marBottom w:val="0"/>
          <w:divBdr>
            <w:top w:val="none" w:sz="0" w:space="0" w:color="auto"/>
            <w:left w:val="none" w:sz="0" w:space="0" w:color="auto"/>
            <w:bottom w:val="none" w:sz="0" w:space="0" w:color="auto"/>
            <w:right w:val="none" w:sz="0" w:space="0" w:color="auto"/>
          </w:divBdr>
        </w:div>
      </w:divsChild>
    </w:div>
    <w:div w:id="1983194281">
      <w:bodyDiv w:val="1"/>
      <w:marLeft w:val="0"/>
      <w:marRight w:val="0"/>
      <w:marTop w:val="0"/>
      <w:marBottom w:val="0"/>
      <w:divBdr>
        <w:top w:val="none" w:sz="0" w:space="0" w:color="auto"/>
        <w:left w:val="none" w:sz="0" w:space="0" w:color="auto"/>
        <w:bottom w:val="none" w:sz="0" w:space="0" w:color="auto"/>
        <w:right w:val="none" w:sz="0" w:space="0" w:color="auto"/>
      </w:divBdr>
      <w:divsChild>
        <w:div w:id="2144078558">
          <w:marLeft w:val="0"/>
          <w:marRight w:val="0"/>
          <w:marTop w:val="0"/>
          <w:marBottom w:val="0"/>
          <w:divBdr>
            <w:top w:val="none" w:sz="0" w:space="0" w:color="auto"/>
            <w:left w:val="none" w:sz="0" w:space="0" w:color="auto"/>
            <w:bottom w:val="none" w:sz="0" w:space="0" w:color="auto"/>
            <w:right w:val="none" w:sz="0" w:space="0" w:color="auto"/>
          </w:divBdr>
          <w:divsChild>
            <w:div w:id="165217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769716">
      <w:bodyDiv w:val="1"/>
      <w:marLeft w:val="0"/>
      <w:marRight w:val="0"/>
      <w:marTop w:val="0"/>
      <w:marBottom w:val="0"/>
      <w:divBdr>
        <w:top w:val="none" w:sz="0" w:space="0" w:color="auto"/>
        <w:left w:val="none" w:sz="0" w:space="0" w:color="auto"/>
        <w:bottom w:val="none" w:sz="0" w:space="0" w:color="auto"/>
        <w:right w:val="none" w:sz="0" w:space="0" w:color="auto"/>
      </w:divBdr>
    </w:div>
    <w:div w:id="2009596531">
      <w:bodyDiv w:val="1"/>
      <w:marLeft w:val="0"/>
      <w:marRight w:val="0"/>
      <w:marTop w:val="0"/>
      <w:marBottom w:val="0"/>
      <w:divBdr>
        <w:top w:val="none" w:sz="0" w:space="0" w:color="auto"/>
        <w:left w:val="none" w:sz="0" w:space="0" w:color="auto"/>
        <w:bottom w:val="none" w:sz="0" w:space="0" w:color="auto"/>
        <w:right w:val="none" w:sz="0" w:space="0" w:color="auto"/>
      </w:divBdr>
    </w:div>
    <w:div w:id="2062047687">
      <w:bodyDiv w:val="1"/>
      <w:marLeft w:val="0"/>
      <w:marRight w:val="0"/>
      <w:marTop w:val="0"/>
      <w:marBottom w:val="0"/>
      <w:divBdr>
        <w:top w:val="none" w:sz="0" w:space="0" w:color="auto"/>
        <w:left w:val="none" w:sz="0" w:space="0" w:color="auto"/>
        <w:bottom w:val="none" w:sz="0" w:space="0" w:color="auto"/>
        <w:right w:val="none" w:sz="0" w:space="0" w:color="auto"/>
      </w:divBdr>
    </w:div>
    <w:div w:id="2065375154">
      <w:bodyDiv w:val="1"/>
      <w:marLeft w:val="0"/>
      <w:marRight w:val="0"/>
      <w:marTop w:val="0"/>
      <w:marBottom w:val="0"/>
      <w:divBdr>
        <w:top w:val="none" w:sz="0" w:space="0" w:color="auto"/>
        <w:left w:val="none" w:sz="0" w:space="0" w:color="auto"/>
        <w:bottom w:val="none" w:sz="0" w:space="0" w:color="auto"/>
        <w:right w:val="none" w:sz="0" w:space="0" w:color="auto"/>
      </w:divBdr>
      <w:divsChild>
        <w:div w:id="1530945853">
          <w:marLeft w:val="0"/>
          <w:marRight w:val="0"/>
          <w:marTop w:val="0"/>
          <w:marBottom w:val="0"/>
          <w:divBdr>
            <w:top w:val="none" w:sz="0" w:space="0" w:color="auto"/>
            <w:left w:val="none" w:sz="0" w:space="0" w:color="auto"/>
            <w:bottom w:val="none" w:sz="0" w:space="0" w:color="auto"/>
            <w:right w:val="none" w:sz="0" w:space="0" w:color="auto"/>
          </w:divBdr>
        </w:div>
      </w:divsChild>
    </w:div>
    <w:div w:id="2086604582">
      <w:bodyDiv w:val="1"/>
      <w:marLeft w:val="0"/>
      <w:marRight w:val="0"/>
      <w:marTop w:val="0"/>
      <w:marBottom w:val="0"/>
      <w:divBdr>
        <w:top w:val="none" w:sz="0" w:space="0" w:color="auto"/>
        <w:left w:val="none" w:sz="0" w:space="0" w:color="auto"/>
        <w:bottom w:val="none" w:sz="0" w:space="0" w:color="auto"/>
        <w:right w:val="none" w:sz="0" w:space="0" w:color="auto"/>
      </w:divBdr>
    </w:div>
    <w:div w:id="2108110396">
      <w:bodyDiv w:val="1"/>
      <w:marLeft w:val="0"/>
      <w:marRight w:val="0"/>
      <w:marTop w:val="0"/>
      <w:marBottom w:val="0"/>
      <w:divBdr>
        <w:top w:val="none" w:sz="0" w:space="0" w:color="auto"/>
        <w:left w:val="none" w:sz="0" w:space="0" w:color="auto"/>
        <w:bottom w:val="none" w:sz="0" w:space="0" w:color="auto"/>
        <w:right w:val="none" w:sz="0" w:space="0" w:color="auto"/>
      </w:divBdr>
    </w:div>
    <w:div w:id="2118018480">
      <w:bodyDiv w:val="1"/>
      <w:marLeft w:val="0"/>
      <w:marRight w:val="0"/>
      <w:marTop w:val="0"/>
      <w:marBottom w:val="0"/>
      <w:divBdr>
        <w:top w:val="none" w:sz="0" w:space="0" w:color="auto"/>
        <w:left w:val="none" w:sz="0" w:space="0" w:color="auto"/>
        <w:bottom w:val="none" w:sz="0" w:space="0" w:color="auto"/>
        <w:right w:val="none" w:sz="0" w:space="0" w:color="auto"/>
      </w:divBdr>
      <w:divsChild>
        <w:div w:id="1514026151">
          <w:marLeft w:val="0"/>
          <w:marRight w:val="0"/>
          <w:marTop w:val="0"/>
          <w:marBottom w:val="0"/>
          <w:divBdr>
            <w:top w:val="none" w:sz="0" w:space="0" w:color="auto"/>
            <w:left w:val="none" w:sz="0" w:space="0" w:color="auto"/>
            <w:bottom w:val="none" w:sz="0" w:space="0" w:color="auto"/>
            <w:right w:val="none" w:sz="0" w:space="0" w:color="auto"/>
          </w:divBdr>
          <w:divsChild>
            <w:div w:id="203712068">
              <w:marLeft w:val="0"/>
              <w:marRight w:val="0"/>
              <w:marTop w:val="0"/>
              <w:marBottom w:val="0"/>
              <w:divBdr>
                <w:top w:val="none" w:sz="0" w:space="0" w:color="auto"/>
                <w:left w:val="none" w:sz="0" w:space="0" w:color="auto"/>
                <w:bottom w:val="none" w:sz="0" w:space="0" w:color="auto"/>
                <w:right w:val="none" w:sz="0" w:space="0" w:color="auto"/>
              </w:divBdr>
              <w:divsChild>
                <w:div w:id="1184636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835920">
      <w:bodyDiv w:val="1"/>
      <w:marLeft w:val="0"/>
      <w:marRight w:val="0"/>
      <w:marTop w:val="0"/>
      <w:marBottom w:val="0"/>
      <w:divBdr>
        <w:top w:val="none" w:sz="0" w:space="0" w:color="auto"/>
        <w:left w:val="none" w:sz="0" w:space="0" w:color="auto"/>
        <w:bottom w:val="none" w:sz="0" w:space="0" w:color="auto"/>
        <w:right w:val="none" w:sz="0" w:space="0" w:color="auto"/>
      </w:divBdr>
    </w:div>
    <w:div w:id="21401490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7.jpe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jp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image" Target="media/image44.png"/><Relationship Id="rId63" Type="http://schemas.openxmlformats.org/officeDocument/2006/relationships/image" Target="media/image52.png"/><Relationship Id="rId68" Type="http://schemas.openxmlformats.org/officeDocument/2006/relationships/image" Target="media/image57.jpg"/><Relationship Id="rId76" Type="http://schemas.openxmlformats.org/officeDocument/2006/relationships/image" Target="media/image65.png"/><Relationship Id="rId7" Type="http://schemas.openxmlformats.org/officeDocument/2006/relationships/endnotes" Target="endnotes.xml"/><Relationship Id="rId71" Type="http://schemas.openxmlformats.org/officeDocument/2006/relationships/image" Target="media/image60.jpg"/><Relationship Id="rId2" Type="http://schemas.openxmlformats.org/officeDocument/2006/relationships/numbering" Target="numbering.xml"/><Relationship Id="rId16" Type="http://schemas.openxmlformats.org/officeDocument/2006/relationships/image" Target="media/image5.jpeg"/><Relationship Id="rId29" Type="http://schemas.openxmlformats.org/officeDocument/2006/relationships/image" Target="media/image18.png"/><Relationship Id="rId11" Type="http://schemas.openxmlformats.org/officeDocument/2006/relationships/footer" Target="footer1.xml"/><Relationship Id="rId24" Type="http://schemas.openxmlformats.org/officeDocument/2006/relationships/image" Target="media/image13.jp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7.png"/><Relationship Id="rId66" Type="http://schemas.openxmlformats.org/officeDocument/2006/relationships/image" Target="media/image55.png"/><Relationship Id="rId74" Type="http://schemas.openxmlformats.org/officeDocument/2006/relationships/image" Target="media/image63.png"/><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0.png"/><Relationship Id="rId10" Type="http://schemas.openxmlformats.org/officeDocument/2006/relationships/header" Target="header2.xml"/><Relationship Id="rId19" Type="http://schemas.openxmlformats.org/officeDocument/2006/relationships/image" Target="media/image8.jp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image" Target="media/image62.png"/><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jpeg"/><Relationship Id="rId22" Type="http://schemas.openxmlformats.org/officeDocument/2006/relationships/image" Target="media/image11.jp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image" Target="media/image53.png"/><Relationship Id="rId69" Type="http://schemas.openxmlformats.org/officeDocument/2006/relationships/image" Target="media/image58.jpg"/><Relationship Id="rId77" Type="http://schemas.openxmlformats.org/officeDocument/2006/relationships/hyperlink" Target="https://edulab04.outsystemsenterprise.com/APIEstado/rest/Estado/RESTAPIMethod1" TargetMode="External"/><Relationship Id="rId8" Type="http://schemas.openxmlformats.org/officeDocument/2006/relationships/image" Target="media/image1.png"/><Relationship Id="rId51" Type="http://schemas.openxmlformats.org/officeDocument/2006/relationships/image" Target="media/image40.png"/><Relationship Id="rId72" Type="http://schemas.openxmlformats.org/officeDocument/2006/relationships/image" Target="media/image61.png"/><Relationship Id="rId80" Type="http://schemas.microsoft.com/office/2020/10/relationships/intelligence" Target="intelligence2.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6.jpe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image" Target="media/image56.png"/><Relationship Id="rId20" Type="http://schemas.openxmlformats.org/officeDocument/2006/relationships/image" Target="media/image9.jp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image" Target="media/image59.jpg"/><Relationship Id="rId75" Type="http://schemas.openxmlformats.org/officeDocument/2006/relationships/image" Target="media/image6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jpeg"/><Relationship Id="rId23" Type="http://schemas.openxmlformats.org/officeDocument/2006/relationships/image" Target="media/image12.jp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jpg"/><Relationship Id="rId57" Type="http://schemas.openxmlformats.org/officeDocument/2006/relationships/image" Target="media/image4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C71650C-1B09-BE4F-8405-B1F560E87D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Pages>
  <Words>33115</Words>
  <Characters>178822</Characters>
  <Application>Microsoft Office Word</Application>
  <DocSecurity>0</DocSecurity>
  <Lines>1490</Lines>
  <Paragraphs>423</Paragraphs>
  <ScaleCrop>false</ScaleCrop>
  <Company>HP</Company>
  <LinksUpToDate>false</LinksUpToDate>
  <CharactersWithSpaces>211514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Cadeira Conceção e desenvolvimento Sistemas ISCTE</dc:title>
  <dc:subject/>
  <dc:creator>ISCTE</dc:creator>
  <cp:keywords/>
  <dc:description/>
  <cp:lastModifiedBy>Rodrigo Miguel da Silva Delaunay</cp:lastModifiedBy>
  <cp:revision>11</cp:revision>
  <cp:lastPrinted>2020-01-31T06:44:00Z</cp:lastPrinted>
  <dcterms:created xsi:type="dcterms:W3CDTF">2025-04-05T22:52:00Z</dcterms:created>
  <dcterms:modified xsi:type="dcterms:W3CDTF">2025-05-31T22:17:00Z</dcterms:modified>
</cp:coreProperties>
</file>